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333C188" w:rsidR="00064E77" w:rsidRPr="00064E77" w:rsidRDefault="008F7442" w:rsidP="00484223">
      <w:pPr>
        <w:pStyle w:val="Subtitle"/>
        <w:tabs>
          <w:tab w:val="left" w:pos="7950"/>
          <w:tab w:val="right" w:pos="9360"/>
        </w:tabs>
      </w:pPr>
      <w:ins w:id="0" w:author="David Conklin" w:date="2021-06-25T12:18:00Z">
        <w:r>
          <w:t>6/25</w:t>
        </w:r>
      </w:ins>
      <w:del w:id="1" w:author="David Conklin" w:date="2021-06-25T12:18:00Z">
        <w:r w:rsidR="0000027B" w:rsidDel="008F7442">
          <w:delText>5/1</w:delText>
        </w:r>
      </w:del>
      <w:del w:id="2"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3"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7B49B7E2" w:rsidR="008F7442" w:rsidRDefault="008F7442">
      <w:pPr>
        <w:ind w:left="288" w:hanging="288"/>
        <w:rPr>
          <w:rStyle w:val="Hyperlink"/>
          <w:color w:val="auto"/>
          <w:u w:val="none"/>
        </w:rPr>
      </w:pPr>
      <w:ins w:id="4" w:author="David Conklin" w:date="2021-06-25T12:18:00Z">
        <w:r>
          <w:rPr>
            <w:rStyle w:val="Hyperlink"/>
            <w:color w:val="auto"/>
            <w:u w:val="none"/>
          </w:rPr>
          <w:t xml:space="preserve">Add to </w:t>
        </w:r>
      </w:ins>
      <w:ins w:id="5" w:author="David Conklin" w:date="2021-06-27T11:24:00Z">
        <w:r w:rsidR="00103D58">
          <w:rPr>
            <w:rStyle w:val="Hyperlink"/>
            <w:color w:val="auto"/>
            <w:u w:val="none"/>
          </w:rPr>
          <w:t xml:space="preserve">the </w:t>
        </w:r>
      </w:ins>
      <w:ins w:id="6" w:author="David Conklin" w:date="2021-06-25T12:19:00Z">
        <w:r>
          <w:rPr>
            <w:rStyle w:val="Hyperlink"/>
            <w:color w:val="auto"/>
            <w:u w:val="none"/>
          </w:rPr>
          <w:t>“</w:t>
        </w:r>
      </w:ins>
      <w:ins w:id="7" w:author="David Conklin" w:date="2021-06-25T12:18:00Z">
        <w:r>
          <w:rPr>
            <w:rStyle w:val="Hyperlink"/>
            <w:color w:val="auto"/>
            <w:u w:val="none"/>
          </w:rPr>
          <w:t>Water rights”</w:t>
        </w:r>
      </w:ins>
      <w:ins w:id="8" w:author="David Conklin" w:date="2021-06-25T12:19:00Z">
        <w:r>
          <w:rPr>
            <w:rStyle w:val="Hyperlink"/>
            <w:color w:val="auto"/>
            <w:u w:val="none"/>
          </w:rPr>
          <w:t xml:space="preserve"> section.</w:t>
        </w:r>
      </w:ins>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6F7CA7B1" w14:textId="5497E0F9" w:rsidR="008F7442" w:rsidRDefault="006636CC">
          <w:pPr>
            <w:pStyle w:val="TOC1"/>
            <w:tabs>
              <w:tab w:val="right" w:leader="dot" w:pos="9350"/>
            </w:tabs>
            <w:rPr>
              <w:ins w:id="9" w:author="David Conklin" w:date="2021-06-25T12:19:00Z"/>
              <w:rFonts w:eastAsiaTheme="minorEastAsia"/>
              <w:noProof/>
            </w:rPr>
          </w:pPr>
          <w:r>
            <w:fldChar w:fldCharType="begin"/>
          </w:r>
          <w:r>
            <w:instrText xml:space="preserve"> TOC \o "1-3" \h \z \u </w:instrText>
          </w:r>
          <w:r>
            <w:fldChar w:fldCharType="separate"/>
          </w:r>
          <w:ins w:id="10" w:author="David Conklin" w:date="2021-06-25T12:19:00Z">
            <w:r w:rsidR="008F7442" w:rsidRPr="00627082">
              <w:rPr>
                <w:rStyle w:val="Hyperlink"/>
                <w:noProof/>
              </w:rPr>
              <w:fldChar w:fldCharType="begin"/>
            </w:r>
            <w:r w:rsidR="008F7442" w:rsidRPr="00627082">
              <w:rPr>
                <w:rStyle w:val="Hyperlink"/>
                <w:noProof/>
              </w:rPr>
              <w:instrText xml:space="preserve"> </w:instrText>
            </w:r>
            <w:r w:rsidR="008F7442">
              <w:rPr>
                <w:noProof/>
              </w:rPr>
              <w:instrText>HYPERLINK \l "_Toc75515975"</w:instrText>
            </w:r>
            <w:r w:rsidR="008F7442" w:rsidRPr="00627082">
              <w:rPr>
                <w:rStyle w:val="Hyperlink"/>
                <w:noProof/>
              </w:rPr>
              <w:instrText xml:space="preserve"> </w:instrText>
            </w:r>
            <w:r w:rsidR="008F7442" w:rsidRPr="00627082">
              <w:rPr>
                <w:rStyle w:val="Hyperlink"/>
                <w:noProof/>
              </w:rPr>
            </w:r>
            <w:r w:rsidR="008F7442" w:rsidRPr="00627082">
              <w:rPr>
                <w:rStyle w:val="Hyperlink"/>
                <w:noProof/>
              </w:rPr>
              <w:fldChar w:fldCharType="separate"/>
            </w:r>
            <w:r w:rsidR="008F7442" w:rsidRPr="00627082">
              <w:rPr>
                <w:rStyle w:val="Hyperlink"/>
                <w:noProof/>
              </w:rPr>
              <w:t>What is a digital handbook?</w:t>
            </w:r>
            <w:r w:rsidR="008F7442">
              <w:rPr>
                <w:noProof/>
                <w:webHidden/>
              </w:rPr>
              <w:tab/>
            </w:r>
            <w:r w:rsidR="008F7442">
              <w:rPr>
                <w:noProof/>
                <w:webHidden/>
              </w:rPr>
              <w:fldChar w:fldCharType="begin"/>
            </w:r>
            <w:r w:rsidR="008F7442">
              <w:rPr>
                <w:noProof/>
                <w:webHidden/>
              </w:rPr>
              <w:instrText xml:space="preserve"> PAGEREF _Toc75515975 \h </w:instrText>
            </w:r>
            <w:r w:rsidR="008F7442">
              <w:rPr>
                <w:noProof/>
                <w:webHidden/>
              </w:rPr>
            </w:r>
          </w:ins>
          <w:r w:rsidR="008F7442">
            <w:rPr>
              <w:noProof/>
              <w:webHidden/>
            </w:rPr>
            <w:fldChar w:fldCharType="separate"/>
          </w:r>
          <w:ins w:id="11" w:author="David Conklin" w:date="2021-06-25T12:19:00Z">
            <w:r w:rsidR="008F7442">
              <w:rPr>
                <w:noProof/>
                <w:webHidden/>
              </w:rPr>
              <w:t>7</w:t>
            </w:r>
            <w:r w:rsidR="008F7442">
              <w:rPr>
                <w:noProof/>
                <w:webHidden/>
              </w:rPr>
              <w:fldChar w:fldCharType="end"/>
            </w:r>
            <w:r w:rsidR="008F7442" w:rsidRPr="00627082">
              <w:rPr>
                <w:rStyle w:val="Hyperlink"/>
                <w:noProof/>
              </w:rPr>
              <w:fldChar w:fldCharType="end"/>
            </w:r>
          </w:ins>
        </w:p>
        <w:p w14:paraId="1C3A18B4" w14:textId="4BDD9268" w:rsidR="008F7442" w:rsidRDefault="008F7442">
          <w:pPr>
            <w:pStyle w:val="TOC1"/>
            <w:tabs>
              <w:tab w:val="right" w:leader="dot" w:pos="9350"/>
            </w:tabs>
            <w:rPr>
              <w:ins w:id="12" w:author="David Conklin" w:date="2021-06-25T12:19:00Z"/>
              <w:rFonts w:eastAsiaTheme="minorEastAsia"/>
              <w:noProof/>
            </w:rPr>
          </w:pPr>
          <w:ins w:id="1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"_Toc75515976"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CW3M concept</w:t>
            </w:r>
            <w:r>
              <w:rPr>
                <w:noProof/>
                <w:webHidden/>
              </w:rPr>
              <w:tab/>
            </w:r>
            <w:r>
              <w:rPr>
                <w:noProof/>
                <w:webHidden/>
              </w:rPr>
              <w:fldChar w:fldCharType="begin"/>
            </w:r>
            <w:r>
              <w:rPr>
                <w:noProof/>
                <w:webHidden/>
              </w:rPr>
              <w:instrText xml:space="preserve"> PAGEREF _Toc75515976 \h </w:instrText>
            </w:r>
            <w:r>
              <w:rPr>
                <w:noProof/>
                <w:webHidden/>
              </w:rPr>
            </w:r>
          </w:ins>
          <w:r>
            <w:rPr>
              <w:noProof/>
              <w:webHidden/>
            </w:rPr>
            <w:fldChar w:fldCharType="separate"/>
          </w:r>
          <w:ins w:id="14" w:author="David Conklin" w:date="2021-06-25T12:19:00Z">
            <w:r>
              <w:rPr>
                <w:noProof/>
                <w:webHidden/>
              </w:rPr>
              <w:t>7</w:t>
            </w:r>
            <w:r>
              <w:rPr>
                <w:noProof/>
                <w:webHidden/>
              </w:rPr>
              <w:fldChar w:fldCharType="end"/>
            </w:r>
            <w:r w:rsidRPr="00627082">
              <w:rPr>
                <w:rStyle w:val="Hyperlink"/>
                <w:noProof/>
              </w:rPr>
              <w:fldChar w:fldCharType="end"/>
            </w:r>
          </w:ins>
        </w:p>
        <w:p w14:paraId="7BD27E57" w14:textId="307F34B0" w:rsidR="008F7442" w:rsidRDefault="008F7442">
          <w:pPr>
            <w:pStyle w:val="TOC2"/>
            <w:tabs>
              <w:tab w:val="right" w:leader="dot" w:pos="9350"/>
            </w:tabs>
            <w:rPr>
              <w:ins w:id="15" w:author="David Conklin" w:date="2021-06-25T12:19:00Z"/>
              <w:rFonts w:eastAsiaTheme="minorEastAsia"/>
              <w:noProof/>
            </w:rPr>
          </w:pPr>
          <w:ins w:id="1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"_Toc75515977"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A different kind of community model</w:t>
            </w:r>
            <w:r>
              <w:rPr>
                <w:noProof/>
                <w:webHidden/>
              </w:rPr>
              <w:tab/>
            </w:r>
            <w:r>
              <w:rPr>
                <w:noProof/>
                <w:webHidden/>
              </w:rPr>
              <w:fldChar w:fldCharType="begin"/>
            </w:r>
            <w:r>
              <w:rPr>
                <w:noProof/>
                <w:webHidden/>
              </w:rPr>
              <w:instrText xml:space="preserve"> PAGEREF _Toc75515977 \h </w:instrText>
            </w:r>
            <w:r>
              <w:rPr>
                <w:noProof/>
                <w:webHidden/>
              </w:rPr>
            </w:r>
          </w:ins>
          <w:r>
            <w:rPr>
              <w:noProof/>
              <w:webHidden/>
            </w:rPr>
            <w:fldChar w:fldCharType="separate"/>
          </w:r>
          <w:ins w:id="17" w:author="David Conklin" w:date="2021-06-25T12:19:00Z">
            <w:r>
              <w:rPr>
                <w:noProof/>
                <w:webHidden/>
              </w:rPr>
              <w:t>7</w:t>
            </w:r>
            <w:r>
              <w:rPr>
                <w:noProof/>
                <w:webHidden/>
              </w:rPr>
              <w:fldChar w:fldCharType="end"/>
            </w:r>
            <w:r w:rsidRPr="00627082">
              <w:rPr>
                <w:rStyle w:val="Hyperlink"/>
                <w:noProof/>
              </w:rPr>
              <w:fldChar w:fldCharType="end"/>
            </w:r>
          </w:ins>
        </w:p>
        <w:p w14:paraId="5545BE59" w14:textId="3201CF66" w:rsidR="008F7442" w:rsidRDefault="008F7442">
          <w:pPr>
            <w:pStyle w:val="TOC2"/>
            <w:tabs>
              <w:tab w:val="right" w:leader="dot" w:pos="9350"/>
            </w:tabs>
            <w:rPr>
              <w:ins w:id="18" w:author="David Conklin" w:date="2021-06-25T12:19:00Z"/>
              <w:rFonts w:eastAsiaTheme="minorEastAsia"/>
              <w:noProof/>
            </w:rPr>
          </w:pPr>
          <w:ins w:id="1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"_Toc75515978"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What CW3M is for</w:t>
            </w:r>
            <w:r>
              <w:rPr>
                <w:noProof/>
                <w:webHidden/>
              </w:rPr>
              <w:tab/>
            </w:r>
            <w:r>
              <w:rPr>
                <w:noProof/>
                <w:webHidden/>
              </w:rPr>
              <w:fldChar w:fldCharType="begin"/>
            </w:r>
            <w:r>
              <w:rPr>
                <w:noProof/>
                <w:webHidden/>
              </w:rPr>
              <w:instrText xml:space="preserve"> PAGEREF _Toc75515978 \h </w:instrText>
            </w:r>
            <w:r>
              <w:rPr>
                <w:noProof/>
                <w:webHidden/>
              </w:rPr>
            </w:r>
          </w:ins>
          <w:r>
            <w:rPr>
              <w:noProof/>
              <w:webHidden/>
            </w:rPr>
            <w:fldChar w:fldCharType="separate"/>
          </w:r>
          <w:ins w:id="20" w:author="David Conklin" w:date="2021-06-25T12:19:00Z">
            <w:r>
              <w:rPr>
                <w:noProof/>
                <w:webHidden/>
              </w:rPr>
              <w:t>7</w:t>
            </w:r>
            <w:r>
              <w:rPr>
                <w:noProof/>
                <w:webHidden/>
              </w:rPr>
              <w:fldChar w:fldCharType="end"/>
            </w:r>
            <w:r w:rsidRPr="00627082">
              <w:rPr>
                <w:rStyle w:val="Hyperlink"/>
                <w:noProof/>
              </w:rPr>
              <w:fldChar w:fldCharType="end"/>
            </w:r>
          </w:ins>
        </w:p>
        <w:p w14:paraId="6FA44827" w14:textId="2DE53371" w:rsidR="008F7442" w:rsidRDefault="008F7442">
          <w:pPr>
            <w:pStyle w:val="TOC2"/>
            <w:tabs>
              <w:tab w:val="right" w:leader="dot" w:pos="9350"/>
            </w:tabs>
            <w:rPr>
              <w:ins w:id="21" w:author="David Conklin" w:date="2021-06-25T12:19:00Z"/>
              <w:rFonts w:eastAsiaTheme="minorEastAsia"/>
              <w:noProof/>
            </w:rPr>
          </w:pPr>
          <w:ins w:id="2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"_Toc75515979"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Management and maintenance</w:t>
            </w:r>
            <w:r>
              <w:rPr>
                <w:noProof/>
                <w:webHidden/>
              </w:rPr>
              <w:tab/>
            </w:r>
            <w:r>
              <w:rPr>
                <w:noProof/>
                <w:webHidden/>
              </w:rPr>
              <w:fldChar w:fldCharType="begin"/>
            </w:r>
            <w:r>
              <w:rPr>
                <w:noProof/>
                <w:webHidden/>
              </w:rPr>
              <w:instrText xml:space="preserve"> PAGEREF _Toc75515979 \h </w:instrText>
            </w:r>
            <w:r>
              <w:rPr>
                <w:noProof/>
                <w:webHidden/>
              </w:rPr>
            </w:r>
          </w:ins>
          <w:r>
            <w:rPr>
              <w:noProof/>
              <w:webHidden/>
            </w:rPr>
            <w:fldChar w:fldCharType="separate"/>
          </w:r>
          <w:ins w:id="23" w:author="David Conklin" w:date="2021-06-25T12:19:00Z">
            <w:r>
              <w:rPr>
                <w:noProof/>
                <w:webHidden/>
              </w:rPr>
              <w:t>8</w:t>
            </w:r>
            <w:r>
              <w:rPr>
                <w:noProof/>
                <w:webHidden/>
              </w:rPr>
              <w:fldChar w:fldCharType="end"/>
            </w:r>
            <w:r w:rsidRPr="00627082">
              <w:rPr>
                <w:rStyle w:val="Hyperlink"/>
                <w:noProof/>
              </w:rPr>
              <w:fldChar w:fldCharType="end"/>
            </w:r>
          </w:ins>
        </w:p>
        <w:p w14:paraId="0C70E89F" w14:textId="61B015BC" w:rsidR="008F7442" w:rsidRDefault="008F7442">
          <w:pPr>
            <w:pStyle w:val="TOC1"/>
            <w:tabs>
              <w:tab w:val="right" w:leader="dot" w:pos="9350"/>
            </w:tabs>
            <w:rPr>
              <w:ins w:id="24" w:author="David Conklin" w:date="2021-06-25T12:19:00Z"/>
              <w:rFonts w:eastAsiaTheme="minorEastAsia"/>
              <w:noProof/>
            </w:rPr>
          </w:pPr>
          <w:ins w:id="2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CW3M – A “first principles” model with tuning knobs</w:t>
            </w:r>
            <w:r>
              <w:rPr>
                <w:noProof/>
                <w:webHidden/>
              </w:rPr>
              <w:tab/>
            </w:r>
            <w:r>
              <w:rPr>
                <w:noProof/>
                <w:webHidden/>
              </w:rPr>
              <w:fldChar w:fldCharType="begin"/>
            </w:r>
            <w:r>
              <w:rPr>
                <w:noProof/>
                <w:webHidden/>
              </w:rPr>
              <w:instrText xml:space="preserve"> PAGEREF _Toc75515980 \h </w:instrText>
            </w:r>
            <w:r>
              <w:rPr>
                <w:noProof/>
                <w:webHidden/>
              </w:rPr>
            </w:r>
          </w:ins>
          <w:r>
            <w:rPr>
              <w:noProof/>
              <w:webHidden/>
            </w:rPr>
            <w:fldChar w:fldCharType="separate"/>
          </w:r>
          <w:ins w:id="26" w:author="David Conklin" w:date="2021-06-25T12:19:00Z">
            <w:r>
              <w:rPr>
                <w:noProof/>
                <w:webHidden/>
              </w:rPr>
              <w:t>8</w:t>
            </w:r>
            <w:r>
              <w:rPr>
                <w:noProof/>
                <w:webHidden/>
              </w:rPr>
              <w:fldChar w:fldCharType="end"/>
            </w:r>
            <w:r w:rsidRPr="00627082">
              <w:rPr>
                <w:rStyle w:val="Hyperlink"/>
                <w:noProof/>
              </w:rPr>
              <w:fldChar w:fldCharType="end"/>
            </w:r>
          </w:ins>
        </w:p>
        <w:p w14:paraId="6298D754" w14:textId="30CD848D" w:rsidR="008F7442" w:rsidRDefault="008F7442">
          <w:pPr>
            <w:pStyle w:val="TOC1"/>
            <w:tabs>
              <w:tab w:val="right" w:leader="dot" w:pos="9350"/>
            </w:tabs>
            <w:rPr>
              <w:ins w:id="27" w:author="David Conklin" w:date="2021-06-25T12:19:00Z"/>
              <w:rFonts w:eastAsiaTheme="minorEastAsia"/>
              <w:noProof/>
            </w:rPr>
          </w:pPr>
          <w:ins w:id="2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tuning knobs</w:t>
            </w:r>
            <w:r>
              <w:rPr>
                <w:noProof/>
                <w:webHidden/>
              </w:rPr>
              <w:tab/>
            </w:r>
            <w:r>
              <w:rPr>
                <w:noProof/>
                <w:webHidden/>
              </w:rPr>
              <w:fldChar w:fldCharType="begin"/>
            </w:r>
            <w:r>
              <w:rPr>
                <w:noProof/>
                <w:webHidden/>
              </w:rPr>
              <w:instrText xml:space="preserve"> PAGEREF _Toc75515981 \h </w:instrText>
            </w:r>
            <w:r>
              <w:rPr>
                <w:noProof/>
                <w:webHidden/>
              </w:rPr>
            </w:r>
          </w:ins>
          <w:r>
            <w:rPr>
              <w:noProof/>
              <w:webHidden/>
            </w:rPr>
            <w:fldChar w:fldCharType="separate"/>
          </w:r>
          <w:ins w:id="29" w:author="David Conklin" w:date="2021-06-25T12:19:00Z">
            <w:r>
              <w:rPr>
                <w:noProof/>
                <w:webHidden/>
              </w:rPr>
              <w:t>9</w:t>
            </w:r>
            <w:r>
              <w:rPr>
                <w:noProof/>
                <w:webHidden/>
              </w:rPr>
              <w:fldChar w:fldCharType="end"/>
            </w:r>
            <w:r w:rsidRPr="00627082">
              <w:rPr>
                <w:rStyle w:val="Hyperlink"/>
                <w:noProof/>
              </w:rPr>
              <w:fldChar w:fldCharType="end"/>
            </w:r>
          </w:ins>
        </w:p>
        <w:p w14:paraId="1C899ADE" w14:textId="673BB4AE" w:rsidR="008F7442" w:rsidRDefault="008F7442">
          <w:pPr>
            <w:pStyle w:val="TOC2"/>
            <w:tabs>
              <w:tab w:val="right" w:leader="dot" w:pos="9350"/>
            </w:tabs>
            <w:rPr>
              <w:ins w:id="30" w:author="David Conklin" w:date="2021-06-25T12:19:00Z"/>
              <w:rFonts w:eastAsiaTheme="minorEastAsia"/>
              <w:noProof/>
            </w:rPr>
          </w:pPr>
          <w:ins w:id="3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ET_MULT – forest evapotranspiration</w:t>
            </w:r>
            <w:r>
              <w:rPr>
                <w:noProof/>
                <w:webHidden/>
              </w:rPr>
              <w:tab/>
            </w:r>
            <w:r>
              <w:rPr>
                <w:noProof/>
                <w:webHidden/>
              </w:rPr>
              <w:fldChar w:fldCharType="begin"/>
            </w:r>
            <w:r>
              <w:rPr>
                <w:noProof/>
                <w:webHidden/>
              </w:rPr>
              <w:instrText xml:space="preserve"> PAGEREF _Toc75515982 \h </w:instrText>
            </w:r>
            <w:r>
              <w:rPr>
                <w:noProof/>
                <w:webHidden/>
              </w:rPr>
            </w:r>
          </w:ins>
          <w:r>
            <w:rPr>
              <w:noProof/>
              <w:webHidden/>
            </w:rPr>
            <w:fldChar w:fldCharType="separate"/>
          </w:r>
          <w:ins w:id="32" w:author="David Conklin" w:date="2021-06-25T12:19:00Z">
            <w:r>
              <w:rPr>
                <w:noProof/>
                <w:webHidden/>
              </w:rPr>
              <w:t>9</w:t>
            </w:r>
            <w:r>
              <w:rPr>
                <w:noProof/>
                <w:webHidden/>
              </w:rPr>
              <w:fldChar w:fldCharType="end"/>
            </w:r>
            <w:r w:rsidRPr="00627082">
              <w:rPr>
                <w:rStyle w:val="Hyperlink"/>
                <w:noProof/>
              </w:rPr>
              <w:fldChar w:fldCharType="end"/>
            </w:r>
          </w:ins>
        </w:p>
        <w:p w14:paraId="6606F8F5" w14:textId="3B77BA2A" w:rsidR="008F7442" w:rsidRDefault="008F7442">
          <w:pPr>
            <w:pStyle w:val="TOC2"/>
            <w:tabs>
              <w:tab w:val="right" w:leader="dot" w:pos="9350"/>
            </w:tabs>
            <w:rPr>
              <w:ins w:id="33" w:author="David Conklin" w:date="2021-06-25T12:19:00Z"/>
              <w:rFonts w:eastAsiaTheme="minorEastAsia"/>
              <w:noProof/>
            </w:rPr>
          </w:pPr>
          <w:ins w:id="3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SOLAR_RADIATION_MULTIPLIER – reservoir insolation</w:t>
            </w:r>
            <w:r>
              <w:rPr>
                <w:noProof/>
                <w:webHidden/>
              </w:rPr>
              <w:tab/>
            </w:r>
            <w:r>
              <w:rPr>
                <w:noProof/>
                <w:webHidden/>
              </w:rPr>
              <w:fldChar w:fldCharType="begin"/>
            </w:r>
            <w:r>
              <w:rPr>
                <w:noProof/>
                <w:webHidden/>
              </w:rPr>
              <w:instrText xml:space="preserve"> PAGEREF _Toc75515983 \h </w:instrText>
            </w:r>
            <w:r>
              <w:rPr>
                <w:noProof/>
                <w:webHidden/>
              </w:rPr>
            </w:r>
          </w:ins>
          <w:r>
            <w:rPr>
              <w:noProof/>
              <w:webHidden/>
            </w:rPr>
            <w:fldChar w:fldCharType="separate"/>
          </w:r>
          <w:ins w:id="35" w:author="David Conklin" w:date="2021-06-25T12:19:00Z">
            <w:r>
              <w:rPr>
                <w:noProof/>
                <w:webHidden/>
              </w:rPr>
              <w:t>9</w:t>
            </w:r>
            <w:r>
              <w:rPr>
                <w:noProof/>
                <w:webHidden/>
              </w:rPr>
              <w:fldChar w:fldCharType="end"/>
            </w:r>
            <w:r w:rsidRPr="00627082">
              <w:rPr>
                <w:rStyle w:val="Hyperlink"/>
                <w:noProof/>
              </w:rPr>
              <w:fldChar w:fldCharType="end"/>
            </w:r>
          </w:ins>
        </w:p>
        <w:p w14:paraId="3489C5B1" w14:textId="3941CBDD" w:rsidR="008F7442" w:rsidRDefault="008F7442">
          <w:pPr>
            <w:pStyle w:val="TOC2"/>
            <w:tabs>
              <w:tab w:val="right" w:leader="dot" w:pos="9350"/>
            </w:tabs>
            <w:rPr>
              <w:ins w:id="36" w:author="David Conklin" w:date="2021-06-25T12:19:00Z"/>
              <w:rFonts w:eastAsiaTheme="minorEastAsia"/>
              <w:noProof/>
            </w:rPr>
          </w:pPr>
          <w:ins w:id="3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FLOW_CMS – Discharge from High Cascade springs</w:t>
            </w:r>
            <w:r>
              <w:rPr>
                <w:noProof/>
                <w:webHidden/>
              </w:rPr>
              <w:tab/>
            </w:r>
            <w:r>
              <w:rPr>
                <w:noProof/>
                <w:webHidden/>
              </w:rPr>
              <w:fldChar w:fldCharType="begin"/>
            </w:r>
            <w:r>
              <w:rPr>
                <w:noProof/>
                <w:webHidden/>
              </w:rPr>
              <w:instrText xml:space="preserve"> PAGEREF _Toc75515984 \h </w:instrText>
            </w:r>
            <w:r>
              <w:rPr>
                <w:noProof/>
                <w:webHidden/>
              </w:rPr>
            </w:r>
          </w:ins>
          <w:r>
            <w:rPr>
              <w:noProof/>
              <w:webHidden/>
            </w:rPr>
            <w:fldChar w:fldCharType="separate"/>
          </w:r>
          <w:ins w:id="38" w:author="David Conklin" w:date="2021-06-25T12:19:00Z">
            <w:r>
              <w:rPr>
                <w:noProof/>
                <w:webHidden/>
              </w:rPr>
              <w:t>9</w:t>
            </w:r>
            <w:r>
              <w:rPr>
                <w:noProof/>
                <w:webHidden/>
              </w:rPr>
              <w:fldChar w:fldCharType="end"/>
            </w:r>
            <w:r w:rsidRPr="00627082">
              <w:rPr>
                <w:rStyle w:val="Hyperlink"/>
                <w:noProof/>
              </w:rPr>
              <w:fldChar w:fldCharType="end"/>
            </w:r>
          </w:ins>
        </w:p>
        <w:p w14:paraId="2471E65A" w14:textId="27D8DF72" w:rsidR="008F7442" w:rsidRDefault="008F7442">
          <w:pPr>
            <w:pStyle w:val="TOC1"/>
            <w:tabs>
              <w:tab w:val="right" w:leader="dot" w:pos="9350"/>
            </w:tabs>
            <w:rPr>
              <w:ins w:id="39" w:author="David Conklin" w:date="2021-06-25T12:19:00Z"/>
              <w:rFonts w:eastAsiaTheme="minorEastAsia"/>
              <w:noProof/>
            </w:rPr>
          </w:pPr>
          <w:ins w:id="4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Envision framework and the GIS Layers</w:t>
            </w:r>
            <w:r>
              <w:rPr>
                <w:noProof/>
                <w:webHidden/>
              </w:rPr>
              <w:tab/>
            </w:r>
            <w:r>
              <w:rPr>
                <w:noProof/>
                <w:webHidden/>
              </w:rPr>
              <w:fldChar w:fldCharType="begin"/>
            </w:r>
            <w:r>
              <w:rPr>
                <w:noProof/>
                <w:webHidden/>
              </w:rPr>
              <w:instrText xml:space="preserve"> PAGEREF _Toc75515985 \h </w:instrText>
            </w:r>
            <w:r>
              <w:rPr>
                <w:noProof/>
                <w:webHidden/>
              </w:rPr>
            </w:r>
          </w:ins>
          <w:r>
            <w:rPr>
              <w:noProof/>
              <w:webHidden/>
            </w:rPr>
            <w:fldChar w:fldCharType="separate"/>
          </w:r>
          <w:ins w:id="41" w:author="David Conklin" w:date="2021-06-25T12:19:00Z">
            <w:r>
              <w:rPr>
                <w:noProof/>
                <w:webHidden/>
              </w:rPr>
              <w:t>9</w:t>
            </w:r>
            <w:r>
              <w:rPr>
                <w:noProof/>
                <w:webHidden/>
              </w:rPr>
              <w:fldChar w:fldCharType="end"/>
            </w:r>
            <w:r w:rsidRPr="00627082">
              <w:rPr>
                <w:rStyle w:val="Hyperlink"/>
                <w:noProof/>
              </w:rPr>
              <w:fldChar w:fldCharType="end"/>
            </w:r>
          </w:ins>
        </w:p>
        <w:p w14:paraId="409ED660" w14:textId="551750F5" w:rsidR="008F7442" w:rsidRDefault="008F7442">
          <w:pPr>
            <w:pStyle w:val="TOC2"/>
            <w:tabs>
              <w:tab w:val="right" w:leader="dot" w:pos="9350"/>
            </w:tabs>
            <w:rPr>
              <w:ins w:id="42" w:author="David Conklin" w:date="2021-06-25T12:19:00Z"/>
              <w:rFonts w:eastAsiaTheme="minorEastAsia"/>
              <w:noProof/>
            </w:rPr>
          </w:pPr>
          <w:ins w:id="4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Reach Layer</w:t>
            </w:r>
            <w:r>
              <w:rPr>
                <w:noProof/>
                <w:webHidden/>
              </w:rPr>
              <w:tab/>
            </w:r>
            <w:r>
              <w:rPr>
                <w:noProof/>
                <w:webHidden/>
              </w:rPr>
              <w:fldChar w:fldCharType="begin"/>
            </w:r>
            <w:r>
              <w:rPr>
                <w:noProof/>
                <w:webHidden/>
              </w:rPr>
              <w:instrText xml:space="preserve"> PAGEREF _Toc75515986 \h </w:instrText>
            </w:r>
            <w:r>
              <w:rPr>
                <w:noProof/>
                <w:webHidden/>
              </w:rPr>
            </w:r>
          </w:ins>
          <w:r>
            <w:rPr>
              <w:noProof/>
              <w:webHidden/>
            </w:rPr>
            <w:fldChar w:fldCharType="separate"/>
          </w:r>
          <w:ins w:id="44" w:author="David Conklin" w:date="2021-06-25T12:19:00Z">
            <w:r>
              <w:rPr>
                <w:noProof/>
                <w:webHidden/>
              </w:rPr>
              <w:t>10</w:t>
            </w:r>
            <w:r>
              <w:rPr>
                <w:noProof/>
                <w:webHidden/>
              </w:rPr>
              <w:fldChar w:fldCharType="end"/>
            </w:r>
            <w:r w:rsidRPr="00627082">
              <w:rPr>
                <w:rStyle w:val="Hyperlink"/>
                <w:noProof/>
              </w:rPr>
              <w:fldChar w:fldCharType="end"/>
            </w:r>
          </w:ins>
        </w:p>
        <w:p w14:paraId="2892E5E3" w14:textId="71C31117" w:rsidR="008F7442" w:rsidRDefault="008F7442">
          <w:pPr>
            <w:pStyle w:val="TOC2"/>
            <w:tabs>
              <w:tab w:val="right" w:leader="dot" w:pos="9350"/>
            </w:tabs>
            <w:rPr>
              <w:ins w:id="45" w:author="David Conklin" w:date="2021-06-25T12:19:00Z"/>
              <w:rFonts w:eastAsiaTheme="minorEastAsia"/>
              <w:noProof/>
            </w:rPr>
          </w:pPr>
          <w:ins w:id="4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Time steps, autonomous processes, and global methods</w:t>
            </w:r>
            <w:r>
              <w:rPr>
                <w:noProof/>
                <w:webHidden/>
              </w:rPr>
              <w:tab/>
            </w:r>
            <w:r>
              <w:rPr>
                <w:noProof/>
                <w:webHidden/>
              </w:rPr>
              <w:fldChar w:fldCharType="begin"/>
            </w:r>
            <w:r>
              <w:rPr>
                <w:noProof/>
                <w:webHidden/>
              </w:rPr>
              <w:instrText xml:space="preserve"> PAGEREF _Toc75515987 \h </w:instrText>
            </w:r>
            <w:r>
              <w:rPr>
                <w:noProof/>
                <w:webHidden/>
              </w:rPr>
            </w:r>
          </w:ins>
          <w:r>
            <w:rPr>
              <w:noProof/>
              <w:webHidden/>
            </w:rPr>
            <w:fldChar w:fldCharType="separate"/>
          </w:r>
          <w:ins w:id="47" w:author="David Conklin" w:date="2021-06-25T12:19:00Z">
            <w:r>
              <w:rPr>
                <w:noProof/>
                <w:webHidden/>
              </w:rPr>
              <w:t>10</w:t>
            </w:r>
            <w:r>
              <w:rPr>
                <w:noProof/>
                <w:webHidden/>
              </w:rPr>
              <w:fldChar w:fldCharType="end"/>
            </w:r>
            <w:r w:rsidRPr="00627082">
              <w:rPr>
                <w:rStyle w:val="Hyperlink"/>
                <w:noProof/>
              </w:rPr>
              <w:fldChar w:fldCharType="end"/>
            </w:r>
          </w:ins>
        </w:p>
        <w:p w14:paraId="2689F41B" w14:textId="3858552A" w:rsidR="008F7442" w:rsidRDefault="008F7442">
          <w:pPr>
            <w:pStyle w:val="TOC2"/>
            <w:tabs>
              <w:tab w:val="right" w:leader="dot" w:pos="9350"/>
            </w:tabs>
            <w:rPr>
              <w:ins w:id="48" w:author="David Conklin" w:date="2021-06-25T12:19:00Z"/>
              <w:rFonts w:eastAsiaTheme="minorEastAsia"/>
              <w:noProof/>
            </w:rPr>
          </w:pPr>
          <w:ins w:id="4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Some global method details</w:t>
            </w:r>
            <w:r>
              <w:rPr>
                <w:noProof/>
                <w:webHidden/>
              </w:rPr>
              <w:tab/>
            </w:r>
            <w:r>
              <w:rPr>
                <w:noProof/>
                <w:webHidden/>
              </w:rPr>
              <w:fldChar w:fldCharType="begin"/>
            </w:r>
            <w:r>
              <w:rPr>
                <w:noProof/>
                <w:webHidden/>
              </w:rPr>
              <w:instrText xml:space="preserve"> PAGEREF _Toc75515988 \h </w:instrText>
            </w:r>
            <w:r>
              <w:rPr>
                <w:noProof/>
                <w:webHidden/>
              </w:rPr>
            </w:r>
          </w:ins>
          <w:r>
            <w:rPr>
              <w:noProof/>
              <w:webHidden/>
            </w:rPr>
            <w:fldChar w:fldCharType="separate"/>
          </w:r>
          <w:ins w:id="50" w:author="David Conklin" w:date="2021-06-25T12:19:00Z">
            <w:r>
              <w:rPr>
                <w:noProof/>
                <w:webHidden/>
              </w:rPr>
              <w:t>11</w:t>
            </w:r>
            <w:r>
              <w:rPr>
                <w:noProof/>
                <w:webHidden/>
              </w:rPr>
              <w:fldChar w:fldCharType="end"/>
            </w:r>
            <w:r w:rsidRPr="00627082">
              <w:rPr>
                <w:rStyle w:val="Hyperlink"/>
                <w:noProof/>
              </w:rPr>
              <w:fldChar w:fldCharType="end"/>
            </w:r>
          </w:ins>
        </w:p>
        <w:p w14:paraId="156683F5" w14:textId="162B7F82" w:rsidR="008F7442" w:rsidRDefault="008F7442">
          <w:pPr>
            <w:pStyle w:val="TOC1"/>
            <w:tabs>
              <w:tab w:val="right" w:leader="dot" w:pos="9350"/>
            </w:tabs>
            <w:rPr>
              <w:ins w:id="51" w:author="David Conklin" w:date="2021-06-25T12:19:00Z"/>
              <w:rFonts w:eastAsiaTheme="minorEastAsia"/>
              <w:noProof/>
            </w:rPr>
          </w:pPr>
          <w:ins w:id="5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"_Toc75515989"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Study areas</w:t>
            </w:r>
            <w:r>
              <w:rPr>
                <w:noProof/>
                <w:webHidden/>
              </w:rPr>
              <w:tab/>
            </w:r>
            <w:r>
              <w:rPr>
                <w:noProof/>
                <w:webHidden/>
              </w:rPr>
              <w:fldChar w:fldCharType="begin"/>
            </w:r>
            <w:r>
              <w:rPr>
                <w:noProof/>
                <w:webHidden/>
              </w:rPr>
              <w:instrText xml:space="preserve"> PAGEREF _Toc75515989 \h </w:instrText>
            </w:r>
            <w:r>
              <w:rPr>
                <w:noProof/>
                <w:webHidden/>
              </w:rPr>
            </w:r>
          </w:ins>
          <w:r>
            <w:rPr>
              <w:noProof/>
              <w:webHidden/>
            </w:rPr>
            <w:fldChar w:fldCharType="separate"/>
          </w:r>
          <w:ins w:id="53" w:author="David Conklin" w:date="2021-06-25T12:19:00Z">
            <w:r>
              <w:rPr>
                <w:noProof/>
                <w:webHidden/>
              </w:rPr>
              <w:t>11</w:t>
            </w:r>
            <w:r>
              <w:rPr>
                <w:noProof/>
                <w:webHidden/>
              </w:rPr>
              <w:fldChar w:fldCharType="end"/>
            </w:r>
            <w:r w:rsidRPr="00627082">
              <w:rPr>
                <w:rStyle w:val="Hyperlink"/>
                <w:noProof/>
              </w:rPr>
              <w:fldChar w:fldCharType="end"/>
            </w:r>
          </w:ins>
        </w:p>
        <w:p w14:paraId="18E100CF" w14:textId="69EAC0A7" w:rsidR="008F7442" w:rsidRDefault="008F7442">
          <w:pPr>
            <w:pStyle w:val="TOC2"/>
            <w:tabs>
              <w:tab w:val="right" w:leader="dot" w:pos="9350"/>
            </w:tabs>
            <w:rPr>
              <w:ins w:id="54" w:author="David Conklin" w:date="2021-06-25T12:19:00Z"/>
              <w:rFonts w:eastAsiaTheme="minorEastAsia"/>
              <w:noProof/>
            </w:rPr>
          </w:pPr>
          <w:ins w:id="5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DataCW3M directory structure</w:t>
            </w:r>
            <w:r>
              <w:rPr>
                <w:noProof/>
                <w:webHidden/>
              </w:rPr>
              <w:tab/>
            </w:r>
            <w:r>
              <w:rPr>
                <w:noProof/>
                <w:webHidden/>
              </w:rPr>
              <w:fldChar w:fldCharType="begin"/>
            </w:r>
            <w:r>
              <w:rPr>
                <w:noProof/>
                <w:webHidden/>
              </w:rPr>
              <w:instrText xml:space="preserve"> PAGEREF _Toc75515990 \h </w:instrText>
            </w:r>
            <w:r>
              <w:rPr>
                <w:noProof/>
                <w:webHidden/>
              </w:rPr>
            </w:r>
          </w:ins>
          <w:r>
            <w:rPr>
              <w:noProof/>
              <w:webHidden/>
            </w:rPr>
            <w:fldChar w:fldCharType="separate"/>
          </w:r>
          <w:ins w:id="56" w:author="David Conklin" w:date="2021-06-25T12:19:00Z">
            <w:r>
              <w:rPr>
                <w:noProof/>
                <w:webHidden/>
              </w:rPr>
              <w:t>12</w:t>
            </w:r>
            <w:r>
              <w:rPr>
                <w:noProof/>
                <w:webHidden/>
              </w:rPr>
              <w:fldChar w:fldCharType="end"/>
            </w:r>
            <w:r w:rsidRPr="00627082">
              <w:rPr>
                <w:rStyle w:val="Hyperlink"/>
                <w:noProof/>
              </w:rPr>
              <w:fldChar w:fldCharType="end"/>
            </w:r>
          </w:ins>
        </w:p>
        <w:p w14:paraId="0AE8BE86" w14:textId="203E7678" w:rsidR="008F7442" w:rsidRDefault="008F7442">
          <w:pPr>
            <w:pStyle w:val="TOC2"/>
            <w:tabs>
              <w:tab w:val="right" w:leader="dot" w:pos="9350"/>
            </w:tabs>
            <w:rPr>
              <w:ins w:id="57" w:author="David Conklin" w:date="2021-06-25T12:19:00Z"/>
              <w:rFonts w:eastAsiaTheme="minorEastAsia"/>
              <w:noProof/>
            </w:rPr>
          </w:pPr>
          <w:ins w:id="5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DataCW3M\ScenarioData directory structure</w:t>
            </w:r>
            <w:r>
              <w:rPr>
                <w:noProof/>
                <w:webHidden/>
              </w:rPr>
              <w:tab/>
            </w:r>
            <w:r>
              <w:rPr>
                <w:noProof/>
                <w:webHidden/>
              </w:rPr>
              <w:fldChar w:fldCharType="begin"/>
            </w:r>
            <w:r>
              <w:rPr>
                <w:noProof/>
                <w:webHidden/>
              </w:rPr>
              <w:instrText xml:space="preserve"> PAGEREF _Toc75515991 \h </w:instrText>
            </w:r>
            <w:r>
              <w:rPr>
                <w:noProof/>
                <w:webHidden/>
              </w:rPr>
            </w:r>
          </w:ins>
          <w:r>
            <w:rPr>
              <w:noProof/>
              <w:webHidden/>
            </w:rPr>
            <w:fldChar w:fldCharType="separate"/>
          </w:r>
          <w:ins w:id="59" w:author="David Conklin" w:date="2021-06-25T12:19:00Z">
            <w:r>
              <w:rPr>
                <w:noProof/>
                <w:webHidden/>
              </w:rPr>
              <w:t>13</w:t>
            </w:r>
            <w:r>
              <w:rPr>
                <w:noProof/>
                <w:webHidden/>
              </w:rPr>
              <w:fldChar w:fldCharType="end"/>
            </w:r>
            <w:r w:rsidRPr="00627082">
              <w:rPr>
                <w:rStyle w:val="Hyperlink"/>
                <w:noProof/>
              </w:rPr>
              <w:fldChar w:fldCharType="end"/>
            </w:r>
          </w:ins>
        </w:p>
        <w:p w14:paraId="1DE1CC6F" w14:textId="751C6B07" w:rsidR="008F7442" w:rsidRDefault="008F7442">
          <w:pPr>
            <w:pStyle w:val="TOC2"/>
            <w:tabs>
              <w:tab w:val="right" w:leader="dot" w:pos="9350"/>
            </w:tabs>
            <w:rPr>
              <w:ins w:id="60" w:author="David Conklin" w:date="2021-06-25T12:19:00Z"/>
              <w:rFonts w:eastAsiaTheme="minorEastAsia"/>
              <w:noProof/>
            </w:rPr>
          </w:pPr>
          <w:ins w:id="6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DataCW3M\ScenarioData\&lt;scenario&gt; folder contents</w:t>
            </w:r>
            <w:r>
              <w:rPr>
                <w:noProof/>
                <w:webHidden/>
              </w:rPr>
              <w:tab/>
            </w:r>
            <w:r>
              <w:rPr>
                <w:noProof/>
                <w:webHidden/>
              </w:rPr>
              <w:fldChar w:fldCharType="begin"/>
            </w:r>
            <w:r>
              <w:rPr>
                <w:noProof/>
                <w:webHidden/>
              </w:rPr>
              <w:instrText xml:space="preserve"> PAGEREF _Toc75515992 \h </w:instrText>
            </w:r>
            <w:r>
              <w:rPr>
                <w:noProof/>
                <w:webHidden/>
              </w:rPr>
            </w:r>
          </w:ins>
          <w:r>
            <w:rPr>
              <w:noProof/>
              <w:webHidden/>
            </w:rPr>
            <w:fldChar w:fldCharType="separate"/>
          </w:r>
          <w:ins w:id="62" w:author="David Conklin" w:date="2021-06-25T12:19:00Z">
            <w:r>
              <w:rPr>
                <w:noProof/>
                <w:webHidden/>
              </w:rPr>
              <w:t>13</w:t>
            </w:r>
            <w:r>
              <w:rPr>
                <w:noProof/>
                <w:webHidden/>
              </w:rPr>
              <w:fldChar w:fldCharType="end"/>
            </w:r>
            <w:r w:rsidRPr="00627082">
              <w:rPr>
                <w:rStyle w:val="Hyperlink"/>
                <w:noProof/>
              </w:rPr>
              <w:fldChar w:fldCharType="end"/>
            </w:r>
          </w:ins>
        </w:p>
        <w:p w14:paraId="7A6C892D" w14:textId="13257076" w:rsidR="008F7442" w:rsidRDefault="008F7442">
          <w:pPr>
            <w:pStyle w:val="TOC2"/>
            <w:tabs>
              <w:tab w:val="right" w:leader="dot" w:pos="9350"/>
            </w:tabs>
            <w:rPr>
              <w:ins w:id="63" w:author="David Conklin" w:date="2021-06-25T12:19:00Z"/>
              <w:rFonts w:eastAsiaTheme="minorEastAsia"/>
              <w:noProof/>
            </w:rPr>
          </w:pPr>
          <w:ins w:id="6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DataCW3M\&lt;study area&gt; folder contents</w:t>
            </w:r>
            <w:r>
              <w:rPr>
                <w:noProof/>
                <w:webHidden/>
              </w:rPr>
              <w:tab/>
            </w:r>
            <w:r>
              <w:rPr>
                <w:noProof/>
                <w:webHidden/>
              </w:rPr>
              <w:fldChar w:fldCharType="begin"/>
            </w:r>
            <w:r>
              <w:rPr>
                <w:noProof/>
                <w:webHidden/>
              </w:rPr>
              <w:instrText xml:space="preserve"> PAGEREF _Toc75515993 \h </w:instrText>
            </w:r>
            <w:r>
              <w:rPr>
                <w:noProof/>
                <w:webHidden/>
              </w:rPr>
            </w:r>
          </w:ins>
          <w:r>
            <w:rPr>
              <w:noProof/>
              <w:webHidden/>
            </w:rPr>
            <w:fldChar w:fldCharType="separate"/>
          </w:r>
          <w:ins w:id="65" w:author="David Conklin" w:date="2021-06-25T12:19:00Z">
            <w:r>
              <w:rPr>
                <w:noProof/>
                <w:webHidden/>
              </w:rPr>
              <w:t>13</w:t>
            </w:r>
            <w:r>
              <w:rPr>
                <w:noProof/>
                <w:webHidden/>
              </w:rPr>
              <w:fldChar w:fldCharType="end"/>
            </w:r>
            <w:r w:rsidRPr="00627082">
              <w:rPr>
                <w:rStyle w:val="Hyperlink"/>
                <w:noProof/>
              </w:rPr>
              <w:fldChar w:fldCharType="end"/>
            </w:r>
          </w:ins>
        </w:p>
        <w:p w14:paraId="30D76ECC" w14:textId="6F4BAD4A" w:rsidR="008F7442" w:rsidRDefault="008F7442">
          <w:pPr>
            <w:pStyle w:val="TOC1"/>
            <w:tabs>
              <w:tab w:val="right" w:leader="dot" w:pos="9350"/>
            </w:tabs>
            <w:rPr>
              <w:ins w:id="66" w:author="David Conklin" w:date="2021-06-25T12:19:00Z"/>
              <w:rFonts w:eastAsiaTheme="minorEastAsia"/>
              <w:noProof/>
            </w:rPr>
          </w:pPr>
          <w:ins w:id="6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Calendar conventions</w:t>
            </w:r>
            <w:r>
              <w:rPr>
                <w:noProof/>
                <w:webHidden/>
              </w:rPr>
              <w:tab/>
            </w:r>
            <w:r>
              <w:rPr>
                <w:noProof/>
                <w:webHidden/>
              </w:rPr>
              <w:fldChar w:fldCharType="begin"/>
            </w:r>
            <w:r>
              <w:rPr>
                <w:noProof/>
                <w:webHidden/>
              </w:rPr>
              <w:instrText xml:space="preserve"> PAGEREF _Toc75515994 \h </w:instrText>
            </w:r>
            <w:r>
              <w:rPr>
                <w:noProof/>
                <w:webHidden/>
              </w:rPr>
            </w:r>
          </w:ins>
          <w:r>
            <w:rPr>
              <w:noProof/>
              <w:webHidden/>
            </w:rPr>
            <w:fldChar w:fldCharType="separate"/>
          </w:r>
          <w:ins w:id="68" w:author="David Conklin" w:date="2021-06-25T12:19:00Z">
            <w:r>
              <w:rPr>
                <w:noProof/>
                <w:webHidden/>
              </w:rPr>
              <w:t>19</w:t>
            </w:r>
            <w:r>
              <w:rPr>
                <w:noProof/>
                <w:webHidden/>
              </w:rPr>
              <w:fldChar w:fldCharType="end"/>
            </w:r>
            <w:r w:rsidRPr="00627082">
              <w:rPr>
                <w:rStyle w:val="Hyperlink"/>
                <w:noProof/>
              </w:rPr>
              <w:fldChar w:fldCharType="end"/>
            </w:r>
          </w:ins>
        </w:p>
        <w:p w14:paraId="53C24DDE" w14:textId="16FA4CF0" w:rsidR="008F7442" w:rsidRDefault="008F7442">
          <w:pPr>
            <w:pStyle w:val="TOC2"/>
            <w:tabs>
              <w:tab w:val="right" w:leader="dot" w:pos="9350"/>
            </w:tabs>
            <w:rPr>
              <w:ins w:id="69" w:author="David Conklin" w:date="2021-06-25T12:19:00Z"/>
              <w:rFonts w:eastAsiaTheme="minorEastAsia"/>
              <w:noProof/>
            </w:rPr>
          </w:pPr>
          <w:ins w:id="7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Water years</w:t>
            </w:r>
            <w:r>
              <w:rPr>
                <w:noProof/>
                <w:webHidden/>
              </w:rPr>
              <w:tab/>
            </w:r>
            <w:r>
              <w:rPr>
                <w:noProof/>
                <w:webHidden/>
              </w:rPr>
              <w:fldChar w:fldCharType="begin"/>
            </w:r>
            <w:r>
              <w:rPr>
                <w:noProof/>
                <w:webHidden/>
              </w:rPr>
              <w:instrText xml:space="preserve"> PAGEREF _Toc75515995 \h </w:instrText>
            </w:r>
            <w:r>
              <w:rPr>
                <w:noProof/>
                <w:webHidden/>
              </w:rPr>
            </w:r>
          </w:ins>
          <w:r>
            <w:rPr>
              <w:noProof/>
              <w:webHidden/>
            </w:rPr>
            <w:fldChar w:fldCharType="separate"/>
          </w:r>
          <w:ins w:id="71" w:author="David Conklin" w:date="2021-06-25T12:19:00Z">
            <w:r>
              <w:rPr>
                <w:noProof/>
                <w:webHidden/>
              </w:rPr>
              <w:t>19</w:t>
            </w:r>
            <w:r>
              <w:rPr>
                <w:noProof/>
                <w:webHidden/>
              </w:rPr>
              <w:fldChar w:fldCharType="end"/>
            </w:r>
            <w:r w:rsidRPr="00627082">
              <w:rPr>
                <w:rStyle w:val="Hyperlink"/>
                <w:noProof/>
              </w:rPr>
              <w:fldChar w:fldCharType="end"/>
            </w:r>
          </w:ins>
        </w:p>
        <w:p w14:paraId="60321B9B" w14:textId="10CFAB87" w:rsidR="008F7442" w:rsidRDefault="008F7442">
          <w:pPr>
            <w:pStyle w:val="TOC1"/>
            <w:tabs>
              <w:tab w:val="right" w:leader="dot" w:pos="9350"/>
            </w:tabs>
            <w:rPr>
              <w:ins w:id="72" w:author="David Conklin" w:date="2021-06-25T12:19:00Z"/>
              <w:rFonts w:eastAsiaTheme="minorEastAsia"/>
              <w:noProof/>
            </w:rPr>
          </w:pPr>
          <w:ins w:id="7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Climate data</w:t>
            </w:r>
            <w:r>
              <w:rPr>
                <w:noProof/>
                <w:webHidden/>
              </w:rPr>
              <w:tab/>
            </w:r>
            <w:r>
              <w:rPr>
                <w:noProof/>
                <w:webHidden/>
              </w:rPr>
              <w:fldChar w:fldCharType="begin"/>
            </w:r>
            <w:r>
              <w:rPr>
                <w:noProof/>
                <w:webHidden/>
              </w:rPr>
              <w:instrText xml:space="preserve"> PAGEREF _Toc75515996 \h </w:instrText>
            </w:r>
            <w:r>
              <w:rPr>
                <w:noProof/>
                <w:webHidden/>
              </w:rPr>
            </w:r>
          </w:ins>
          <w:r>
            <w:rPr>
              <w:noProof/>
              <w:webHidden/>
            </w:rPr>
            <w:fldChar w:fldCharType="separate"/>
          </w:r>
          <w:ins w:id="74" w:author="David Conklin" w:date="2021-06-25T12:19:00Z">
            <w:r>
              <w:rPr>
                <w:noProof/>
                <w:webHidden/>
              </w:rPr>
              <w:t>19</w:t>
            </w:r>
            <w:r>
              <w:rPr>
                <w:noProof/>
                <w:webHidden/>
              </w:rPr>
              <w:fldChar w:fldCharType="end"/>
            </w:r>
            <w:r w:rsidRPr="00627082">
              <w:rPr>
                <w:rStyle w:val="Hyperlink"/>
                <w:noProof/>
              </w:rPr>
              <w:fldChar w:fldCharType="end"/>
            </w:r>
          </w:ins>
        </w:p>
        <w:p w14:paraId="7D5A00F7" w14:textId="52C33CC2" w:rsidR="008F7442" w:rsidRDefault="008F7442">
          <w:pPr>
            <w:pStyle w:val="TOC2"/>
            <w:tabs>
              <w:tab w:val="right" w:leader="dot" w:pos="9350"/>
            </w:tabs>
            <w:rPr>
              <w:ins w:id="75" w:author="David Conklin" w:date="2021-06-25T12:19:00Z"/>
              <w:rFonts w:eastAsiaTheme="minorEastAsia"/>
              <w:noProof/>
            </w:rPr>
          </w:pPr>
          <w:ins w:id="7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Numbered climate scenarios in the model</w:t>
            </w:r>
            <w:r>
              <w:rPr>
                <w:noProof/>
                <w:webHidden/>
              </w:rPr>
              <w:tab/>
            </w:r>
            <w:r>
              <w:rPr>
                <w:noProof/>
                <w:webHidden/>
              </w:rPr>
              <w:fldChar w:fldCharType="begin"/>
            </w:r>
            <w:r>
              <w:rPr>
                <w:noProof/>
                <w:webHidden/>
              </w:rPr>
              <w:instrText xml:space="preserve"> PAGEREF _Toc75515997 \h </w:instrText>
            </w:r>
            <w:r>
              <w:rPr>
                <w:noProof/>
                <w:webHidden/>
              </w:rPr>
            </w:r>
          </w:ins>
          <w:r>
            <w:rPr>
              <w:noProof/>
              <w:webHidden/>
            </w:rPr>
            <w:fldChar w:fldCharType="separate"/>
          </w:r>
          <w:ins w:id="77" w:author="David Conklin" w:date="2021-06-25T12:19:00Z">
            <w:r>
              <w:rPr>
                <w:noProof/>
                <w:webHidden/>
              </w:rPr>
              <w:t>19</w:t>
            </w:r>
            <w:r>
              <w:rPr>
                <w:noProof/>
                <w:webHidden/>
              </w:rPr>
              <w:fldChar w:fldCharType="end"/>
            </w:r>
            <w:r w:rsidRPr="00627082">
              <w:rPr>
                <w:rStyle w:val="Hyperlink"/>
                <w:noProof/>
              </w:rPr>
              <w:fldChar w:fldCharType="end"/>
            </w:r>
          </w:ins>
        </w:p>
        <w:p w14:paraId="00E40702" w14:textId="6FBB4068" w:rsidR="008F7442" w:rsidRDefault="008F7442">
          <w:pPr>
            <w:pStyle w:val="TOC2"/>
            <w:tabs>
              <w:tab w:val="right" w:leader="dot" w:pos="9350"/>
            </w:tabs>
            <w:rPr>
              <w:ins w:id="78" w:author="David Conklin" w:date="2021-06-25T12:19:00Z"/>
              <w:rFonts w:eastAsiaTheme="minorEastAsia"/>
              <w:noProof/>
            </w:rPr>
          </w:pPr>
          <w:ins w:id="7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"_Toc75515998"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Monthly and seasonal weather data</w:t>
            </w:r>
            <w:r>
              <w:rPr>
                <w:noProof/>
                <w:webHidden/>
              </w:rPr>
              <w:tab/>
            </w:r>
            <w:r>
              <w:rPr>
                <w:noProof/>
                <w:webHidden/>
              </w:rPr>
              <w:fldChar w:fldCharType="begin"/>
            </w:r>
            <w:r>
              <w:rPr>
                <w:noProof/>
                <w:webHidden/>
              </w:rPr>
              <w:instrText xml:space="preserve"> PAGEREF _Toc75515998 \h </w:instrText>
            </w:r>
            <w:r>
              <w:rPr>
                <w:noProof/>
                <w:webHidden/>
              </w:rPr>
            </w:r>
          </w:ins>
          <w:r>
            <w:rPr>
              <w:noProof/>
              <w:webHidden/>
            </w:rPr>
            <w:fldChar w:fldCharType="separate"/>
          </w:r>
          <w:ins w:id="80" w:author="David Conklin" w:date="2021-06-25T12:19:00Z">
            <w:r>
              <w:rPr>
                <w:noProof/>
                <w:webHidden/>
              </w:rPr>
              <w:t>20</w:t>
            </w:r>
            <w:r>
              <w:rPr>
                <w:noProof/>
                <w:webHidden/>
              </w:rPr>
              <w:fldChar w:fldCharType="end"/>
            </w:r>
            <w:r w:rsidRPr="00627082">
              <w:rPr>
                <w:rStyle w:val="Hyperlink"/>
                <w:noProof/>
              </w:rPr>
              <w:fldChar w:fldCharType="end"/>
            </w:r>
          </w:ins>
        </w:p>
        <w:p w14:paraId="46ED9432" w14:textId="061FE249" w:rsidR="008F7442" w:rsidRDefault="008F7442">
          <w:pPr>
            <w:pStyle w:val="TOC2"/>
            <w:tabs>
              <w:tab w:val="right" w:leader="dot" w:pos="9350"/>
            </w:tabs>
            <w:rPr>
              <w:ins w:id="81" w:author="David Conklin" w:date="2021-06-25T12:19:00Z"/>
              <w:rFonts w:eastAsiaTheme="minorEastAsia"/>
              <w:noProof/>
            </w:rPr>
          </w:pPr>
          <w:ins w:id="82" w:author="David Conklin" w:date="2021-06-25T12:19:00Z">
            <w:r w:rsidRPr="00627082">
              <w:rPr>
                <w:rStyle w:val="Hyperlink"/>
                <w:noProof/>
              </w:rPr>
              <w:lastRenderedPageBreak/>
              <w:fldChar w:fldCharType="begin"/>
            </w:r>
            <w:r w:rsidRPr="00627082">
              <w:rPr>
                <w:rStyle w:val="Hyperlink"/>
                <w:noProof/>
              </w:rPr>
              <w:instrText xml:space="preserve"> </w:instrText>
            </w:r>
            <w:r>
              <w:rPr>
                <w:noProof/>
              </w:rPr>
              <w:instrText>HYPERLINK \l "_Toc75515999"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Climate data grids</w:t>
            </w:r>
            <w:r>
              <w:rPr>
                <w:noProof/>
                <w:webHidden/>
              </w:rPr>
              <w:tab/>
            </w:r>
            <w:r>
              <w:rPr>
                <w:noProof/>
                <w:webHidden/>
              </w:rPr>
              <w:fldChar w:fldCharType="begin"/>
            </w:r>
            <w:r>
              <w:rPr>
                <w:noProof/>
                <w:webHidden/>
              </w:rPr>
              <w:instrText xml:space="preserve"> PAGEREF _Toc75515999 \h </w:instrText>
            </w:r>
            <w:r>
              <w:rPr>
                <w:noProof/>
                <w:webHidden/>
              </w:rPr>
            </w:r>
          </w:ins>
          <w:r>
            <w:rPr>
              <w:noProof/>
              <w:webHidden/>
            </w:rPr>
            <w:fldChar w:fldCharType="separate"/>
          </w:r>
          <w:ins w:id="83" w:author="David Conklin" w:date="2021-06-25T12:19:00Z">
            <w:r>
              <w:rPr>
                <w:noProof/>
                <w:webHidden/>
              </w:rPr>
              <w:t>21</w:t>
            </w:r>
            <w:r>
              <w:rPr>
                <w:noProof/>
                <w:webHidden/>
              </w:rPr>
              <w:fldChar w:fldCharType="end"/>
            </w:r>
            <w:r w:rsidRPr="00627082">
              <w:rPr>
                <w:rStyle w:val="Hyperlink"/>
                <w:noProof/>
              </w:rPr>
              <w:fldChar w:fldCharType="end"/>
            </w:r>
          </w:ins>
        </w:p>
        <w:p w14:paraId="235B0C0C" w14:textId="30A9B46C" w:rsidR="008F7442" w:rsidRDefault="008F7442">
          <w:pPr>
            <w:pStyle w:val="TOC3"/>
            <w:tabs>
              <w:tab w:val="right" w:leader="dot" w:pos="9350"/>
            </w:tabs>
            <w:rPr>
              <w:ins w:id="84" w:author="David Conklin" w:date="2021-06-25T12:19:00Z"/>
              <w:rFonts w:eastAsiaTheme="minorEastAsia"/>
              <w:noProof/>
            </w:rPr>
          </w:pPr>
          <w:ins w:id="8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WW2100 climate grid</w:t>
            </w:r>
            <w:r>
              <w:rPr>
                <w:noProof/>
                <w:webHidden/>
              </w:rPr>
              <w:tab/>
            </w:r>
            <w:r>
              <w:rPr>
                <w:noProof/>
                <w:webHidden/>
              </w:rPr>
              <w:fldChar w:fldCharType="begin"/>
            </w:r>
            <w:r>
              <w:rPr>
                <w:noProof/>
                <w:webHidden/>
              </w:rPr>
              <w:instrText xml:space="preserve"> PAGEREF _Toc75516000 \h </w:instrText>
            </w:r>
            <w:r>
              <w:rPr>
                <w:noProof/>
                <w:webHidden/>
              </w:rPr>
            </w:r>
          </w:ins>
          <w:r>
            <w:rPr>
              <w:noProof/>
              <w:webHidden/>
            </w:rPr>
            <w:fldChar w:fldCharType="separate"/>
          </w:r>
          <w:ins w:id="86" w:author="David Conklin" w:date="2021-06-25T12:19:00Z">
            <w:r>
              <w:rPr>
                <w:noProof/>
                <w:webHidden/>
              </w:rPr>
              <w:t>21</w:t>
            </w:r>
            <w:r>
              <w:rPr>
                <w:noProof/>
                <w:webHidden/>
              </w:rPr>
              <w:fldChar w:fldCharType="end"/>
            </w:r>
            <w:r w:rsidRPr="00627082">
              <w:rPr>
                <w:rStyle w:val="Hyperlink"/>
                <w:noProof/>
              </w:rPr>
              <w:fldChar w:fldCharType="end"/>
            </w:r>
          </w:ins>
        </w:p>
        <w:p w14:paraId="76E9EB0B" w14:textId="032A64AE" w:rsidR="008F7442" w:rsidRDefault="008F7442">
          <w:pPr>
            <w:pStyle w:val="TOC3"/>
            <w:tabs>
              <w:tab w:val="right" w:leader="dot" w:pos="9350"/>
            </w:tabs>
            <w:rPr>
              <w:ins w:id="87" w:author="David Conklin" w:date="2021-06-25T12:19:00Z"/>
              <w:rFonts w:eastAsiaTheme="minorEastAsia"/>
              <w:noProof/>
            </w:rPr>
          </w:pPr>
          <w:ins w:id="8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v2 climate grid</w:t>
            </w:r>
            <w:r>
              <w:rPr>
                <w:noProof/>
                <w:webHidden/>
              </w:rPr>
              <w:tab/>
            </w:r>
            <w:r>
              <w:rPr>
                <w:noProof/>
                <w:webHidden/>
              </w:rPr>
              <w:fldChar w:fldCharType="begin"/>
            </w:r>
            <w:r>
              <w:rPr>
                <w:noProof/>
                <w:webHidden/>
              </w:rPr>
              <w:instrText xml:space="preserve"> PAGEREF _Toc75516001 \h </w:instrText>
            </w:r>
            <w:r>
              <w:rPr>
                <w:noProof/>
                <w:webHidden/>
              </w:rPr>
            </w:r>
          </w:ins>
          <w:r>
            <w:rPr>
              <w:noProof/>
              <w:webHidden/>
            </w:rPr>
            <w:fldChar w:fldCharType="separate"/>
          </w:r>
          <w:ins w:id="89" w:author="David Conklin" w:date="2021-06-25T12:19:00Z">
            <w:r>
              <w:rPr>
                <w:noProof/>
                <w:webHidden/>
              </w:rPr>
              <w:t>22</w:t>
            </w:r>
            <w:r>
              <w:rPr>
                <w:noProof/>
                <w:webHidden/>
              </w:rPr>
              <w:fldChar w:fldCharType="end"/>
            </w:r>
            <w:r w:rsidRPr="00627082">
              <w:rPr>
                <w:rStyle w:val="Hyperlink"/>
                <w:noProof/>
              </w:rPr>
              <w:fldChar w:fldCharType="end"/>
            </w:r>
          </w:ins>
        </w:p>
        <w:p w14:paraId="06EAF82A" w14:textId="2250FA2B" w:rsidR="008F7442" w:rsidRDefault="008F7442">
          <w:pPr>
            <w:pStyle w:val="TOC2"/>
            <w:tabs>
              <w:tab w:val="right" w:leader="dot" w:pos="9350"/>
            </w:tabs>
            <w:rPr>
              <w:ins w:id="90" w:author="David Conklin" w:date="2021-06-25T12:19:00Z"/>
              <w:rFonts w:eastAsiaTheme="minorEastAsia"/>
              <w:noProof/>
            </w:rPr>
          </w:pPr>
          <w:ins w:id="9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How climate data is looked up</w:t>
            </w:r>
            <w:r>
              <w:rPr>
                <w:noProof/>
                <w:webHidden/>
              </w:rPr>
              <w:tab/>
            </w:r>
            <w:r>
              <w:rPr>
                <w:noProof/>
                <w:webHidden/>
              </w:rPr>
              <w:fldChar w:fldCharType="begin"/>
            </w:r>
            <w:r>
              <w:rPr>
                <w:noProof/>
                <w:webHidden/>
              </w:rPr>
              <w:instrText xml:space="preserve"> PAGEREF _Toc75516002 \h </w:instrText>
            </w:r>
            <w:r>
              <w:rPr>
                <w:noProof/>
                <w:webHidden/>
              </w:rPr>
            </w:r>
          </w:ins>
          <w:r>
            <w:rPr>
              <w:noProof/>
              <w:webHidden/>
            </w:rPr>
            <w:fldChar w:fldCharType="separate"/>
          </w:r>
          <w:ins w:id="92" w:author="David Conklin" w:date="2021-06-25T12:19:00Z">
            <w:r>
              <w:rPr>
                <w:noProof/>
                <w:webHidden/>
              </w:rPr>
              <w:t>22</w:t>
            </w:r>
            <w:r>
              <w:rPr>
                <w:noProof/>
                <w:webHidden/>
              </w:rPr>
              <w:fldChar w:fldCharType="end"/>
            </w:r>
            <w:r w:rsidRPr="00627082">
              <w:rPr>
                <w:rStyle w:val="Hyperlink"/>
                <w:noProof/>
              </w:rPr>
              <w:fldChar w:fldCharType="end"/>
            </w:r>
          </w:ins>
        </w:p>
        <w:p w14:paraId="7F3F1DC6" w14:textId="0BC4536D" w:rsidR="008F7442" w:rsidRDefault="008F7442">
          <w:pPr>
            <w:pStyle w:val="TOC2"/>
            <w:tabs>
              <w:tab w:val="right" w:leader="dot" w:pos="9350"/>
            </w:tabs>
            <w:rPr>
              <w:ins w:id="93" w:author="David Conklin" w:date="2021-06-25T12:19:00Z"/>
              <w:rFonts w:eastAsiaTheme="minorEastAsia"/>
              <w:noProof/>
            </w:rPr>
          </w:pPr>
          <w:ins w:id="9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What is in a climate dataset</w:t>
            </w:r>
            <w:r>
              <w:rPr>
                <w:noProof/>
                <w:webHidden/>
              </w:rPr>
              <w:tab/>
            </w:r>
            <w:r>
              <w:rPr>
                <w:noProof/>
                <w:webHidden/>
              </w:rPr>
              <w:fldChar w:fldCharType="begin"/>
            </w:r>
            <w:r>
              <w:rPr>
                <w:noProof/>
                <w:webHidden/>
              </w:rPr>
              <w:instrText xml:space="preserve"> PAGEREF _Toc75516003 \h </w:instrText>
            </w:r>
            <w:r>
              <w:rPr>
                <w:noProof/>
                <w:webHidden/>
              </w:rPr>
            </w:r>
          </w:ins>
          <w:r>
            <w:rPr>
              <w:noProof/>
              <w:webHidden/>
            </w:rPr>
            <w:fldChar w:fldCharType="separate"/>
          </w:r>
          <w:ins w:id="95" w:author="David Conklin" w:date="2021-06-25T12:19:00Z">
            <w:r>
              <w:rPr>
                <w:noProof/>
                <w:webHidden/>
              </w:rPr>
              <w:t>23</w:t>
            </w:r>
            <w:r>
              <w:rPr>
                <w:noProof/>
                <w:webHidden/>
              </w:rPr>
              <w:fldChar w:fldCharType="end"/>
            </w:r>
            <w:r w:rsidRPr="00627082">
              <w:rPr>
                <w:rStyle w:val="Hyperlink"/>
                <w:noProof/>
              </w:rPr>
              <w:fldChar w:fldCharType="end"/>
            </w:r>
          </w:ins>
        </w:p>
        <w:p w14:paraId="33662FD0" w14:textId="1D5C90EF" w:rsidR="008F7442" w:rsidRDefault="008F7442">
          <w:pPr>
            <w:pStyle w:val="TOC1"/>
            <w:tabs>
              <w:tab w:val="right" w:leader="dot" w:pos="9350"/>
            </w:tabs>
            <w:rPr>
              <w:ins w:id="96" w:author="David Conklin" w:date="2021-06-25T12:19:00Z"/>
              <w:rFonts w:eastAsiaTheme="minorEastAsia"/>
              <w:noProof/>
            </w:rPr>
          </w:pPr>
          <w:ins w:id="9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Water rights</w:t>
            </w:r>
            <w:r>
              <w:rPr>
                <w:noProof/>
                <w:webHidden/>
              </w:rPr>
              <w:tab/>
            </w:r>
            <w:r>
              <w:rPr>
                <w:noProof/>
                <w:webHidden/>
              </w:rPr>
              <w:fldChar w:fldCharType="begin"/>
            </w:r>
            <w:r>
              <w:rPr>
                <w:noProof/>
                <w:webHidden/>
              </w:rPr>
              <w:instrText xml:space="preserve"> PAGEREF _Toc75516004 \h </w:instrText>
            </w:r>
            <w:r>
              <w:rPr>
                <w:noProof/>
                <w:webHidden/>
              </w:rPr>
            </w:r>
          </w:ins>
          <w:r>
            <w:rPr>
              <w:noProof/>
              <w:webHidden/>
            </w:rPr>
            <w:fldChar w:fldCharType="separate"/>
          </w:r>
          <w:ins w:id="98" w:author="David Conklin" w:date="2021-06-25T12:19:00Z">
            <w:r>
              <w:rPr>
                <w:noProof/>
                <w:webHidden/>
              </w:rPr>
              <w:t>24</w:t>
            </w:r>
            <w:r>
              <w:rPr>
                <w:noProof/>
                <w:webHidden/>
              </w:rPr>
              <w:fldChar w:fldCharType="end"/>
            </w:r>
            <w:r w:rsidRPr="00627082">
              <w:rPr>
                <w:rStyle w:val="Hyperlink"/>
                <w:noProof/>
              </w:rPr>
              <w:fldChar w:fldCharType="end"/>
            </w:r>
          </w:ins>
        </w:p>
        <w:p w14:paraId="72451434" w14:textId="7207B620" w:rsidR="008F7442" w:rsidRDefault="008F7442">
          <w:pPr>
            <w:pStyle w:val="TOC2"/>
            <w:tabs>
              <w:tab w:val="right" w:leader="dot" w:pos="9350"/>
            </w:tabs>
            <w:rPr>
              <w:ins w:id="99" w:author="David Conklin" w:date="2021-06-25T12:19:00Z"/>
              <w:rFonts w:eastAsiaTheme="minorEastAsia"/>
              <w:noProof/>
            </w:rPr>
          </w:pPr>
          <w:ins w:id="10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Water rights data</w:t>
            </w:r>
            <w:r>
              <w:rPr>
                <w:noProof/>
                <w:webHidden/>
              </w:rPr>
              <w:tab/>
            </w:r>
            <w:r>
              <w:rPr>
                <w:noProof/>
                <w:webHidden/>
              </w:rPr>
              <w:fldChar w:fldCharType="begin"/>
            </w:r>
            <w:r>
              <w:rPr>
                <w:noProof/>
                <w:webHidden/>
              </w:rPr>
              <w:instrText xml:space="preserve"> PAGEREF _Toc75516005 \h </w:instrText>
            </w:r>
            <w:r>
              <w:rPr>
                <w:noProof/>
                <w:webHidden/>
              </w:rPr>
            </w:r>
          </w:ins>
          <w:r>
            <w:rPr>
              <w:noProof/>
              <w:webHidden/>
            </w:rPr>
            <w:fldChar w:fldCharType="separate"/>
          </w:r>
          <w:ins w:id="101" w:author="David Conklin" w:date="2021-06-25T12:19:00Z">
            <w:r>
              <w:rPr>
                <w:noProof/>
                <w:webHidden/>
              </w:rPr>
              <w:t>24</w:t>
            </w:r>
            <w:r>
              <w:rPr>
                <w:noProof/>
                <w:webHidden/>
              </w:rPr>
              <w:fldChar w:fldCharType="end"/>
            </w:r>
            <w:r w:rsidRPr="00627082">
              <w:rPr>
                <w:rStyle w:val="Hyperlink"/>
                <w:noProof/>
              </w:rPr>
              <w:fldChar w:fldCharType="end"/>
            </w:r>
          </w:ins>
        </w:p>
        <w:p w14:paraId="5F250055" w14:textId="02A1B015" w:rsidR="008F7442" w:rsidRDefault="008F7442">
          <w:pPr>
            <w:pStyle w:val="TOC2"/>
            <w:tabs>
              <w:tab w:val="right" w:leader="dot" w:pos="9350"/>
            </w:tabs>
            <w:rPr>
              <w:ins w:id="102" w:author="David Conklin" w:date="2021-06-25T12:19:00Z"/>
              <w:rFonts w:eastAsiaTheme="minorEastAsia"/>
              <w:noProof/>
            </w:rPr>
          </w:pPr>
          <w:ins w:id="10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wr_pods.csv file</w:t>
            </w:r>
            <w:r>
              <w:rPr>
                <w:noProof/>
                <w:webHidden/>
              </w:rPr>
              <w:tab/>
            </w:r>
            <w:r>
              <w:rPr>
                <w:noProof/>
                <w:webHidden/>
              </w:rPr>
              <w:fldChar w:fldCharType="begin"/>
            </w:r>
            <w:r>
              <w:rPr>
                <w:noProof/>
                <w:webHidden/>
              </w:rPr>
              <w:instrText xml:space="preserve"> PAGEREF _Toc75516006 \h </w:instrText>
            </w:r>
            <w:r>
              <w:rPr>
                <w:noProof/>
                <w:webHidden/>
              </w:rPr>
            </w:r>
          </w:ins>
          <w:r>
            <w:rPr>
              <w:noProof/>
              <w:webHidden/>
            </w:rPr>
            <w:fldChar w:fldCharType="separate"/>
          </w:r>
          <w:ins w:id="104" w:author="David Conklin" w:date="2021-06-25T12:19:00Z">
            <w:r>
              <w:rPr>
                <w:noProof/>
                <w:webHidden/>
              </w:rPr>
              <w:t>24</w:t>
            </w:r>
            <w:r>
              <w:rPr>
                <w:noProof/>
                <w:webHidden/>
              </w:rPr>
              <w:fldChar w:fldCharType="end"/>
            </w:r>
            <w:r w:rsidRPr="00627082">
              <w:rPr>
                <w:rStyle w:val="Hyperlink"/>
                <w:noProof/>
              </w:rPr>
              <w:fldChar w:fldCharType="end"/>
            </w:r>
          </w:ins>
        </w:p>
        <w:p w14:paraId="298A9705" w14:textId="47CE63E2" w:rsidR="008F7442" w:rsidRDefault="008F7442">
          <w:pPr>
            <w:pStyle w:val="TOC2"/>
            <w:tabs>
              <w:tab w:val="right" w:leader="dot" w:pos="9350"/>
            </w:tabs>
            <w:rPr>
              <w:ins w:id="105" w:author="David Conklin" w:date="2021-06-25T12:19:00Z"/>
              <w:rFonts w:eastAsiaTheme="minorEastAsia"/>
              <w:noProof/>
            </w:rPr>
          </w:pPr>
          <w:ins w:id="10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wr_pous.csv file</w:t>
            </w:r>
            <w:r>
              <w:rPr>
                <w:noProof/>
                <w:webHidden/>
              </w:rPr>
              <w:tab/>
            </w:r>
            <w:r>
              <w:rPr>
                <w:noProof/>
                <w:webHidden/>
              </w:rPr>
              <w:fldChar w:fldCharType="begin"/>
            </w:r>
            <w:r>
              <w:rPr>
                <w:noProof/>
                <w:webHidden/>
              </w:rPr>
              <w:instrText xml:space="preserve"> PAGEREF _Toc75516007 \h </w:instrText>
            </w:r>
            <w:r>
              <w:rPr>
                <w:noProof/>
                <w:webHidden/>
              </w:rPr>
            </w:r>
          </w:ins>
          <w:r>
            <w:rPr>
              <w:noProof/>
              <w:webHidden/>
            </w:rPr>
            <w:fldChar w:fldCharType="separate"/>
          </w:r>
          <w:ins w:id="107" w:author="David Conklin" w:date="2021-06-25T12:19:00Z">
            <w:r>
              <w:rPr>
                <w:noProof/>
                <w:webHidden/>
              </w:rPr>
              <w:t>25</w:t>
            </w:r>
            <w:r>
              <w:rPr>
                <w:noProof/>
                <w:webHidden/>
              </w:rPr>
              <w:fldChar w:fldCharType="end"/>
            </w:r>
            <w:r w:rsidRPr="00627082">
              <w:rPr>
                <w:rStyle w:val="Hyperlink"/>
                <w:noProof/>
              </w:rPr>
              <w:fldChar w:fldCharType="end"/>
            </w:r>
          </w:ins>
        </w:p>
        <w:p w14:paraId="44D06200" w14:textId="08AF5D03" w:rsidR="008F7442" w:rsidRDefault="008F7442">
          <w:pPr>
            <w:pStyle w:val="TOC2"/>
            <w:tabs>
              <w:tab w:val="right" w:leader="dot" w:pos="9350"/>
            </w:tabs>
            <w:rPr>
              <w:ins w:id="108" w:author="David Conklin" w:date="2021-06-25T12:19:00Z"/>
              <w:rFonts w:eastAsiaTheme="minorEastAsia"/>
              <w:noProof/>
            </w:rPr>
          </w:pPr>
          <w:ins w:id="10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Adding a water right</w:t>
            </w:r>
            <w:r>
              <w:rPr>
                <w:noProof/>
                <w:webHidden/>
              </w:rPr>
              <w:tab/>
            </w:r>
            <w:r>
              <w:rPr>
                <w:noProof/>
                <w:webHidden/>
              </w:rPr>
              <w:fldChar w:fldCharType="begin"/>
            </w:r>
            <w:r>
              <w:rPr>
                <w:noProof/>
                <w:webHidden/>
              </w:rPr>
              <w:instrText xml:space="preserve"> PAGEREF _Toc75516008 \h </w:instrText>
            </w:r>
            <w:r>
              <w:rPr>
                <w:noProof/>
                <w:webHidden/>
              </w:rPr>
            </w:r>
          </w:ins>
          <w:r>
            <w:rPr>
              <w:noProof/>
              <w:webHidden/>
            </w:rPr>
            <w:fldChar w:fldCharType="separate"/>
          </w:r>
          <w:ins w:id="110" w:author="David Conklin" w:date="2021-06-25T12:19:00Z">
            <w:r>
              <w:rPr>
                <w:noProof/>
                <w:webHidden/>
              </w:rPr>
              <w:t>25</w:t>
            </w:r>
            <w:r>
              <w:rPr>
                <w:noProof/>
                <w:webHidden/>
              </w:rPr>
              <w:fldChar w:fldCharType="end"/>
            </w:r>
            <w:r w:rsidRPr="00627082">
              <w:rPr>
                <w:rStyle w:val="Hyperlink"/>
                <w:noProof/>
              </w:rPr>
              <w:fldChar w:fldCharType="end"/>
            </w:r>
          </w:ins>
        </w:p>
        <w:p w14:paraId="094C62E9" w14:textId="14D2D0B9" w:rsidR="008F7442" w:rsidRDefault="008F7442">
          <w:pPr>
            <w:pStyle w:val="TOC1"/>
            <w:tabs>
              <w:tab w:val="right" w:leader="dot" w:pos="9350"/>
            </w:tabs>
            <w:rPr>
              <w:ins w:id="111" w:author="David Conklin" w:date="2021-06-25T12:19:00Z"/>
              <w:rFonts w:eastAsiaTheme="minorEastAsia"/>
              <w:noProof/>
            </w:rPr>
          </w:pPr>
          <w:ins w:id="11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"_Toc75516009"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Initial conditions</w:t>
            </w:r>
            <w:r>
              <w:rPr>
                <w:noProof/>
                <w:webHidden/>
              </w:rPr>
              <w:tab/>
            </w:r>
            <w:r>
              <w:rPr>
                <w:noProof/>
                <w:webHidden/>
              </w:rPr>
              <w:fldChar w:fldCharType="begin"/>
            </w:r>
            <w:r>
              <w:rPr>
                <w:noProof/>
                <w:webHidden/>
              </w:rPr>
              <w:instrText xml:space="preserve"> PAGEREF _Toc75516009 \h </w:instrText>
            </w:r>
            <w:r>
              <w:rPr>
                <w:noProof/>
                <w:webHidden/>
              </w:rPr>
            </w:r>
          </w:ins>
          <w:r>
            <w:rPr>
              <w:noProof/>
              <w:webHidden/>
            </w:rPr>
            <w:fldChar w:fldCharType="separate"/>
          </w:r>
          <w:ins w:id="113" w:author="David Conklin" w:date="2021-06-25T12:19:00Z">
            <w:r>
              <w:rPr>
                <w:noProof/>
                <w:webHidden/>
              </w:rPr>
              <w:t>29</w:t>
            </w:r>
            <w:r>
              <w:rPr>
                <w:noProof/>
                <w:webHidden/>
              </w:rPr>
              <w:fldChar w:fldCharType="end"/>
            </w:r>
            <w:r w:rsidRPr="00627082">
              <w:rPr>
                <w:rStyle w:val="Hyperlink"/>
                <w:noProof/>
              </w:rPr>
              <w:fldChar w:fldCharType="end"/>
            </w:r>
          </w:ins>
        </w:p>
        <w:p w14:paraId="527B2E01" w14:textId="3CCA8E4C" w:rsidR="008F7442" w:rsidRDefault="008F7442">
          <w:pPr>
            <w:pStyle w:val="TOC2"/>
            <w:tabs>
              <w:tab w:val="right" w:leader="dot" w:pos="9350"/>
            </w:tabs>
            <w:rPr>
              <w:ins w:id="114" w:author="David Conklin" w:date="2021-06-25T12:19:00Z"/>
              <w:rFonts w:eastAsiaTheme="minorEastAsia"/>
              <w:noProof/>
            </w:rPr>
          </w:pPr>
          <w:ins w:id="11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State variables</w:t>
            </w:r>
            <w:r>
              <w:rPr>
                <w:noProof/>
                <w:webHidden/>
              </w:rPr>
              <w:tab/>
            </w:r>
            <w:r>
              <w:rPr>
                <w:noProof/>
                <w:webHidden/>
              </w:rPr>
              <w:fldChar w:fldCharType="begin"/>
            </w:r>
            <w:r>
              <w:rPr>
                <w:noProof/>
                <w:webHidden/>
              </w:rPr>
              <w:instrText xml:space="preserve"> PAGEREF _Toc75516010 \h </w:instrText>
            </w:r>
            <w:r>
              <w:rPr>
                <w:noProof/>
                <w:webHidden/>
              </w:rPr>
            </w:r>
          </w:ins>
          <w:r>
            <w:rPr>
              <w:noProof/>
              <w:webHidden/>
            </w:rPr>
            <w:fldChar w:fldCharType="separate"/>
          </w:r>
          <w:ins w:id="116" w:author="David Conklin" w:date="2021-06-25T12:19:00Z">
            <w:r>
              <w:rPr>
                <w:noProof/>
                <w:webHidden/>
              </w:rPr>
              <w:t>29</w:t>
            </w:r>
            <w:r>
              <w:rPr>
                <w:noProof/>
                <w:webHidden/>
              </w:rPr>
              <w:fldChar w:fldCharType="end"/>
            </w:r>
            <w:r w:rsidRPr="00627082">
              <w:rPr>
                <w:rStyle w:val="Hyperlink"/>
                <w:noProof/>
              </w:rPr>
              <w:fldChar w:fldCharType="end"/>
            </w:r>
          </w:ins>
        </w:p>
        <w:p w14:paraId="5AA0C064" w14:textId="02AB480A" w:rsidR="008F7442" w:rsidRDefault="008F7442">
          <w:pPr>
            <w:pStyle w:val="TOC2"/>
            <w:tabs>
              <w:tab w:val="right" w:leader="dot" w:pos="9350"/>
            </w:tabs>
            <w:rPr>
              <w:ins w:id="117" w:author="David Conklin" w:date="2021-06-25T12:19:00Z"/>
              <w:rFonts w:eastAsiaTheme="minorEastAsia"/>
              <w:noProof/>
            </w:rPr>
          </w:pPr>
          <w:ins w:id="11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_Toc75516011 \h </w:instrText>
            </w:r>
            <w:r>
              <w:rPr>
                <w:noProof/>
                <w:webHidden/>
              </w:rPr>
            </w:r>
          </w:ins>
          <w:r>
            <w:rPr>
              <w:noProof/>
              <w:webHidden/>
            </w:rPr>
            <w:fldChar w:fldCharType="separate"/>
          </w:r>
          <w:ins w:id="119" w:author="David Conklin" w:date="2021-06-25T12:19:00Z">
            <w:r>
              <w:rPr>
                <w:noProof/>
                <w:webHidden/>
              </w:rPr>
              <w:t>29</w:t>
            </w:r>
            <w:r>
              <w:rPr>
                <w:noProof/>
                <w:webHidden/>
              </w:rPr>
              <w:fldChar w:fldCharType="end"/>
            </w:r>
            <w:r w:rsidRPr="00627082">
              <w:rPr>
                <w:rStyle w:val="Hyperlink"/>
                <w:noProof/>
              </w:rPr>
              <w:fldChar w:fldCharType="end"/>
            </w:r>
          </w:ins>
        </w:p>
        <w:p w14:paraId="6401A8F9" w14:textId="5E77BD16" w:rsidR="008F7442" w:rsidRDefault="008F7442">
          <w:pPr>
            <w:pStyle w:val="TOC2"/>
            <w:tabs>
              <w:tab w:val="right" w:leader="dot" w:pos="9350"/>
            </w:tabs>
            <w:rPr>
              <w:ins w:id="120" w:author="David Conklin" w:date="2021-06-25T12:19:00Z"/>
              <w:rFonts w:eastAsiaTheme="minorEastAsia"/>
              <w:noProof/>
            </w:rPr>
          </w:pPr>
          <w:ins w:id="12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Initializing ID numbers: coldstart</w:t>
            </w:r>
            <w:r>
              <w:rPr>
                <w:noProof/>
                <w:webHidden/>
              </w:rPr>
              <w:tab/>
            </w:r>
            <w:r>
              <w:rPr>
                <w:noProof/>
                <w:webHidden/>
              </w:rPr>
              <w:fldChar w:fldCharType="begin"/>
            </w:r>
            <w:r>
              <w:rPr>
                <w:noProof/>
                <w:webHidden/>
              </w:rPr>
              <w:instrText xml:space="preserve"> PAGEREF _Toc75516012 \h </w:instrText>
            </w:r>
            <w:r>
              <w:rPr>
                <w:noProof/>
                <w:webHidden/>
              </w:rPr>
            </w:r>
          </w:ins>
          <w:r>
            <w:rPr>
              <w:noProof/>
              <w:webHidden/>
            </w:rPr>
            <w:fldChar w:fldCharType="separate"/>
          </w:r>
          <w:ins w:id="122" w:author="David Conklin" w:date="2021-06-25T12:19:00Z">
            <w:r>
              <w:rPr>
                <w:noProof/>
                <w:webHidden/>
              </w:rPr>
              <w:t>29</w:t>
            </w:r>
            <w:r>
              <w:rPr>
                <w:noProof/>
                <w:webHidden/>
              </w:rPr>
              <w:fldChar w:fldCharType="end"/>
            </w:r>
            <w:r w:rsidRPr="00627082">
              <w:rPr>
                <w:rStyle w:val="Hyperlink"/>
                <w:noProof/>
              </w:rPr>
              <w:fldChar w:fldCharType="end"/>
            </w:r>
          </w:ins>
        </w:p>
        <w:p w14:paraId="2EBC40D5" w14:textId="31793821" w:rsidR="008F7442" w:rsidRDefault="008F7442">
          <w:pPr>
            <w:pStyle w:val="TOC2"/>
            <w:tabs>
              <w:tab w:val="right" w:leader="dot" w:pos="9350"/>
            </w:tabs>
            <w:rPr>
              <w:ins w:id="123" w:author="David Conklin" w:date="2021-06-25T12:19:00Z"/>
              <w:rFonts w:eastAsiaTheme="minorEastAsia"/>
              <w:noProof/>
            </w:rPr>
          </w:pPr>
          <w:ins w:id="12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_Toc75516013 \h </w:instrText>
            </w:r>
            <w:r>
              <w:rPr>
                <w:noProof/>
                <w:webHidden/>
              </w:rPr>
            </w:r>
          </w:ins>
          <w:r>
            <w:rPr>
              <w:noProof/>
              <w:webHidden/>
            </w:rPr>
            <w:fldChar w:fldCharType="separate"/>
          </w:r>
          <w:ins w:id="125" w:author="David Conklin" w:date="2021-06-25T12:19:00Z">
            <w:r>
              <w:rPr>
                <w:noProof/>
                <w:webHidden/>
              </w:rPr>
              <w:t>29</w:t>
            </w:r>
            <w:r>
              <w:rPr>
                <w:noProof/>
                <w:webHidden/>
              </w:rPr>
              <w:fldChar w:fldCharType="end"/>
            </w:r>
            <w:r w:rsidRPr="00627082">
              <w:rPr>
                <w:rStyle w:val="Hyperlink"/>
                <w:noProof/>
              </w:rPr>
              <w:fldChar w:fldCharType="end"/>
            </w:r>
          </w:ins>
        </w:p>
        <w:p w14:paraId="07100632" w14:textId="1453C51B" w:rsidR="008F7442" w:rsidRDefault="008F7442">
          <w:pPr>
            <w:pStyle w:val="TOC2"/>
            <w:tabs>
              <w:tab w:val="right" w:leader="dot" w:pos="9350"/>
            </w:tabs>
            <w:rPr>
              <w:ins w:id="126" w:author="David Conklin" w:date="2021-06-25T12:19:00Z"/>
              <w:rFonts w:eastAsiaTheme="minorEastAsia"/>
              <w:noProof/>
            </w:rPr>
          </w:pPr>
          <w:ins w:id="12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Initializing HBVCALIB attributes: spinup</w:t>
            </w:r>
            <w:r>
              <w:rPr>
                <w:noProof/>
                <w:webHidden/>
              </w:rPr>
              <w:tab/>
            </w:r>
            <w:r>
              <w:rPr>
                <w:noProof/>
                <w:webHidden/>
              </w:rPr>
              <w:fldChar w:fldCharType="begin"/>
            </w:r>
            <w:r>
              <w:rPr>
                <w:noProof/>
                <w:webHidden/>
              </w:rPr>
              <w:instrText xml:space="preserve"> PAGEREF _Toc75516014 \h </w:instrText>
            </w:r>
            <w:r>
              <w:rPr>
                <w:noProof/>
                <w:webHidden/>
              </w:rPr>
            </w:r>
          </w:ins>
          <w:r>
            <w:rPr>
              <w:noProof/>
              <w:webHidden/>
            </w:rPr>
            <w:fldChar w:fldCharType="separate"/>
          </w:r>
          <w:ins w:id="128" w:author="David Conklin" w:date="2021-06-25T12:19:00Z">
            <w:r>
              <w:rPr>
                <w:noProof/>
                <w:webHidden/>
              </w:rPr>
              <w:t>30</w:t>
            </w:r>
            <w:r>
              <w:rPr>
                <w:noProof/>
                <w:webHidden/>
              </w:rPr>
              <w:fldChar w:fldCharType="end"/>
            </w:r>
            <w:r w:rsidRPr="00627082">
              <w:rPr>
                <w:rStyle w:val="Hyperlink"/>
                <w:noProof/>
              </w:rPr>
              <w:fldChar w:fldCharType="end"/>
            </w:r>
          </w:ins>
        </w:p>
        <w:p w14:paraId="0CCA6556" w14:textId="5E04C097" w:rsidR="008F7442" w:rsidRDefault="008F7442">
          <w:pPr>
            <w:pStyle w:val="TOC2"/>
            <w:tabs>
              <w:tab w:val="right" w:leader="dot" w:pos="9350"/>
            </w:tabs>
            <w:rPr>
              <w:ins w:id="129" w:author="David Conklin" w:date="2021-06-25T12:19:00Z"/>
              <w:rFonts w:eastAsiaTheme="minorEastAsia"/>
              <w:noProof/>
            </w:rPr>
          </w:pPr>
          <w:ins w:id="13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_Toc75516015 \h </w:instrText>
            </w:r>
            <w:r>
              <w:rPr>
                <w:noProof/>
                <w:webHidden/>
              </w:rPr>
            </w:r>
          </w:ins>
          <w:r>
            <w:rPr>
              <w:noProof/>
              <w:webHidden/>
            </w:rPr>
            <w:fldChar w:fldCharType="separate"/>
          </w:r>
          <w:ins w:id="131" w:author="David Conklin" w:date="2021-06-25T12:19:00Z">
            <w:r>
              <w:rPr>
                <w:noProof/>
                <w:webHidden/>
              </w:rPr>
              <w:t>30</w:t>
            </w:r>
            <w:r>
              <w:rPr>
                <w:noProof/>
                <w:webHidden/>
              </w:rPr>
              <w:fldChar w:fldCharType="end"/>
            </w:r>
            <w:r w:rsidRPr="00627082">
              <w:rPr>
                <w:rStyle w:val="Hyperlink"/>
                <w:noProof/>
              </w:rPr>
              <w:fldChar w:fldCharType="end"/>
            </w:r>
          </w:ins>
        </w:p>
        <w:p w14:paraId="4B9E5E6C" w14:textId="23CDA79D" w:rsidR="008F7442" w:rsidRDefault="008F7442">
          <w:pPr>
            <w:pStyle w:val="TOC2"/>
            <w:tabs>
              <w:tab w:val="right" w:leader="dot" w:pos="9350"/>
            </w:tabs>
            <w:rPr>
              <w:ins w:id="132" w:author="David Conklin" w:date="2021-06-25T12:19:00Z"/>
              <w:rFonts w:eastAsiaTheme="minorEastAsia"/>
              <w:noProof/>
            </w:rPr>
          </w:pPr>
          <w:ins w:id="13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What is in the IC file</w:t>
            </w:r>
            <w:r>
              <w:rPr>
                <w:noProof/>
                <w:webHidden/>
              </w:rPr>
              <w:tab/>
            </w:r>
            <w:r>
              <w:rPr>
                <w:noProof/>
                <w:webHidden/>
              </w:rPr>
              <w:fldChar w:fldCharType="begin"/>
            </w:r>
            <w:r>
              <w:rPr>
                <w:noProof/>
                <w:webHidden/>
              </w:rPr>
              <w:instrText xml:space="preserve"> PAGEREF _Toc75516016 \h </w:instrText>
            </w:r>
            <w:r>
              <w:rPr>
                <w:noProof/>
                <w:webHidden/>
              </w:rPr>
            </w:r>
          </w:ins>
          <w:r>
            <w:rPr>
              <w:noProof/>
              <w:webHidden/>
            </w:rPr>
            <w:fldChar w:fldCharType="separate"/>
          </w:r>
          <w:ins w:id="134" w:author="David Conklin" w:date="2021-06-25T12:19:00Z">
            <w:r>
              <w:rPr>
                <w:noProof/>
                <w:webHidden/>
              </w:rPr>
              <w:t>31</w:t>
            </w:r>
            <w:r>
              <w:rPr>
                <w:noProof/>
                <w:webHidden/>
              </w:rPr>
              <w:fldChar w:fldCharType="end"/>
            </w:r>
            <w:r w:rsidRPr="00627082">
              <w:rPr>
                <w:rStyle w:val="Hyperlink"/>
                <w:noProof/>
              </w:rPr>
              <w:fldChar w:fldCharType="end"/>
            </w:r>
          </w:ins>
        </w:p>
        <w:p w14:paraId="15992855" w14:textId="5999844C" w:rsidR="008F7442" w:rsidRDefault="008F7442">
          <w:pPr>
            <w:pStyle w:val="TOC2"/>
            <w:tabs>
              <w:tab w:val="right" w:leader="dot" w:pos="9350"/>
            </w:tabs>
            <w:rPr>
              <w:ins w:id="135" w:author="David Conklin" w:date="2021-06-25T12:19:00Z"/>
              <w:rFonts w:eastAsiaTheme="minorEastAsia"/>
              <w:noProof/>
            </w:rPr>
          </w:pPr>
          <w:ins w:id="13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State variables in the IDU shapefile</w:t>
            </w:r>
            <w:r>
              <w:rPr>
                <w:noProof/>
                <w:webHidden/>
              </w:rPr>
              <w:tab/>
            </w:r>
            <w:r>
              <w:rPr>
                <w:noProof/>
                <w:webHidden/>
              </w:rPr>
              <w:fldChar w:fldCharType="begin"/>
            </w:r>
            <w:r>
              <w:rPr>
                <w:noProof/>
                <w:webHidden/>
              </w:rPr>
              <w:instrText xml:space="preserve"> PAGEREF _Toc75516017 \h </w:instrText>
            </w:r>
            <w:r>
              <w:rPr>
                <w:noProof/>
                <w:webHidden/>
              </w:rPr>
            </w:r>
          </w:ins>
          <w:r>
            <w:rPr>
              <w:noProof/>
              <w:webHidden/>
            </w:rPr>
            <w:fldChar w:fldCharType="separate"/>
          </w:r>
          <w:ins w:id="137" w:author="David Conklin" w:date="2021-06-25T12:19:00Z">
            <w:r>
              <w:rPr>
                <w:noProof/>
                <w:webHidden/>
              </w:rPr>
              <w:t>31</w:t>
            </w:r>
            <w:r>
              <w:rPr>
                <w:noProof/>
                <w:webHidden/>
              </w:rPr>
              <w:fldChar w:fldCharType="end"/>
            </w:r>
            <w:r w:rsidRPr="00627082">
              <w:rPr>
                <w:rStyle w:val="Hyperlink"/>
                <w:noProof/>
              </w:rPr>
              <w:fldChar w:fldCharType="end"/>
            </w:r>
          </w:ins>
        </w:p>
        <w:p w14:paraId="2FAD0937" w14:textId="1A9D8F2A" w:rsidR="008F7442" w:rsidRDefault="008F7442">
          <w:pPr>
            <w:pStyle w:val="TOC2"/>
            <w:tabs>
              <w:tab w:val="right" w:leader="dot" w:pos="9350"/>
            </w:tabs>
            <w:rPr>
              <w:ins w:id="138" w:author="David Conklin" w:date="2021-06-25T12:19:00Z"/>
              <w:rFonts w:eastAsiaTheme="minorEastAsia"/>
              <w:noProof/>
            </w:rPr>
          </w:pPr>
          <w:ins w:id="13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_Toc75516018 \h </w:instrText>
            </w:r>
            <w:r>
              <w:rPr>
                <w:noProof/>
                <w:webHidden/>
              </w:rPr>
            </w:r>
          </w:ins>
          <w:r>
            <w:rPr>
              <w:noProof/>
              <w:webHidden/>
            </w:rPr>
            <w:fldChar w:fldCharType="separate"/>
          </w:r>
          <w:ins w:id="140" w:author="David Conklin" w:date="2021-06-25T12:19:00Z">
            <w:r>
              <w:rPr>
                <w:noProof/>
                <w:webHidden/>
              </w:rPr>
              <w:t>31</w:t>
            </w:r>
            <w:r>
              <w:rPr>
                <w:noProof/>
                <w:webHidden/>
              </w:rPr>
              <w:fldChar w:fldCharType="end"/>
            </w:r>
            <w:r w:rsidRPr="00627082">
              <w:rPr>
                <w:rStyle w:val="Hyperlink"/>
                <w:noProof/>
              </w:rPr>
              <w:fldChar w:fldCharType="end"/>
            </w:r>
          </w:ins>
        </w:p>
        <w:p w14:paraId="1C474FA2" w14:textId="0A61BBED" w:rsidR="008F7442" w:rsidRDefault="008F7442">
          <w:pPr>
            <w:pStyle w:val="TOC2"/>
            <w:tabs>
              <w:tab w:val="right" w:leader="dot" w:pos="9350"/>
            </w:tabs>
            <w:rPr>
              <w:ins w:id="141" w:author="David Conklin" w:date="2021-06-25T12:19:00Z"/>
              <w:rFonts w:eastAsiaTheme="minorEastAsia"/>
              <w:noProof/>
            </w:rPr>
          </w:pPr>
          <w:ins w:id="14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"_Toc75516019"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Default values used when the data is incomplete</w:t>
            </w:r>
            <w:r>
              <w:rPr>
                <w:noProof/>
                <w:webHidden/>
              </w:rPr>
              <w:tab/>
            </w:r>
            <w:r>
              <w:rPr>
                <w:noProof/>
                <w:webHidden/>
              </w:rPr>
              <w:fldChar w:fldCharType="begin"/>
            </w:r>
            <w:r>
              <w:rPr>
                <w:noProof/>
                <w:webHidden/>
              </w:rPr>
              <w:instrText xml:space="preserve"> PAGEREF _Toc75516019 \h </w:instrText>
            </w:r>
            <w:r>
              <w:rPr>
                <w:noProof/>
                <w:webHidden/>
              </w:rPr>
            </w:r>
          </w:ins>
          <w:r>
            <w:rPr>
              <w:noProof/>
              <w:webHidden/>
            </w:rPr>
            <w:fldChar w:fldCharType="separate"/>
          </w:r>
          <w:ins w:id="143" w:author="David Conklin" w:date="2021-06-25T12:19:00Z">
            <w:r>
              <w:rPr>
                <w:noProof/>
                <w:webHidden/>
              </w:rPr>
              <w:t>32</w:t>
            </w:r>
            <w:r>
              <w:rPr>
                <w:noProof/>
                <w:webHidden/>
              </w:rPr>
              <w:fldChar w:fldCharType="end"/>
            </w:r>
            <w:r w:rsidRPr="00627082">
              <w:rPr>
                <w:rStyle w:val="Hyperlink"/>
                <w:noProof/>
              </w:rPr>
              <w:fldChar w:fldCharType="end"/>
            </w:r>
          </w:ins>
        </w:p>
        <w:p w14:paraId="76C6CCB8" w14:textId="3C1E57E8" w:rsidR="008F7442" w:rsidRDefault="008F7442">
          <w:pPr>
            <w:pStyle w:val="TOC1"/>
            <w:tabs>
              <w:tab w:val="right" w:leader="dot" w:pos="9350"/>
            </w:tabs>
            <w:rPr>
              <w:ins w:id="144" w:author="David Conklin" w:date="2021-06-25T12:19:00Z"/>
              <w:rFonts w:eastAsiaTheme="minorEastAsia"/>
              <w:noProof/>
            </w:rPr>
          </w:pPr>
          <w:ins w:id="14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#define NOMINAL_LOW_FLOW_CMS 0.010 /* 10 liters of water per sec */</w:t>
            </w:r>
            <w:r>
              <w:rPr>
                <w:noProof/>
                <w:webHidden/>
              </w:rPr>
              <w:tab/>
            </w:r>
            <w:r>
              <w:rPr>
                <w:noProof/>
                <w:webHidden/>
              </w:rPr>
              <w:fldChar w:fldCharType="begin"/>
            </w:r>
            <w:r>
              <w:rPr>
                <w:noProof/>
                <w:webHidden/>
              </w:rPr>
              <w:instrText xml:space="preserve"> PAGEREF _Toc75516020 \h </w:instrText>
            </w:r>
            <w:r>
              <w:rPr>
                <w:noProof/>
                <w:webHidden/>
              </w:rPr>
            </w:r>
          </w:ins>
          <w:r>
            <w:rPr>
              <w:noProof/>
              <w:webHidden/>
            </w:rPr>
            <w:fldChar w:fldCharType="separate"/>
          </w:r>
          <w:ins w:id="146" w:author="David Conklin" w:date="2021-06-25T12:19:00Z">
            <w:r>
              <w:rPr>
                <w:noProof/>
                <w:webHidden/>
              </w:rPr>
              <w:t>32</w:t>
            </w:r>
            <w:r>
              <w:rPr>
                <w:noProof/>
                <w:webHidden/>
              </w:rPr>
              <w:fldChar w:fldCharType="end"/>
            </w:r>
            <w:r w:rsidRPr="00627082">
              <w:rPr>
                <w:rStyle w:val="Hyperlink"/>
                <w:noProof/>
              </w:rPr>
              <w:fldChar w:fldCharType="end"/>
            </w:r>
          </w:ins>
        </w:p>
        <w:p w14:paraId="43A8AB00" w14:textId="26E54025" w:rsidR="008F7442" w:rsidRDefault="008F7442">
          <w:pPr>
            <w:pStyle w:val="TOC1"/>
            <w:tabs>
              <w:tab w:val="right" w:leader="dot" w:pos="9350"/>
            </w:tabs>
            <w:rPr>
              <w:ins w:id="147" w:author="David Conklin" w:date="2021-06-25T12:19:00Z"/>
              <w:rFonts w:eastAsiaTheme="minorEastAsia"/>
              <w:noProof/>
            </w:rPr>
          </w:pPr>
          <w:ins w:id="14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Stream flow and stream temperature</w:t>
            </w:r>
            <w:r>
              <w:rPr>
                <w:noProof/>
                <w:webHidden/>
              </w:rPr>
              <w:tab/>
            </w:r>
            <w:r>
              <w:rPr>
                <w:noProof/>
                <w:webHidden/>
              </w:rPr>
              <w:fldChar w:fldCharType="begin"/>
            </w:r>
            <w:r>
              <w:rPr>
                <w:noProof/>
                <w:webHidden/>
              </w:rPr>
              <w:instrText xml:space="preserve"> PAGEREF _Toc75516021 \h </w:instrText>
            </w:r>
            <w:r>
              <w:rPr>
                <w:noProof/>
                <w:webHidden/>
              </w:rPr>
            </w:r>
          </w:ins>
          <w:r>
            <w:rPr>
              <w:noProof/>
              <w:webHidden/>
            </w:rPr>
            <w:fldChar w:fldCharType="separate"/>
          </w:r>
          <w:ins w:id="149" w:author="David Conklin" w:date="2021-06-25T12:19:00Z">
            <w:r>
              <w:rPr>
                <w:noProof/>
                <w:webHidden/>
              </w:rPr>
              <w:t>33</w:t>
            </w:r>
            <w:r>
              <w:rPr>
                <w:noProof/>
                <w:webHidden/>
              </w:rPr>
              <w:fldChar w:fldCharType="end"/>
            </w:r>
            <w:r w:rsidRPr="00627082">
              <w:rPr>
                <w:rStyle w:val="Hyperlink"/>
                <w:noProof/>
              </w:rPr>
              <w:fldChar w:fldCharType="end"/>
            </w:r>
          </w:ins>
        </w:p>
        <w:p w14:paraId="38B4F817" w14:textId="2BE4AAE7" w:rsidR="008F7442" w:rsidRDefault="008F7442">
          <w:pPr>
            <w:pStyle w:val="TOC2"/>
            <w:tabs>
              <w:tab w:val="right" w:leader="dot" w:pos="9350"/>
            </w:tabs>
            <w:rPr>
              <w:ins w:id="150" w:author="David Conklin" w:date="2021-06-25T12:19:00Z"/>
              <w:rFonts w:eastAsiaTheme="minorEastAsia"/>
              <w:noProof/>
            </w:rPr>
          </w:pPr>
          <w:ins w:id="15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Water parcels</w:t>
            </w:r>
            <w:r>
              <w:rPr>
                <w:noProof/>
                <w:webHidden/>
              </w:rPr>
              <w:tab/>
            </w:r>
            <w:r>
              <w:rPr>
                <w:noProof/>
                <w:webHidden/>
              </w:rPr>
              <w:fldChar w:fldCharType="begin"/>
            </w:r>
            <w:r>
              <w:rPr>
                <w:noProof/>
                <w:webHidden/>
              </w:rPr>
              <w:instrText xml:space="preserve"> PAGEREF _Toc75516022 \h </w:instrText>
            </w:r>
            <w:r>
              <w:rPr>
                <w:noProof/>
                <w:webHidden/>
              </w:rPr>
            </w:r>
          </w:ins>
          <w:r>
            <w:rPr>
              <w:noProof/>
              <w:webHidden/>
            </w:rPr>
            <w:fldChar w:fldCharType="separate"/>
          </w:r>
          <w:ins w:id="152" w:author="David Conklin" w:date="2021-06-25T12:19:00Z">
            <w:r>
              <w:rPr>
                <w:noProof/>
                <w:webHidden/>
              </w:rPr>
              <w:t>33</w:t>
            </w:r>
            <w:r>
              <w:rPr>
                <w:noProof/>
                <w:webHidden/>
              </w:rPr>
              <w:fldChar w:fldCharType="end"/>
            </w:r>
            <w:r w:rsidRPr="00627082">
              <w:rPr>
                <w:rStyle w:val="Hyperlink"/>
                <w:noProof/>
              </w:rPr>
              <w:fldChar w:fldCharType="end"/>
            </w:r>
          </w:ins>
        </w:p>
        <w:p w14:paraId="119E6313" w14:textId="0BED7C1B" w:rsidR="008F7442" w:rsidRDefault="008F7442">
          <w:pPr>
            <w:pStyle w:val="TOC2"/>
            <w:tabs>
              <w:tab w:val="right" w:leader="dot" w:pos="9350"/>
            </w:tabs>
            <w:rPr>
              <w:ins w:id="153" w:author="David Conklin" w:date="2021-06-25T12:19:00Z"/>
              <w:rFonts w:eastAsiaTheme="minorEastAsia"/>
              <w:noProof/>
            </w:rPr>
          </w:pPr>
          <w:ins w:id="15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Daily water mass and energy balance</w:t>
            </w:r>
            <w:r>
              <w:rPr>
                <w:noProof/>
                <w:webHidden/>
              </w:rPr>
              <w:tab/>
            </w:r>
            <w:r>
              <w:rPr>
                <w:noProof/>
                <w:webHidden/>
              </w:rPr>
              <w:fldChar w:fldCharType="begin"/>
            </w:r>
            <w:r>
              <w:rPr>
                <w:noProof/>
                <w:webHidden/>
              </w:rPr>
              <w:instrText xml:space="preserve"> PAGEREF _Toc75516023 \h </w:instrText>
            </w:r>
            <w:r>
              <w:rPr>
                <w:noProof/>
                <w:webHidden/>
              </w:rPr>
            </w:r>
          </w:ins>
          <w:r>
            <w:rPr>
              <w:noProof/>
              <w:webHidden/>
            </w:rPr>
            <w:fldChar w:fldCharType="separate"/>
          </w:r>
          <w:ins w:id="155" w:author="David Conklin" w:date="2021-06-25T12:19:00Z">
            <w:r>
              <w:rPr>
                <w:noProof/>
                <w:webHidden/>
              </w:rPr>
              <w:t>33</w:t>
            </w:r>
            <w:r>
              <w:rPr>
                <w:noProof/>
                <w:webHidden/>
              </w:rPr>
              <w:fldChar w:fldCharType="end"/>
            </w:r>
            <w:r w:rsidRPr="00627082">
              <w:rPr>
                <w:rStyle w:val="Hyperlink"/>
                <w:noProof/>
              </w:rPr>
              <w:fldChar w:fldCharType="end"/>
            </w:r>
          </w:ins>
        </w:p>
        <w:p w14:paraId="044B85C8" w14:textId="1D05128C" w:rsidR="008F7442" w:rsidRDefault="008F7442">
          <w:pPr>
            <w:pStyle w:val="TOC2"/>
            <w:tabs>
              <w:tab w:val="right" w:leader="dot" w:pos="9350"/>
            </w:tabs>
            <w:rPr>
              <w:ins w:id="156" w:author="David Conklin" w:date="2021-06-25T12:19:00Z"/>
              <w:rFonts w:eastAsiaTheme="minorEastAsia"/>
              <w:noProof/>
            </w:rPr>
          </w:pPr>
          <w:ins w:id="15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Estimating the rate of flow in a stream reach</w:t>
            </w:r>
            <w:r>
              <w:rPr>
                <w:noProof/>
                <w:webHidden/>
              </w:rPr>
              <w:tab/>
            </w:r>
            <w:r>
              <w:rPr>
                <w:noProof/>
                <w:webHidden/>
              </w:rPr>
              <w:fldChar w:fldCharType="begin"/>
            </w:r>
            <w:r>
              <w:rPr>
                <w:noProof/>
                <w:webHidden/>
              </w:rPr>
              <w:instrText xml:space="preserve"> PAGEREF _Toc75516024 \h </w:instrText>
            </w:r>
            <w:r>
              <w:rPr>
                <w:noProof/>
                <w:webHidden/>
              </w:rPr>
            </w:r>
          </w:ins>
          <w:r>
            <w:rPr>
              <w:noProof/>
              <w:webHidden/>
            </w:rPr>
            <w:fldChar w:fldCharType="separate"/>
          </w:r>
          <w:ins w:id="158" w:author="David Conklin" w:date="2021-06-25T12:19:00Z">
            <w:r>
              <w:rPr>
                <w:noProof/>
                <w:webHidden/>
              </w:rPr>
              <w:t>34</w:t>
            </w:r>
            <w:r>
              <w:rPr>
                <w:noProof/>
                <w:webHidden/>
              </w:rPr>
              <w:fldChar w:fldCharType="end"/>
            </w:r>
            <w:r w:rsidRPr="00627082">
              <w:rPr>
                <w:rStyle w:val="Hyperlink"/>
                <w:noProof/>
              </w:rPr>
              <w:fldChar w:fldCharType="end"/>
            </w:r>
          </w:ins>
        </w:p>
        <w:p w14:paraId="6057EDC5" w14:textId="63BE6597" w:rsidR="008F7442" w:rsidRDefault="008F7442">
          <w:pPr>
            <w:pStyle w:val="TOC2"/>
            <w:tabs>
              <w:tab w:val="right" w:leader="dot" w:pos="9350"/>
            </w:tabs>
            <w:rPr>
              <w:ins w:id="159" w:author="David Conklin" w:date="2021-06-25T12:19:00Z"/>
              <w:rFonts w:eastAsiaTheme="minorEastAsia"/>
              <w:noProof/>
            </w:rPr>
          </w:pPr>
          <w:ins w:id="16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_Toc75516025 \h </w:instrText>
            </w:r>
            <w:r>
              <w:rPr>
                <w:noProof/>
                <w:webHidden/>
              </w:rPr>
            </w:r>
          </w:ins>
          <w:r>
            <w:rPr>
              <w:noProof/>
              <w:webHidden/>
            </w:rPr>
            <w:fldChar w:fldCharType="separate"/>
          </w:r>
          <w:ins w:id="161" w:author="David Conklin" w:date="2021-06-25T12:19:00Z">
            <w:r>
              <w:rPr>
                <w:noProof/>
                <w:webHidden/>
              </w:rPr>
              <w:t>37</w:t>
            </w:r>
            <w:r>
              <w:rPr>
                <w:noProof/>
                <w:webHidden/>
              </w:rPr>
              <w:fldChar w:fldCharType="end"/>
            </w:r>
            <w:r w:rsidRPr="00627082">
              <w:rPr>
                <w:rStyle w:val="Hyperlink"/>
                <w:noProof/>
              </w:rPr>
              <w:fldChar w:fldCharType="end"/>
            </w:r>
          </w:ins>
        </w:p>
        <w:p w14:paraId="28498D89" w14:textId="242A7D9F" w:rsidR="008F7442" w:rsidRDefault="008F7442">
          <w:pPr>
            <w:pStyle w:val="TOC2"/>
            <w:tabs>
              <w:tab w:val="right" w:leader="dot" w:pos="9350"/>
            </w:tabs>
            <w:rPr>
              <w:ins w:id="162" w:author="David Conklin" w:date="2021-06-25T12:19:00Z"/>
              <w:rFonts w:eastAsiaTheme="minorEastAsia"/>
              <w:noProof/>
            </w:rPr>
          </w:pPr>
          <w:ins w:id="16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Water temperature from thermal energy</w:t>
            </w:r>
            <w:r>
              <w:rPr>
                <w:noProof/>
                <w:webHidden/>
              </w:rPr>
              <w:tab/>
            </w:r>
            <w:r>
              <w:rPr>
                <w:noProof/>
                <w:webHidden/>
              </w:rPr>
              <w:fldChar w:fldCharType="begin"/>
            </w:r>
            <w:r>
              <w:rPr>
                <w:noProof/>
                <w:webHidden/>
              </w:rPr>
              <w:instrText xml:space="preserve"> PAGEREF _Toc75516026 \h </w:instrText>
            </w:r>
            <w:r>
              <w:rPr>
                <w:noProof/>
                <w:webHidden/>
              </w:rPr>
            </w:r>
          </w:ins>
          <w:r>
            <w:rPr>
              <w:noProof/>
              <w:webHidden/>
            </w:rPr>
            <w:fldChar w:fldCharType="separate"/>
          </w:r>
          <w:ins w:id="164" w:author="David Conklin" w:date="2021-06-25T12:19:00Z">
            <w:r>
              <w:rPr>
                <w:noProof/>
                <w:webHidden/>
              </w:rPr>
              <w:t>37</w:t>
            </w:r>
            <w:r>
              <w:rPr>
                <w:noProof/>
                <w:webHidden/>
              </w:rPr>
              <w:fldChar w:fldCharType="end"/>
            </w:r>
            <w:r w:rsidRPr="00627082">
              <w:rPr>
                <w:rStyle w:val="Hyperlink"/>
                <w:noProof/>
              </w:rPr>
              <w:fldChar w:fldCharType="end"/>
            </w:r>
          </w:ins>
        </w:p>
        <w:p w14:paraId="28C79AFC" w14:textId="5274C36F" w:rsidR="008F7442" w:rsidRDefault="008F7442">
          <w:pPr>
            <w:pStyle w:val="TOC2"/>
            <w:tabs>
              <w:tab w:val="right" w:leader="dot" w:pos="9350"/>
            </w:tabs>
            <w:rPr>
              <w:ins w:id="165" w:author="David Conklin" w:date="2021-06-25T12:19:00Z"/>
              <w:rFonts w:eastAsiaTheme="minorEastAsia"/>
              <w:noProof/>
            </w:rPr>
          </w:pPr>
          <w:ins w:id="16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Boundary conditions for stream water temperature</w:t>
            </w:r>
            <w:r>
              <w:rPr>
                <w:noProof/>
                <w:webHidden/>
              </w:rPr>
              <w:tab/>
            </w:r>
            <w:r>
              <w:rPr>
                <w:noProof/>
                <w:webHidden/>
              </w:rPr>
              <w:fldChar w:fldCharType="begin"/>
            </w:r>
            <w:r>
              <w:rPr>
                <w:noProof/>
                <w:webHidden/>
              </w:rPr>
              <w:instrText xml:space="preserve"> PAGEREF _Toc75516027 \h </w:instrText>
            </w:r>
            <w:r>
              <w:rPr>
                <w:noProof/>
                <w:webHidden/>
              </w:rPr>
            </w:r>
          </w:ins>
          <w:r>
            <w:rPr>
              <w:noProof/>
              <w:webHidden/>
            </w:rPr>
            <w:fldChar w:fldCharType="separate"/>
          </w:r>
          <w:ins w:id="167" w:author="David Conklin" w:date="2021-06-25T12:19:00Z">
            <w:r>
              <w:rPr>
                <w:noProof/>
                <w:webHidden/>
              </w:rPr>
              <w:t>38</w:t>
            </w:r>
            <w:r>
              <w:rPr>
                <w:noProof/>
                <w:webHidden/>
              </w:rPr>
              <w:fldChar w:fldCharType="end"/>
            </w:r>
            <w:r w:rsidRPr="00627082">
              <w:rPr>
                <w:rStyle w:val="Hyperlink"/>
                <w:noProof/>
              </w:rPr>
              <w:fldChar w:fldCharType="end"/>
            </w:r>
          </w:ins>
        </w:p>
        <w:p w14:paraId="0C9183B3" w14:textId="53EB578D" w:rsidR="008F7442" w:rsidRDefault="008F7442">
          <w:pPr>
            <w:pStyle w:val="TOC2"/>
            <w:tabs>
              <w:tab w:val="right" w:leader="dot" w:pos="9350"/>
            </w:tabs>
            <w:rPr>
              <w:ins w:id="168" w:author="David Conklin" w:date="2021-06-25T12:19:00Z"/>
              <w:rFonts w:eastAsiaTheme="minorEastAsia"/>
              <w:noProof/>
            </w:rPr>
          </w:pPr>
          <w:ins w:id="16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Thermal stratification in reservoirs</w:t>
            </w:r>
            <w:r>
              <w:rPr>
                <w:noProof/>
                <w:webHidden/>
              </w:rPr>
              <w:tab/>
            </w:r>
            <w:r>
              <w:rPr>
                <w:noProof/>
                <w:webHidden/>
              </w:rPr>
              <w:fldChar w:fldCharType="begin"/>
            </w:r>
            <w:r>
              <w:rPr>
                <w:noProof/>
                <w:webHidden/>
              </w:rPr>
              <w:instrText xml:space="preserve"> PAGEREF _Toc75516028 \h </w:instrText>
            </w:r>
            <w:r>
              <w:rPr>
                <w:noProof/>
                <w:webHidden/>
              </w:rPr>
            </w:r>
          </w:ins>
          <w:r>
            <w:rPr>
              <w:noProof/>
              <w:webHidden/>
            </w:rPr>
            <w:fldChar w:fldCharType="separate"/>
          </w:r>
          <w:ins w:id="170" w:author="David Conklin" w:date="2021-06-25T12:19:00Z">
            <w:r>
              <w:rPr>
                <w:noProof/>
                <w:webHidden/>
              </w:rPr>
              <w:t>38</w:t>
            </w:r>
            <w:r>
              <w:rPr>
                <w:noProof/>
                <w:webHidden/>
              </w:rPr>
              <w:fldChar w:fldCharType="end"/>
            </w:r>
            <w:r w:rsidRPr="00627082">
              <w:rPr>
                <w:rStyle w:val="Hyperlink"/>
                <w:noProof/>
              </w:rPr>
              <w:fldChar w:fldCharType="end"/>
            </w:r>
          </w:ins>
        </w:p>
        <w:p w14:paraId="45762ED0" w14:textId="05787A5A" w:rsidR="008F7442" w:rsidRDefault="008F7442">
          <w:pPr>
            <w:pStyle w:val="TOC2"/>
            <w:tabs>
              <w:tab w:val="right" w:leader="dot" w:pos="9350"/>
            </w:tabs>
            <w:rPr>
              <w:ins w:id="171" w:author="David Conklin" w:date="2021-06-25T12:19:00Z"/>
              <w:rFonts w:eastAsiaTheme="minorEastAsia"/>
              <w:noProof/>
            </w:rPr>
          </w:pPr>
          <w:ins w:id="17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"_Toc75516029"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Thermal loading</w:t>
            </w:r>
            <w:r>
              <w:rPr>
                <w:noProof/>
                <w:webHidden/>
              </w:rPr>
              <w:tab/>
            </w:r>
            <w:r>
              <w:rPr>
                <w:noProof/>
                <w:webHidden/>
              </w:rPr>
              <w:fldChar w:fldCharType="begin"/>
            </w:r>
            <w:r>
              <w:rPr>
                <w:noProof/>
                <w:webHidden/>
              </w:rPr>
              <w:instrText xml:space="preserve"> PAGEREF _Toc75516029 \h </w:instrText>
            </w:r>
            <w:r>
              <w:rPr>
                <w:noProof/>
                <w:webHidden/>
              </w:rPr>
            </w:r>
          </w:ins>
          <w:r>
            <w:rPr>
              <w:noProof/>
              <w:webHidden/>
            </w:rPr>
            <w:fldChar w:fldCharType="separate"/>
          </w:r>
          <w:ins w:id="173" w:author="David Conklin" w:date="2021-06-25T12:19:00Z">
            <w:r>
              <w:rPr>
                <w:noProof/>
                <w:webHidden/>
              </w:rPr>
              <w:t>39</w:t>
            </w:r>
            <w:r>
              <w:rPr>
                <w:noProof/>
                <w:webHidden/>
              </w:rPr>
              <w:fldChar w:fldCharType="end"/>
            </w:r>
            <w:r w:rsidRPr="00627082">
              <w:rPr>
                <w:rStyle w:val="Hyperlink"/>
                <w:noProof/>
              </w:rPr>
              <w:fldChar w:fldCharType="end"/>
            </w:r>
          </w:ins>
        </w:p>
        <w:p w14:paraId="61EEB1A9" w14:textId="6E7699E1" w:rsidR="008F7442" w:rsidRDefault="008F7442">
          <w:pPr>
            <w:pStyle w:val="TOC1"/>
            <w:tabs>
              <w:tab w:val="right" w:leader="dot" w:pos="9350"/>
            </w:tabs>
            <w:rPr>
              <w:ins w:id="174" w:author="David Conklin" w:date="2021-06-25T12:19:00Z"/>
              <w:rFonts w:eastAsiaTheme="minorEastAsia"/>
              <w:noProof/>
            </w:rPr>
          </w:pPr>
          <w:ins w:id="17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Reservoirs</w:t>
            </w:r>
            <w:r>
              <w:rPr>
                <w:noProof/>
                <w:webHidden/>
              </w:rPr>
              <w:tab/>
            </w:r>
            <w:r>
              <w:rPr>
                <w:noProof/>
                <w:webHidden/>
              </w:rPr>
              <w:fldChar w:fldCharType="begin"/>
            </w:r>
            <w:r>
              <w:rPr>
                <w:noProof/>
                <w:webHidden/>
              </w:rPr>
              <w:instrText xml:space="preserve"> PAGEREF _Toc75516030 \h </w:instrText>
            </w:r>
            <w:r>
              <w:rPr>
                <w:noProof/>
                <w:webHidden/>
              </w:rPr>
            </w:r>
          </w:ins>
          <w:r>
            <w:rPr>
              <w:noProof/>
              <w:webHidden/>
            </w:rPr>
            <w:fldChar w:fldCharType="separate"/>
          </w:r>
          <w:ins w:id="176" w:author="David Conklin" w:date="2021-06-25T12:19:00Z">
            <w:r>
              <w:rPr>
                <w:noProof/>
                <w:webHidden/>
              </w:rPr>
              <w:t>40</w:t>
            </w:r>
            <w:r>
              <w:rPr>
                <w:noProof/>
                <w:webHidden/>
              </w:rPr>
              <w:fldChar w:fldCharType="end"/>
            </w:r>
            <w:r w:rsidRPr="00627082">
              <w:rPr>
                <w:rStyle w:val="Hyperlink"/>
                <w:noProof/>
              </w:rPr>
              <w:fldChar w:fldCharType="end"/>
            </w:r>
          </w:ins>
        </w:p>
        <w:p w14:paraId="1D2280E8" w14:textId="37E66B36" w:rsidR="008F7442" w:rsidRDefault="008F7442">
          <w:pPr>
            <w:pStyle w:val="TOC2"/>
            <w:tabs>
              <w:tab w:val="right" w:leader="dot" w:pos="9350"/>
            </w:tabs>
            <w:rPr>
              <w:ins w:id="177" w:author="David Conklin" w:date="2021-06-25T12:19:00Z"/>
              <w:rFonts w:eastAsiaTheme="minorEastAsia"/>
              <w:noProof/>
            </w:rPr>
          </w:pPr>
          <w:ins w:id="17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Reservoir data</w:t>
            </w:r>
            <w:r>
              <w:rPr>
                <w:noProof/>
                <w:webHidden/>
              </w:rPr>
              <w:tab/>
            </w:r>
            <w:r>
              <w:rPr>
                <w:noProof/>
                <w:webHidden/>
              </w:rPr>
              <w:fldChar w:fldCharType="begin"/>
            </w:r>
            <w:r>
              <w:rPr>
                <w:noProof/>
                <w:webHidden/>
              </w:rPr>
              <w:instrText xml:space="preserve"> PAGEREF _Toc75516031 \h </w:instrText>
            </w:r>
            <w:r>
              <w:rPr>
                <w:noProof/>
                <w:webHidden/>
              </w:rPr>
            </w:r>
          </w:ins>
          <w:r>
            <w:rPr>
              <w:noProof/>
              <w:webHidden/>
            </w:rPr>
            <w:fldChar w:fldCharType="separate"/>
          </w:r>
          <w:ins w:id="179" w:author="David Conklin" w:date="2021-06-25T12:19:00Z">
            <w:r>
              <w:rPr>
                <w:noProof/>
                <w:webHidden/>
              </w:rPr>
              <w:t>41</w:t>
            </w:r>
            <w:r>
              <w:rPr>
                <w:noProof/>
                <w:webHidden/>
              </w:rPr>
              <w:fldChar w:fldCharType="end"/>
            </w:r>
            <w:r w:rsidRPr="00627082">
              <w:rPr>
                <w:rStyle w:val="Hyperlink"/>
                <w:noProof/>
              </w:rPr>
              <w:fldChar w:fldCharType="end"/>
            </w:r>
          </w:ins>
        </w:p>
        <w:p w14:paraId="4FB7F5F5" w14:textId="58E99477" w:rsidR="008F7442" w:rsidRDefault="008F7442">
          <w:pPr>
            <w:pStyle w:val="TOC2"/>
            <w:tabs>
              <w:tab w:val="right" w:leader="dot" w:pos="9350"/>
            </w:tabs>
            <w:rPr>
              <w:ins w:id="180" w:author="David Conklin" w:date="2021-06-25T12:19:00Z"/>
              <w:rFonts w:eastAsiaTheme="minorEastAsia"/>
              <w:noProof/>
            </w:rPr>
          </w:pPr>
          <w:ins w:id="18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Reservoir data sources</w:t>
            </w:r>
            <w:r>
              <w:rPr>
                <w:noProof/>
                <w:webHidden/>
              </w:rPr>
              <w:tab/>
            </w:r>
            <w:r>
              <w:rPr>
                <w:noProof/>
                <w:webHidden/>
              </w:rPr>
              <w:fldChar w:fldCharType="begin"/>
            </w:r>
            <w:r>
              <w:rPr>
                <w:noProof/>
                <w:webHidden/>
              </w:rPr>
              <w:instrText xml:space="preserve"> PAGEREF _Toc75516032 \h </w:instrText>
            </w:r>
            <w:r>
              <w:rPr>
                <w:noProof/>
                <w:webHidden/>
              </w:rPr>
            </w:r>
          </w:ins>
          <w:r>
            <w:rPr>
              <w:noProof/>
              <w:webHidden/>
            </w:rPr>
            <w:fldChar w:fldCharType="separate"/>
          </w:r>
          <w:ins w:id="182" w:author="David Conklin" w:date="2021-06-25T12:19:00Z">
            <w:r>
              <w:rPr>
                <w:noProof/>
                <w:webHidden/>
              </w:rPr>
              <w:t>42</w:t>
            </w:r>
            <w:r>
              <w:rPr>
                <w:noProof/>
                <w:webHidden/>
              </w:rPr>
              <w:fldChar w:fldCharType="end"/>
            </w:r>
            <w:r w:rsidRPr="00627082">
              <w:rPr>
                <w:rStyle w:val="Hyperlink"/>
                <w:noProof/>
              </w:rPr>
              <w:fldChar w:fldCharType="end"/>
            </w:r>
          </w:ins>
        </w:p>
        <w:p w14:paraId="5F63A240" w14:textId="65F972EB" w:rsidR="008F7442" w:rsidRDefault="008F7442">
          <w:pPr>
            <w:pStyle w:val="TOC1"/>
            <w:tabs>
              <w:tab w:val="right" w:leader="dot" w:pos="9350"/>
            </w:tabs>
            <w:rPr>
              <w:ins w:id="183" w:author="David Conklin" w:date="2021-06-25T12:19:00Z"/>
              <w:rFonts w:eastAsiaTheme="minorEastAsia"/>
              <w:noProof/>
            </w:rPr>
          </w:pPr>
          <w:ins w:id="18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_Toc75516033 \h </w:instrText>
            </w:r>
            <w:r>
              <w:rPr>
                <w:noProof/>
                <w:webHidden/>
              </w:rPr>
            </w:r>
          </w:ins>
          <w:r>
            <w:rPr>
              <w:noProof/>
              <w:webHidden/>
            </w:rPr>
            <w:fldChar w:fldCharType="separate"/>
          </w:r>
          <w:ins w:id="185" w:author="David Conklin" w:date="2021-06-25T12:19:00Z">
            <w:r>
              <w:rPr>
                <w:noProof/>
                <w:webHidden/>
              </w:rPr>
              <w:t>43</w:t>
            </w:r>
            <w:r>
              <w:rPr>
                <w:noProof/>
                <w:webHidden/>
              </w:rPr>
              <w:fldChar w:fldCharType="end"/>
            </w:r>
            <w:r w:rsidRPr="00627082">
              <w:rPr>
                <w:rStyle w:val="Hyperlink"/>
                <w:noProof/>
              </w:rPr>
              <w:fldChar w:fldCharType="end"/>
            </w:r>
          </w:ins>
        </w:p>
        <w:p w14:paraId="0C5460D2" w14:textId="2ABB5F77" w:rsidR="008F7442" w:rsidRDefault="008F7442">
          <w:pPr>
            <w:pStyle w:val="TOC2"/>
            <w:tabs>
              <w:tab w:val="right" w:leader="dot" w:pos="9350"/>
            </w:tabs>
            <w:rPr>
              <w:ins w:id="186" w:author="David Conklin" w:date="2021-06-25T12:19:00Z"/>
              <w:rFonts w:eastAsiaTheme="minorEastAsia"/>
              <w:noProof/>
            </w:rPr>
          </w:pPr>
          <w:ins w:id="187" w:author="David Conklin" w:date="2021-06-25T12:19:00Z">
            <w:r w:rsidRPr="00627082">
              <w:rPr>
                <w:rStyle w:val="Hyperlink"/>
                <w:noProof/>
              </w:rPr>
              <w:lastRenderedPageBreak/>
              <w:fldChar w:fldCharType="begin"/>
            </w:r>
            <w:r w:rsidRPr="00627082">
              <w:rPr>
                <w:rStyle w:val="Hyperlink"/>
                <w:noProof/>
              </w:rPr>
              <w:instrText xml:space="preserve"> </w:instrText>
            </w:r>
            <w:r>
              <w:rPr>
                <w:noProof/>
              </w:rPr>
              <w:instrText>HYPERLINK \l "_Toc75516034"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Limitations of subbasin simulations</w:t>
            </w:r>
            <w:r>
              <w:rPr>
                <w:noProof/>
                <w:webHidden/>
              </w:rPr>
              <w:tab/>
            </w:r>
            <w:r>
              <w:rPr>
                <w:noProof/>
                <w:webHidden/>
              </w:rPr>
              <w:fldChar w:fldCharType="begin"/>
            </w:r>
            <w:r>
              <w:rPr>
                <w:noProof/>
                <w:webHidden/>
              </w:rPr>
              <w:instrText xml:space="preserve"> PAGEREF _Toc75516034 \h </w:instrText>
            </w:r>
            <w:r>
              <w:rPr>
                <w:noProof/>
                <w:webHidden/>
              </w:rPr>
            </w:r>
          </w:ins>
          <w:r>
            <w:rPr>
              <w:noProof/>
              <w:webHidden/>
            </w:rPr>
            <w:fldChar w:fldCharType="separate"/>
          </w:r>
          <w:ins w:id="188" w:author="David Conklin" w:date="2021-06-25T12:19:00Z">
            <w:r>
              <w:rPr>
                <w:noProof/>
                <w:webHidden/>
              </w:rPr>
              <w:t>45</w:t>
            </w:r>
            <w:r>
              <w:rPr>
                <w:noProof/>
                <w:webHidden/>
              </w:rPr>
              <w:fldChar w:fldCharType="end"/>
            </w:r>
            <w:r w:rsidRPr="00627082">
              <w:rPr>
                <w:rStyle w:val="Hyperlink"/>
                <w:noProof/>
              </w:rPr>
              <w:fldChar w:fldCharType="end"/>
            </w:r>
          </w:ins>
        </w:p>
        <w:p w14:paraId="1C131D86" w14:textId="5241248E" w:rsidR="008F7442" w:rsidRDefault="008F7442">
          <w:pPr>
            <w:pStyle w:val="TOC1"/>
            <w:tabs>
              <w:tab w:val="right" w:leader="dot" w:pos="9350"/>
            </w:tabs>
            <w:rPr>
              <w:ins w:id="189" w:author="David Conklin" w:date="2021-06-25T12:19:00Z"/>
              <w:rFonts w:eastAsiaTheme="minorEastAsia"/>
              <w:noProof/>
            </w:rPr>
          </w:pPr>
          <w:ins w:id="19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Calibration procedure</w:t>
            </w:r>
            <w:r>
              <w:rPr>
                <w:noProof/>
                <w:webHidden/>
              </w:rPr>
              <w:tab/>
            </w:r>
            <w:r>
              <w:rPr>
                <w:noProof/>
                <w:webHidden/>
              </w:rPr>
              <w:fldChar w:fldCharType="begin"/>
            </w:r>
            <w:r>
              <w:rPr>
                <w:noProof/>
                <w:webHidden/>
              </w:rPr>
              <w:instrText xml:space="preserve"> PAGEREF _Toc75516035 \h </w:instrText>
            </w:r>
            <w:r>
              <w:rPr>
                <w:noProof/>
                <w:webHidden/>
              </w:rPr>
            </w:r>
          </w:ins>
          <w:r>
            <w:rPr>
              <w:noProof/>
              <w:webHidden/>
            </w:rPr>
            <w:fldChar w:fldCharType="separate"/>
          </w:r>
          <w:ins w:id="191" w:author="David Conklin" w:date="2021-06-25T12:19:00Z">
            <w:r>
              <w:rPr>
                <w:noProof/>
                <w:webHidden/>
              </w:rPr>
              <w:t>45</w:t>
            </w:r>
            <w:r>
              <w:rPr>
                <w:noProof/>
                <w:webHidden/>
              </w:rPr>
              <w:fldChar w:fldCharType="end"/>
            </w:r>
            <w:r w:rsidRPr="00627082">
              <w:rPr>
                <w:rStyle w:val="Hyperlink"/>
                <w:noProof/>
              </w:rPr>
              <w:fldChar w:fldCharType="end"/>
            </w:r>
          </w:ins>
        </w:p>
        <w:p w14:paraId="2460713A" w14:textId="7001B878" w:rsidR="008F7442" w:rsidRDefault="008F7442">
          <w:pPr>
            <w:pStyle w:val="TOC2"/>
            <w:tabs>
              <w:tab w:val="right" w:leader="dot" w:pos="9350"/>
            </w:tabs>
            <w:rPr>
              <w:ins w:id="192" w:author="David Conklin" w:date="2021-06-25T12:19:00Z"/>
              <w:rFonts w:eastAsiaTheme="minorEastAsia"/>
              <w:noProof/>
            </w:rPr>
          </w:pPr>
          <w:ins w:id="19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Using PEST to determine HBV parameter values</w:t>
            </w:r>
            <w:r>
              <w:rPr>
                <w:noProof/>
                <w:webHidden/>
              </w:rPr>
              <w:tab/>
            </w:r>
            <w:r>
              <w:rPr>
                <w:noProof/>
                <w:webHidden/>
              </w:rPr>
              <w:fldChar w:fldCharType="begin"/>
            </w:r>
            <w:r>
              <w:rPr>
                <w:noProof/>
                <w:webHidden/>
              </w:rPr>
              <w:instrText xml:space="preserve"> PAGEREF _Toc75516036 \h </w:instrText>
            </w:r>
            <w:r>
              <w:rPr>
                <w:noProof/>
                <w:webHidden/>
              </w:rPr>
            </w:r>
          </w:ins>
          <w:r>
            <w:rPr>
              <w:noProof/>
              <w:webHidden/>
            </w:rPr>
            <w:fldChar w:fldCharType="separate"/>
          </w:r>
          <w:ins w:id="194" w:author="David Conklin" w:date="2021-06-25T12:19:00Z">
            <w:r>
              <w:rPr>
                <w:noProof/>
                <w:webHidden/>
              </w:rPr>
              <w:t>46</w:t>
            </w:r>
            <w:r>
              <w:rPr>
                <w:noProof/>
                <w:webHidden/>
              </w:rPr>
              <w:fldChar w:fldCharType="end"/>
            </w:r>
            <w:r w:rsidRPr="00627082">
              <w:rPr>
                <w:rStyle w:val="Hyperlink"/>
                <w:noProof/>
              </w:rPr>
              <w:fldChar w:fldCharType="end"/>
            </w:r>
          </w:ins>
        </w:p>
        <w:p w14:paraId="22E485DB" w14:textId="0BC71D17" w:rsidR="008F7442" w:rsidRDefault="008F7442">
          <w:pPr>
            <w:pStyle w:val="TOC2"/>
            <w:tabs>
              <w:tab w:val="right" w:leader="dot" w:pos="9350"/>
            </w:tabs>
            <w:rPr>
              <w:ins w:id="195" w:author="David Conklin" w:date="2021-06-25T12:19:00Z"/>
              <w:rFonts w:eastAsiaTheme="minorEastAsia"/>
              <w:noProof/>
            </w:rPr>
          </w:pPr>
          <w:ins w:id="19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_Toc75516037 \h </w:instrText>
            </w:r>
            <w:r>
              <w:rPr>
                <w:noProof/>
                <w:webHidden/>
              </w:rPr>
            </w:r>
          </w:ins>
          <w:r>
            <w:rPr>
              <w:noProof/>
              <w:webHidden/>
            </w:rPr>
            <w:fldChar w:fldCharType="separate"/>
          </w:r>
          <w:ins w:id="197" w:author="David Conklin" w:date="2021-06-25T12:19:00Z">
            <w:r>
              <w:rPr>
                <w:noProof/>
                <w:webHidden/>
              </w:rPr>
              <w:t>46</w:t>
            </w:r>
            <w:r>
              <w:rPr>
                <w:noProof/>
                <w:webHidden/>
              </w:rPr>
              <w:fldChar w:fldCharType="end"/>
            </w:r>
            <w:r w:rsidRPr="00627082">
              <w:rPr>
                <w:rStyle w:val="Hyperlink"/>
                <w:noProof/>
              </w:rPr>
              <w:fldChar w:fldCharType="end"/>
            </w:r>
          </w:ins>
        </w:p>
        <w:p w14:paraId="33EFD67C" w14:textId="52223F9E" w:rsidR="008F7442" w:rsidRDefault="008F7442">
          <w:pPr>
            <w:pStyle w:val="TOC2"/>
            <w:tabs>
              <w:tab w:val="right" w:leader="dot" w:pos="9350"/>
            </w:tabs>
            <w:rPr>
              <w:ins w:id="198" w:author="David Conklin" w:date="2021-06-25T12:19:00Z"/>
              <w:rFonts w:eastAsiaTheme="minorEastAsia"/>
              <w:noProof/>
            </w:rPr>
          </w:pPr>
          <w:ins w:id="19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Calibrating stream temperatures</w:t>
            </w:r>
            <w:r>
              <w:rPr>
                <w:noProof/>
                <w:webHidden/>
              </w:rPr>
              <w:tab/>
            </w:r>
            <w:r>
              <w:rPr>
                <w:noProof/>
                <w:webHidden/>
              </w:rPr>
              <w:fldChar w:fldCharType="begin"/>
            </w:r>
            <w:r>
              <w:rPr>
                <w:noProof/>
                <w:webHidden/>
              </w:rPr>
              <w:instrText xml:space="preserve"> PAGEREF _Toc75516038 \h </w:instrText>
            </w:r>
            <w:r>
              <w:rPr>
                <w:noProof/>
                <w:webHidden/>
              </w:rPr>
            </w:r>
          </w:ins>
          <w:r>
            <w:rPr>
              <w:noProof/>
              <w:webHidden/>
            </w:rPr>
            <w:fldChar w:fldCharType="separate"/>
          </w:r>
          <w:ins w:id="200" w:author="David Conklin" w:date="2021-06-25T12:19:00Z">
            <w:r>
              <w:rPr>
                <w:noProof/>
                <w:webHidden/>
              </w:rPr>
              <w:t>47</w:t>
            </w:r>
            <w:r>
              <w:rPr>
                <w:noProof/>
                <w:webHidden/>
              </w:rPr>
              <w:fldChar w:fldCharType="end"/>
            </w:r>
            <w:r w:rsidRPr="00627082">
              <w:rPr>
                <w:rStyle w:val="Hyperlink"/>
                <w:noProof/>
              </w:rPr>
              <w:fldChar w:fldCharType="end"/>
            </w:r>
          </w:ins>
        </w:p>
        <w:p w14:paraId="1304282B" w14:textId="2D387994" w:rsidR="008F7442" w:rsidRDefault="008F7442">
          <w:pPr>
            <w:pStyle w:val="TOC1"/>
            <w:tabs>
              <w:tab w:val="right" w:leader="dot" w:pos="9350"/>
            </w:tabs>
            <w:rPr>
              <w:ins w:id="201" w:author="David Conklin" w:date="2021-06-25T12:19:00Z"/>
              <w:rFonts w:eastAsiaTheme="minorEastAsia"/>
              <w:noProof/>
            </w:rPr>
          </w:pPr>
          <w:ins w:id="20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"_Toc75516039"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North Santiam study area</w:t>
            </w:r>
            <w:r>
              <w:rPr>
                <w:noProof/>
                <w:webHidden/>
              </w:rPr>
              <w:tab/>
            </w:r>
            <w:r>
              <w:rPr>
                <w:noProof/>
                <w:webHidden/>
              </w:rPr>
              <w:fldChar w:fldCharType="begin"/>
            </w:r>
            <w:r>
              <w:rPr>
                <w:noProof/>
                <w:webHidden/>
              </w:rPr>
              <w:instrText xml:space="preserve"> PAGEREF _Toc75516039 \h </w:instrText>
            </w:r>
            <w:r>
              <w:rPr>
                <w:noProof/>
                <w:webHidden/>
              </w:rPr>
            </w:r>
          </w:ins>
          <w:r>
            <w:rPr>
              <w:noProof/>
              <w:webHidden/>
            </w:rPr>
            <w:fldChar w:fldCharType="separate"/>
          </w:r>
          <w:ins w:id="203" w:author="David Conklin" w:date="2021-06-25T12:19:00Z">
            <w:r>
              <w:rPr>
                <w:noProof/>
                <w:webHidden/>
              </w:rPr>
              <w:t>48</w:t>
            </w:r>
            <w:r>
              <w:rPr>
                <w:noProof/>
                <w:webHidden/>
              </w:rPr>
              <w:fldChar w:fldCharType="end"/>
            </w:r>
            <w:r w:rsidRPr="00627082">
              <w:rPr>
                <w:rStyle w:val="Hyperlink"/>
                <w:noProof/>
              </w:rPr>
              <w:fldChar w:fldCharType="end"/>
            </w:r>
          </w:ins>
        </w:p>
        <w:p w14:paraId="2185BA49" w14:textId="2CA9A7B1" w:rsidR="008F7442" w:rsidRDefault="008F7442">
          <w:pPr>
            <w:pStyle w:val="TOC2"/>
            <w:tabs>
              <w:tab w:val="right" w:leader="dot" w:pos="9350"/>
            </w:tabs>
            <w:rPr>
              <w:ins w:id="204" w:author="David Conklin" w:date="2021-06-25T12:19:00Z"/>
              <w:rFonts w:eastAsiaTheme="minorEastAsia"/>
              <w:noProof/>
            </w:rPr>
          </w:pPr>
          <w:ins w:id="20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_Toc75516040 \h </w:instrText>
            </w:r>
            <w:r>
              <w:rPr>
                <w:noProof/>
                <w:webHidden/>
              </w:rPr>
            </w:r>
          </w:ins>
          <w:r>
            <w:rPr>
              <w:noProof/>
              <w:webHidden/>
            </w:rPr>
            <w:fldChar w:fldCharType="separate"/>
          </w:r>
          <w:ins w:id="206" w:author="David Conklin" w:date="2021-06-25T12:19:00Z">
            <w:r>
              <w:rPr>
                <w:noProof/>
                <w:webHidden/>
              </w:rPr>
              <w:t>48</w:t>
            </w:r>
            <w:r>
              <w:rPr>
                <w:noProof/>
                <w:webHidden/>
              </w:rPr>
              <w:fldChar w:fldCharType="end"/>
            </w:r>
            <w:r w:rsidRPr="00627082">
              <w:rPr>
                <w:rStyle w:val="Hyperlink"/>
                <w:noProof/>
              </w:rPr>
              <w:fldChar w:fldCharType="end"/>
            </w:r>
          </w:ins>
        </w:p>
        <w:p w14:paraId="224852FF" w14:textId="1E5CD265" w:rsidR="008F7442" w:rsidRDefault="008F7442">
          <w:pPr>
            <w:pStyle w:val="TOC2"/>
            <w:tabs>
              <w:tab w:val="right" w:leader="dot" w:pos="9350"/>
            </w:tabs>
            <w:rPr>
              <w:ins w:id="207" w:author="David Conklin" w:date="2021-06-25T12:19:00Z"/>
              <w:rFonts w:eastAsiaTheme="minorEastAsia"/>
              <w:noProof/>
            </w:rPr>
          </w:pPr>
          <w:ins w:id="20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Municipal water rights</w:t>
            </w:r>
            <w:r>
              <w:rPr>
                <w:noProof/>
                <w:webHidden/>
              </w:rPr>
              <w:tab/>
            </w:r>
            <w:r>
              <w:rPr>
                <w:noProof/>
                <w:webHidden/>
              </w:rPr>
              <w:fldChar w:fldCharType="begin"/>
            </w:r>
            <w:r>
              <w:rPr>
                <w:noProof/>
                <w:webHidden/>
              </w:rPr>
              <w:instrText xml:space="preserve"> PAGEREF _Toc75516041 \h </w:instrText>
            </w:r>
            <w:r>
              <w:rPr>
                <w:noProof/>
                <w:webHidden/>
              </w:rPr>
            </w:r>
          </w:ins>
          <w:r>
            <w:rPr>
              <w:noProof/>
              <w:webHidden/>
            </w:rPr>
            <w:fldChar w:fldCharType="separate"/>
          </w:r>
          <w:ins w:id="209" w:author="David Conklin" w:date="2021-06-25T12:19:00Z">
            <w:r>
              <w:rPr>
                <w:noProof/>
                <w:webHidden/>
              </w:rPr>
              <w:t>49</w:t>
            </w:r>
            <w:r>
              <w:rPr>
                <w:noProof/>
                <w:webHidden/>
              </w:rPr>
              <w:fldChar w:fldCharType="end"/>
            </w:r>
            <w:r w:rsidRPr="00627082">
              <w:rPr>
                <w:rStyle w:val="Hyperlink"/>
                <w:noProof/>
              </w:rPr>
              <w:fldChar w:fldCharType="end"/>
            </w:r>
          </w:ins>
        </w:p>
        <w:p w14:paraId="4BA4B742" w14:textId="410EE388" w:rsidR="008F7442" w:rsidRDefault="008F7442">
          <w:pPr>
            <w:pStyle w:val="TOC1"/>
            <w:tabs>
              <w:tab w:val="right" w:leader="dot" w:pos="9350"/>
            </w:tabs>
            <w:rPr>
              <w:ins w:id="210" w:author="David Conklin" w:date="2021-06-25T12:19:00Z"/>
              <w:rFonts w:eastAsiaTheme="minorEastAsia"/>
              <w:noProof/>
            </w:rPr>
          </w:pPr>
          <w:ins w:id="21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McKenzie Basin Wetlands Study</w:t>
            </w:r>
            <w:r>
              <w:rPr>
                <w:noProof/>
                <w:webHidden/>
              </w:rPr>
              <w:tab/>
            </w:r>
            <w:r>
              <w:rPr>
                <w:noProof/>
                <w:webHidden/>
              </w:rPr>
              <w:fldChar w:fldCharType="begin"/>
            </w:r>
            <w:r>
              <w:rPr>
                <w:noProof/>
                <w:webHidden/>
              </w:rPr>
              <w:instrText xml:space="preserve"> PAGEREF _Toc75516042 \h </w:instrText>
            </w:r>
            <w:r>
              <w:rPr>
                <w:noProof/>
                <w:webHidden/>
              </w:rPr>
            </w:r>
          </w:ins>
          <w:r>
            <w:rPr>
              <w:noProof/>
              <w:webHidden/>
            </w:rPr>
            <w:fldChar w:fldCharType="separate"/>
          </w:r>
          <w:ins w:id="212" w:author="David Conklin" w:date="2021-06-25T12:19:00Z">
            <w:r>
              <w:rPr>
                <w:noProof/>
                <w:webHidden/>
              </w:rPr>
              <w:t>49</w:t>
            </w:r>
            <w:r>
              <w:rPr>
                <w:noProof/>
                <w:webHidden/>
              </w:rPr>
              <w:fldChar w:fldCharType="end"/>
            </w:r>
            <w:r w:rsidRPr="00627082">
              <w:rPr>
                <w:rStyle w:val="Hyperlink"/>
                <w:noProof/>
              </w:rPr>
              <w:fldChar w:fldCharType="end"/>
            </w:r>
          </w:ins>
        </w:p>
        <w:p w14:paraId="091748C7" w14:textId="569CC462" w:rsidR="008F7442" w:rsidRDefault="008F7442">
          <w:pPr>
            <w:pStyle w:val="TOC2"/>
            <w:tabs>
              <w:tab w:val="right" w:leader="dot" w:pos="9350"/>
            </w:tabs>
            <w:rPr>
              <w:ins w:id="213" w:author="David Conklin" w:date="2021-06-25T12:19:00Z"/>
              <w:rFonts w:eastAsiaTheme="minorEastAsia"/>
              <w:noProof/>
            </w:rPr>
          </w:pPr>
          <w:ins w:id="21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Project Overview</w:t>
            </w:r>
            <w:r>
              <w:rPr>
                <w:noProof/>
                <w:webHidden/>
              </w:rPr>
              <w:tab/>
            </w:r>
            <w:r>
              <w:rPr>
                <w:noProof/>
                <w:webHidden/>
              </w:rPr>
              <w:fldChar w:fldCharType="begin"/>
            </w:r>
            <w:r>
              <w:rPr>
                <w:noProof/>
                <w:webHidden/>
              </w:rPr>
              <w:instrText xml:space="preserve"> PAGEREF _Toc75516043 \h </w:instrText>
            </w:r>
            <w:r>
              <w:rPr>
                <w:noProof/>
                <w:webHidden/>
              </w:rPr>
            </w:r>
          </w:ins>
          <w:r>
            <w:rPr>
              <w:noProof/>
              <w:webHidden/>
            </w:rPr>
            <w:fldChar w:fldCharType="separate"/>
          </w:r>
          <w:ins w:id="215" w:author="David Conklin" w:date="2021-06-25T12:19:00Z">
            <w:r>
              <w:rPr>
                <w:noProof/>
                <w:webHidden/>
              </w:rPr>
              <w:t>49</w:t>
            </w:r>
            <w:r>
              <w:rPr>
                <w:noProof/>
                <w:webHidden/>
              </w:rPr>
              <w:fldChar w:fldCharType="end"/>
            </w:r>
            <w:r w:rsidRPr="00627082">
              <w:rPr>
                <w:rStyle w:val="Hyperlink"/>
                <w:noProof/>
              </w:rPr>
              <w:fldChar w:fldCharType="end"/>
            </w:r>
          </w:ins>
        </w:p>
        <w:p w14:paraId="5D4FC00D" w14:textId="3A386EB5" w:rsidR="008F7442" w:rsidRDefault="008F7442">
          <w:pPr>
            <w:pStyle w:val="TOC2"/>
            <w:tabs>
              <w:tab w:val="right" w:leader="dot" w:pos="9350"/>
            </w:tabs>
            <w:rPr>
              <w:ins w:id="216" w:author="David Conklin" w:date="2021-06-25T12:19:00Z"/>
              <w:rFonts w:eastAsiaTheme="minorEastAsia"/>
              <w:noProof/>
            </w:rPr>
          </w:pPr>
          <w:ins w:id="21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Model and Simulation Overview</w:t>
            </w:r>
            <w:r>
              <w:rPr>
                <w:noProof/>
                <w:webHidden/>
              </w:rPr>
              <w:tab/>
            </w:r>
            <w:r>
              <w:rPr>
                <w:noProof/>
                <w:webHidden/>
              </w:rPr>
              <w:fldChar w:fldCharType="begin"/>
            </w:r>
            <w:r>
              <w:rPr>
                <w:noProof/>
                <w:webHidden/>
              </w:rPr>
              <w:instrText xml:space="preserve"> PAGEREF _Toc75516044 \h </w:instrText>
            </w:r>
            <w:r>
              <w:rPr>
                <w:noProof/>
                <w:webHidden/>
              </w:rPr>
            </w:r>
          </w:ins>
          <w:r>
            <w:rPr>
              <w:noProof/>
              <w:webHidden/>
            </w:rPr>
            <w:fldChar w:fldCharType="separate"/>
          </w:r>
          <w:ins w:id="218" w:author="David Conklin" w:date="2021-06-25T12:19:00Z">
            <w:r>
              <w:rPr>
                <w:noProof/>
                <w:webHidden/>
              </w:rPr>
              <w:t>52</w:t>
            </w:r>
            <w:r>
              <w:rPr>
                <w:noProof/>
                <w:webHidden/>
              </w:rPr>
              <w:fldChar w:fldCharType="end"/>
            </w:r>
            <w:r w:rsidRPr="00627082">
              <w:rPr>
                <w:rStyle w:val="Hyperlink"/>
                <w:noProof/>
              </w:rPr>
              <w:fldChar w:fldCharType="end"/>
            </w:r>
          </w:ins>
        </w:p>
        <w:p w14:paraId="578790AE" w14:textId="4B079AE6" w:rsidR="008F7442" w:rsidRDefault="008F7442">
          <w:pPr>
            <w:pStyle w:val="TOC2"/>
            <w:tabs>
              <w:tab w:val="right" w:leader="dot" w:pos="9350"/>
            </w:tabs>
            <w:rPr>
              <w:ins w:id="219" w:author="David Conklin" w:date="2021-06-25T12:19:00Z"/>
              <w:rFonts w:eastAsiaTheme="minorEastAsia"/>
              <w:noProof/>
            </w:rPr>
          </w:pPr>
          <w:ins w:id="22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_Toc75516045 \h </w:instrText>
            </w:r>
            <w:r>
              <w:rPr>
                <w:noProof/>
                <w:webHidden/>
              </w:rPr>
            </w:r>
          </w:ins>
          <w:r>
            <w:rPr>
              <w:noProof/>
              <w:webHidden/>
            </w:rPr>
            <w:fldChar w:fldCharType="separate"/>
          </w:r>
          <w:ins w:id="221" w:author="David Conklin" w:date="2021-06-25T12:19:00Z">
            <w:r>
              <w:rPr>
                <w:noProof/>
                <w:webHidden/>
              </w:rPr>
              <w:t>53</w:t>
            </w:r>
            <w:r>
              <w:rPr>
                <w:noProof/>
                <w:webHidden/>
              </w:rPr>
              <w:fldChar w:fldCharType="end"/>
            </w:r>
            <w:r w:rsidRPr="00627082">
              <w:rPr>
                <w:rStyle w:val="Hyperlink"/>
                <w:noProof/>
              </w:rPr>
              <w:fldChar w:fldCharType="end"/>
            </w:r>
          </w:ins>
        </w:p>
        <w:p w14:paraId="06C65AE0" w14:textId="0B030D82" w:rsidR="008F7442" w:rsidRDefault="008F7442">
          <w:pPr>
            <w:pStyle w:val="TOC2"/>
            <w:tabs>
              <w:tab w:val="right" w:leader="dot" w:pos="9350"/>
            </w:tabs>
            <w:rPr>
              <w:ins w:id="222" w:author="David Conklin" w:date="2021-06-25T12:19:00Z"/>
              <w:rFonts w:eastAsiaTheme="minorEastAsia"/>
              <w:noProof/>
            </w:rPr>
          </w:pPr>
          <w:ins w:id="22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Data changes for better representation of wetlands</w:t>
            </w:r>
            <w:r>
              <w:rPr>
                <w:noProof/>
                <w:webHidden/>
              </w:rPr>
              <w:tab/>
            </w:r>
            <w:r>
              <w:rPr>
                <w:noProof/>
                <w:webHidden/>
              </w:rPr>
              <w:fldChar w:fldCharType="begin"/>
            </w:r>
            <w:r>
              <w:rPr>
                <w:noProof/>
                <w:webHidden/>
              </w:rPr>
              <w:instrText xml:space="preserve"> PAGEREF _Toc75516046 \h </w:instrText>
            </w:r>
            <w:r>
              <w:rPr>
                <w:noProof/>
                <w:webHidden/>
              </w:rPr>
            </w:r>
          </w:ins>
          <w:r>
            <w:rPr>
              <w:noProof/>
              <w:webHidden/>
            </w:rPr>
            <w:fldChar w:fldCharType="separate"/>
          </w:r>
          <w:ins w:id="224" w:author="David Conklin" w:date="2021-06-25T12:19:00Z">
            <w:r>
              <w:rPr>
                <w:noProof/>
                <w:webHidden/>
              </w:rPr>
              <w:t>53</w:t>
            </w:r>
            <w:r>
              <w:rPr>
                <w:noProof/>
                <w:webHidden/>
              </w:rPr>
              <w:fldChar w:fldCharType="end"/>
            </w:r>
            <w:r w:rsidRPr="00627082">
              <w:rPr>
                <w:rStyle w:val="Hyperlink"/>
                <w:noProof/>
              </w:rPr>
              <w:fldChar w:fldCharType="end"/>
            </w:r>
          </w:ins>
        </w:p>
        <w:p w14:paraId="0298F9ED" w14:textId="18B7ED9E" w:rsidR="008F7442" w:rsidRDefault="008F7442">
          <w:pPr>
            <w:pStyle w:val="TOC2"/>
            <w:tabs>
              <w:tab w:val="right" w:leader="dot" w:pos="9350"/>
            </w:tabs>
            <w:rPr>
              <w:ins w:id="225" w:author="David Conklin" w:date="2021-06-25T12:19:00Z"/>
              <w:rFonts w:eastAsiaTheme="minorEastAsia"/>
              <w:noProof/>
            </w:rPr>
          </w:pPr>
          <w:ins w:id="22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Projection, Calendar, and Units</w:t>
            </w:r>
            <w:r>
              <w:rPr>
                <w:noProof/>
                <w:webHidden/>
              </w:rPr>
              <w:tab/>
            </w:r>
            <w:r>
              <w:rPr>
                <w:noProof/>
                <w:webHidden/>
              </w:rPr>
              <w:fldChar w:fldCharType="begin"/>
            </w:r>
            <w:r>
              <w:rPr>
                <w:noProof/>
                <w:webHidden/>
              </w:rPr>
              <w:instrText xml:space="preserve"> PAGEREF _Toc75516047 \h </w:instrText>
            </w:r>
            <w:r>
              <w:rPr>
                <w:noProof/>
                <w:webHidden/>
              </w:rPr>
            </w:r>
          </w:ins>
          <w:r>
            <w:rPr>
              <w:noProof/>
              <w:webHidden/>
            </w:rPr>
            <w:fldChar w:fldCharType="separate"/>
          </w:r>
          <w:ins w:id="227" w:author="David Conklin" w:date="2021-06-25T12:19:00Z">
            <w:r>
              <w:rPr>
                <w:noProof/>
                <w:webHidden/>
              </w:rPr>
              <w:t>54</w:t>
            </w:r>
            <w:r>
              <w:rPr>
                <w:noProof/>
                <w:webHidden/>
              </w:rPr>
              <w:fldChar w:fldCharType="end"/>
            </w:r>
            <w:r w:rsidRPr="00627082">
              <w:rPr>
                <w:rStyle w:val="Hyperlink"/>
                <w:noProof/>
              </w:rPr>
              <w:fldChar w:fldCharType="end"/>
            </w:r>
          </w:ins>
        </w:p>
        <w:p w14:paraId="41B8B591" w14:textId="40A04561" w:rsidR="008F7442" w:rsidRDefault="008F7442">
          <w:pPr>
            <w:pStyle w:val="TOC2"/>
            <w:tabs>
              <w:tab w:val="right" w:leader="dot" w:pos="9350"/>
            </w:tabs>
            <w:rPr>
              <w:ins w:id="228" w:author="David Conklin" w:date="2021-06-25T12:19:00Z"/>
              <w:rFonts w:eastAsiaTheme="minorEastAsia"/>
              <w:noProof/>
            </w:rPr>
          </w:pPr>
          <w:ins w:id="22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Simulation of changes in wetlands over time</w:t>
            </w:r>
            <w:r>
              <w:rPr>
                <w:noProof/>
                <w:webHidden/>
              </w:rPr>
              <w:tab/>
            </w:r>
            <w:r>
              <w:rPr>
                <w:noProof/>
                <w:webHidden/>
              </w:rPr>
              <w:fldChar w:fldCharType="begin"/>
            </w:r>
            <w:r>
              <w:rPr>
                <w:noProof/>
                <w:webHidden/>
              </w:rPr>
              <w:instrText xml:space="preserve"> PAGEREF _Toc75516048 \h </w:instrText>
            </w:r>
            <w:r>
              <w:rPr>
                <w:noProof/>
                <w:webHidden/>
              </w:rPr>
            </w:r>
          </w:ins>
          <w:r>
            <w:rPr>
              <w:noProof/>
              <w:webHidden/>
            </w:rPr>
            <w:fldChar w:fldCharType="separate"/>
          </w:r>
          <w:ins w:id="230" w:author="David Conklin" w:date="2021-06-25T12:19:00Z">
            <w:r>
              <w:rPr>
                <w:noProof/>
                <w:webHidden/>
              </w:rPr>
              <w:t>54</w:t>
            </w:r>
            <w:r>
              <w:rPr>
                <w:noProof/>
                <w:webHidden/>
              </w:rPr>
              <w:fldChar w:fldCharType="end"/>
            </w:r>
            <w:r w:rsidRPr="00627082">
              <w:rPr>
                <w:rStyle w:val="Hyperlink"/>
                <w:noProof/>
              </w:rPr>
              <w:fldChar w:fldCharType="end"/>
            </w:r>
          </w:ins>
        </w:p>
        <w:p w14:paraId="661A458E" w14:textId="75583FC0" w:rsidR="008F7442" w:rsidRDefault="008F7442">
          <w:pPr>
            <w:pStyle w:val="TOC2"/>
            <w:tabs>
              <w:tab w:val="right" w:leader="dot" w:pos="9350"/>
            </w:tabs>
            <w:rPr>
              <w:ins w:id="231" w:author="David Conklin" w:date="2021-06-25T12:19:00Z"/>
              <w:rFonts w:eastAsiaTheme="minorEastAsia"/>
              <w:noProof/>
            </w:rPr>
          </w:pPr>
          <w:ins w:id="23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"_Toc75516049"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How wetlands are represented in the model</w:t>
            </w:r>
            <w:r>
              <w:rPr>
                <w:noProof/>
                <w:webHidden/>
              </w:rPr>
              <w:tab/>
            </w:r>
            <w:r>
              <w:rPr>
                <w:noProof/>
                <w:webHidden/>
              </w:rPr>
              <w:fldChar w:fldCharType="begin"/>
            </w:r>
            <w:r>
              <w:rPr>
                <w:noProof/>
                <w:webHidden/>
              </w:rPr>
              <w:instrText xml:space="preserve"> PAGEREF _Toc75516049 \h </w:instrText>
            </w:r>
            <w:r>
              <w:rPr>
                <w:noProof/>
                <w:webHidden/>
              </w:rPr>
            </w:r>
          </w:ins>
          <w:r>
            <w:rPr>
              <w:noProof/>
              <w:webHidden/>
            </w:rPr>
            <w:fldChar w:fldCharType="separate"/>
          </w:r>
          <w:ins w:id="233" w:author="David Conklin" w:date="2021-06-25T12:19:00Z">
            <w:r>
              <w:rPr>
                <w:noProof/>
                <w:webHidden/>
              </w:rPr>
              <w:t>54</w:t>
            </w:r>
            <w:r>
              <w:rPr>
                <w:noProof/>
                <w:webHidden/>
              </w:rPr>
              <w:fldChar w:fldCharType="end"/>
            </w:r>
            <w:r w:rsidRPr="00627082">
              <w:rPr>
                <w:rStyle w:val="Hyperlink"/>
                <w:noProof/>
              </w:rPr>
              <w:fldChar w:fldCharType="end"/>
            </w:r>
          </w:ins>
        </w:p>
        <w:p w14:paraId="18EB4D2D" w14:textId="449972C1" w:rsidR="008F7442" w:rsidRDefault="008F7442">
          <w:pPr>
            <w:pStyle w:val="TOC2"/>
            <w:tabs>
              <w:tab w:val="right" w:leader="dot" w:pos="9350"/>
            </w:tabs>
            <w:rPr>
              <w:ins w:id="234" w:author="David Conklin" w:date="2021-06-25T12:19:00Z"/>
              <w:rFonts w:eastAsiaTheme="minorEastAsia"/>
              <w:noProof/>
            </w:rPr>
          </w:pPr>
          <w:ins w:id="23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Wetland class and Wetland objects in the C++ code</w:t>
            </w:r>
            <w:r>
              <w:rPr>
                <w:noProof/>
                <w:webHidden/>
              </w:rPr>
              <w:tab/>
            </w:r>
            <w:r>
              <w:rPr>
                <w:noProof/>
                <w:webHidden/>
              </w:rPr>
              <w:fldChar w:fldCharType="begin"/>
            </w:r>
            <w:r>
              <w:rPr>
                <w:noProof/>
                <w:webHidden/>
              </w:rPr>
              <w:instrText xml:space="preserve"> PAGEREF _Toc75516050 \h </w:instrText>
            </w:r>
            <w:r>
              <w:rPr>
                <w:noProof/>
                <w:webHidden/>
              </w:rPr>
            </w:r>
          </w:ins>
          <w:r>
            <w:rPr>
              <w:noProof/>
              <w:webHidden/>
            </w:rPr>
            <w:fldChar w:fldCharType="separate"/>
          </w:r>
          <w:ins w:id="236" w:author="David Conklin" w:date="2021-06-25T12:19:00Z">
            <w:r>
              <w:rPr>
                <w:noProof/>
                <w:webHidden/>
              </w:rPr>
              <w:t>56</w:t>
            </w:r>
            <w:r>
              <w:rPr>
                <w:noProof/>
                <w:webHidden/>
              </w:rPr>
              <w:fldChar w:fldCharType="end"/>
            </w:r>
            <w:r w:rsidRPr="00627082">
              <w:rPr>
                <w:rStyle w:val="Hyperlink"/>
                <w:noProof/>
              </w:rPr>
              <w:fldChar w:fldCharType="end"/>
            </w:r>
          </w:ins>
        </w:p>
        <w:p w14:paraId="15FC831A" w14:textId="5589BD90" w:rsidR="008F7442" w:rsidRDefault="008F7442">
          <w:pPr>
            <w:pStyle w:val="TOC2"/>
            <w:tabs>
              <w:tab w:val="right" w:leader="dot" w:pos="9350"/>
            </w:tabs>
            <w:rPr>
              <w:ins w:id="237" w:author="David Conklin" w:date="2021-06-25T12:19:00Z"/>
              <w:rFonts w:eastAsiaTheme="minorEastAsia"/>
              <w:noProof/>
            </w:rPr>
          </w:pPr>
          <w:ins w:id="23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Attributes of interest in the wetlands study</w:t>
            </w:r>
            <w:r>
              <w:rPr>
                <w:noProof/>
                <w:webHidden/>
              </w:rPr>
              <w:tab/>
            </w:r>
            <w:r>
              <w:rPr>
                <w:noProof/>
                <w:webHidden/>
              </w:rPr>
              <w:fldChar w:fldCharType="begin"/>
            </w:r>
            <w:r>
              <w:rPr>
                <w:noProof/>
                <w:webHidden/>
              </w:rPr>
              <w:instrText xml:space="preserve"> PAGEREF _Toc75516051 \h </w:instrText>
            </w:r>
            <w:r>
              <w:rPr>
                <w:noProof/>
                <w:webHidden/>
              </w:rPr>
            </w:r>
          </w:ins>
          <w:r>
            <w:rPr>
              <w:noProof/>
              <w:webHidden/>
            </w:rPr>
            <w:fldChar w:fldCharType="separate"/>
          </w:r>
          <w:ins w:id="239" w:author="David Conklin" w:date="2021-06-25T12:19:00Z">
            <w:r>
              <w:rPr>
                <w:noProof/>
                <w:webHidden/>
              </w:rPr>
              <w:t>56</w:t>
            </w:r>
            <w:r>
              <w:rPr>
                <w:noProof/>
                <w:webHidden/>
              </w:rPr>
              <w:fldChar w:fldCharType="end"/>
            </w:r>
            <w:r w:rsidRPr="00627082">
              <w:rPr>
                <w:rStyle w:val="Hyperlink"/>
                <w:noProof/>
              </w:rPr>
              <w:fldChar w:fldCharType="end"/>
            </w:r>
          </w:ins>
        </w:p>
        <w:p w14:paraId="133E486D" w14:textId="5DC35970" w:rsidR="008F7442" w:rsidRDefault="008F7442">
          <w:pPr>
            <w:pStyle w:val="TOC2"/>
            <w:tabs>
              <w:tab w:val="right" w:leader="dot" w:pos="9350"/>
            </w:tabs>
            <w:rPr>
              <w:ins w:id="240" w:author="David Conklin" w:date="2021-06-25T12:19:00Z"/>
              <w:rFonts w:eastAsiaTheme="minorEastAsia"/>
              <w:noProof/>
            </w:rPr>
          </w:pPr>
          <w:ins w:id="24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A WETNESS attribute</w:t>
            </w:r>
            <w:r>
              <w:rPr>
                <w:noProof/>
                <w:webHidden/>
              </w:rPr>
              <w:tab/>
            </w:r>
            <w:r>
              <w:rPr>
                <w:noProof/>
                <w:webHidden/>
              </w:rPr>
              <w:fldChar w:fldCharType="begin"/>
            </w:r>
            <w:r>
              <w:rPr>
                <w:noProof/>
                <w:webHidden/>
              </w:rPr>
              <w:instrText xml:space="preserve"> PAGEREF _Toc75516052 \h </w:instrText>
            </w:r>
            <w:r>
              <w:rPr>
                <w:noProof/>
                <w:webHidden/>
              </w:rPr>
            </w:r>
          </w:ins>
          <w:r>
            <w:rPr>
              <w:noProof/>
              <w:webHidden/>
            </w:rPr>
            <w:fldChar w:fldCharType="separate"/>
          </w:r>
          <w:ins w:id="242" w:author="David Conklin" w:date="2021-06-25T12:19:00Z">
            <w:r>
              <w:rPr>
                <w:noProof/>
                <w:webHidden/>
              </w:rPr>
              <w:t>56</w:t>
            </w:r>
            <w:r>
              <w:rPr>
                <w:noProof/>
                <w:webHidden/>
              </w:rPr>
              <w:fldChar w:fldCharType="end"/>
            </w:r>
            <w:r w:rsidRPr="00627082">
              <w:rPr>
                <w:rStyle w:val="Hyperlink"/>
                <w:noProof/>
              </w:rPr>
              <w:fldChar w:fldCharType="end"/>
            </w:r>
          </w:ins>
        </w:p>
        <w:p w14:paraId="576D381E" w14:textId="33D3B5E7" w:rsidR="008F7442" w:rsidRDefault="008F7442">
          <w:pPr>
            <w:pStyle w:val="TOC2"/>
            <w:tabs>
              <w:tab w:val="right" w:leader="dot" w:pos="9350"/>
            </w:tabs>
            <w:rPr>
              <w:ins w:id="243" w:author="David Conklin" w:date="2021-06-25T12:19:00Z"/>
              <w:rFonts w:eastAsiaTheme="minorEastAsia"/>
              <w:noProof/>
            </w:rPr>
          </w:pPr>
          <w:ins w:id="24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_Toc75516053 \h </w:instrText>
            </w:r>
            <w:r>
              <w:rPr>
                <w:noProof/>
                <w:webHidden/>
              </w:rPr>
            </w:r>
          </w:ins>
          <w:r>
            <w:rPr>
              <w:noProof/>
              <w:webHidden/>
            </w:rPr>
            <w:fldChar w:fldCharType="separate"/>
          </w:r>
          <w:ins w:id="245" w:author="David Conklin" w:date="2021-06-25T12:19:00Z">
            <w:r>
              <w:rPr>
                <w:noProof/>
                <w:webHidden/>
              </w:rPr>
              <w:t>57</w:t>
            </w:r>
            <w:r>
              <w:rPr>
                <w:noProof/>
                <w:webHidden/>
              </w:rPr>
              <w:fldChar w:fldCharType="end"/>
            </w:r>
            <w:r w:rsidRPr="00627082">
              <w:rPr>
                <w:rStyle w:val="Hyperlink"/>
                <w:noProof/>
              </w:rPr>
              <w:fldChar w:fldCharType="end"/>
            </w:r>
          </w:ins>
        </w:p>
        <w:p w14:paraId="140EAB6C" w14:textId="7B1BA165" w:rsidR="008F7442" w:rsidRDefault="008F7442">
          <w:pPr>
            <w:pStyle w:val="TOC3"/>
            <w:tabs>
              <w:tab w:val="right" w:leader="dot" w:pos="9350"/>
            </w:tabs>
            <w:rPr>
              <w:ins w:id="246" w:author="David Conklin" w:date="2021-06-25T12:19:00Z"/>
              <w:rFonts w:eastAsiaTheme="minorEastAsia"/>
              <w:noProof/>
            </w:rPr>
          </w:pPr>
          <w:ins w:id="24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Wetland IDU parameters</w:t>
            </w:r>
            <w:r>
              <w:rPr>
                <w:noProof/>
                <w:webHidden/>
              </w:rPr>
              <w:tab/>
            </w:r>
            <w:r>
              <w:rPr>
                <w:noProof/>
                <w:webHidden/>
              </w:rPr>
              <w:fldChar w:fldCharType="begin"/>
            </w:r>
            <w:r>
              <w:rPr>
                <w:noProof/>
                <w:webHidden/>
              </w:rPr>
              <w:instrText xml:space="preserve"> PAGEREF _Toc75516054 \h </w:instrText>
            </w:r>
            <w:r>
              <w:rPr>
                <w:noProof/>
                <w:webHidden/>
              </w:rPr>
            </w:r>
          </w:ins>
          <w:r>
            <w:rPr>
              <w:noProof/>
              <w:webHidden/>
            </w:rPr>
            <w:fldChar w:fldCharType="separate"/>
          </w:r>
          <w:ins w:id="248" w:author="David Conklin" w:date="2021-06-25T12:19:00Z">
            <w:r>
              <w:rPr>
                <w:noProof/>
                <w:webHidden/>
              </w:rPr>
              <w:t>57</w:t>
            </w:r>
            <w:r>
              <w:rPr>
                <w:noProof/>
                <w:webHidden/>
              </w:rPr>
              <w:fldChar w:fldCharType="end"/>
            </w:r>
            <w:r w:rsidRPr="00627082">
              <w:rPr>
                <w:rStyle w:val="Hyperlink"/>
                <w:noProof/>
              </w:rPr>
              <w:fldChar w:fldCharType="end"/>
            </w:r>
          </w:ins>
        </w:p>
        <w:p w14:paraId="11D2FD84" w14:textId="4C116BF8" w:rsidR="008F7442" w:rsidRDefault="008F7442">
          <w:pPr>
            <w:pStyle w:val="TOC3"/>
            <w:tabs>
              <w:tab w:val="right" w:leader="dot" w:pos="9350"/>
            </w:tabs>
            <w:rPr>
              <w:ins w:id="249" w:author="David Conklin" w:date="2021-06-25T12:19:00Z"/>
              <w:rFonts w:eastAsiaTheme="minorEastAsia"/>
              <w:noProof/>
            </w:rPr>
          </w:pPr>
          <w:ins w:id="25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Reach parameters</w:t>
            </w:r>
            <w:r>
              <w:rPr>
                <w:noProof/>
                <w:webHidden/>
              </w:rPr>
              <w:tab/>
            </w:r>
            <w:r>
              <w:rPr>
                <w:noProof/>
                <w:webHidden/>
              </w:rPr>
              <w:fldChar w:fldCharType="begin"/>
            </w:r>
            <w:r>
              <w:rPr>
                <w:noProof/>
                <w:webHidden/>
              </w:rPr>
              <w:instrText xml:space="preserve"> PAGEREF _Toc75516055 \h </w:instrText>
            </w:r>
            <w:r>
              <w:rPr>
                <w:noProof/>
                <w:webHidden/>
              </w:rPr>
            </w:r>
          </w:ins>
          <w:r>
            <w:rPr>
              <w:noProof/>
              <w:webHidden/>
            </w:rPr>
            <w:fldChar w:fldCharType="separate"/>
          </w:r>
          <w:ins w:id="251" w:author="David Conklin" w:date="2021-06-25T12:19:00Z">
            <w:r>
              <w:rPr>
                <w:noProof/>
                <w:webHidden/>
              </w:rPr>
              <w:t>57</w:t>
            </w:r>
            <w:r>
              <w:rPr>
                <w:noProof/>
                <w:webHidden/>
              </w:rPr>
              <w:fldChar w:fldCharType="end"/>
            </w:r>
            <w:r w:rsidRPr="00627082">
              <w:rPr>
                <w:rStyle w:val="Hyperlink"/>
                <w:noProof/>
              </w:rPr>
              <w:fldChar w:fldCharType="end"/>
            </w:r>
          </w:ins>
        </w:p>
        <w:p w14:paraId="66547C07" w14:textId="51486491" w:rsidR="008F7442" w:rsidRDefault="008F7442">
          <w:pPr>
            <w:pStyle w:val="TOC2"/>
            <w:tabs>
              <w:tab w:val="right" w:leader="dot" w:pos="9350"/>
            </w:tabs>
            <w:rPr>
              <w:ins w:id="252" w:author="David Conklin" w:date="2021-06-25T12:19:00Z"/>
              <w:rFonts w:eastAsiaTheme="minorEastAsia"/>
              <w:noProof/>
            </w:rPr>
          </w:pPr>
          <w:ins w:id="25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_Toc75516056 \h </w:instrText>
            </w:r>
            <w:r>
              <w:rPr>
                <w:noProof/>
                <w:webHidden/>
              </w:rPr>
            </w:r>
          </w:ins>
          <w:r>
            <w:rPr>
              <w:noProof/>
              <w:webHidden/>
            </w:rPr>
            <w:fldChar w:fldCharType="separate"/>
          </w:r>
          <w:ins w:id="254" w:author="David Conklin" w:date="2021-06-25T12:19:00Z">
            <w:r>
              <w:rPr>
                <w:noProof/>
                <w:webHidden/>
              </w:rPr>
              <w:t>58</w:t>
            </w:r>
            <w:r>
              <w:rPr>
                <w:noProof/>
                <w:webHidden/>
              </w:rPr>
              <w:fldChar w:fldCharType="end"/>
            </w:r>
            <w:r w:rsidRPr="00627082">
              <w:rPr>
                <w:rStyle w:val="Hyperlink"/>
                <w:noProof/>
              </w:rPr>
              <w:fldChar w:fldCharType="end"/>
            </w:r>
          </w:ins>
        </w:p>
        <w:p w14:paraId="522718E5" w14:textId="27D04632" w:rsidR="008F7442" w:rsidRDefault="008F7442">
          <w:pPr>
            <w:pStyle w:val="TOC2"/>
            <w:tabs>
              <w:tab w:val="right" w:leader="dot" w:pos="9350"/>
            </w:tabs>
            <w:rPr>
              <w:ins w:id="255" w:author="David Conklin" w:date="2021-06-25T12:19:00Z"/>
              <w:rFonts w:eastAsiaTheme="minorEastAsia"/>
              <w:noProof/>
            </w:rPr>
          </w:pPr>
          <w:ins w:id="25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Standing water temperature</w:t>
            </w:r>
            <w:r>
              <w:rPr>
                <w:noProof/>
                <w:webHidden/>
              </w:rPr>
              <w:tab/>
            </w:r>
            <w:r>
              <w:rPr>
                <w:noProof/>
                <w:webHidden/>
              </w:rPr>
              <w:fldChar w:fldCharType="begin"/>
            </w:r>
            <w:r>
              <w:rPr>
                <w:noProof/>
                <w:webHidden/>
              </w:rPr>
              <w:instrText xml:space="preserve"> PAGEREF _Toc75516057 \h </w:instrText>
            </w:r>
            <w:r>
              <w:rPr>
                <w:noProof/>
                <w:webHidden/>
              </w:rPr>
            </w:r>
          </w:ins>
          <w:r>
            <w:rPr>
              <w:noProof/>
              <w:webHidden/>
            </w:rPr>
            <w:fldChar w:fldCharType="separate"/>
          </w:r>
          <w:ins w:id="257" w:author="David Conklin" w:date="2021-06-25T12:19:00Z">
            <w:r>
              <w:rPr>
                <w:noProof/>
                <w:webHidden/>
              </w:rPr>
              <w:t>60</w:t>
            </w:r>
            <w:r>
              <w:rPr>
                <w:noProof/>
                <w:webHidden/>
              </w:rPr>
              <w:fldChar w:fldCharType="end"/>
            </w:r>
            <w:r w:rsidRPr="00627082">
              <w:rPr>
                <w:rStyle w:val="Hyperlink"/>
                <w:noProof/>
              </w:rPr>
              <w:fldChar w:fldCharType="end"/>
            </w:r>
          </w:ins>
        </w:p>
        <w:p w14:paraId="40F2E8CD" w14:textId="66C09143" w:rsidR="008F7442" w:rsidRDefault="008F7442">
          <w:pPr>
            <w:pStyle w:val="TOC2"/>
            <w:tabs>
              <w:tab w:val="right" w:leader="dot" w:pos="9350"/>
            </w:tabs>
            <w:rPr>
              <w:ins w:id="258" w:author="David Conklin" w:date="2021-06-25T12:19:00Z"/>
              <w:rFonts w:eastAsiaTheme="minorEastAsia"/>
              <w:noProof/>
            </w:rPr>
          </w:pPr>
          <w:ins w:id="25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Evapotranspiration from wetlands</w:t>
            </w:r>
            <w:r>
              <w:rPr>
                <w:noProof/>
                <w:webHidden/>
              </w:rPr>
              <w:tab/>
            </w:r>
            <w:r>
              <w:rPr>
                <w:noProof/>
                <w:webHidden/>
              </w:rPr>
              <w:fldChar w:fldCharType="begin"/>
            </w:r>
            <w:r>
              <w:rPr>
                <w:noProof/>
                <w:webHidden/>
              </w:rPr>
              <w:instrText xml:space="preserve"> PAGEREF _Toc75516058 \h </w:instrText>
            </w:r>
            <w:r>
              <w:rPr>
                <w:noProof/>
                <w:webHidden/>
              </w:rPr>
            </w:r>
          </w:ins>
          <w:r>
            <w:rPr>
              <w:noProof/>
              <w:webHidden/>
            </w:rPr>
            <w:fldChar w:fldCharType="separate"/>
          </w:r>
          <w:ins w:id="260" w:author="David Conklin" w:date="2021-06-25T12:19:00Z">
            <w:r>
              <w:rPr>
                <w:noProof/>
                <w:webHidden/>
              </w:rPr>
              <w:t>60</w:t>
            </w:r>
            <w:r>
              <w:rPr>
                <w:noProof/>
                <w:webHidden/>
              </w:rPr>
              <w:fldChar w:fldCharType="end"/>
            </w:r>
            <w:r w:rsidRPr="00627082">
              <w:rPr>
                <w:rStyle w:val="Hyperlink"/>
                <w:noProof/>
              </w:rPr>
              <w:fldChar w:fldCharType="end"/>
            </w:r>
          </w:ins>
        </w:p>
        <w:p w14:paraId="41D9D19F" w14:textId="04F7CD68" w:rsidR="008F7442" w:rsidRDefault="008F7442">
          <w:pPr>
            <w:pStyle w:val="TOC2"/>
            <w:tabs>
              <w:tab w:val="right" w:leader="dot" w:pos="9350"/>
            </w:tabs>
            <w:rPr>
              <w:ins w:id="261" w:author="David Conklin" w:date="2021-06-25T12:19:00Z"/>
              <w:rFonts w:eastAsiaTheme="minorEastAsia"/>
              <w:noProof/>
            </w:rPr>
          </w:pPr>
          <w:ins w:id="262"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"_Toc75516059"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Loss (or gain) of wetlands</w:t>
            </w:r>
            <w:r>
              <w:rPr>
                <w:noProof/>
                <w:webHidden/>
              </w:rPr>
              <w:tab/>
            </w:r>
            <w:r>
              <w:rPr>
                <w:noProof/>
                <w:webHidden/>
              </w:rPr>
              <w:fldChar w:fldCharType="begin"/>
            </w:r>
            <w:r>
              <w:rPr>
                <w:noProof/>
                <w:webHidden/>
              </w:rPr>
              <w:instrText xml:space="preserve"> PAGEREF _Toc75516059 \h </w:instrText>
            </w:r>
            <w:r>
              <w:rPr>
                <w:noProof/>
                <w:webHidden/>
              </w:rPr>
            </w:r>
          </w:ins>
          <w:r>
            <w:rPr>
              <w:noProof/>
              <w:webHidden/>
            </w:rPr>
            <w:fldChar w:fldCharType="separate"/>
          </w:r>
          <w:ins w:id="263" w:author="David Conklin" w:date="2021-06-25T12:19:00Z">
            <w:r>
              <w:rPr>
                <w:noProof/>
                <w:webHidden/>
              </w:rPr>
              <w:t>60</w:t>
            </w:r>
            <w:r>
              <w:rPr>
                <w:noProof/>
                <w:webHidden/>
              </w:rPr>
              <w:fldChar w:fldCharType="end"/>
            </w:r>
            <w:r w:rsidRPr="00627082">
              <w:rPr>
                <w:rStyle w:val="Hyperlink"/>
                <w:noProof/>
              </w:rPr>
              <w:fldChar w:fldCharType="end"/>
            </w:r>
          </w:ins>
        </w:p>
        <w:p w14:paraId="5C4B8FBC" w14:textId="52F8304D" w:rsidR="008F7442" w:rsidRDefault="008F7442">
          <w:pPr>
            <w:pStyle w:val="TOC2"/>
            <w:tabs>
              <w:tab w:val="right" w:leader="dot" w:pos="9350"/>
            </w:tabs>
            <w:rPr>
              <w:ins w:id="264" w:author="David Conklin" w:date="2021-06-25T12:19:00Z"/>
              <w:rFonts w:eastAsiaTheme="minorEastAsia"/>
              <w:noProof/>
            </w:rPr>
          </w:pPr>
          <w:ins w:id="26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Reality check</w:t>
            </w:r>
            <w:r>
              <w:rPr>
                <w:noProof/>
                <w:webHidden/>
              </w:rPr>
              <w:tab/>
            </w:r>
            <w:r>
              <w:rPr>
                <w:noProof/>
                <w:webHidden/>
              </w:rPr>
              <w:fldChar w:fldCharType="begin"/>
            </w:r>
            <w:r>
              <w:rPr>
                <w:noProof/>
                <w:webHidden/>
              </w:rPr>
              <w:instrText xml:space="preserve"> PAGEREF _Toc75516060 \h </w:instrText>
            </w:r>
            <w:r>
              <w:rPr>
                <w:noProof/>
                <w:webHidden/>
              </w:rPr>
            </w:r>
          </w:ins>
          <w:r>
            <w:rPr>
              <w:noProof/>
              <w:webHidden/>
            </w:rPr>
            <w:fldChar w:fldCharType="separate"/>
          </w:r>
          <w:ins w:id="266" w:author="David Conklin" w:date="2021-06-25T12:19:00Z">
            <w:r>
              <w:rPr>
                <w:noProof/>
                <w:webHidden/>
              </w:rPr>
              <w:t>61</w:t>
            </w:r>
            <w:r>
              <w:rPr>
                <w:noProof/>
                <w:webHidden/>
              </w:rPr>
              <w:fldChar w:fldCharType="end"/>
            </w:r>
            <w:r w:rsidRPr="00627082">
              <w:rPr>
                <w:rStyle w:val="Hyperlink"/>
                <w:noProof/>
              </w:rPr>
              <w:fldChar w:fldCharType="end"/>
            </w:r>
          </w:ins>
        </w:p>
        <w:p w14:paraId="59D60A5E" w14:textId="14CC6267" w:rsidR="008F7442" w:rsidRDefault="008F7442">
          <w:pPr>
            <w:pStyle w:val="TOC2"/>
            <w:tabs>
              <w:tab w:val="right" w:leader="dot" w:pos="9350"/>
            </w:tabs>
            <w:rPr>
              <w:ins w:id="267" w:author="David Conklin" w:date="2021-06-25T12:19:00Z"/>
              <w:rFonts w:eastAsiaTheme="minorEastAsia"/>
              <w:noProof/>
            </w:rPr>
          </w:pPr>
          <w:ins w:id="26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High Cascades Springs</w:t>
            </w:r>
            <w:r>
              <w:rPr>
                <w:noProof/>
                <w:webHidden/>
              </w:rPr>
              <w:tab/>
            </w:r>
            <w:r>
              <w:rPr>
                <w:noProof/>
                <w:webHidden/>
              </w:rPr>
              <w:fldChar w:fldCharType="begin"/>
            </w:r>
            <w:r>
              <w:rPr>
                <w:noProof/>
                <w:webHidden/>
              </w:rPr>
              <w:instrText xml:space="preserve"> PAGEREF _Toc75516061 \h </w:instrText>
            </w:r>
            <w:r>
              <w:rPr>
                <w:noProof/>
                <w:webHidden/>
              </w:rPr>
            </w:r>
          </w:ins>
          <w:r>
            <w:rPr>
              <w:noProof/>
              <w:webHidden/>
            </w:rPr>
            <w:fldChar w:fldCharType="separate"/>
          </w:r>
          <w:ins w:id="269" w:author="David Conklin" w:date="2021-06-25T12:19:00Z">
            <w:r>
              <w:rPr>
                <w:noProof/>
                <w:webHidden/>
              </w:rPr>
              <w:t>63</w:t>
            </w:r>
            <w:r>
              <w:rPr>
                <w:noProof/>
                <w:webHidden/>
              </w:rPr>
              <w:fldChar w:fldCharType="end"/>
            </w:r>
            <w:r w:rsidRPr="00627082">
              <w:rPr>
                <w:rStyle w:val="Hyperlink"/>
                <w:noProof/>
              </w:rPr>
              <w:fldChar w:fldCharType="end"/>
            </w:r>
          </w:ins>
        </w:p>
        <w:p w14:paraId="0358A7A5" w14:textId="64E0DBAB" w:rsidR="008F7442" w:rsidRDefault="008F7442">
          <w:pPr>
            <w:pStyle w:val="TOC2"/>
            <w:tabs>
              <w:tab w:val="right" w:leader="dot" w:pos="9350"/>
            </w:tabs>
            <w:rPr>
              <w:ins w:id="270" w:author="David Conklin" w:date="2021-06-25T12:19:00Z"/>
              <w:rFonts w:eastAsiaTheme="minorEastAsia"/>
              <w:noProof/>
            </w:rPr>
          </w:pPr>
          <w:ins w:id="271"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"_Toc75516062"</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Calibration and simulation skill</w:t>
            </w:r>
            <w:r>
              <w:rPr>
                <w:noProof/>
                <w:webHidden/>
              </w:rPr>
              <w:tab/>
            </w:r>
            <w:r>
              <w:rPr>
                <w:noProof/>
                <w:webHidden/>
              </w:rPr>
              <w:fldChar w:fldCharType="begin"/>
            </w:r>
            <w:r>
              <w:rPr>
                <w:noProof/>
                <w:webHidden/>
              </w:rPr>
              <w:instrText xml:space="preserve"> PAGEREF _Toc75516062 \h </w:instrText>
            </w:r>
            <w:r>
              <w:rPr>
                <w:noProof/>
                <w:webHidden/>
              </w:rPr>
            </w:r>
          </w:ins>
          <w:r>
            <w:rPr>
              <w:noProof/>
              <w:webHidden/>
            </w:rPr>
            <w:fldChar w:fldCharType="separate"/>
          </w:r>
          <w:ins w:id="272" w:author="David Conklin" w:date="2021-06-25T12:19:00Z">
            <w:r>
              <w:rPr>
                <w:noProof/>
                <w:webHidden/>
              </w:rPr>
              <w:t>64</w:t>
            </w:r>
            <w:r>
              <w:rPr>
                <w:noProof/>
                <w:webHidden/>
              </w:rPr>
              <w:fldChar w:fldCharType="end"/>
            </w:r>
            <w:r w:rsidRPr="00627082">
              <w:rPr>
                <w:rStyle w:val="Hyperlink"/>
                <w:noProof/>
              </w:rPr>
              <w:fldChar w:fldCharType="end"/>
            </w:r>
          </w:ins>
        </w:p>
        <w:p w14:paraId="7B242334" w14:textId="6FE0FBE3" w:rsidR="008F7442" w:rsidRDefault="008F7442">
          <w:pPr>
            <w:pStyle w:val="TOC2"/>
            <w:tabs>
              <w:tab w:val="right" w:leader="dot" w:pos="9350"/>
            </w:tabs>
            <w:rPr>
              <w:ins w:id="273" w:author="David Conklin" w:date="2021-06-25T12:19:00Z"/>
              <w:rFonts w:eastAsiaTheme="minorEastAsia"/>
              <w:noProof/>
            </w:rPr>
          </w:pPr>
          <w:ins w:id="274"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"_Toc75516063"</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Analysis of locations where the model has low skill</w:t>
            </w:r>
            <w:r>
              <w:rPr>
                <w:noProof/>
                <w:webHidden/>
              </w:rPr>
              <w:tab/>
            </w:r>
            <w:r>
              <w:rPr>
                <w:noProof/>
                <w:webHidden/>
              </w:rPr>
              <w:fldChar w:fldCharType="begin"/>
            </w:r>
            <w:r>
              <w:rPr>
                <w:noProof/>
                <w:webHidden/>
              </w:rPr>
              <w:instrText xml:space="preserve"> PAGEREF _Toc75516063 \h </w:instrText>
            </w:r>
            <w:r>
              <w:rPr>
                <w:noProof/>
                <w:webHidden/>
              </w:rPr>
            </w:r>
          </w:ins>
          <w:r>
            <w:rPr>
              <w:noProof/>
              <w:webHidden/>
            </w:rPr>
            <w:fldChar w:fldCharType="separate"/>
          </w:r>
          <w:ins w:id="275" w:author="David Conklin" w:date="2021-06-25T12:19:00Z">
            <w:r>
              <w:rPr>
                <w:noProof/>
                <w:webHidden/>
              </w:rPr>
              <w:t>67</w:t>
            </w:r>
            <w:r>
              <w:rPr>
                <w:noProof/>
                <w:webHidden/>
              </w:rPr>
              <w:fldChar w:fldCharType="end"/>
            </w:r>
            <w:r w:rsidRPr="00627082">
              <w:rPr>
                <w:rStyle w:val="Hyperlink"/>
                <w:noProof/>
              </w:rPr>
              <w:fldChar w:fldCharType="end"/>
            </w:r>
          </w:ins>
        </w:p>
        <w:p w14:paraId="34677FEC" w14:textId="169D6CE7" w:rsidR="008F7442" w:rsidRDefault="008F7442">
          <w:pPr>
            <w:pStyle w:val="TOC2"/>
            <w:tabs>
              <w:tab w:val="right" w:leader="dot" w:pos="9350"/>
            </w:tabs>
            <w:rPr>
              <w:ins w:id="276" w:author="David Conklin" w:date="2021-06-25T12:19:00Z"/>
              <w:rFonts w:eastAsiaTheme="minorEastAsia"/>
              <w:noProof/>
            </w:rPr>
          </w:pPr>
          <w:ins w:id="277"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"_Toc75516064"</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_Toc75516064 \h </w:instrText>
            </w:r>
            <w:r>
              <w:rPr>
                <w:noProof/>
                <w:webHidden/>
              </w:rPr>
            </w:r>
          </w:ins>
          <w:r>
            <w:rPr>
              <w:noProof/>
              <w:webHidden/>
            </w:rPr>
            <w:fldChar w:fldCharType="separate"/>
          </w:r>
          <w:ins w:id="278" w:author="David Conklin" w:date="2021-06-25T12:19:00Z">
            <w:r>
              <w:rPr>
                <w:noProof/>
                <w:webHidden/>
              </w:rPr>
              <w:t>69</w:t>
            </w:r>
            <w:r>
              <w:rPr>
                <w:noProof/>
                <w:webHidden/>
              </w:rPr>
              <w:fldChar w:fldCharType="end"/>
            </w:r>
            <w:r w:rsidRPr="00627082">
              <w:rPr>
                <w:rStyle w:val="Hyperlink"/>
                <w:noProof/>
              </w:rPr>
              <w:fldChar w:fldCharType="end"/>
            </w:r>
          </w:ins>
        </w:p>
        <w:p w14:paraId="01A3484C" w14:textId="3825AEAD" w:rsidR="008F7442" w:rsidRDefault="008F7442">
          <w:pPr>
            <w:pStyle w:val="TOC2"/>
            <w:tabs>
              <w:tab w:val="right" w:leader="dot" w:pos="9350"/>
            </w:tabs>
            <w:rPr>
              <w:ins w:id="279" w:author="David Conklin" w:date="2021-06-25T12:19:00Z"/>
              <w:rFonts w:eastAsiaTheme="minorEastAsia"/>
              <w:noProof/>
            </w:rPr>
          </w:pPr>
          <w:ins w:id="280"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"_Toc75516065"</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CW3M v. Shade-a-lator</w:t>
            </w:r>
            <w:r>
              <w:rPr>
                <w:noProof/>
                <w:webHidden/>
              </w:rPr>
              <w:tab/>
            </w:r>
            <w:r>
              <w:rPr>
                <w:noProof/>
                <w:webHidden/>
              </w:rPr>
              <w:fldChar w:fldCharType="begin"/>
            </w:r>
            <w:r>
              <w:rPr>
                <w:noProof/>
                <w:webHidden/>
              </w:rPr>
              <w:instrText xml:space="preserve"> PAGEREF _Toc75516065 \h </w:instrText>
            </w:r>
            <w:r>
              <w:rPr>
                <w:noProof/>
                <w:webHidden/>
              </w:rPr>
            </w:r>
          </w:ins>
          <w:r>
            <w:rPr>
              <w:noProof/>
              <w:webHidden/>
            </w:rPr>
            <w:fldChar w:fldCharType="separate"/>
          </w:r>
          <w:ins w:id="281" w:author="David Conklin" w:date="2021-06-25T12:19:00Z">
            <w:r>
              <w:rPr>
                <w:noProof/>
                <w:webHidden/>
              </w:rPr>
              <w:t>70</w:t>
            </w:r>
            <w:r>
              <w:rPr>
                <w:noProof/>
                <w:webHidden/>
              </w:rPr>
              <w:fldChar w:fldCharType="end"/>
            </w:r>
            <w:r w:rsidRPr="00627082">
              <w:rPr>
                <w:rStyle w:val="Hyperlink"/>
                <w:noProof/>
              </w:rPr>
              <w:fldChar w:fldCharType="end"/>
            </w:r>
          </w:ins>
        </w:p>
        <w:p w14:paraId="70192AA1" w14:textId="240CF444" w:rsidR="008F7442" w:rsidRDefault="008F7442">
          <w:pPr>
            <w:pStyle w:val="TOC2"/>
            <w:tabs>
              <w:tab w:val="right" w:leader="dot" w:pos="9350"/>
            </w:tabs>
            <w:rPr>
              <w:ins w:id="282" w:author="David Conklin" w:date="2021-06-25T12:19:00Z"/>
              <w:rFonts w:eastAsiaTheme="minorEastAsia"/>
              <w:noProof/>
            </w:rPr>
          </w:pPr>
          <w:ins w:id="283"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"_Toc75516066"</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Comparison of CW3M results to Shade-a-lator results</w:t>
            </w:r>
            <w:r>
              <w:rPr>
                <w:noProof/>
                <w:webHidden/>
              </w:rPr>
              <w:tab/>
            </w:r>
            <w:r>
              <w:rPr>
                <w:noProof/>
                <w:webHidden/>
              </w:rPr>
              <w:fldChar w:fldCharType="begin"/>
            </w:r>
            <w:r>
              <w:rPr>
                <w:noProof/>
                <w:webHidden/>
              </w:rPr>
              <w:instrText xml:space="preserve"> PAGEREF _Toc75516066 \h </w:instrText>
            </w:r>
            <w:r>
              <w:rPr>
                <w:noProof/>
                <w:webHidden/>
              </w:rPr>
            </w:r>
          </w:ins>
          <w:r>
            <w:rPr>
              <w:noProof/>
              <w:webHidden/>
            </w:rPr>
            <w:fldChar w:fldCharType="separate"/>
          </w:r>
          <w:ins w:id="284" w:author="David Conklin" w:date="2021-06-25T12:19:00Z">
            <w:r>
              <w:rPr>
                <w:noProof/>
                <w:webHidden/>
              </w:rPr>
              <w:t>72</w:t>
            </w:r>
            <w:r>
              <w:rPr>
                <w:noProof/>
                <w:webHidden/>
              </w:rPr>
              <w:fldChar w:fldCharType="end"/>
            </w:r>
            <w:r w:rsidRPr="00627082">
              <w:rPr>
                <w:rStyle w:val="Hyperlink"/>
                <w:noProof/>
              </w:rPr>
              <w:fldChar w:fldCharType="end"/>
            </w:r>
          </w:ins>
        </w:p>
        <w:p w14:paraId="108543F9" w14:textId="420AC6E6" w:rsidR="008F7442" w:rsidRDefault="008F7442">
          <w:pPr>
            <w:pStyle w:val="TOC1"/>
            <w:tabs>
              <w:tab w:val="right" w:leader="dot" w:pos="9350"/>
            </w:tabs>
            <w:rPr>
              <w:ins w:id="285" w:author="David Conklin" w:date="2021-06-25T12:19:00Z"/>
              <w:rFonts w:eastAsiaTheme="minorEastAsia"/>
              <w:noProof/>
            </w:rPr>
          </w:pPr>
          <w:ins w:id="286"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"_Toc75516067"</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The Clackamas Basin</w:t>
            </w:r>
            <w:r>
              <w:rPr>
                <w:noProof/>
                <w:webHidden/>
              </w:rPr>
              <w:tab/>
            </w:r>
            <w:r>
              <w:rPr>
                <w:noProof/>
                <w:webHidden/>
              </w:rPr>
              <w:fldChar w:fldCharType="begin"/>
            </w:r>
            <w:r>
              <w:rPr>
                <w:noProof/>
                <w:webHidden/>
              </w:rPr>
              <w:instrText xml:space="preserve"> PAGEREF _Toc75516067 \h </w:instrText>
            </w:r>
            <w:r>
              <w:rPr>
                <w:noProof/>
                <w:webHidden/>
              </w:rPr>
            </w:r>
          </w:ins>
          <w:r>
            <w:rPr>
              <w:noProof/>
              <w:webHidden/>
            </w:rPr>
            <w:fldChar w:fldCharType="separate"/>
          </w:r>
          <w:ins w:id="287" w:author="David Conklin" w:date="2021-06-25T12:19:00Z">
            <w:r>
              <w:rPr>
                <w:noProof/>
                <w:webHidden/>
              </w:rPr>
              <w:t>74</w:t>
            </w:r>
            <w:r>
              <w:rPr>
                <w:noProof/>
                <w:webHidden/>
              </w:rPr>
              <w:fldChar w:fldCharType="end"/>
            </w:r>
            <w:r w:rsidRPr="00627082">
              <w:rPr>
                <w:rStyle w:val="Hyperlink"/>
                <w:noProof/>
              </w:rPr>
              <w:fldChar w:fldCharType="end"/>
            </w:r>
          </w:ins>
        </w:p>
        <w:p w14:paraId="638D729C" w14:textId="0BBE3D93" w:rsidR="008F7442" w:rsidRDefault="008F7442">
          <w:pPr>
            <w:pStyle w:val="TOC1"/>
            <w:tabs>
              <w:tab w:val="right" w:leader="dot" w:pos="9350"/>
            </w:tabs>
            <w:rPr>
              <w:ins w:id="288" w:author="David Conklin" w:date="2021-06-25T12:19:00Z"/>
              <w:rFonts w:eastAsiaTheme="minorEastAsia"/>
              <w:noProof/>
            </w:rPr>
          </w:pPr>
          <w:ins w:id="289"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"_Toc75516068"</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Directory structure and file names</w:t>
            </w:r>
            <w:r>
              <w:rPr>
                <w:noProof/>
                <w:webHidden/>
              </w:rPr>
              <w:tab/>
            </w:r>
            <w:r>
              <w:rPr>
                <w:noProof/>
                <w:webHidden/>
              </w:rPr>
              <w:fldChar w:fldCharType="begin"/>
            </w:r>
            <w:r>
              <w:rPr>
                <w:noProof/>
                <w:webHidden/>
              </w:rPr>
              <w:instrText xml:space="preserve"> PAGEREF _Toc75516068 \h </w:instrText>
            </w:r>
            <w:r>
              <w:rPr>
                <w:noProof/>
                <w:webHidden/>
              </w:rPr>
            </w:r>
          </w:ins>
          <w:r>
            <w:rPr>
              <w:noProof/>
              <w:webHidden/>
            </w:rPr>
            <w:fldChar w:fldCharType="separate"/>
          </w:r>
          <w:ins w:id="290" w:author="David Conklin" w:date="2021-06-25T12:19:00Z">
            <w:r>
              <w:rPr>
                <w:noProof/>
                <w:webHidden/>
              </w:rPr>
              <w:t>75</w:t>
            </w:r>
            <w:r>
              <w:rPr>
                <w:noProof/>
                <w:webHidden/>
              </w:rPr>
              <w:fldChar w:fldCharType="end"/>
            </w:r>
            <w:r w:rsidRPr="00627082">
              <w:rPr>
                <w:rStyle w:val="Hyperlink"/>
                <w:noProof/>
              </w:rPr>
              <w:fldChar w:fldCharType="end"/>
            </w:r>
          </w:ins>
        </w:p>
        <w:p w14:paraId="4472ABA1" w14:textId="52C20E3E" w:rsidR="008F7442" w:rsidRDefault="008F7442">
          <w:pPr>
            <w:pStyle w:val="TOC1"/>
            <w:tabs>
              <w:tab w:val="right" w:leader="dot" w:pos="9350"/>
            </w:tabs>
            <w:rPr>
              <w:ins w:id="291" w:author="David Conklin" w:date="2021-06-25T12:19:00Z"/>
              <w:rFonts w:eastAsiaTheme="minorEastAsia"/>
              <w:noProof/>
            </w:rPr>
          </w:pPr>
          <w:ins w:id="292" w:author="David Conklin" w:date="2021-06-25T12:19:00Z">
            <w:r w:rsidRPr="00627082">
              <w:rPr>
                <w:rStyle w:val="Hyperlink"/>
                <w:noProof/>
              </w:rPr>
              <w:lastRenderedPageBreak/>
              <w:fldChar w:fldCharType="begin"/>
            </w:r>
            <w:r w:rsidRPr="00627082">
              <w:rPr>
                <w:rStyle w:val="Hyperlink"/>
                <w:noProof/>
              </w:rPr>
              <w:instrText xml:space="preserve"> </w:instrText>
            </w:r>
            <w:r>
              <w:rPr>
                <w:noProof/>
              </w:rPr>
              <w:instrText>HYPERLINK \l "_Toc75516069"</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Release Log</w:t>
            </w:r>
            <w:r>
              <w:rPr>
                <w:noProof/>
                <w:webHidden/>
              </w:rPr>
              <w:tab/>
            </w:r>
            <w:r>
              <w:rPr>
                <w:noProof/>
                <w:webHidden/>
              </w:rPr>
              <w:fldChar w:fldCharType="begin"/>
            </w:r>
            <w:r>
              <w:rPr>
                <w:noProof/>
                <w:webHidden/>
              </w:rPr>
              <w:instrText xml:space="preserve"> PAGEREF _Toc75516069 \h </w:instrText>
            </w:r>
            <w:r>
              <w:rPr>
                <w:noProof/>
                <w:webHidden/>
              </w:rPr>
            </w:r>
          </w:ins>
          <w:r>
            <w:rPr>
              <w:noProof/>
              <w:webHidden/>
            </w:rPr>
            <w:fldChar w:fldCharType="separate"/>
          </w:r>
          <w:ins w:id="293" w:author="David Conklin" w:date="2021-06-25T12:19:00Z">
            <w:r>
              <w:rPr>
                <w:noProof/>
                <w:webHidden/>
              </w:rPr>
              <w:t>76</w:t>
            </w:r>
            <w:r>
              <w:rPr>
                <w:noProof/>
                <w:webHidden/>
              </w:rPr>
              <w:fldChar w:fldCharType="end"/>
            </w:r>
            <w:r w:rsidRPr="00627082">
              <w:rPr>
                <w:rStyle w:val="Hyperlink"/>
                <w:noProof/>
              </w:rPr>
              <w:fldChar w:fldCharType="end"/>
            </w:r>
          </w:ins>
        </w:p>
        <w:p w14:paraId="7E2F1AF9" w14:textId="45ADB1A8" w:rsidR="008F7442" w:rsidRDefault="008F7442">
          <w:pPr>
            <w:pStyle w:val="TOC1"/>
            <w:tabs>
              <w:tab w:val="right" w:leader="dot" w:pos="9350"/>
            </w:tabs>
            <w:rPr>
              <w:ins w:id="294" w:author="David Conklin" w:date="2021-06-25T12:19:00Z"/>
              <w:rFonts w:eastAsiaTheme="minorEastAsia"/>
              <w:noProof/>
            </w:rPr>
          </w:pPr>
          <w:ins w:id="295"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"_Toc75516070"</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References</w:t>
            </w:r>
            <w:r>
              <w:rPr>
                <w:noProof/>
                <w:webHidden/>
              </w:rPr>
              <w:tab/>
            </w:r>
            <w:r>
              <w:rPr>
                <w:noProof/>
                <w:webHidden/>
              </w:rPr>
              <w:fldChar w:fldCharType="begin"/>
            </w:r>
            <w:r>
              <w:rPr>
                <w:noProof/>
                <w:webHidden/>
              </w:rPr>
              <w:instrText xml:space="preserve"> PAGEREF _Toc75516070 \h </w:instrText>
            </w:r>
            <w:r>
              <w:rPr>
                <w:noProof/>
                <w:webHidden/>
              </w:rPr>
            </w:r>
          </w:ins>
          <w:r>
            <w:rPr>
              <w:noProof/>
              <w:webHidden/>
            </w:rPr>
            <w:fldChar w:fldCharType="separate"/>
          </w:r>
          <w:ins w:id="296" w:author="David Conklin" w:date="2021-06-25T12:19:00Z">
            <w:r>
              <w:rPr>
                <w:noProof/>
                <w:webHidden/>
              </w:rPr>
              <w:t>79</w:t>
            </w:r>
            <w:r>
              <w:rPr>
                <w:noProof/>
                <w:webHidden/>
              </w:rPr>
              <w:fldChar w:fldCharType="end"/>
            </w:r>
            <w:r w:rsidRPr="00627082">
              <w:rPr>
                <w:rStyle w:val="Hyperlink"/>
                <w:noProof/>
              </w:rPr>
              <w:fldChar w:fldCharType="end"/>
            </w:r>
          </w:ins>
        </w:p>
        <w:p w14:paraId="702ABA57" w14:textId="425F12D5" w:rsidR="008F7442" w:rsidRDefault="008F7442">
          <w:pPr>
            <w:pStyle w:val="TOC1"/>
            <w:tabs>
              <w:tab w:val="right" w:leader="dot" w:pos="9350"/>
            </w:tabs>
            <w:rPr>
              <w:ins w:id="297" w:author="David Conklin" w:date="2021-06-25T12:19:00Z"/>
              <w:rFonts w:eastAsiaTheme="minorEastAsia"/>
              <w:noProof/>
            </w:rPr>
          </w:pPr>
          <w:ins w:id="298" w:author="David Conklin" w:date="2021-06-25T12:19:00Z">
            <w:r w:rsidRPr="00627082">
              <w:rPr>
                <w:rStyle w:val="Hyperlink"/>
                <w:noProof/>
              </w:rPr>
              <w:fldChar w:fldCharType="begin"/>
            </w:r>
            <w:r w:rsidRPr="00627082">
              <w:rPr>
                <w:rStyle w:val="Hyperlink"/>
                <w:noProof/>
              </w:rPr>
              <w:instrText xml:space="preserve"> </w:instrText>
            </w:r>
            <w:r>
              <w:rPr>
                <w:noProof/>
              </w:rPr>
              <w:instrText>HYPERLINK \l "_Toc75516071"</w:instrText>
            </w:r>
            <w:r w:rsidRPr="00627082">
              <w:rPr>
                <w:rStyle w:val="Hyperlink"/>
                <w:noProof/>
              </w:rPr>
              <w:instrText xml:space="preserve"> </w:instrText>
            </w:r>
            <w:r w:rsidRPr="00627082">
              <w:rPr>
                <w:rStyle w:val="Hyperlink"/>
                <w:noProof/>
              </w:rPr>
            </w:r>
            <w:r w:rsidRPr="00627082">
              <w:rPr>
                <w:rStyle w:val="Hyperlink"/>
                <w:noProof/>
              </w:rPr>
              <w:fldChar w:fldCharType="separate"/>
            </w:r>
            <w:r w:rsidRPr="00627082">
              <w:rPr>
                <w:rStyle w:val="Hyperlink"/>
                <w:noProof/>
              </w:rPr>
              <w:t>Acronyms and Abbreviations</w:t>
            </w:r>
            <w:r>
              <w:rPr>
                <w:noProof/>
                <w:webHidden/>
              </w:rPr>
              <w:tab/>
            </w:r>
            <w:r>
              <w:rPr>
                <w:noProof/>
                <w:webHidden/>
              </w:rPr>
              <w:fldChar w:fldCharType="begin"/>
            </w:r>
            <w:r>
              <w:rPr>
                <w:noProof/>
                <w:webHidden/>
              </w:rPr>
              <w:instrText xml:space="preserve"> PAGEREF _Toc75516071 \h </w:instrText>
            </w:r>
            <w:r>
              <w:rPr>
                <w:noProof/>
                <w:webHidden/>
              </w:rPr>
            </w:r>
          </w:ins>
          <w:r>
            <w:rPr>
              <w:noProof/>
              <w:webHidden/>
            </w:rPr>
            <w:fldChar w:fldCharType="separate"/>
          </w:r>
          <w:ins w:id="299" w:author="David Conklin" w:date="2021-06-25T12:19:00Z">
            <w:r>
              <w:rPr>
                <w:noProof/>
                <w:webHidden/>
              </w:rPr>
              <w:t>81</w:t>
            </w:r>
            <w:r>
              <w:rPr>
                <w:noProof/>
                <w:webHidden/>
              </w:rPr>
              <w:fldChar w:fldCharType="end"/>
            </w:r>
            <w:r w:rsidRPr="00627082">
              <w:rPr>
                <w:rStyle w:val="Hyperlink"/>
                <w:noProof/>
              </w:rPr>
              <w:fldChar w:fldCharType="end"/>
            </w:r>
          </w:ins>
        </w:p>
        <w:p w14:paraId="4DC3E686" w14:textId="5877E0AE" w:rsidR="006231D1" w:rsidDel="00EF6419" w:rsidRDefault="006231D1">
          <w:pPr>
            <w:pStyle w:val="TOC1"/>
            <w:tabs>
              <w:tab w:val="right" w:leader="dot" w:pos="9350"/>
            </w:tabs>
            <w:rPr>
              <w:del w:id="300" w:author="David Conklin" w:date="2021-05-12T11:03:00Z"/>
              <w:rFonts w:eastAsiaTheme="minorEastAsia"/>
              <w:noProof/>
            </w:rPr>
          </w:pPr>
          <w:del w:id="3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02" w:author="David Conklin" w:date="2021-06-25T12:19:00Z">
            <w:r w:rsidR="008F7442">
              <w:rPr>
                <w:rStyle w:val="Hyperlink"/>
                <w:b/>
                <w:bCs/>
                <w:noProof/>
              </w:rPr>
              <w:t>Error! Hyperlink reference not valid.</w:t>
            </w:r>
          </w:ins>
          <w:del w:id="303"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59973296" w:rsidR="006231D1" w:rsidDel="00EF6419" w:rsidRDefault="006231D1">
          <w:pPr>
            <w:pStyle w:val="TOC1"/>
            <w:tabs>
              <w:tab w:val="right" w:leader="dot" w:pos="9350"/>
            </w:tabs>
            <w:rPr>
              <w:del w:id="304" w:author="David Conklin" w:date="2021-05-12T11:03:00Z"/>
              <w:rFonts w:eastAsiaTheme="minorEastAsia"/>
              <w:noProof/>
            </w:rPr>
          </w:pPr>
          <w:del w:id="3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06" w:author="David Conklin" w:date="2021-06-25T12:19:00Z">
            <w:r w:rsidR="008F7442">
              <w:rPr>
                <w:rStyle w:val="Hyperlink"/>
                <w:b/>
                <w:bCs/>
                <w:noProof/>
              </w:rPr>
              <w:t>Error! Hyperlink reference not valid.</w:t>
            </w:r>
          </w:ins>
          <w:del w:id="307"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7D8297F7" w:rsidR="006231D1" w:rsidDel="00EF6419" w:rsidRDefault="006231D1">
          <w:pPr>
            <w:pStyle w:val="TOC2"/>
            <w:tabs>
              <w:tab w:val="right" w:leader="dot" w:pos="9350"/>
            </w:tabs>
            <w:rPr>
              <w:del w:id="308" w:author="David Conklin" w:date="2021-05-12T11:03:00Z"/>
              <w:rFonts w:eastAsiaTheme="minorEastAsia"/>
              <w:noProof/>
            </w:rPr>
          </w:pPr>
          <w:del w:id="3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10" w:author="David Conklin" w:date="2021-06-25T12:19:00Z">
            <w:r w:rsidR="008F7442">
              <w:rPr>
                <w:rStyle w:val="Hyperlink"/>
                <w:b/>
                <w:bCs/>
                <w:noProof/>
              </w:rPr>
              <w:t>Error! Hyperlink reference not valid.</w:t>
            </w:r>
          </w:ins>
          <w:del w:id="311"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083E583A" w:rsidR="006231D1" w:rsidDel="00EF6419" w:rsidRDefault="006231D1">
          <w:pPr>
            <w:pStyle w:val="TOC2"/>
            <w:tabs>
              <w:tab w:val="right" w:leader="dot" w:pos="9350"/>
            </w:tabs>
            <w:rPr>
              <w:del w:id="312" w:author="David Conklin" w:date="2021-05-12T11:03:00Z"/>
              <w:rFonts w:eastAsiaTheme="minorEastAsia"/>
              <w:noProof/>
            </w:rPr>
          </w:pPr>
          <w:del w:id="3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14" w:author="David Conklin" w:date="2021-06-25T12:19:00Z">
            <w:r w:rsidR="008F7442">
              <w:rPr>
                <w:rStyle w:val="Hyperlink"/>
                <w:b/>
                <w:bCs/>
                <w:noProof/>
              </w:rPr>
              <w:t>Error! Hyperlink reference not valid.</w:t>
            </w:r>
          </w:ins>
          <w:del w:id="315"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44FDEBCD" w:rsidR="006231D1" w:rsidDel="00EF6419" w:rsidRDefault="006231D1">
          <w:pPr>
            <w:pStyle w:val="TOC2"/>
            <w:tabs>
              <w:tab w:val="right" w:leader="dot" w:pos="9350"/>
            </w:tabs>
            <w:rPr>
              <w:del w:id="316" w:author="David Conklin" w:date="2021-05-12T11:03:00Z"/>
              <w:rFonts w:eastAsiaTheme="minorEastAsia"/>
              <w:noProof/>
            </w:rPr>
          </w:pPr>
          <w:del w:id="3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18" w:author="David Conklin" w:date="2021-06-25T12:19:00Z">
            <w:r w:rsidR="008F7442">
              <w:rPr>
                <w:rStyle w:val="Hyperlink"/>
                <w:b/>
                <w:bCs/>
                <w:noProof/>
              </w:rPr>
              <w:t>Error! Hyperlink reference not valid.</w:t>
            </w:r>
          </w:ins>
          <w:del w:id="319"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686CBC1F" w:rsidR="006231D1" w:rsidDel="00EF6419" w:rsidRDefault="006231D1">
          <w:pPr>
            <w:pStyle w:val="TOC1"/>
            <w:tabs>
              <w:tab w:val="right" w:leader="dot" w:pos="9350"/>
            </w:tabs>
            <w:rPr>
              <w:del w:id="320" w:author="David Conklin" w:date="2021-05-12T11:03:00Z"/>
              <w:rFonts w:eastAsiaTheme="minorEastAsia"/>
              <w:noProof/>
            </w:rPr>
          </w:pPr>
          <w:del w:id="3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22" w:author="David Conklin" w:date="2021-06-25T12:19:00Z">
            <w:r w:rsidR="008F7442">
              <w:rPr>
                <w:rStyle w:val="Hyperlink"/>
                <w:b/>
                <w:bCs/>
                <w:noProof/>
              </w:rPr>
              <w:t>Error! Hyperlink reference not valid.</w:t>
            </w:r>
          </w:ins>
          <w:del w:id="323"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133A818F" w:rsidR="006231D1" w:rsidDel="00EF6419" w:rsidRDefault="006231D1">
          <w:pPr>
            <w:pStyle w:val="TOC1"/>
            <w:tabs>
              <w:tab w:val="right" w:leader="dot" w:pos="9350"/>
            </w:tabs>
            <w:rPr>
              <w:del w:id="324" w:author="David Conklin" w:date="2021-05-12T11:03:00Z"/>
              <w:rFonts w:eastAsiaTheme="minorEastAsia"/>
              <w:noProof/>
            </w:rPr>
          </w:pPr>
          <w:del w:id="3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26" w:author="David Conklin" w:date="2021-06-25T12:19:00Z">
            <w:r w:rsidR="008F7442">
              <w:rPr>
                <w:rStyle w:val="Hyperlink"/>
                <w:b/>
                <w:bCs/>
                <w:noProof/>
              </w:rPr>
              <w:t>Error! Hyperlink reference not valid.</w:t>
            </w:r>
          </w:ins>
          <w:del w:id="327"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100E535A" w:rsidR="006231D1" w:rsidDel="00EF6419" w:rsidRDefault="006231D1">
          <w:pPr>
            <w:pStyle w:val="TOC2"/>
            <w:tabs>
              <w:tab w:val="right" w:leader="dot" w:pos="9350"/>
            </w:tabs>
            <w:rPr>
              <w:del w:id="328" w:author="David Conklin" w:date="2021-05-12T11:03:00Z"/>
              <w:rFonts w:eastAsiaTheme="minorEastAsia"/>
              <w:noProof/>
            </w:rPr>
          </w:pPr>
          <w:del w:id="3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30" w:author="David Conklin" w:date="2021-06-25T12:19:00Z">
            <w:r w:rsidR="008F7442">
              <w:rPr>
                <w:rStyle w:val="Hyperlink"/>
                <w:b/>
                <w:bCs/>
                <w:noProof/>
              </w:rPr>
              <w:t>Error! Hyperlink reference not valid.</w:t>
            </w:r>
          </w:ins>
          <w:del w:id="331"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7273A232" w:rsidR="006231D1" w:rsidDel="00EF6419" w:rsidRDefault="006231D1">
          <w:pPr>
            <w:pStyle w:val="TOC2"/>
            <w:tabs>
              <w:tab w:val="right" w:leader="dot" w:pos="9350"/>
            </w:tabs>
            <w:rPr>
              <w:del w:id="332" w:author="David Conklin" w:date="2021-05-12T11:03:00Z"/>
              <w:rFonts w:eastAsiaTheme="minorEastAsia"/>
              <w:noProof/>
            </w:rPr>
          </w:pPr>
          <w:del w:id="3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34" w:author="David Conklin" w:date="2021-06-25T12:19:00Z">
            <w:r w:rsidR="008F7442">
              <w:rPr>
                <w:rStyle w:val="Hyperlink"/>
                <w:b/>
                <w:bCs/>
                <w:noProof/>
              </w:rPr>
              <w:t>Error! Hyperlink reference not valid.</w:t>
            </w:r>
          </w:ins>
          <w:del w:id="335"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15574351" w:rsidR="006231D1" w:rsidDel="00EF6419" w:rsidRDefault="006231D1">
          <w:pPr>
            <w:pStyle w:val="TOC2"/>
            <w:tabs>
              <w:tab w:val="right" w:leader="dot" w:pos="9350"/>
            </w:tabs>
            <w:rPr>
              <w:del w:id="336" w:author="David Conklin" w:date="2021-05-12T11:03:00Z"/>
              <w:rFonts w:eastAsiaTheme="minorEastAsia"/>
              <w:noProof/>
            </w:rPr>
          </w:pPr>
          <w:del w:id="3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38" w:author="David Conklin" w:date="2021-06-25T12:19:00Z">
            <w:r w:rsidR="008F7442">
              <w:rPr>
                <w:rStyle w:val="Hyperlink"/>
                <w:b/>
                <w:bCs/>
                <w:noProof/>
              </w:rPr>
              <w:t>Error! Hyperlink reference not valid.</w:t>
            </w:r>
          </w:ins>
          <w:del w:id="339"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4D4FEFF6" w:rsidR="006231D1" w:rsidDel="00EF6419" w:rsidRDefault="006231D1">
          <w:pPr>
            <w:pStyle w:val="TOC1"/>
            <w:tabs>
              <w:tab w:val="right" w:leader="dot" w:pos="9350"/>
            </w:tabs>
            <w:rPr>
              <w:del w:id="340" w:author="David Conklin" w:date="2021-05-12T11:03:00Z"/>
              <w:rFonts w:eastAsiaTheme="minorEastAsia"/>
              <w:noProof/>
            </w:rPr>
          </w:pPr>
          <w:del w:id="3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42" w:author="David Conklin" w:date="2021-06-25T12:19:00Z">
            <w:r w:rsidR="008F7442">
              <w:rPr>
                <w:rStyle w:val="Hyperlink"/>
                <w:b/>
                <w:bCs/>
                <w:noProof/>
              </w:rPr>
              <w:t>Error! Hyperlink reference not valid.</w:t>
            </w:r>
          </w:ins>
          <w:del w:id="343"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6627BD8D" w:rsidR="006231D1" w:rsidDel="00EF6419" w:rsidRDefault="006231D1">
          <w:pPr>
            <w:pStyle w:val="TOC2"/>
            <w:tabs>
              <w:tab w:val="right" w:leader="dot" w:pos="9350"/>
            </w:tabs>
            <w:rPr>
              <w:del w:id="344" w:author="David Conklin" w:date="2021-05-12T11:03:00Z"/>
              <w:rFonts w:eastAsiaTheme="minorEastAsia"/>
              <w:noProof/>
            </w:rPr>
          </w:pPr>
          <w:del w:id="3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46" w:author="David Conklin" w:date="2021-06-25T12:19:00Z">
            <w:r w:rsidR="008F7442">
              <w:rPr>
                <w:rStyle w:val="Hyperlink"/>
                <w:b/>
                <w:bCs/>
                <w:noProof/>
              </w:rPr>
              <w:t>Error! Hyperlink reference not valid.</w:t>
            </w:r>
          </w:ins>
          <w:del w:id="347"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155F3232" w:rsidR="006231D1" w:rsidDel="00EF6419" w:rsidRDefault="006231D1">
          <w:pPr>
            <w:pStyle w:val="TOC2"/>
            <w:tabs>
              <w:tab w:val="right" w:leader="dot" w:pos="9350"/>
            </w:tabs>
            <w:rPr>
              <w:del w:id="348" w:author="David Conklin" w:date="2021-05-12T11:03:00Z"/>
              <w:rFonts w:eastAsiaTheme="minorEastAsia"/>
              <w:noProof/>
            </w:rPr>
          </w:pPr>
          <w:del w:id="3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50" w:author="David Conklin" w:date="2021-06-25T12:19:00Z">
            <w:r w:rsidR="008F7442">
              <w:rPr>
                <w:rStyle w:val="Hyperlink"/>
                <w:b/>
                <w:bCs/>
                <w:noProof/>
              </w:rPr>
              <w:t>Error! Hyperlink reference not valid.</w:t>
            </w:r>
          </w:ins>
          <w:del w:id="351"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50B6B9BD" w:rsidR="006231D1" w:rsidDel="00EF6419" w:rsidRDefault="006231D1">
          <w:pPr>
            <w:pStyle w:val="TOC2"/>
            <w:tabs>
              <w:tab w:val="right" w:leader="dot" w:pos="9350"/>
            </w:tabs>
            <w:rPr>
              <w:del w:id="352" w:author="David Conklin" w:date="2021-05-12T11:03:00Z"/>
              <w:rFonts w:eastAsiaTheme="minorEastAsia"/>
              <w:noProof/>
            </w:rPr>
          </w:pPr>
          <w:del w:id="3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54" w:author="David Conklin" w:date="2021-06-25T12:19:00Z">
            <w:r w:rsidR="008F7442">
              <w:rPr>
                <w:rStyle w:val="Hyperlink"/>
                <w:b/>
                <w:bCs/>
                <w:noProof/>
              </w:rPr>
              <w:t>Error! Hyperlink reference not valid.</w:t>
            </w:r>
          </w:ins>
          <w:del w:id="355"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62786D01" w:rsidR="006231D1" w:rsidDel="00EF6419" w:rsidRDefault="006231D1">
          <w:pPr>
            <w:pStyle w:val="TOC1"/>
            <w:tabs>
              <w:tab w:val="right" w:leader="dot" w:pos="9350"/>
            </w:tabs>
            <w:rPr>
              <w:del w:id="356" w:author="David Conklin" w:date="2021-05-12T11:03:00Z"/>
              <w:rFonts w:eastAsiaTheme="minorEastAsia"/>
              <w:noProof/>
            </w:rPr>
          </w:pPr>
          <w:del w:id="3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58" w:author="David Conklin" w:date="2021-06-25T12:19:00Z">
            <w:r w:rsidR="008F7442">
              <w:rPr>
                <w:rStyle w:val="Hyperlink"/>
                <w:b/>
                <w:bCs/>
                <w:noProof/>
              </w:rPr>
              <w:t>Error! Hyperlink reference not valid.</w:t>
            </w:r>
          </w:ins>
          <w:del w:id="359"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6DD917C0" w:rsidR="006231D1" w:rsidDel="00EF6419" w:rsidRDefault="006231D1">
          <w:pPr>
            <w:pStyle w:val="TOC2"/>
            <w:tabs>
              <w:tab w:val="right" w:leader="dot" w:pos="9350"/>
            </w:tabs>
            <w:rPr>
              <w:del w:id="360" w:author="David Conklin" w:date="2021-05-12T11:03:00Z"/>
              <w:rFonts w:eastAsiaTheme="minorEastAsia"/>
              <w:noProof/>
            </w:rPr>
          </w:pPr>
          <w:del w:id="3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62" w:author="David Conklin" w:date="2021-06-25T12:19:00Z">
            <w:r w:rsidR="008F7442">
              <w:rPr>
                <w:rStyle w:val="Hyperlink"/>
                <w:b/>
                <w:bCs/>
                <w:noProof/>
              </w:rPr>
              <w:t>Error! Hyperlink reference not valid.</w:t>
            </w:r>
          </w:ins>
          <w:del w:id="363"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5ADEE440" w:rsidR="006231D1" w:rsidDel="00EF6419" w:rsidRDefault="006231D1">
          <w:pPr>
            <w:pStyle w:val="TOC2"/>
            <w:tabs>
              <w:tab w:val="right" w:leader="dot" w:pos="9350"/>
            </w:tabs>
            <w:rPr>
              <w:del w:id="364" w:author="David Conklin" w:date="2021-05-12T11:03:00Z"/>
              <w:rFonts w:eastAsiaTheme="minorEastAsia"/>
              <w:noProof/>
            </w:rPr>
          </w:pPr>
          <w:del w:id="3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66" w:author="David Conklin" w:date="2021-06-25T12:19:00Z">
            <w:r w:rsidR="008F7442">
              <w:rPr>
                <w:rStyle w:val="Hyperlink"/>
                <w:b/>
                <w:bCs/>
                <w:noProof/>
              </w:rPr>
              <w:t>Error! Hyperlink reference not valid.</w:t>
            </w:r>
          </w:ins>
          <w:del w:id="367"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4DC4CD53" w:rsidR="006231D1" w:rsidDel="00EF6419" w:rsidRDefault="006231D1">
          <w:pPr>
            <w:pStyle w:val="TOC2"/>
            <w:tabs>
              <w:tab w:val="right" w:leader="dot" w:pos="9350"/>
            </w:tabs>
            <w:rPr>
              <w:del w:id="368" w:author="David Conklin" w:date="2021-05-12T11:03:00Z"/>
              <w:rFonts w:eastAsiaTheme="minorEastAsia"/>
              <w:noProof/>
            </w:rPr>
          </w:pPr>
          <w:del w:id="3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70" w:author="David Conklin" w:date="2021-06-25T12:19:00Z">
            <w:r w:rsidR="008F7442">
              <w:rPr>
                <w:rStyle w:val="Hyperlink"/>
                <w:b/>
                <w:bCs/>
                <w:noProof/>
              </w:rPr>
              <w:t>Error! Hyperlink reference not valid.</w:t>
            </w:r>
          </w:ins>
          <w:del w:id="371"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0224BB4E" w:rsidR="006231D1" w:rsidDel="00EF6419" w:rsidRDefault="006231D1">
          <w:pPr>
            <w:pStyle w:val="TOC2"/>
            <w:tabs>
              <w:tab w:val="right" w:leader="dot" w:pos="9350"/>
            </w:tabs>
            <w:rPr>
              <w:del w:id="372" w:author="David Conklin" w:date="2021-05-12T11:03:00Z"/>
              <w:rFonts w:eastAsiaTheme="minorEastAsia"/>
              <w:noProof/>
            </w:rPr>
          </w:pPr>
          <w:del w:id="3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74" w:author="David Conklin" w:date="2021-06-25T12:19:00Z">
            <w:r w:rsidR="008F7442">
              <w:rPr>
                <w:rStyle w:val="Hyperlink"/>
                <w:b/>
                <w:bCs/>
                <w:noProof/>
              </w:rPr>
              <w:t>Error! Hyperlink reference not valid.</w:t>
            </w:r>
          </w:ins>
          <w:del w:id="375"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60780B93" w:rsidR="006231D1" w:rsidDel="00EF6419" w:rsidRDefault="006231D1">
          <w:pPr>
            <w:pStyle w:val="TOC1"/>
            <w:tabs>
              <w:tab w:val="right" w:leader="dot" w:pos="9350"/>
            </w:tabs>
            <w:rPr>
              <w:del w:id="376" w:author="David Conklin" w:date="2021-05-12T11:03:00Z"/>
              <w:rFonts w:eastAsiaTheme="minorEastAsia"/>
              <w:noProof/>
            </w:rPr>
          </w:pPr>
          <w:del w:id="3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78" w:author="David Conklin" w:date="2021-06-25T12:19:00Z">
            <w:r w:rsidR="008F7442">
              <w:rPr>
                <w:rStyle w:val="Hyperlink"/>
                <w:b/>
                <w:bCs/>
                <w:noProof/>
              </w:rPr>
              <w:t>Error! Hyperlink reference not valid.</w:t>
            </w:r>
          </w:ins>
          <w:del w:id="379"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3BF9C8FC" w:rsidR="006231D1" w:rsidDel="00EF6419" w:rsidRDefault="006231D1">
          <w:pPr>
            <w:pStyle w:val="TOC2"/>
            <w:tabs>
              <w:tab w:val="right" w:leader="dot" w:pos="9350"/>
            </w:tabs>
            <w:rPr>
              <w:del w:id="380" w:author="David Conklin" w:date="2021-05-12T11:03:00Z"/>
              <w:rFonts w:eastAsiaTheme="minorEastAsia"/>
              <w:noProof/>
            </w:rPr>
          </w:pPr>
          <w:del w:id="3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382" w:author="David Conklin" w:date="2021-06-25T12:19:00Z">
            <w:r w:rsidR="008F7442">
              <w:rPr>
                <w:rStyle w:val="Hyperlink"/>
                <w:b/>
                <w:bCs/>
                <w:noProof/>
              </w:rPr>
              <w:t>Error! Hyperlink reference not valid.</w:t>
            </w:r>
          </w:ins>
          <w:del w:id="383"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346DDCD9" w:rsidR="006231D1" w:rsidDel="00EF6419" w:rsidRDefault="006231D1">
          <w:pPr>
            <w:pStyle w:val="TOC1"/>
            <w:tabs>
              <w:tab w:val="right" w:leader="dot" w:pos="9350"/>
            </w:tabs>
            <w:rPr>
              <w:del w:id="384" w:author="David Conklin" w:date="2021-05-12T11:03:00Z"/>
              <w:rFonts w:eastAsiaTheme="minorEastAsia"/>
              <w:noProof/>
            </w:rPr>
          </w:pPr>
          <w:del w:id="3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386" w:author="David Conklin" w:date="2021-06-25T12:19:00Z">
            <w:r w:rsidR="008F7442">
              <w:rPr>
                <w:rStyle w:val="Hyperlink"/>
                <w:b/>
                <w:bCs/>
                <w:noProof/>
              </w:rPr>
              <w:t>Error! Hyperlink reference not valid.</w:t>
            </w:r>
          </w:ins>
          <w:del w:id="387"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20AAF581" w:rsidR="006231D1" w:rsidDel="00EF6419" w:rsidRDefault="006231D1">
          <w:pPr>
            <w:pStyle w:val="TOC2"/>
            <w:tabs>
              <w:tab w:val="right" w:leader="dot" w:pos="9350"/>
            </w:tabs>
            <w:rPr>
              <w:del w:id="388" w:author="David Conklin" w:date="2021-05-12T11:03:00Z"/>
              <w:rFonts w:eastAsiaTheme="minorEastAsia"/>
              <w:noProof/>
            </w:rPr>
          </w:pPr>
          <w:del w:id="3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390" w:author="David Conklin" w:date="2021-06-25T12:19:00Z">
            <w:r w:rsidR="008F7442">
              <w:rPr>
                <w:rStyle w:val="Hyperlink"/>
                <w:b/>
                <w:bCs/>
                <w:noProof/>
              </w:rPr>
              <w:t>Error! Hyperlink reference not valid.</w:t>
            </w:r>
          </w:ins>
          <w:del w:id="391"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5FC01800" w:rsidR="006231D1" w:rsidDel="00EF6419" w:rsidRDefault="006231D1">
          <w:pPr>
            <w:pStyle w:val="TOC2"/>
            <w:tabs>
              <w:tab w:val="right" w:leader="dot" w:pos="9350"/>
            </w:tabs>
            <w:rPr>
              <w:del w:id="392" w:author="David Conklin" w:date="2021-05-12T11:03:00Z"/>
              <w:rFonts w:eastAsiaTheme="minorEastAsia"/>
              <w:noProof/>
            </w:rPr>
          </w:pPr>
          <w:del w:id="3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394" w:author="David Conklin" w:date="2021-06-25T12:19:00Z">
            <w:r w:rsidR="008F7442">
              <w:rPr>
                <w:rStyle w:val="Hyperlink"/>
                <w:b/>
                <w:bCs/>
                <w:noProof/>
              </w:rPr>
              <w:t>Error! Hyperlink reference not valid.</w:t>
            </w:r>
          </w:ins>
          <w:del w:id="395"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3F3F6F47" w:rsidR="006231D1" w:rsidDel="00EF6419" w:rsidRDefault="006231D1">
          <w:pPr>
            <w:pStyle w:val="TOC2"/>
            <w:tabs>
              <w:tab w:val="right" w:leader="dot" w:pos="9350"/>
            </w:tabs>
            <w:rPr>
              <w:del w:id="396" w:author="David Conklin" w:date="2021-05-12T11:03:00Z"/>
              <w:rFonts w:eastAsiaTheme="minorEastAsia"/>
              <w:noProof/>
            </w:rPr>
          </w:pPr>
          <w:del w:id="3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398" w:author="David Conklin" w:date="2021-06-25T12:19:00Z">
            <w:r w:rsidR="008F7442">
              <w:rPr>
                <w:rStyle w:val="Hyperlink"/>
                <w:b/>
                <w:bCs/>
                <w:noProof/>
              </w:rPr>
              <w:t>Error! Hyperlink reference not valid.</w:t>
            </w:r>
          </w:ins>
          <w:del w:id="399"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3C98388F" w:rsidR="006231D1" w:rsidDel="00EF6419" w:rsidRDefault="006231D1">
          <w:pPr>
            <w:pStyle w:val="TOC3"/>
            <w:tabs>
              <w:tab w:val="right" w:leader="dot" w:pos="9350"/>
            </w:tabs>
            <w:rPr>
              <w:del w:id="400" w:author="David Conklin" w:date="2021-05-12T11:03:00Z"/>
              <w:rFonts w:eastAsiaTheme="minorEastAsia"/>
              <w:noProof/>
            </w:rPr>
          </w:pPr>
          <w:del w:id="4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02" w:author="David Conklin" w:date="2021-06-25T12:19:00Z">
            <w:r w:rsidR="008F7442">
              <w:rPr>
                <w:rStyle w:val="Hyperlink"/>
                <w:b/>
                <w:bCs/>
                <w:noProof/>
              </w:rPr>
              <w:t>Error! Hyperlink reference not valid.</w:t>
            </w:r>
          </w:ins>
          <w:del w:id="403"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4BD0C55D" w:rsidR="006231D1" w:rsidDel="00EF6419" w:rsidRDefault="006231D1">
          <w:pPr>
            <w:pStyle w:val="TOC3"/>
            <w:tabs>
              <w:tab w:val="right" w:leader="dot" w:pos="9350"/>
            </w:tabs>
            <w:rPr>
              <w:del w:id="404" w:author="David Conklin" w:date="2021-05-12T11:03:00Z"/>
              <w:rFonts w:eastAsiaTheme="minorEastAsia"/>
              <w:noProof/>
            </w:rPr>
          </w:pPr>
          <w:del w:id="4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06" w:author="David Conklin" w:date="2021-06-25T12:19:00Z">
            <w:r w:rsidR="008F7442">
              <w:rPr>
                <w:rStyle w:val="Hyperlink"/>
                <w:b/>
                <w:bCs/>
                <w:noProof/>
              </w:rPr>
              <w:t>Error! Hyperlink reference not valid.</w:t>
            </w:r>
          </w:ins>
          <w:del w:id="407"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0FEC4AFE" w:rsidR="006231D1" w:rsidDel="00EF6419" w:rsidRDefault="006231D1">
          <w:pPr>
            <w:pStyle w:val="TOC2"/>
            <w:tabs>
              <w:tab w:val="right" w:leader="dot" w:pos="9350"/>
            </w:tabs>
            <w:rPr>
              <w:del w:id="408" w:author="David Conklin" w:date="2021-05-12T11:03:00Z"/>
              <w:rFonts w:eastAsiaTheme="minorEastAsia"/>
              <w:noProof/>
            </w:rPr>
          </w:pPr>
          <w:del w:id="4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10" w:author="David Conklin" w:date="2021-06-25T12:19:00Z">
            <w:r w:rsidR="008F7442">
              <w:rPr>
                <w:rStyle w:val="Hyperlink"/>
                <w:b/>
                <w:bCs/>
                <w:noProof/>
              </w:rPr>
              <w:t>Error! Hyperlink reference not valid.</w:t>
            </w:r>
          </w:ins>
          <w:del w:id="411"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2E640C0B" w:rsidR="006231D1" w:rsidDel="00EF6419" w:rsidRDefault="006231D1">
          <w:pPr>
            <w:pStyle w:val="TOC2"/>
            <w:tabs>
              <w:tab w:val="right" w:leader="dot" w:pos="9350"/>
            </w:tabs>
            <w:rPr>
              <w:del w:id="412" w:author="David Conklin" w:date="2021-05-12T11:03:00Z"/>
              <w:rFonts w:eastAsiaTheme="minorEastAsia"/>
              <w:noProof/>
            </w:rPr>
          </w:pPr>
          <w:del w:id="4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14" w:author="David Conklin" w:date="2021-06-25T12:19:00Z">
            <w:r w:rsidR="008F7442">
              <w:rPr>
                <w:rStyle w:val="Hyperlink"/>
                <w:b/>
                <w:bCs/>
                <w:noProof/>
              </w:rPr>
              <w:t>Error! Hyperlink reference not valid.</w:t>
            </w:r>
          </w:ins>
          <w:del w:id="415"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3B4726A" w:rsidR="006231D1" w:rsidDel="00EF6419" w:rsidRDefault="006231D1">
          <w:pPr>
            <w:pStyle w:val="TOC1"/>
            <w:tabs>
              <w:tab w:val="right" w:leader="dot" w:pos="9350"/>
            </w:tabs>
            <w:rPr>
              <w:del w:id="416" w:author="David Conklin" w:date="2021-05-12T11:03:00Z"/>
              <w:rFonts w:eastAsiaTheme="minorEastAsia"/>
              <w:noProof/>
            </w:rPr>
          </w:pPr>
          <w:del w:id="4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18" w:author="David Conklin" w:date="2021-06-25T12:19:00Z">
            <w:r w:rsidR="008F7442">
              <w:rPr>
                <w:rStyle w:val="Hyperlink"/>
                <w:b/>
                <w:bCs/>
                <w:noProof/>
              </w:rPr>
              <w:t>Error! Hyperlink reference not valid.</w:t>
            </w:r>
          </w:ins>
          <w:del w:id="419"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3738B6C8" w:rsidR="006231D1" w:rsidDel="00EF6419" w:rsidRDefault="006231D1">
          <w:pPr>
            <w:pStyle w:val="TOC2"/>
            <w:tabs>
              <w:tab w:val="right" w:leader="dot" w:pos="9350"/>
            </w:tabs>
            <w:rPr>
              <w:del w:id="420" w:author="David Conklin" w:date="2021-05-12T11:03:00Z"/>
              <w:rFonts w:eastAsiaTheme="minorEastAsia"/>
              <w:noProof/>
            </w:rPr>
          </w:pPr>
          <w:del w:id="4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22" w:author="David Conklin" w:date="2021-06-25T12:19:00Z">
            <w:r w:rsidR="008F7442">
              <w:rPr>
                <w:rStyle w:val="Hyperlink"/>
                <w:b/>
                <w:bCs/>
                <w:noProof/>
              </w:rPr>
              <w:t>Error! Hyperlink reference not valid.</w:t>
            </w:r>
          </w:ins>
          <w:del w:id="423"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6A2A21F" w:rsidR="006231D1" w:rsidDel="00EF6419" w:rsidRDefault="006231D1">
          <w:pPr>
            <w:pStyle w:val="TOC2"/>
            <w:tabs>
              <w:tab w:val="right" w:leader="dot" w:pos="9350"/>
            </w:tabs>
            <w:rPr>
              <w:del w:id="424" w:author="David Conklin" w:date="2021-05-12T11:03:00Z"/>
              <w:rFonts w:eastAsiaTheme="minorEastAsia"/>
              <w:noProof/>
            </w:rPr>
          </w:pPr>
          <w:del w:id="4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26" w:author="David Conklin" w:date="2021-06-25T12:19:00Z">
            <w:r w:rsidR="008F7442">
              <w:rPr>
                <w:rStyle w:val="Hyperlink"/>
                <w:b/>
                <w:bCs/>
                <w:noProof/>
              </w:rPr>
              <w:t>Error! Hyperlink reference not valid.</w:t>
            </w:r>
          </w:ins>
          <w:del w:id="427"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7F9F3FF5" w:rsidR="006231D1" w:rsidDel="00EF6419" w:rsidRDefault="006231D1">
          <w:pPr>
            <w:pStyle w:val="TOC2"/>
            <w:tabs>
              <w:tab w:val="right" w:leader="dot" w:pos="9350"/>
            </w:tabs>
            <w:rPr>
              <w:del w:id="428" w:author="David Conklin" w:date="2021-05-12T11:03:00Z"/>
              <w:rFonts w:eastAsiaTheme="minorEastAsia"/>
              <w:noProof/>
            </w:rPr>
          </w:pPr>
          <w:del w:id="4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30" w:author="David Conklin" w:date="2021-06-25T12:19:00Z">
            <w:r w:rsidR="008F7442">
              <w:rPr>
                <w:rStyle w:val="Hyperlink"/>
                <w:b/>
                <w:bCs/>
                <w:noProof/>
              </w:rPr>
              <w:t>Error! Hyperlink reference not valid.</w:t>
            </w:r>
          </w:ins>
          <w:del w:id="431"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2338BC3F" w:rsidR="006231D1" w:rsidDel="00EF6419" w:rsidRDefault="006231D1">
          <w:pPr>
            <w:pStyle w:val="TOC2"/>
            <w:tabs>
              <w:tab w:val="right" w:leader="dot" w:pos="9350"/>
            </w:tabs>
            <w:rPr>
              <w:del w:id="432" w:author="David Conklin" w:date="2021-05-12T11:03:00Z"/>
              <w:rFonts w:eastAsiaTheme="minorEastAsia"/>
              <w:noProof/>
            </w:rPr>
          </w:pPr>
          <w:del w:id="4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34" w:author="David Conklin" w:date="2021-06-25T12:19:00Z">
            <w:r w:rsidR="008F7442">
              <w:rPr>
                <w:rStyle w:val="Hyperlink"/>
                <w:b/>
                <w:bCs/>
                <w:noProof/>
              </w:rPr>
              <w:t>Error! Hyperlink reference not valid.</w:t>
            </w:r>
          </w:ins>
          <w:del w:id="435"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0AE6852D" w:rsidR="006231D1" w:rsidDel="00EF6419" w:rsidRDefault="006231D1">
          <w:pPr>
            <w:pStyle w:val="TOC1"/>
            <w:tabs>
              <w:tab w:val="right" w:leader="dot" w:pos="9350"/>
            </w:tabs>
            <w:rPr>
              <w:del w:id="436" w:author="David Conklin" w:date="2021-05-12T11:03:00Z"/>
              <w:rFonts w:eastAsiaTheme="minorEastAsia"/>
              <w:noProof/>
            </w:rPr>
          </w:pPr>
          <w:del w:id="4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38" w:author="David Conklin" w:date="2021-06-25T12:19:00Z">
            <w:r w:rsidR="008F7442">
              <w:rPr>
                <w:rStyle w:val="Hyperlink"/>
                <w:b/>
                <w:bCs/>
                <w:noProof/>
              </w:rPr>
              <w:t>Error! Hyperlink reference not valid.</w:t>
            </w:r>
          </w:ins>
          <w:del w:id="439"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4CF2D8AE" w:rsidR="006231D1" w:rsidDel="00EF6419" w:rsidRDefault="006231D1">
          <w:pPr>
            <w:pStyle w:val="TOC2"/>
            <w:tabs>
              <w:tab w:val="right" w:leader="dot" w:pos="9350"/>
            </w:tabs>
            <w:rPr>
              <w:del w:id="440" w:author="David Conklin" w:date="2021-05-12T11:03:00Z"/>
              <w:rFonts w:eastAsiaTheme="minorEastAsia"/>
              <w:noProof/>
            </w:rPr>
          </w:pPr>
          <w:del w:id="4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42" w:author="David Conklin" w:date="2021-06-25T12:19:00Z">
            <w:r w:rsidR="008F7442">
              <w:rPr>
                <w:rStyle w:val="Hyperlink"/>
                <w:b/>
                <w:bCs/>
                <w:noProof/>
              </w:rPr>
              <w:t>Error! Hyperlink reference not valid.</w:t>
            </w:r>
          </w:ins>
          <w:del w:id="443"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1B031B37" w:rsidR="006231D1" w:rsidDel="00EF6419" w:rsidRDefault="006231D1">
          <w:pPr>
            <w:pStyle w:val="TOC2"/>
            <w:tabs>
              <w:tab w:val="right" w:leader="dot" w:pos="9350"/>
            </w:tabs>
            <w:rPr>
              <w:del w:id="444" w:author="David Conklin" w:date="2021-05-12T11:03:00Z"/>
              <w:rFonts w:eastAsiaTheme="minorEastAsia"/>
              <w:noProof/>
            </w:rPr>
          </w:pPr>
          <w:del w:id="4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46" w:author="David Conklin" w:date="2021-06-25T12:19:00Z">
            <w:r w:rsidR="008F7442">
              <w:rPr>
                <w:rStyle w:val="Hyperlink"/>
                <w:b/>
                <w:bCs/>
                <w:noProof/>
              </w:rPr>
              <w:t>Error! Hyperlink reference not valid.</w:t>
            </w:r>
          </w:ins>
          <w:del w:id="447"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379943BB" w:rsidR="006231D1" w:rsidDel="00EF6419" w:rsidRDefault="006231D1">
          <w:pPr>
            <w:pStyle w:val="TOC2"/>
            <w:tabs>
              <w:tab w:val="right" w:leader="dot" w:pos="9350"/>
            </w:tabs>
            <w:rPr>
              <w:del w:id="448" w:author="David Conklin" w:date="2021-05-12T11:03:00Z"/>
              <w:rFonts w:eastAsiaTheme="minorEastAsia"/>
              <w:noProof/>
            </w:rPr>
          </w:pPr>
          <w:del w:id="4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50" w:author="David Conklin" w:date="2021-06-25T12:19:00Z">
            <w:r w:rsidR="008F7442">
              <w:rPr>
                <w:rStyle w:val="Hyperlink"/>
                <w:b/>
                <w:bCs/>
                <w:noProof/>
              </w:rPr>
              <w:t>Error! Hyperlink reference not valid.</w:t>
            </w:r>
          </w:ins>
          <w:del w:id="451"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538E4B40" w:rsidR="006231D1" w:rsidDel="00EF6419" w:rsidRDefault="006231D1">
          <w:pPr>
            <w:pStyle w:val="TOC2"/>
            <w:tabs>
              <w:tab w:val="right" w:leader="dot" w:pos="9350"/>
            </w:tabs>
            <w:rPr>
              <w:del w:id="452" w:author="David Conklin" w:date="2021-05-12T11:03:00Z"/>
              <w:rFonts w:eastAsiaTheme="minorEastAsia"/>
              <w:noProof/>
            </w:rPr>
          </w:pPr>
          <w:del w:id="4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54" w:author="David Conklin" w:date="2021-06-25T12:19:00Z">
            <w:r w:rsidR="008F7442">
              <w:rPr>
                <w:rStyle w:val="Hyperlink"/>
                <w:b/>
                <w:bCs/>
                <w:noProof/>
              </w:rPr>
              <w:t>Error! Hyperlink reference not valid.</w:t>
            </w:r>
          </w:ins>
          <w:del w:id="455"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640114EE" w:rsidR="006231D1" w:rsidDel="00EF6419" w:rsidRDefault="006231D1">
          <w:pPr>
            <w:pStyle w:val="TOC2"/>
            <w:tabs>
              <w:tab w:val="right" w:leader="dot" w:pos="9350"/>
            </w:tabs>
            <w:rPr>
              <w:del w:id="456" w:author="David Conklin" w:date="2021-05-12T11:03:00Z"/>
              <w:rFonts w:eastAsiaTheme="minorEastAsia"/>
              <w:noProof/>
            </w:rPr>
          </w:pPr>
          <w:del w:id="4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58" w:author="David Conklin" w:date="2021-06-25T12:19:00Z">
            <w:r w:rsidR="008F7442">
              <w:rPr>
                <w:rStyle w:val="Hyperlink"/>
                <w:b/>
                <w:bCs/>
                <w:noProof/>
              </w:rPr>
              <w:t>Error! Hyperlink reference not valid.</w:t>
            </w:r>
          </w:ins>
          <w:del w:id="459"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702E72A1" w:rsidR="006231D1" w:rsidDel="00EF6419" w:rsidRDefault="006231D1">
          <w:pPr>
            <w:pStyle w:val="TOC2"/>
            <w:tabs>
              <w:tab w:val="right" w:leader="dot" w:pos="9350"/>
            </w:tabs>
            <w:rPr>
              <w:del w:id="460" w:author="David Conklin" w:date="2021-05-12T11:03:00Z"/>
              <w:rFonts w:eastAsiaTheme="minorEastAsia"/>
              <w:noProof/>
            </w:rPr>
          </w:pPr>
          <w:del w:id="4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62" w:author="David Conklin" w:date="2021-06-25T12:19:00Z">
            <w:r w:rsidR="008F7442">
              <w:rPr>
                <w:rStyle w:val="Hyperlink"/>
                <w:b/>
                <w:bCs/>
                <w:noProof/>
              </w:rPr>
              <w:t>Error! Hyperlink reference not valid.</w:t>
            </w:r>
          </w:ins>
          <w:del w:id="463"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62DB09F3" w:rsidR="006231D1" w:rsidDel="00EF6419" w:rsidRDefault="006231D1">
          <w:pPr>
            <w:pStyle w:val="TOC2"/>
            <w:tabs>
              <w:tab w:val="right" w:leader="dot" w:pos="9350"/>
            </w:tabs>
            <w:rPr>
              <w:del w:id="464" w:author="David Conklin" w:date="2021-05-12T11:03:00Z"/>
              <w:rFonts w:eastAsiaTheme="minorEastAsia"/>
              <w:noProof/>
            </w:rPr>
          </w:pPr>
          <w:del w:id="4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66" w:author="David Conklin" w:date="2021-06-25T12:19:00Z">
            <w:r w:rsidR="008F7442">
              <w:rPr>
                <w:rStyle w:val="Hyperlink"/>
                <w:b/>
                <w:bCs/>
                <w:noProof/>
              </w:rPr>
              <w:t>Error! Hyperlink reference not valid.</w:t>
            </w:r>
          </w:ins>
          <w:del w:id="467"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5B84FDD4" w:rsidR="006231D1" w:rsidDel="00EF6419" w:rsidRDefault="006231D1">
          <w:pPr>
            <w:pStyle w:val="TOC1"/>
            <w:tabs>
              <w:tab w:val="right" w:leader="dot" w:pos="9350"/>
            </w:tabs>
            <w:rPr>
              <w:del w:id="468" w:author="David Conklin" w:date="2021-05-12T11:03:00Z"/>
              <w:rFonts w:eastAsiaTheme="minorEastAsia"/>
              <w:noProof/>
            </w:rPr>
          </w:pPr>
          <w:del w:id="4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70" w:author="David Conklin" w:date="2021-06-25T12:19:00Z">
            <w:r w:rsidR="008F7442">
              <w:rPr>
                <w:rStyle w:val="Hyperlink"/>
                <w:b/>
                <w:bCs/>
                <w:noProof/>
              </w:rPr>
              <w:t>Error! Hyperlink reference not valid.</w:t>
            </w:r>
          </w:ins>
          <w:del w:id="471"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6B016093" w:rsidR="006231D1" w:rsidDel="00EF6419" w:rsidRDefault="006231D1">
          <w:pPr>
            <w:pStyle w:val="TOC2"/>
            <w:tabs>
              <w:tab w:val="right" w:leader="dot" w:pos="9350"/>
            </w:tabs>
            <w:rPr>
              <w:del w:id="472" w:author="David Conklin" w:date="2021-05-12T11:03:00Z"/>
              <w:rFonts w:eastAsiaTheme="minorEastAsia"/>
              <w:noProof/>
            </w:rPr>
          </w:pPr>
          <w:del w:id="4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74" w:author="David Conklin" w:date="2021-06-25T12:19:00Z">
            <w:r w:rsidR="008F7442">
              <w:rPr>
                <w:rStyle w:val="Hyperlink"/>
                <w:b/>
                <w:bCs/>
                <w:noProof/>
              </w:rPr>
              <w:t>Error! Hyperlink reference not valid.</w:t>
            </w:r>
          </w:ins>
          <w:del w:id="475"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5240929A" w:rsidR="006231D1" w:rsidDel="00EF6419" w:rsidRDefault="006231D1">
          <w:pPr>
            <w:pStyle w:val="TOC2"/>
            <w:tabs>
              <w:tab w:val="right" w:leader="dot" w:pos="9350"/>
            </w:tabs>
            <w:rPr>
              <w:del w:id="476" w:author="David Conklin" w:date="2021-05-12T11:03:00Z"/>
              <w:rFonts w:eastAsiaTheme="minorEastAsia"/>
              <w:noProof/>
            </w:rPr>
          </w:pPr>
          <w:del w:id="4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78" w:author="David Conklin" w:date="2021-06-25T12:19:00Z">
            <w:r w:rsidR="008F7442">
              <w:rPr>
                <w:rStyle w:val="Hyperlink"/>
                <w:b/>
                <w:bCs/>
                <w:noProof/>
              </w:rPr>
              <w:t>Error! Hyperlink reference not valid.</w:t>
            </w:r>
          </w:ins>
          <w:del w:id="479"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7E49A481" w:rsidR="006231D1" w:rsidDel="00EF6419" w:rsidRDefault="006231D1">
          <w:pPr>
            <w:pStyle w:val="TOC2"/>
            <w:tabs>
              <w:tab w:val="right" w:leader="dot" w:pos="9350"/>
            </w:tabs>
            <w:rPr>
              <w:del w:id="480" w:author="David Conklin" w:date="2021-05-12T11:03:00Z"/>
              <w:rFonts w:eastAsiaTheme="minorEastAsia"/>
              <w:noProof/>
            </w:rPr>
          </w:pPr>
          <w:del w:id="4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482" w:author="David Conklin" w:date="2021-06-25T12:19:00Z">
            <w:r w:rsidR="008F7442">
              <w:rPr>
                <w:rStyle w:val="Hyperlink"/>
                <w:b/>
                <w:bCs/>
                <w:noProof/>
              </w:rPr>
              <w:t>Error! Hyperlink reference not valid.</w:t>
            </w:r>
          </w:ins>
          <w:del w:id="483"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211907F7" w:rsidR="006231D1" w:rsidDel="00EF6419" w:rsidRDefault="006231D1">
          <w:pPr>
            <w:pStyle w:val="TOC2"/>
            <w:tabs>
              <w:tab w:val="right" w:leader="dot" w:pos="9350"/>
            </w:tabs>
            <w:rPr>
              <w:del w:id="484" w:author="David Conklin" w:date="2021-05-12T11:03:00Z"/>
              <w:rFonts w:eastAsiaTheme="minorEastAsia"/>
              <w:noProof/>
            </w:rPr>
          </w:pPr>
          <w:del w:id="4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486" w:author="David Conklin" w:date="2021-06-25T12:19:00Z">
            <w:r w:rsidR="008F7442">
              <w:rPr>
                <w:rStyle w:val="Hyperlink"/>
                <w:b/>
                <w:bCs/>
                <w:noProof/>
              </w:rPr>
              <w:t>Error! Hyperlink reference not valid.</w:t>
            </w:r>
          </w:ins>
          <w:del w:id="487"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11D426BE" w:rsidR="006231D1" w:rsidDel="00EF6419" w:rsidRDefault="006231D1">
          <w:pPr>
            <w:pStyle w:val="TOC2"/>
            <w:tabs>
              <w:tab w:val="right" w:leader="dot" w:pos="9350"/>
            </w:tabs>
            <w:rPr>
              <w:del w:id="488" w:author="David Conklin" w:date="2021-05-12T11:03:00Z"/>
              <w:rFonts w:eastAsiaTheme="minorEastAsia"/>
              <w:noProof/>
            </w:rPr>
          </w:pPr>
          <w:del w:id="4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490" w:author="David Conklin" w:date="2021-06-25T12:19:00Z">
            <w:r w:rsidR="008F7442">
              <w:rPr>
                <w:rStyle w:val="Hyperlink"/>
                <w:b/>
                <w:bCs/>
                <w:noProof/>
              </w:rPr>
              <w:t>Error! Hyperlink reference not valid.</w:t>
            </w:r>
          </w:ins>
          <w:del w:id="491"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0F1D3399" w:rsidR="006231D1" w:rsidDel="00EF6419" w:rsidRDefault="006231D1">
          <w:pPr>
            <w:pStyle w:val="TOC2"/>
            <w:tabs>
              <w:tab w:val="right" w:leader="dot" w:pos="9350"/>
            </w:tabs>
            <w:rPr>
              <w:del w:id="492" w:author="David Conklin" w:date="2021-05-12T11:03:00Z"/>
              <w:rFonts w:eastAsiaTheme="minorEastAsia"/>
              <w:noProof/>
            </w:rPr>
          </w:pPr>
          <w:del w:id="4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494" w:author="David Conklin" w:date="2021-06-25T12:19:00Z">
            <w:r w:rsidR="008F7442">
              <w:rPr>
                <w:rStyle w:val="Hyperlink"/>
                <w:b/>
                <w:bCs/>
                <w:noProof/>
              </w:rPr>
              <w:t>Error! Hyperlink reference not valid.</w:t>
            </w:r>
          </w:ins>
          <w:del w:id="495"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3B74ADDF" w:rsidR="006231D1" w:rsidDel="00EF6419" w:rsidRDefault="006231D1">
          <w:pPr>
            <w:pStyle w:val="TOC2"/>
            <w:tabs>
              <w:tab w:val="right" w:leader="dot" w:pos="9350"/>
            </w:tabs>
            <w:rPr>
              <w:del w:id="496" w:author="David Conklin" w:date="2021-05-12T11:03:00Z"/>
              <w:rFonts w:eastAsiaTheme="minorEastAsia"/>
              <w:noProof/>
            </w:rPr>
          </w:pPr>
          <w:del w:id="4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498" w:author="David Conklin" w:date="2021-06-25T12:19:00Z">
            <w:r w:rsidR="008F7442">
              <w:rPr>
                <w:rStyle w:val="Hyperlink"/>
                <w:b/>
                <w:bCs/>
                <w:noProof/>
              </w:rPr>
              <w:t>Error! Hyperlink reference not valid.</w:t>
            </w:r>
          </w:ins>
          <w:del w:id="499"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3C5DDD68" w:rsidR="006231D1" w:rsidDel="00EF6419" w:rsidRDefault="006231D1">
          <w:pPr>
            <w:pStyle w:val="TOC2"/>
            <w:tabs>
              <w:tab w:val="right" w:leader="dot" w:pos="9350"/>
            </w:tabs>
            <w:rPr>
              <w:del w:id="500" w:author="David Conklin" w:date="2021-05-12T11:03:00Z"/>
              <w:rFonts w:eastAsiaTheme="minorEastAsia"/>
              <w:noProof/>
            </w:rPr>
          </w:pPr>
          <w:del w:id="5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02" w:author="David Conklin" w:date="2021-06-25T12:19:00Z">
            <w:r w:rsidR="008F7442">
              <w:rPr>
                <w:rStyle w:val="Hyperlink"/>
                <w:b/>
                <w:bCs/>
                <w:noProof/>
              </w:rPr>
              <w:t>Error! Hyperlink reference not valid.</w:t>
            </w:r>
          </w:ins>
          <w:del w:id="503"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3F281BF4" w:rsidR="006231D1" w:rsidDel="00EF6419" w:rsidRDefault="006231D1">
          <w:pPr>
            <w:pStyle w:val="TOC1"/>
            <w:tabs>
              <w:tab w:val="right" w:leader="dot" w:pos="9350"/>
            </w:tabs>
            <w:rPr>
              <w:del w:id="504" w:author="David Conklin" w:date="2021-05-12T11:03:00Z"/>
              <w:rFonts w:eastAsiaTheme="minorEastAsia"/>
              <w:noProof/>
            </w:rPr>
          </w:pPr>
          <w:del w:id="5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06" w:author="David Conklin" w:date="2021-06-25T12:19:00Z">
            <w:r w:rsidR="008F7442">
              <w:rPr>
                <w:rStyle w:val="Hyperlink"/>
                <w:b/>
                <w:bCs/>
                <w:noProof/>
              </w:rPr>
              <w:t>Error! Hyperlink reference not valid.</w:t>
            </w:r>
          </w:ins>
          <w:del w:id="507"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2B34DE98" w:rsidR="006231D1" w:rsidDel="00EF6419" w:rsidRDefault="006231D1">
          <w:pPr>
            <w:pStyle w:val="TOC2"/>
            <w:tabs>
              <w:tab w:val="right" w:leader="dot" w:pos="9350"/>
            </w:tabs>
            <w:rPr>
              <w:del w:id="508" w:author="David Conklin" w:date="2021-05-12T11:03:00Z"/>
              <w:rFonts w:eastAsiaTheme="minorEastAsia"/>
              <w:noProof/>
            </w:rPr>
          </w:pPr>
          <w:del w:id="5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10" w:author="David Conklin" w:date="2021-06-25T12:19:00Z">
            <w:r w:rsidR="008F7442">
              <w:rPr>
                <w:rStyle w:val="Hyperlink"/>
                <w:b/>
                <w:bCs/>
                <w:noProof/>
              </w:rPr>
              <w:t>Error! Hyperlink reference not valid.</w:t>
            </w:r>
          </w:ins>
          <w:del w:id="511"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57C7A231" w:rsidR="006231D1" w:rsidDel="00EF6419" w:rsidRDefault="006231D1">
          <w:pPr>
            <w:pStyle w:val="TOC2"/>
            <w:tabs>
              <w:tab w:val="right" w:leader="dot" w:pos="9350"/>
            </w:tabs>
            <w:rPr>
              <w:del w:id="512" w:author="David Conklin" w:date="2021-05-12T11:03:00Z"/>
              <w:rFonts w:eastAsiaTheme="minorEastAsia"/>
              <w:noProof/>
            </w:rPr>
          </w:pPr>
          <w:del w:id="5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14" w:author="David Conklin" w:date="2021-06-25T12:19:00Z">
            <w:r w:rsidR="008F7442">
              <w:rPr>
                <w:rStyle w:val="Hyperlink"/>
                <w:b/>
                <w:bCs/>
                <w:noProof/>
              </w:rPr>
              <w:t>Error! Hyperlink reference not valid.</w:t>
            </w:r>
          </w:ins>
          <w:del w:id="515"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1C48FDAB" w:rsidR="006231D1" w:rsidDel="00EF6419" w:rsidRDefault="006231D1">
          <w:pPr>
            <w:pStyle w:val="TOC1"/>
            <w:tabs>
              <w:tab w:val="right" w:leader="dot" w:pos="9350"/>
            </w:tabs>
            <w:rPr>
              <w:del w:id="516" w:author="David Conklin" w:date="2021-05-12T11:03:00Z"/>
              <w:rFonts w:eastAsiaTheme="minorEastAsia"/>
              <w:noProof/>
            </w:rPr>
          </w:pPr>
          <w:del w:id="5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18" w:author="David Conklin" w:date="2021-06-25T12:19:00Z">
            <w:r w:rsidR="008F7442">
              <w:rPr>
                <w:rStyle w:val="Hyperlink"/>
                <w:b/>
                <w:bCs/>
                <w:noProof/>
              </w:rPr>
              <w:t>Error! Hyperlink reference not valid.</w:t>
            </w:r>
          </w:ins>
          <w:del w:id="519"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02B6140D" w:rsidR="006231D1" w:rsidDel="00EF6419" w:rsidRDefault="006231D1">
          <w:pPr>
            <w:pStyle w:val="TOC2"/>
            <w:tabs>
              <w:tab w:val="right" w:leader="dot" w:pos="9350"/>
            </w:tabs>
            <w:rPr>
              <w:del w:id="520" w:author="David Conklin" w:date="2021-05-12T11:03:00Z"/>
              <w:rFonts w:eastAsiaTheme="minorEastAsia"/>
              <w:noProof/>
            </w:rPr>
          </w:pPr>
          <w:del w:id="5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22" w:author="David Conklin" w:date="2021-06-25T12:19:00Z">
            <w:r w:rsidR="008F7442">
              <w:rPr>
                <w:rStyle w:val="Hyperlink"/>
                <w:b/>
                <w:bCs/>
                <w:noProof/>
              </w:rPr>
              <w:t>Error! Hyperlink reference not valid.</w:t>
            </w:r>
          </w:ins>
          <w:del w:id="523"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1773A4CE" w:rsidR="006231D1" w:rsidDel="00EF6419" w:rsidRDefault="006231D1">
          <w:pPr>
            <w:pStyle w:val="TOC1"/>
            <w:tabs>
              <w:tab w:val="right" w:leader="dot" w:pos="9350"/>
            </w:tabs>
            <w:rPr>
              <w:del w:id="524" w:author="David Conklin" w:date="2021-05-12T11:03:00Z"/>
              <w:rFonts w:eastAsiaTheme="minorEastAsia"/>
              <w:noProof/>
            </w:rPr>
          </w:pPr>
          <w:del w:id="5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26" w:author="David Conklin" w:date="2021-06-25T12:19:00Z">
            <w:r w:rsidR="008F7442">
              <w:rPr>
                <w:rStyle w:val="Hyperlink"/>
                <w:b/>
                <w:bCs/>
                <w:noProof/>
              </w:rPr>
              <w:t>Error! Hyperlink reference not valid.</w:t>
            </w:r>
          </w:ins>
          <w:del w:id="527"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1A331D50" w:rsidR="006231D1" w:rsidDel="00EF6419" w:rsidRDefault="006231D1">
          <w:pPr>
            <w:pStyle w:val="TOC2"/>
            <w:tabs>
              <w:tab w:val="right" w:leader="dot" w:pos="9350"/>
            </w:tabs>
            <w:rPr>
              <w:del w:id="528" w:author="David Conklin" w:date="2021-05-12T11:03:00Z"/>
              <w:rFonts w:eastAsiaTheme="minorEastAsia"/>
              <w:noProof/>
            </w:rPr>
          </w:pPr>
          <w:del w:id="5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30" w:author="David Conklin" w:date="2021-06-25T12:19:00Z">
            <w:r w:rsidR="008F7442">
              <w:rPr>
                <w:rStyle w:val="Hyperlink"/>
                <w:b/>
                <w:bCs/>
                <w:noProof/>
              </w:rPr>
              <w:t>Error! Hyperlink reference not valid.</w:t>
            </w:r>
          </w:ins>
          <w:del w:id="531"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0E1A9C70" w:rsidR="006231D1" w:rsidDel="00EF6419" w:rsidRDefault="006231D1">
          <w:pPr>
            <w:pStyle w:val="TOC2"/>
            <w:tabs>
              <w:tab w:val="right" w:leader="dot" w:pos="9350"/>
            </w:tabs>
            <w:rPr>
              <w:del w:id="532" w:author="David Conklin" w:date="2021-05-12T11:03:00Z"/>
              <w:rFonts w:eastAsiaTheme="minorEastAsia"/>
              <w:noProof/>
            </w:rPr>
          </w:pPr>
          <w:del w:id="5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34" w:author="David Conklin" w:date="2021-06-25T12:19:00Z">
            <w:r w:rsidR="008F7442">
              <w:rPr>
                <w:rStyle w:val="Hyperlink"/>
                <w:b/>
                <w:bCs/>
                <w:noProof/>
              </w:rPr>
              <w:t>Error! Hyperlink reference not valid.</w:t>
            </w:r>
          </w:ins>
          <w:del w:id="535"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7321AF54" w:rsidR="006231D1" w:rsidDel="00EF6419" w:rsidRDefault="006231D1">
          <w:pPr>
            <w:pStyle w:val="TOC2"/>
            <w:tabs>
              <w:tab w:val="right" w:leader="dot" w:pos="9350"/>
            </w:tabs>
            <w:rPr>
              <w:del w:id="536" w:author="David Conklin" w:date="2021-05-12T11:03:00Z"/>
              <w:rFonts w:eastAsiaTheme="minorEastAsia"/>
              <w:noProof/>
            </w:rPr>
          </w:pPr>
          <w:del w:id="5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38" w:author="David Conklin" w:date="2021-06-25T12:19:00Z">
            <w:r w:rsidR="008F7442">
              <w:rPr>
                <w:rStyle w:val="Hyperlink"/>
                <w:b/>
                <w:bCs/>
                <w:noProof/>
              </w:rPr>
              <w:t>Error! Hyperlink reference not valid.</w:t>
            </w:r>
          </w:ins>
          <w:del w:id="539"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14A52649" w:rsidR="006231D1" w:rsidDel="00EF6419" w:rsidRDefault="006231D1">
          <w:pPr>
            <w:pStyle w:val="TOC1"/>
            <w:tabs>
              <w:tab w:val="right" w:leader="dot" w:pos="9350"/>
            </w:tabs>
            <w:rPr>
              <w:del w:id="540" w:author="David Conklin" w:date="2021-05-12T11:03:00Z"/>
              <w:rFonts w:eastAsiaTheme="minorEastAsia"/>
              <w:noProof/>
            </w:rPr>
          </w:pPr>
          <w:del w:id="5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42" w:author="David Conklin" w:date="2021-06-25T12:19:00Z">
            <w:r w:rsidR="008F7442">
              <w:rPr>
                <w:rStyle w:val="Hyperlink"/>
                <w:b/>
                <w:bCs/>
                <w:noProof/>
              </w:rPr>
              <w:t>Error! Hyperlink reference not valid.</w:t>
            </w:r>
          </w:ins>
          <w:del w:id="543"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73748122" w:rsidR="006231D1" w:rsidDel="00EF6419" w:rsidRDefault="006231D1">
          <w:pPr>
            <w:pStyle w:val="TOC2"/>
            <w:tabs>
              <w:tab w:val="right" w:leader="dot" w:pos="9350"/>
            </w:tabs>
            <w:rPr>
              <w:del w:id="544" w:author="David Conklin" w:date="2021-05-12T11:03:00Z"/>
              <w:rFonts w:eastAsiaTheme="minorEastAsia"/>
              <w:noProof/>
            </w:rPr>
          </w:pPr>
          <w:del w:id="5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46" w:author="David Conklin" w:date="2021-06-25T12:19:00Z">
            <w:r w:rsidR="008F7442">
              <w:rPr>
                <w:rStyle w:val="Hyperlink"/>
                <w:b/>
                <w:bCs/>
                <w:noProof/>
              </w:rPr>
              <w:t>Error! Hyperlink reference not valid.</w:t>
            </w:r>
          </w:ins>
          <w:del w:id="547"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048E8D4B" w:rsidR="006231D1" w:rsidDel="00EF6419" w:rsidRDefault="006231D1">
          <w:pPr>
            <w:pStyle w:val="TOC2"/>
            <w:tabs>
              <w:tab w:val="right" w:leader="dot" w:pos="9350"/>
            </w:tabs>
            <w:rPr>
              <w:del w:id="548" w:author="David Conklin" w:date="2021-05-12T11:03:00Z"/>
              <w:rFonts w:eastAsiaTheme="minorEastAsia"/>
              <w:noProof/>
            </w:rPr>
          </w:pPr>
          <w:del w:id="5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50" w:author="David Conklin" w:date="2021-06-25T12:19:00Z">
            <w:r w:rsidR="008F7442">
              <w:rPr>
                <w:rStyle w:val="Hyperlink"/>
                <w:b/>
                <w:bCs/>
                <w:noProof/>
              </w:rPr>
              <w:t>Error! Hyperlink reference not valid.</w:t>
            </w:r>
          </w:ins>
          <w:del w:id="551"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0297F161" w:rsidR="006231D1" w:rsidDel="00EF6419" w:rsidRDefault="006231D1">
          <w:pPr>
            <w:pStyle w:val="TOC1"/>
            <w:tabs>
              <w:tab w:val="right" w:leader="dot" w:pos="9350"/>
            </w:tabs>
            <w:rPr>
              <w:del w:id="552" w:author="David Conklin" w:date="2021-05-12T11:03:00Z"/>
              <w:rFonts w:eastAsiaTheme="minorEastAsia"/>
              <w:noProof/>
            </w:rPr>
          </w:pPr>
          <w:del w:id="5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54" w:author="David Conklin" w:date="2021-06-25T12:19:00Z">
            <w:r w:rsidR="008F7442">
              <w:rPr>
                <w:rStyle w:val="Hyperlink"/>
                <w:b/>
                <w:bCs/>
                <w:noProof/>
              </w:rPr>
              <w:t>Error! Hyperlink reference not valid.</w:t>
            </w:r>
          </w:ins>
          <w:del w:id="555"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031A4F93" w:rsidR="006231D1" w:rsidDel="00EF6419" w:rsidRDefault="006231D1">
          <w:pPr>
            <w:pStyle w:val="TOC2"/>
            <w:tabs>
              <w:tab w:val="right" w:leader="dot" w:pos="9350"/>
            </w:tabs>
            <w:rPr>
              <w:del w:id="556" w:author="David Conklin" w:date="2021-05-12T11:03:00Z"/>
              <w:rFonts w:eastAsiaTheme="minorEastAsia"/>
              <w:noProof/>
            </w:rPr>
          </w:pPr>
          <w:del w:id="5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58" w:author="David Conklin" w:date="2021-06-25T12:19:00Z">
            <w:r w:rsidR="008F7442">
              <w:rPr>
                <w:rStyle w:val="Hyperlink"/>
                <w:b/>
                <w:bCs/>
                <w:noProof/>
              </w:rPr>
              <w:t>Error! Hyperlink reference not valid.</w:t>
            </w:r>
          </w:ins>
          <w:del w:id="559"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6AD08901" w:rsidR="006231D1" w:rsidDel="00EF6419" w:rsidRDefault="006231D1">
          <w:pPr>
            <w:pStyle w:val="TOC2"/>
            <w:tabs>
              <w:tab w:val="right" w:leader="dot" w:pos="9350"/>
            </w:tabs>
            <w:rPr>
              <w:del w:id="560" w:author="David Conklin" w:date="2021-05-12T11:03:00Z"/>
              <w:rFonts w:eastAsiaTheme="minorEastAsia"/>
              <w:noProof/>
            </w:rPr>
          </w:pPr>
          <w:del w:id="5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62" w:author="David Conklin" w:date="2021-06-25T12:19:00Z">
            <w:r w:rsidR="008F7442">
              <w:rPr>
                <w:rStyle w:val="Hyperlink"/>
                <w:b/>
                <w:bCs/>
                <w:noProof/>
              </w:rPr>
              <w:t>Error! Hyperlink reference not valid.</w:t>
            </w:r>
          </w:ins>
          <w:del w:id="563"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6CCFA706" w:rsidR="006231D1" w:rsidDel="00EF6419" w:rsidRDefault="006231D1">
          <w:pPr>
            <w:pStyle w:val="TOC2"/>
            <w:tabs>
              <w:tab w:val="right" w:leader="dot" w:pos="9350"/>
            </w:tabs>
            <w:rPr>
              <w:del w:id="564" w:author="David Conklin" w:date="2021-05-12T11:03:00Z"/>
              <w:rFonts w:eastAsiaTheme="minorEastAsia"/>
              <w:noProof/>
            </w:rPr>
          </w:pPr>
          <w:del w:id="5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66" w:author="David Conklin" w:date="2021-06-25T12:19:00Z">
            <w:r w:rsidR="008F7442">
              <w:rPr>
                <w:rStyle w:val="Hyperlink"/>
                <w:b/>
                <w:bCs/>
                <w:noProof/>
              </w:rPr>
              <w:t>Error! Hyperlink reference not valid.</w:t>
            </w:r>
          </w:ins>
          <w:del w:id="567"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52DB2E37" w:rsidR="006231D1" w:rsidDel="00EF6419" w:rsidRDefault="006231D1">
          <w:pPr>
            <w:pStyle w:val="TOC2"/>
            <w:tabs>
              <w:tab w:val="right" w:leader="dot" w:pos="9350"/>
            </w:tabs>
            <w:rPr>
              <w:del w:id="568" w:author="David Conklin" w:date="2021-05-12T11:03:00Z"/>
              <w:rFonts w:eastAsiaTheme="minorEastAsia"/>
              <w:noProof/>
            </w:rPr>
          </w:pPr>
          <w:del w:id="5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70" w:author="David Conklin" w:date="2021-06-25T12:19:00Z">
            <w:r w:rsidR="008F7442">
              <w:rPr>
                <w:rStyle w:val="Hyperlink"/>
                <w:b/>
                <w:bCs/>
                <w:noProof/>
              </w:rPr>
              <w:t>Error! Hyperlink reference not valid.</w:t>
            </w:r>
          </w:ins>
          <w:del w:id="571"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474F204D" w:rsidR="006231D1" w:rsidDel="00EF6419" w:rsidRDefault="006231D1">
          <w:pPr>
            <w:pStyle w:val="TOC2"/>
            <w:tabs>
              <w:tab w:val="right" w:leader="dot" w:pos="9350"/>
            </w:tabs>
            <w:rPr>
              <w:del w:id="572" w:author="David Conklin" w:date="2021-05-12T11:03:00Z"/>
              <w:rFonts w:eastAsiaTheme="minorEastAsia"/>
              <w:noProof/>
            </w:rPr>
          </w:pPr>
          <w:del w:id="5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74" w:author="David Conklin" w:date="2021-06-25T12:19:00Z">
            <w:r w:rsidR="008F7442">
              <w:rPr>
                <w:rStyle w:val="Hyperlink"/>
                <w:b/>
                <w:bCs/>
                <w:noProof/>
              </w:rPr>
              <w:t>Error! Hyperlink reference not valid.</w:t>
            </w:r>
          </w:ins>
          <w:del w:id="575"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5A9F470B" w:rsidR="006231D1" w:rsidDel="00EF6419" w:rsidRDefault="006231D1">
          <w:pPr>
            <w:pStyle w:val="TOC2"/>
            <w:tabs>
              <w:tab w:val="right" w:leader="dot" w:pos="9350"/>
            </w:tabs>
            <w:rPr>
              <w:del w:id="576" w:author="David Conklin" w:date="2021-05-12T11:03:00Z"/>
              <w:rFonts w:eastAsiaTheme="minorEastAsia"/>
              <w:noProof/>
            </w:rPr>
          </w:pPr>
          <w:del w:id="5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78" w:author="David Conklin" w:date="2021-06-25T12:19:00Z">
            <w:r w:rsidR="008F7442">
              <w:rPr>
                <w:rStyle w:val="Hyperlink"/>
                <w:b/>
                <w:bCs/>
                <w:noProof/>
              </w:rPr>
              <w:t>Error! Hyperlink reference not valid.</w:t>
            </w:r>
          </w:ins>
          <w:del w:id="579"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4DF2C358" w:rsidR="006231D1" w:rsidDel="00EF6419" w:rsidRDefault="006231D1">
          <w:pPr>
            <w:pStyle w:val="TOC2"/>
            <w:tabs>
              <w:tab w:val="right" w:leader="dot" w:pos="9350"/>
            </w:tabs>
            <w:rPr>
              <w:del w:id="580" w:author="David Conklin" w:date="2021-05-12T11:03:00Z"/>
              <w:rFonts w:eastAsiaTheme="minorEastAsia"/>
              <w:noProof/>
            </w:rPr>
          </w:pPr>
          <w:del w:id="5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582" w:author="David Conklin" w:date="2021-06-25T12:19:00Z">
            <w:r w:rsidR="008F7442">
              <w:rPr>
                <w:rStyle w:val="Hyperlink"/>
                <w:b/>
                <w:bCs/>
                <w:noProof/>
              </w:rPr>
              <w:t>Error! Hyperlink reference not valid.</w:t>
            </w:r>
          </w:ins>
          <w:del w:id="583"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3D15E506" w:rsidR="006231D1" w:rsidDel="00EF6419" w:rsidRDefault="006231D1">
          <w:pPr>
            <w:pStyle w:val="TOC2"/>
            <w:tabs>
              <w:tab w:val="right" w:leader="dot" w:pos="9350"/>
            </w:tabs>
            <w:rPr>
              <w:del w:id="584" w:author="David Conklin" w:date="2021-05-12T11:03:00Z"/>
              <w:rFonts w:eastAsiaTheme="minorEastAsia"/>
              <w:noProof/>
            </w:rPr>
          </w:pPr>
          <w:del w:id="5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586" w:author="David Conklin" w:date="2021-06-25T12:19:00Z">
            <w:r w:rsidR="008F7442">
              <w:rPr>
                <w:rStyle w:val="Hyperlink"/>
                <w:b/>
                <w:bCs/>
                <w:noProof/>
              </w:rPr>
              <w:t>Error! Hyperlink reference not valid.</w:t>
            </w:r>
          </w:ins>
          <w:del w:id="587"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75BF939F" w:rsidR="006231D1" w:rsidDel="00EF6419" w:rsidRDefault="006231D1">
          <w:pPr>
            <w:pStyle w:val="TOC2"/>
            <w:tabs>
              <w:tab w:val="right" w:leader="dot" w:pos="9350"/>
            </w:tabs>
            <w:rPr>
              <w:del w:id="588" w:author="David Conklin" w:date="2021-05-12T11:03:00Z"/>
              <w:rFonts w:eastAsiaTheme="minorEastAsia"/>
              <w:noProof/>
            </w:rPr>
          </w:pPr>
          <w:del w:id="5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590" w:author="David Conklin" w:date="2021-06-25T12:19:00Z">
            <w:r w:rsidR="008F7442">
              <w:rPr>
                <w:rStyle w:val="Hyperlink"/>
                <w:b/>
                <w:bCs/>
                <w:noProof/>
              </w:rPr>
              <w:t>Error! Hyperlink reference not valid.</w:t>
            </w:r>
          </w:ins>
          <w:del w:id="591"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7EA229CD" w:rsidR="006231D1" w:rsidDel="00EF6419" w:rsidRDefault="006231D1">
          <w:pPr>
            <w:pStyle w:val="TOC2"/>
            <w:tabs>
              <w:tab w:val="right" w:leader="dot" w:pos="9350"/>
            </w:tabs>
            <w:rPr>
              <w:del w:id="592" w:author="David Conklin" w:date="2021-05-12T11:03:00Z"/>
              <w:rFonts w:eastAsiaTheme="minorEastAsia"/>
              <w:noProof/>
            </w:rPr>
          </w:pPr>
          <w:del w:id="5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594" w:author="David Conklin" w:date="2021-06-25T12:19:00Z">
            <w:r w:rsidR="008F7442">
              <w:rPr>
                <w:rStyle w:val="Hyperlink"/>
                <w:b/>
                <w:bCs/>
                <w:noProof/>
              </w:rPr>
              <w:t>Error! Hyperlink reference not valid.</w:t>
            </w:r>
          </w:ins>
          <w:del w:id="595"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348820AB" w:rsidR="006231D1" w:rsidDel="00EF6419" w:rsidRDefault="006231D1">
          <w:pPr>
            <w:pStyle w:val="TOC2"/>
            <w:tabs>
              <w:tab w:val="right" w:leader="dot" w:pos="9350"/>
            </w:tabs>
            <w:rPr>
              <w:del w:id="596" w:author="David Conklin" w:date="2021-05-12T11:03:00Z"/>
              <w:rFonts w:eastAsiaTheme="minorEastAsia"/>
              <w:noProof/>
            </w:rPr>
          </w:pPr>
          <w:del w:id="5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598" w:author="David Conklin" w:date="2021-06-25T12:19:00Z">
            <w:r w:rsidR="008F7442">
              <w:rPr>
                <w:rStyle w:val="Hyperlink"/>
                <w:b/>
                <w:bCs/>
                <w:noProof/>
              </w:rPr>
              <w:t>Error! Hyperlink reference not valid.</w:t>
            </w:r>
          </w:ins>
          <w:del w:id="599"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489512BA" w:rsidR="006231D1" w:rsidDel="00EF6419" w:rsidRDefault="006231D1">
          <w:pPr>
            <w:pStyle w:val="TOC3"/>
            <w:tabs>
              <w:tab w:val="right" w:leader="dot" w:pos="9350"/>
            </w:tabs>
            <w:rPr>
              <w:del w:id="600" w:author="David Conklin" w:date="2021-05-12T11:03:00Z"/>
              <w:rFonts w:eastAsiaTheme="minorEastAsia"/>
              <w:noProof/>
            </w:rPr>
          </w:pPr>
          <w:del w:id="6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02" w:author="David Conklin" w:date="2021-06-25T12:19:00Z">
            <w:r w:rsidR="008F7442">
              <w:rPr>
                <w:rStyle w:val="Hyperlink"/>
                <w:b/>
                <w:bCs/>
                <w:noProof/>
              </w:rPr>
              <w:t>Error! Hyperlink reference not valid.</w:t>
            </w:r>
          </w:ins>
          <w:del w:id="603"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7C5CD434" w:rsidR="006231D1" w:rsidDel="00EF6419" w:rsidRDefault="006231D1">
          <w:pPr>
            <w:pStyle w:val="TOC3"/>
            <w:tabs>
              <w:tab w:val="right" w:leader="dot" w:pos="9350"/>
            </w:tabs>
            <w:rPr>
              <w:del w:id="604" w:author="David Conklin" w:date="2021-05-12T11:03:00Z"/>
              <w:rFonts w:eastAsiaTheme="minorEastAsia"/>
              <w:noProof/>
            </w:rPr>
          </w:pPr>
          <w:del w:id="6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06" w:author="David Conklin" w:date="2021-06-25T12:19:00Z">
            <w:r w:rsidR="008F7442">
              <w:rPr>
                <w:rStyle w:val="Hyperlink"/>
                <w:b/>
                <w:bCs/>
                <w:noProof/>
              </w:rPr>
              <w:t>Error! Hyperlink reference not valid.</w:t>
            </w:r>
          </w:ins>
          <w:del w:id="607"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5FD64CAC" w:rsidR="006231D1" w:rsidDel="00EF6419" w:rsidRDefault="006231D1">
          <w:pPr>
            <w:pStyle w:val="TOC2"/>
            <w:tabs>
              <w:tab w:val="right" w:leader="dot" w:pos="9350"/>
            </w:tabs>
            <w:rPr>
              <w:del w:id="608" w:author="David Conklin" w:date="2021-05-12T11:03:00Z"/>
              <w:rFonts w:eastAsiaTheme="minorEastAsia"/>
              <w:noProof/>
            </w:rPr>
          </w:pPr>
          <w:del w:id="6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10" w:author="David Conklin" w:date="2021-06-25T12:19:00Z">
            <w:r w:rsidR="008F7442">
              <w:rPr>
                <w:rStyle w:val="Hyperlink"/>
                <w:b/>
                <w:bCs/>
                <w:noProof/>
              </w:rPr>
              <w:t>Error! Hyperlink reference not valid.</w:t>
            </w:r>
          </w:ins>
          <w:del w:id="611"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5CC93320" w:rsidR="006231D1" w:rsidDel="00EF6419" w:rsidRDefault="006231D1">
          <w:pPr>
            <w:pStyle w:val="TOC2"/>
            <w:tabs>
              <w:tab w:val="right" w:leader="dot" w:pos="9350"/>
            </w:tabs>
            <w:rPr>
              <w:del w:id="612" w:author="David Conklin" w:date="2021-05-12T11:03:00Z"/>
              <w:rFonts w:eastAsiaTheme="minorEastAsia"/>
              <w:noProof/>
            </w:rPr>
          </w:pPr>
          <w:del w:id="6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14" w:author="David Conklin" w:date="2021-06-25T12:19:00Z">
            <w:r w:rsidR="008F7442">
              <w:rPr>
                <w:rStyle w:val="Hyperlink"/>
                <w:b/>
                <w:bCs/>
                <w:noProof/>
              </w:rPr>
              <w:t>Error! Hyperlink reference not valid.</w:t>
            </w:r>
          </w:ins>
          <w:del w:id="615"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02E768E9" w:rsidR="006231D1" w:rsidDel="00EF6419" w:rsidRDefault="006231D1">
          <w:pPr>
            <w:pStyle w:val="TOC2"/>
            <w:tabs>
              <w:tab w:val="right" w:leader="dot" w:pos="9350"/>
            </w:tabs>
            <w:rPr>
              <w:del w:id="616" w:author="David Conklin" w:date="2021-05-12T11:03:00Z"/>
              <w:rFonts w:eastAsiaTheme="minorEastAsia"/>
              <w:noProof/>
            </w:rPr>
          </w:pPr>
          <w:del w:id="6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18" w:author="David Conklin" w:date="2021-06-25T12:19:00Z">
            <w:r w:rsidR="008F7442">
              <w:rPr>
                <w:rStyle w:val="Hyperlink"/>
                <w:b/>
                <w:bCs/>
                <w:noProof/>
              </w:rPr>
              <w:t>Error! Hyperlink reference not valid.</w:t>
            </w:r>
          </w:ins>
          <w:del w:id="619"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46920AAF" w:rsidR="006231D1" w:rsidDel="00EF6419" w:rsidRDefault="006231D1">
          <w:pPr>
            <w:pStyle w:val="TOC2"/>
            <w:tabs>
              <w:tab w:val="right" w:leader="dot" w:pos="9350"/>
            </w:tabs>
            <w:rPr>
              <w:del w:id="620" w:author="David Conklin" w:date="2021-05-12T11:03:00Z"/>
              <w:rFonts w:eastAsiaTheme="minorEastAsia"/>
              <w:noProof/>
            </w:rPr>
          </w:pPr>
          <w:del w:id="6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22" w:author="David Conklin" w:date="2021-06-25T12:19:00Z">
            <w:r w:rsidR="008F7442">
              <w:rPr>
                <w:rStyle w:val="Hyperlink"/>
                <w:b/>
                <w:bCs/>
                <w:noProof/>
              </w:rPr>
              <w:t>Error! Hyperlink reference not valid.</w:t>
            </w:r>
          </w:ins>
          <w:del w:id="623"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73EA55A8" w:rsidR="006231D1" w:rsidDel="00EF6419" w:rsidRDefault="006231D1">
          <w:pPr>
            <w:pStyle w:val="TOC2"/>
            <w:tabs>
              <w:tab w:val="right" w:leader="dot" w:pos="9350"/>
            </w:tabs>
            <w:rPr>
              <w:del w:id="624" w:author="David Conklin" w:date="2021-05-12T11:03:00Z"/>
              <w:rFonts w:eastAsiaTheme="minorEastAsia"/>
              <w:noProof/>
            </w:rPr>
          </w:pPr>
          <w:del w:id="6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26" w:author="David Conklin" w:date="2021-06-25T12:19:00Z">
            <w:r w:rsidR="008F7442">
              <w:rPr>
                <w:rStyle w:val="Hyperlink"/>
                <w:b/>
                <w:bCs/>
                <w:noProof/>
              </w:rPr>
              <w:t>Error! Hyperlink reference not valid.</w:t>
            </w:r>
          </w:ins>
          <w:del w:id="627"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0E74872C" w:rsidR="006231D1" w:rsidDel="00EF6419" w:rsidRDefault="006231D1">
          <w:pPr>
            <w:pStyle w:val="TOC2"/>
            <w:tabs>
              <w:tab w:val="right" w:leader="dot" w:pos="9350"/>
            </w:tabs>
            <w:rPr>
              <w:del w:id="628" w:author="David Conklin" w:date="2021-05-12T11:03:00Z"/>
              <w:rFonts w:eastAsiaTheme="minorEastAsia"/>
              <w:noProof/>
            </w:rPr>
          </w:pPr>
          <w:del w:id="6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30" w:author="David Conklin" w:date="2021-06-25T12:19:00Z">
            <w:r w:rsidR="008F7442">
              <w:rPr>
                <w:rStyle w:val="Hyperlink"/>
                <w:b/>
                <w:bCs/>
                <w:noProof/>
              </w:rPr>
              <w:t>Error! Hyperlink reference not valid.</w:t>
            </w:r>
          </w:ins>
          <w:del w:id="631"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690137D0" w:rsidR="006231D1" w:rsidDel="00EF6419" w:rsidRDefault="006231D1">
          <w:pPr>
            <w:pStyle w:val="TOC2"/>
            <w:tabs>
              <w:tab w:val="right" w:leader="dot" w:pos="9350"/>
            </w:tabs>
            <w:rPr>
              <w:del w:id="632" w:author="David Conklin" w:date="2021-05-12T11:03:00Z"/>
              <w:rFonts w:eastAsiaTheme="minorEastAsia"/>
              <w:noProof/>
            </w:rPr>
          </w:pPr>
          <w:del w:id="6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34" w:author="David Conklin" w:date="2021-06-25T12:19:00Z">
            <w:r w:rsidR="008F7442">
              <w:rPr>
                <w:rStyle w:val="Hyperlink"/>
                <w:b/>
                <w:bCs/>
                <w:noProof/>
              </w:rPr>
              <w:t>Error! Hyperlink reference not valid.</w:t>
            </w:r>
          </w:ins>
          <w:del w:id="635"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65B76672" w:rsidR="006231D1" w:rsidDel="00EF6419" w:rsidRDefault="006231D1">
          <w:pPr>
            <w:pStyle w:val="TOC2"/>
            <w:tabs>
              <w:tab w:val="right" w:leader="dot" w:pos="9350"/>
            </w:tabs>
            <w:rPr>
              <w:del w:id="636" w:author="David Conklin" w:date="2021-05-12T11:03:00Z"/>
              <w:rFonts w:eastAsiaTheme="minorEastAsia"/>
              <w:noProof/>
            </w:rPr>
          </w:pPr>
          <w:del w:id="6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38" w:author="David Conklin" w:date="2021-06-25T12:19:00Z">
            <w:r w:rsidR="008F7442">
              <w:rPr>
                <w:rStyle w:val="Hyperlink"/>
                <w:b/>
                <w:bCs/>
                <w:noProof/>
              </w:rPr>
              <w:t>Error! Hyperlink reference not valid.</w:t>
            </w:r>
          </w:ins>
          <w:del w:id="639"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48AE3F62" w:rsidR="006231D1" w:rsidDel="00EF6419" w:rsidRDefault="006231D1">
          <w:pPr>
            <w:pStyle w:val="TOC2"/>
            <w:tabs>
              <w:tab w:val="right" w:leader="dot" w:pos="9350"/>
            </w:tabs>
            <w:rPr>
              <w:del w:id="640" w:author="David Conklin" w:date="2021-05-12T11:03:00Z"/>
              <w:rFonts w:eastAsiaTheme="minorEastAsia"/>
              <w:noProof/>
            </w:rPr>
          </w:pPr>
          <w:del w:id="6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42" w:author="David Conklin" w:date="2021-06-25T12:19:00Z">
            <w:r w:rsidR="008F7442">
              <w:rPr>
                <w:rStyle w:val="Hyperlink"/>
                <w:b/>
                <w:bCs/>
                <w:noProof/>
              </w:rPr>
              <w:t>Error! Hyperlink reference not valid.</w:t>
            </w:r>
          </w:ins>
          <w:del w:id="643"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3F2ECF16" w:rsidR="006231D1" w:rsidDel="00EF6419" w:rsidRDefault="006231D1">
          <w:pPr>
            <w:pStyle w:val="TOC2"/>
            <w:tabs>
              <w:tab w:val="right" w:leader="dot" w:pos="9350"/>
            </w:tabs>
            <w:rPr>
              <w:del w:id="644" w:author="David Conklin" w:date="2021-05-12T11:03:00Z"/>
              <w:rFonts w:eastAsiaTheme="minorEastAsia"/>
              <w:noProof/>
            </w:rPr>
          </w:pPr>
          <w:del w:id="6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46" w:author="David Conklin" w:date="2021-06-25T12:19:00Z">
            <w:r w:rsidR="008F7442">
              <w:rPr>
                <w:rStyle w:val="Hyperlink"/>
                <w:b/>
                <w:bCs/>
                <w:noProof/>
              </w:rPr>
              <w:t>Error! Hyperlink reference not valid.</w:t>
            </w:r>
          </w:ins>
          <w:del w:id="647"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72802503" w:rsidR="006231D1" w:rsidDel="00EF6419" w:rsidRDefault="006231D1">
          <w:pPr>
            <w:pStyle w:val="TOC2"/>
            <w:tabs>
              <w:tab w:val="right" w:leader="dot" w:pos="9350"/>
            </w:tabs>
            <w:rPr>
              <w:del w:id="648" w:author="David Conklin" w:date="2021-05-12T11:03:00Z"/>
              <w:rFonts w:eastAsiaTheme="minorEastAsia"/>
              <w:noProof/>
            </w:rPr>
          </w:pPr>
          <w:del w:id="6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50" w:author="David Conklin" w:date="2021-06-25T12:19:00Z">
            <w:r w:rsidR="008F7442">
              <w:rPr>
                <w:rStyle w:val="Hyperlink"/>
                <w:b/>
                <w:bCs/>
                <w:noProof/>
              </w:rPr>
              <w:t>Error! Hyperlink reference not valid.</w:t>
            </w:r>
          </w:ins>
          <w:del w:id="651"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09124FE9" w:rsidR="006231D1" w:rsidDel="00EF6419" w:rsidRDefault="006231D1">
          <w:pPr>
            <w:pStyle w:val="TOC1"/>
            <w:tabs>
              <w:tab w:val="right" w:leader="dot" w:pos="9350"/>
            </w:tabs>
            <w:rPr>
              <w:del w:id="652" w:author="David Conklin" w:date="2021-05-12T11:03:00Z"/>
              <w:rFonts w:eastAsiaTheme="minorEastAsia"/>
              <w:noProof/>
            </w:rPr>
          </w:pPr>
          <w:del w:id="6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54" w:author="David Conklin" w:date="2021-06-25T12:19:00Z">
            <w:r w:rsidR="008F7442">
              <w:rPr>
                <w:rStyle w:val="Hyperlink"/>
                <w:b/>
                <w:bCs/>
                <w:noProof/>
              </w:rPr>
              <w:t>Error! Hyperlink reference not valid.</w:t>
            </w:r>
          </w:ins>
          <w:del w:id="655"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21990308" w:rsidR="006231D1" w:rsidDel="00EF6419" w:rsidRDefault="006231D1">
          <w:pPr>
            <w:pStyle w:val="TOC1"/>
            <w:tabs>
              <w:tab w:val="right" w:leader="dot" w:pos="9350"/>
            </w:tabs>
            <w:rPr>
              <w:del w:id="656" w:author="David Conklin" w:date="2021-05-12T11:03:00Z"/>
              <w:rFonts w:eastAsiaTheme="minorEastAsia"/>
              <w:noProof/>
            </w:rPr>
          </w:pPr>
          <w:del w:id="6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58" w:author="David Conklin" w:date="2021-06-25T12:19:00Z">
            <w:r w:rsidR="008F7442">
              <w:rPr>
                <w:rStyle w:val="Hyperlink"/>
                <w:b/>
                <w:bCs/>
                <w:noProof/>
              </w:rPr>
              <w:t>Error! Hyperlink reference not valid.</w:t>
            </w:r>
          </w:ins>
          <w:del w:id="659"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16023AA1" w:rsidR="006231D1" w:rsidDel="00EF6419" w:rsidRDefault="006231D1">
          <w:pPr>
            <w:pStyle w:val="TOC1"/>
            <w:tabs>
              <w:tab w:val="right" w:leader="dot" w:pos="9350"/>
            </w:tabs>
            <w:rPr>
              <w:del w:id="660" w:author="David Conklin" w:date="2021-05-12T11:03:00Z"/>
              <w:rFonts w:eastAsiaTheme="minorEastAsia"/>
              <w:noProof/>
            </w:rPr>
          </w:pPr>
          <w:del w:id="6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62" w:author="David Conklin" w:date="2021-06-25T12:19:00Z">
            <w:r w:rsidR="008F7442">
              <w:rPr>
                <w:rStyle w:val="Hyperlink"/>
                <w:b/>
                <w:bCs/>
                <w:noProof/>
              </w:rPr>
              <w:t>Error! Hyperlink reference not valid.</w:t>
            </w:r>
          </w:ins>
          <w:del w:id="663"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2167A70D" w:rsidR="006231D1" w:rsidDel="00EF6419" w:rsidRDefault="006231D1">
          <w:pPr>
            <w:pStyle w:val="TOC1"/>
            <w:tabs>
              <w:tab w:val="right" w:leader="dot" w:pos="9350"/>
            </w:tabs>
            <w:rPr>
              <w:del w:id="664" w:author="David Conklin" w:date="2021-05-12T11:03:00Z"/>
              <w:rFonts w:eastAsiaTheme="minorEastAsia"/>
              <w:noProof/>
            </w:rPr>
          </w:pPr>
          <w:del w:id="6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66" w:author="David Conklin" w:date="2021-06-25T12:19:00Z">
            <w:r w:rsidR="008F7442">
              <w:rPr>
                <w:rStyle w:val="Hyperlink"/>
                <w:b/>
                <w:bCs/>
                <w:noProof/>
              </w:rPr>
              <w:t>Error! Hyperlink reference not valid.</w:t>
            </w:r>
          </w:ins>
          <w:del w:id="667"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78C00047" w:rsidR="006231D1" w:rsidDel="00EF6419" w:rsidRDefault="006231D1">
          <w:pPr>
            <w:pStyle w:val="TOC1"/>
            <w:tabs>
              <w:tab w:val="right" w:leader="dot" w:pos="9350"/>
            </w:tabs>
            <w:rPr>
              <w:del w:id="668" w:author="David Conklin" w:date="2021-05-12T11:03:00Z"/>
              <w:rFonts w:eastAsiaTheme="minorEastAsia"/>
              <w:noProof/>
            </w:rPr>
          </w:pPr>
          <w:del w:id="6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70" w:author="David Conklin" w:date="2021-06-25T12:19:00Z">
            <w:r w:rsidR="008F7442">
              <w:rPr>
                <w:rStyle w:val="Hyperlink"/>
                <w:b/>
                <w:bCs/>
                <w:noProof/>
              </w:rPr>
              <w:t>Error! Hyperlink reference not valid.</w:t>
            </w:r>
          </w:ins>
          <w:del w:id="671"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8F948D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D6752">
          <w:rPr>
            <w:noProof/>
            <w:webHidden/>
          </w:rPr>
          <w:t>11</w:t>
        </w:r>
        <w:r w:rsidR="006A13B7">
          <w:rPr>
            <w:noProof/>
            <w:webHidden/>
          </w:rPr>
          <w:fldChar w:fldCharType="end"/>
        </w:r>
      </w:hyperlink>
    </w:p>
    <w:p w14:paraId="4268C92E" w14:textId="3E6CD1C0" w:rsidR="006A13B7" w:rsidRDefault="00A423C1">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2D6752">
          <w:rPr>
            <w:noProof/>
            <w:webHidden/>
          </w:rPr>
          <w:t>12</w:t>
        </w:r>
        <w:r w:rsidR="006A13B7">
          <w:rPr>
            <w:noProof/>
            <w:webHidden/>
          </w:rPr>
          <w:fldChar w:fldCharType="end"/>
        </w:r>
      </w:hyperlink>
    </w:p>
    <w:p w14:paraId="48FAB7CA" w14:textId="6FB79008" w:rsidR="006A13B7" w:rsidRDefault="00A423C1">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2D6752">
          <w:rPr>
            <w:noProof/>
            <w:webHidden/>
          </w:rPr>
          <w:t>13</w:t>
        </w:r>
        <w:r w:rsidR="006A13B7">
          <w:rPr>
            <w:noProof/>
            <w:webHidden/>
          </w:rPr>
          <w:fldChar w:fldCharType="end"/>
        </w:r>
      </w:hyperlink>
    </w:p>
    <w:p w14:paraId="556989A9" w14:textId="701D8893" w:rsidR="006A13B7" w:rsidRDefault="00A423C1">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2D6752">
          <w:rPr>
            <w:noProof/>
            <w:webHidden/>
          </w:rPr>
          <w:t>14</w:t>
        </w:r>
        <w:r w:rsidR="006A13B7">
          <w:rPr>
            <w:noProof/>
            <w:webHidden/>
          </w:rPr>
          <w:fldChar w:fldCharType="end"/>
        </w:r>
      </w:hyperlink>
    </w:p>
    <w:p w14:paraId="4CD30AF6" w14:textId="380D7167" w:rsidR="006A13B7" w:rsidRDefault="00A423C1">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2D6752">
          <w:rPr>
            <w:noProof/>
            <w:webHidden/>
          </w:rPr>
          <w:t>15</w:t>
        </w:r>
        <w:r w:rsidR="006A13B7">
          <w:rPr>
            <w:noProof/>
            <w:webHidden/>
          </w:rPr>
          <w:fldChar w:fldCharType="end"/>
        </w:r>
      </w:hyperlink>
    </w:p>
    <w:p w14:paraId="57584ECA" w14:textId="76C45BF3" w:rsidR="006A13B7" w:rsidRDefault="00A423C1">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2D6752">
          <w:rPr>
            <w:noProof/>
            <w:webHidden/>
          </w:rPr>
          <w:t>41</w:t>
        </w:r>
        <w:r w:rsidR="006A13B7">
          <w:rPr>
            <w:noProof/>
            <w:webHidden/>
          </w:rPr>
          <w:fldChar w:fldCharType="end"/>
        </w:r>
      </w:hyperlink>
    </w:p>
    <w:p w14:paraId="71D389E6" w14:textId="660869D1" w:rsidR="006A13B7" w:rsidRDefault="00A423C1">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2D6752">
          <w:rPr>
            <w:noProof/>
            <w:webHidden/>
          </w:rPr>
          <w:t>43</w:t>
        </w:r>
        <w:r w:rsidR="006A13B7">
          <w:rPr>
            <w:noProof/>
            <w:webHidden/>
          </w:rPr>
          <w:fldChar w:fldCharType="end"/>
        </w:r>
      </w:hyperlink>
    </w:p>
    <w:p w14:paraId="5B5E39AF" w14:textId="6BD07088" w:rsidR="006A13B7" w:rsidRDefault="00A423C1">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2D6752">
          <w:rPr>
            <w:noProof/>
            <w:webHidden/>
          </w:rPr>
          <w:t>44</w:t>
        </w:r>
        <w:r w:rsidR="006A13B7">
          <w:rPr>
            <w:noProof/>
            <w:webHidden/>
          </w:rPr>
          <w:fldChar w:fldCharType="end"/>
        </w:r>
      </w:hyperlink>
    </w:p>
    <w:p w14:paraId="48D7D59A" w14:textId="367A0A0B" w:rsidR="006A13B7" w:rsidRDefault="00A423C1">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2D6752">
          <w:rPr>
            <w:noProof/>
            <w:webHidden/>
          </w:rPr>
          <w:t>66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72" w:name="_Toc75515975"/>
      <w:r>
        <w:t>What is a digital handbook?</w:t>
      </w:r>
      <w:bookmarkEnd w:id="67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73" w:name="_Toc75515976"/>
      <w:r>
        <w:t>CW3M c</w:t>
      </w:r>
      <w:r w:rsidR="00C70B81">
        <w:t>oncept</w:t>
      </w:r>
      <w:bookmarkEnd w:id="673"/>
      <w:r>
        <w:t xml:space="preserve"> </w:t>
      </w:r>
    </w:p>
    <w:p w14:paraId="7E41CEB8" w14:textId="77777777" w:rsidR="000D6396" w:rsidRDefault="000D6396" w:rsidP="00A43D30"/>
    <w:p w14:paraId="3DA45CFC" w14:textId="77777777" w:rsidR="000D6396" w:rsidRDefault="00C46F0A" w:rsidP="00C46F0A">
      <w:pPr>
        <w:pStyle w:val="Heading2"/>
      </w:pPr>
      <w:bookmarkStart w:id="674" w:name="_Toc75515977"/>
      <w:r>
        <w:t>A different kind of community model</w:t>
      </w:r>
      <w:bookmarkEnd w:id="67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75" w:name="_Toc75515978"/>
      <w:r>
        <w:t>What CW3M is for</w:t>
      </w:r>
      <w:bookmarkEnd w:id="67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 xml:space="preserve">As of mid 2020, model data files have been set up for 13 </w:t>
      </w:r>
      <w:r w:rsidR="00BD0F8C">
        <w:rPr>
          <w:rFonts w:cstheme="minorHAnsi"/>
        </w:rPr>
        <w:lastRenderedPageBreak/>
        <w:t>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76" w:name="_Toc75515979"/>
      <w:r>
        <w:t>Management and maintenance</w:t>
      </w:r>
      <w:bookmarkEnd w:id="67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77" w:name="_Toc75515980"/>
      <w:r>
        <w:t xml:space="preserve">CW3M – A </w:t>
      </w:r>
      <w:r w:rsidR="007E0920">
        <w:t>“</w:t>
      </w:r>
      <w:r>
        <w:t>first principles</w:t>
      </w:r>
      <w:r w:rsidR="007E0920">
        <w:t>”</w:t>
      </w:r>
      <w:r>
        <w:t xml:space="preserve"> model with tuning knobs</w:t>
      </w:r>
      <w:bookmarkEnd w:id="67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lastRenderedPageBreak/>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78" w:name="_Toc75515981"/>
      <w:r>
        <w:t>The tuning knobs</w:t>
      </w:r>
      <w:bookmarkEnd w:id="678"/>
    </w:p>
    <w:p w14:paraId="357A9712" w14:textId="3B026DD3" w:rsidR="00CF4F65" w:rsidRDefault="00CF4F65" w:rsidP="00CF4F65"/>
    <w:p w14:paraId="386F14D4" w14:textId="7E6DF33D" w:rsidR="00227342" w:rsidRDefault="00CF4F65" w:rsidP="00872B5B">
      <w:pPr>
        <w:pStyle w:val="Heading2"/>
      </w:pPr>
      <w:bookmarkStart w:id="679" w:name="_Toc75515982"/>
      <w:r>
        <w:t xml:space="preserve">ET_MULT </w:t>
      </w:r>
      <w:r w:rsidR="00227342">
        <w:t>– forest evapotranspiration</w:t>
      </w:r>
      <w:bookmarkEnd w:id="67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80" w:name="_Toc75515983"/>
      <w:r>
        <w:t>SOLAR_RADIATION_MULTIPLIER – reservoir insolation</w:t>
      </w:r>
      <w:bookmarkEnd w:id="68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81" w:name="_Toc75515984"/>
      <w:r>
        <w:t>FLOW_CMS – Discharge from High Cascade springs</w:t>
      </w:r>
      <w:bookmarkEnd w:id="68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lastRenderedPageBreak/>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82" w:name="_Toc75515985"/>
      <w:r>
        <w:t>The Envision framework and the GIS Layers</w:t>
      </w:r>
      <w:bookmarkEnd w:id="68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83" w:name="_Toc75515986"/>
      <w:r>
        <w:t>The Reach Layer</w:t>
      </w:r>
      <w:bookmarkEnd w:id="68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684" w:name="_Toc75515987"/>
      <w:r>
        <w:t>Time steps, autonomous processes, and global methods</w:t>
      </w:r>
      <w:bookmarkEnd w:id="68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lastRenderedPageBreak/>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85" w:name="_Toc75515988"/>
      <w:r w:rsidR="00702439">
        <w:t>Some g</w:t>
      </w:r>
      <w:r w:rsidR="00706EE7">
        <w:t>lobal method details</w:t>
      </w:r>
      <w:bookmarkEnd w:id="68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w:t>
      </w:r>
      <w:r>
        <w:lastRenderedPageBreak/>
        <w:t>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86" w:name="_Toc75515989"/>
      <w:r>
        <w:t>Study areas</w:t>
      </w:r>
      <w:bookmarkEnd w:id="68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39F9EB1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D6752">
        <w:t xml:space="preserve">Figure </w:t>
      </w:r>
      <w:r w:rsidR="002D6752">
        <w:rPr>
          <w:noProof/>
        </w:rPr>
        <w:t>1</w:t>
      </w:r>
      <w:r w:rsidR="00064E77">
        <w:fldChar w:fldCharType="end"/>
      </w:r>
      <w:r w:rsidR="00064E77">
        <w:t>)</w:t>
      </w:r>
    </w:p>
    <w:p w14:paraId="03CAE907" w14:textId="2BAFBE1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D6752">
        <w:t xml:space="preserve">Figure </w:t>
      </w:r>
      <w:r w:rsidR="002D6752">
        <w:rPr>
          <w:noProof/>
        </w:rPr>
        <w:t>2</w:t>
      </w:r>
      <w:r w:rsidR="00064E77">
        <w:fldChar w:fldCharType="end"/>
      </w:r>
      <w:r w:rsidR="00064E77">
        <w:t>)</w:t>
      </w:r>
    </w:p>
    <w:p w14:paraId="1A5A767B" w14:textId="2E1750E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D6752">
        <w:t xml:space="preserve">Figure </w:t>
      </w:r>
      <w:r w:rsidR="002D6752">
        <w:rPr>
          <w:noProof/>
        </w:rPr>
        <w:t>5</w:t>
      </w:r>
      <w:r w:rsidR="00893F4B">
        <w:fldChar w:fldCharType="end"/>
      </w:r>
      <w:r>
        <w:t>)</w:t>
      </w:r>
    </w:p>
    <w:p w14:paraId="1B80045C" w14:textId="765900C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D6752">
        <w:t xml:space="preserve">Figure </w:t>
      </w:r>
      <w:r w:rsidR="002D6752">
        <w:rPr>
          <w:noProof/>
        </w:rPr>
        <w:t>3</w:t>
      </w:r>
      <w:r w:rsidR="00064E77">
        <w:fldChar w:fldCharType="end"/>
      </w:r>
      <w:r w:rsidR="00064E77">
        <w:t>)</w:t>
      </w:r>
    </w:p>
    <w:p w14:paraId="1933EF54" w14:textId="6050426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D6752">
        <w:t xml:space="preserve">Figure </w:t>
      </w:r>
      <w:r w:rsidR="002D675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87" w:name="_Toc75515990"/>
      <w:r>
        <w:t>Data</w:t>
      </w:r>
      <w:r w:rsidR="00A92F06">
        <w:t>CW3M</w:t>
      </w:r>
      <w:r>
        <w:t xml:space="preserve"> directory structure</w:t>
      </w:r>
      <w:bookmarkEnd w:id="68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lastRenderedPageBreak/>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88" w:name="_Toc75515991"/>
      <w:r>
        <w:t>DataCW3M\ScenarioData directory structure</w:t>
      </w:r>
      <w:bookmarkEnd w:id="68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89" w:name="_Toc75515992"/>
      <w:r>
        <w:t>DataCW3M\ScenarioData\&lt;scenario&gt; folder contents</w:t>
      </w:r>
      <w:bookmarkEnd w:id="68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90" w:name="_Toc75515993"/>
      <w:r>
        <w:lastRenderedPageBreak/>
        <w:t>DataCW3M\&lt;study area&gt; folder contents</w:t>
      </w:r>
      <w:bookmarkEnd w:id="69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B1A2460" w:rsidR="00D37681" w:rsidRDefault="00D37681" w:rsidP="00D37681">
      <w:pPr>
        <w:pStyle w:val="Caption"/>
      </w:pPr>
      <w:bookmarkStart w:id="691" w:name="_Ref529607484"/>
      <w:bookmarkStart w:id="69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1</w:t>
      </w:r>
      <w:r w:rsidR="006C64CF">
        <w:rPr>
          <w:noProof/>
        </w:rPr>
        <w:fldChar w:fldCharType="end"/>
      </w:r>
      <w:bookmarkEnd w:id="691"/>
      <w:r>
        <w:t xml:space="preserve">. Willamette River basin study area; embedded study areas are </w:t>
      </w:r>
      <w:r w:rsidR="0005603B">
        <w:t>colored</w:t>
      </w:r>
      <w:r w:rsidR="0097392C">
        <w:t xml:space="preserve"> other than gray.  The 2 lighter blues together make up the upper Willamette basin study area.</w:t>
      </w:r>
      <w:bookmarkEnd w:id="69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E93640" w:rsidR="00D37681" w:rsidRDefault="00D37681" w:rsidP="00D37681">
      <w:pPr>
        <w:pStyle w:val="Caption"/>
      </w:pPr>
      <w:bookmarkStart w:id="693" w:name="_Ref529607514"/>
      <w:bookmarkStart w:id="69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2</w:t>
      </w:r>
      <w:r w:rsidR="006C64CF">
        <w:rPr>
          <w:noProof/>
        </w:rPr>
        <w:fldChar w:fldCharType="end"/>
      </w:r>
      <w:bookmarkEnd w:id="693"/>
      <w:r>
        <w:t>. Tualatin basin study area; Chicken Creek watershed is highlighted.</w:t>
      </w:r>
      <w:bookmarkEnd w:id="69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046D31F" w:rsidR="00D37681" w:rsidRDefault="00064E77" w:rsidP="00064E77">
      <w:pPr>
        <w:pStyle w:val="Caption"/>
      </w:pPr>
      <w:bookmarkStart w:id="695" w:name="_Ref529607587"/>
      <w:bookmarkStart w:id="69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3</w:t>
      </w:r>
      <w:r w:rsidR="006C64CF">
        <w:rPr>
          <w:noProof/>
        </w:rPr>
        <w:fldChar w:fldCharType="end"/>
      </w:r>
      <w:bookmarkEnd w:id="695"/>
      <w:r>
        <w:t>. North Santiam watershed study area.</w:t>
      </w:r>
      <w:bookmarkEnd w:id="69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C89934C" w:rsidR="00C70B81" w:rsidRDefault="00064E77" w:rsidP="00064E77">
      <w:pPr>
        <w:pStyle w:val="Caption"/>
      </w:pPr>
      <w:bookmarkStart w:id="697" w:name="_Ref529607628"/>
      <w:bookmarkStart w:id="69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4</w:t>
      </w:r>
      <w:r w:rsidR="006C64CF">
        <w:rPr>
          <w:noProof/>
        </w:rPr>
        <w:fldChar w:fldCharType="end"/>
      </w:r>
      <w:bookmarkEnd w:id="697"/>
      <w:r>
        <w:t>. Upper Willamette study area.</w:t>
      </w:r>
      <w:bookmarkEnd w:id="69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DD340FF" w:rsidR="00E66BC2" w:rsidRDefault="006F30D2" w:rsidP="006F30D2">
      <w:pPr>
        <w:pStyle w:val="Caption"/>
      </w:pPr>
      <w:bookmarkStart w:id="699" w:name="_Ref529611388"/>
      <w:bookmarkStart w:id="70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5</w:t>
      </w:r>
      <w:r w:rsidR="006C64CF">
        <w:rPr>
          <w:noProof/>
        </w:rPr>
        <w:fldChar w:fldCharType="end"/>
      </w:r>
      <w:bookmarkEnd w:id="699"/>
      <w:r>
        <w:t>. Chicken Creek watershed study area.</w:t>
      </w:r>
      <w:bookmarkEnd w:id="70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01" w:name="_Toc75515994"/>
      <w:r>
        <w:t>Calendar conventions</w:t>
      </w:r>
      <w:bookmarkEnd w:id="70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02" w:name="_Toc75515995"/>
      <w:r>
        <w:t>Water years</w:t>
      </w:r>
      <w:bookmarkEnd w:id="70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03" w:name="_Toc75515996"/>
      <w:r>
        <w:t>Climate data</w:t>
      </w:r>
      <w:bookmarkEnd w:id="703"/>
    </w:p>
    <w:p w14:paraId="4E201698" w14:textId="77777777" w:rsidR="00CB152A" w:rsidRPr="00A06758" w:rsidRDefault="00CB152A" w:rsidP="00A06758"/>
    <w:p w14:paraId="400F9551" w14:textId="77777777" w:rsidR="00CB152A" w:rsidRDefault="00CB152A" w:rsidP="00CB152A">
      <w:pPr>
        <w:pStyle w:val="Heading2"/>
      </w:pPr>
      <w:bookmarkStart w:id="704" w:name="_Toc2858729"/>
      <w:bookmarkStart w:id="705" w:name="_Toc75515997"/>
      <w:r>
        <w:t>Numbered climate scenarios in the model</w:t>
      </w:r>
      <w:bookmarkEnd w:id="704"/>
      <w:bookmarkEnd w:id="705"/>
    </w:p>
    <w:p w14:paraId="30E024EF" w14:textId="77777777" w:rsidR="00823D41" w:rsidRDefault="00823D41" w:rsidP="00823D41">
      <w:pPr>
        <w:pStyle w:val="Body"/>
      </w:pPr>
    </w:p>
    <w:p w14:paraId="21F5BCDE" w14:textId="1E330DD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D675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06" w:name="_Ref6032062"/>
      <w:bookmarkStart w:id="707" w:name="_Ref6033311"/>
      <w:bookmarkStart w:id="708" w:name="_Toc6121576"/>
      <w:r>
        <w:t xml:space="preserve">Table </w:t>
      </w:r>
      <w:bookmarkEnd w:id="706"/>
      <w:r>
        <w:t>1. Numbered climate scenarios</w:t>
      </w:r>
      <w:bookmarkEnd w:id="707"/>
      <w:bookmarkEnd w:id="70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09" w:name="_Toc7759621"/>
      <w:bookmarkStart w:id="710" w:name="_Toc75515998"/>
      <w:r>
        <w:t>Monthly and seasonal weather data</w:t>
      </w:r>
      <w:bookmarkEnd w:id="709"/>
      <w:bookmarkEnd w:id="71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11" w:name="_Toc75515999"/>
      <w:r>
        <w:t>Climate data grid</w:t>
      </w:r>
      <w:r w:rsidR="009F132A">
        <w:t>s</w:t>
      </w:r>
      <w:bookmarkEnd w:id="71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12" w:name="_Toc75516000"/>
      <w:r>
        <w:t>The WW2100 climate grid</w:t>
      </w:r>
      <w:bookmarkEnd w:id="71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13" w:name="_Toc75516001"/>
      <w:r>
        <w:t>The v2 climate grid</w:t>
      </w:r>
      <w:bookmarkEnd w:id="71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14" w:name="_Toc75516002"/>
      <w:r>
        <w:t>How climate data is looked up</w:t>
      </w:r>
      <w:bookmarkEnd w:id="71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15" w:name="_Toc75516003"/>
      <w:r>
        <w:t>What is in a climate dataset</w:t>
      </w:r>
      <w:bookmarkEnd w:id="71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16" w:author="David Conklin" w:date="2021-06-25T12:17:00Z"/>
          <w:rFonts w:asciiTheme="majorHAnsi" w:eastAsiaTheme="majorEastAsia" w:hAnsiTheme="majorHAnsi" w:cstheme="majorBidi"/>
          <w:color w:val="2F5496" w:themeColor="accent1" w:themeShade="BF"/>
          <w:sz w:val="32"/>
          <w:szCs w:val="32"/>
        </w:rPr>
      </w:pPr>
      <w:ins w:id="717" w:author="David Conklin" w:date="2021-06-25T12:17:00Z">
        <w:r>
          <w:br w:type="page"/>
        </w:r>
      </w:ins>
    </w:p>
    <w:p w14:paraId="5F95A4C5" w14:textId="77777777" w:rsidR="00B45A02" w:rsidRDefault="00B45A02" w:rsidP="00B45A02">
      <w:pPr>
        <w:pStyle w:val="Heading1"/>
        <w:rPr>
          <w:ins w:id="718" w:author="David Conklin" w:date="2021-06-27T11:23:00Z"/>
        </w:rPr>
      </w:pPr>
      <w:bookmarkStart w:id="719" w:name="_Toc71709880"/>
      <w:ins w:id="720" w:author="David Conklin" w:date="2021-06-27T11:23:00Z">
        <w:r>
          <w:lastRenderedPageBreak/>
          <w:t>Water rights</w:t>
        </w:r>
        <w:bookmarkEnd w:id="719"/>
      </w:ins>
    </w:p>
    <w:p w14:paraId="0ADF041E" w14:textId="77777777" w:rsidR="00B45A02" w:rsidRDefault="00B45A02" w:rsidP="00B45A02">
      <w:pPr>
        <w:pStyle w:val="Heading2"/>
        <w:rPr>
          <w:ins w:id="721" w:author="David Conklin" w:date="2021-06-27T11:23:00Z"/>
        </w:rPr>
      </w:pPr>
      <w:bookmarkStart w:id="722" w:name="_Toc71709881"/>
      <w:ins w:id="723" w:author="David Conklin" w:date="2021-06-27T11:23:00Z">
        <w:r>
          <w:t>Water rights data</w:t>
        </w:r>
        <w:bookmarkEnd w:id="722"/>
      </w:ins>
    </w:p>
    <w:p w14:paraId="28ADB19D" w14:textId="77777777" w:rsidR="00B45A02" w:rsidRDefault="00B45A02" w:rsidP="00B45A02">
      <w:pPr>
        <w:rPr>
          <w:ins w:id="724" w:author="David Conklin" w:date="2021-06-27T11:23:00Z"/>
        </w:rPr>
      </w:pPr>
    </w:p>
    <w:p w14:paraId="2A83AF26" w14:textId="5B7E0DE4" w:rsidR="00B45A02" w:rsidRDefault="00B45A02" w:rsidP="00B45A02">
      <w:pPr>
        <w:ind w:firstLine="720"/>
        <w:rPr>
          <w:ins w:id="725" w:author="David Conklin" w:date="2021-06-27T11:23:00Z"/>
        </w:rPr>
      </w:pPr>
      <w:ins w:id="726"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27" w:author="David Conklin" w:date="2021-06-28T11:13:00Z">
        <w:r w:rsidR="000E625E">
          <w:t xml:space="preserve"> </w:t>
        </w:r>
        <w:bookmarkStart w:id="728" w:name="_Hlk75771270"/>
        <w:r w:rsidR="000E625E">
          <w:t>(e.g. when PODRATE is zero)</w:t>
        </w:r>
      </w:ins>
      <w:ins w:id="729" w:author="David Conklin" w:date="2021-06-27T11:23:00Z">
        <w:r>
          <w:t>,</w:t>
        </w:r>
        <w:bookmarkEnd w:id="72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30" w:author="David Conklin" w:date="2021-06-27T11:23:00Z"/>
        </w:rPr>
      </w:pPr>
    </w:p>
    <w:p w14:paraId="5B6379E4" w14:textId="77777777" w:rsidR="00B45A02" w:rsidRDefault="00B45A02" w:rsidP="00B45A02">
      <w:pPr>
        <w:ind w:firstLine="720"/>
        <w:rPr>
          <w:ins w:id="731" w:author="David Conklin" w:date="2021-06-27T11:23:00Z"/>
        </w:rPr>
      </w:pPr>
      <w:ins w:id="732"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33" w:author="David Conklin" w:date="2021-06-27T11:23:00Z"/>
        </w:rPr>
      </w:pPr>
    </w:p>
    <w:p w14:paraId="6D78AFD8" w14:textId="77777777" w:rsidR="00B45A02" w:rsidRPr="00914FD8" w:rsidRDefault="00B45A02" w:rsidP="00B45A02">
      <w:pPr>
        <w:ind w:firstLine="720"/>
        <w:rPr>
          <w:ins w:id="734" w:author="David Conklin" w:date="2021-06-27T11:23:00Z"/>
          <w:rFonts w:cstheme="minorHAnsi"/>
        </w:rPr>
      </w:pPr>
      <w:ins w:id="735"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36" w:author="David Conklin" w:date="2021-06-27T11:23:00Z"/>
        </w:rPr>
      </w:pPr>
    </w:p>
    <w:p w14:paraId="51B5C5D2" w14:textId="77777777" w:rsidR="00B45A02" w:rsidRDefault="00B45A02" w:rsidP="00B45A02">
      <w:pPr>
        <w:ind w:firstLine="720"/>
        <w:rPr>
          <w:ins w:id="737" w:author="David Conklin" w:date="2021-06-27T11:23:00Z"/>
        </w:rPr>
      </w:pPr>
      <w:ins w:id="738"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39" w:author="David Conklin" w:date="2021-06-27T11:23:00Z"/>
        </w:rPr>
      </w:pPr>
    </w:p>
    <w:p w14:paraId="64E1CAC0" w14:textId="77777777" w:rsidR="00B45A02" w:rsidRDefault="00B45A02" w:rsidP="00B45A02">
      <w:pPr>
        <w:ind w:firstLine="720"/>
        <w:rPr>
          <w:ins w:id="740" w:author="David Conklin" w:date="2021-06-27T11:23:00Z"/>
        </w:rPr>
      </w:pPr>
      <w:ins w:id="741"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42" w:author="David Conklin" w:date="2021-06-27T11:23:00Z"/>
        </w:rPr>
      </w:pPr>
    </w:p>
    <w:p w14:paraId="48BAFC2F" w14:textId="77777777" w:rsidR="00B45A02" w:rsidRDefault="00B45A02" w:rsidP="00B45A02">
      <w:pPr>
        <w:pStyle w:val="Heading2"/>
        <w:rPr>
          <w:ins w:id="743" w:author="David Conklin" w:date="2021-06-27T11:23:00Z"/>
        </w:rPr>
      </w:pPr>
      <w:bookmarkStart w:id="744" w:name="_Toc71709882"/>
      <w:ins w:id="745" w:author="David Conklin" w:date="2021-06-27T11:23:00Z">
        <w:r>
          <w:t>The wr_pods.csv file</w:t>
        </w:r>
        <w:bookmarkEnd w:id="744"/>
      </w:ins>
    </w:p>
    <w:p w14:paraId="48697E07" w14:textId="77777777" w:rsidR="00B45A02" w:rsidRDefault="00B45A02" w:rsidP="00B45A02">
      <w:pPr>
        <w:rPr>
          <w:ins w:id="746" w:author="David Conklin" w:date="2021-06-27T11:23:00Z"/>
        </w:rPr>
      </w:pPr>
      <w:ins w:id="747"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48" w:author="David Conklin" w:date="2021-06-27T11:23:00Z"/>
        </w:rPr>
      </w:pPr>
    </w:p>
    <w:p w14:paraId="3BB35978" w14:textId="77777777" w:rsidR="00B45A02" w:rsidRDefault="00B45A02" w:rsidP="00B45A02">
      <w:pPr>
        <w:ind w:left="720" w:hanging="720"/>
        <w:rPr>
          <w:ins w:id="749" w:author="David Conklin" w:date="2021-06-27T11:23:00Z"/>
        </w:rPr>
      </w:pPr>
      <w:ins w:id="750" w:author="David Conklin" w:date="2021-06-27T11:23:00Z">
        <w:r>
          <w:t>WATERRIGHTID – “WaterRightId” in OWRD’s Water Right Information System</w:t>
        </w:r>
      </w:ins>
    </w:p>
    <w:p w14:paraId="6A7C13A7" w14:textId="77777777" w:rsidR="00B45A02" w:rsidRDefault="00B45A02" w:rsidP="00B45A02">
      <w:pPr>
        <w:ind w:left="720" w:hanging="720"/>
        <w:rPr>
          <w:ins w:id="751" w:author="David Conklin" w:date="2021-06-27T11:23:00Z"/>
        </w:rPr>
      </w:pPr>
      <w:ins w:id="752" w:author="David Conklin" w:date="2021-06-27T11:23:00Z">
        <w:r>
          <w:t>X – easting of point of diversion</w:t>
        </w:r>
      </w:ins>
    </w:p>
    <w:p w14:paraId="350ADD50" w14:textId="77777777" w:rsidR="00B45A02" w:rsidRDefault="00B45A02" w:rsidP="00B45A02">
      <w:pPr>
        <w:ind w:left="720" w:hanging="720"/>
        <w:rPr>
          <w:ins w:id="753" w:author="David Conklin" w:date="2021-06-27T11:23:00Z"/>
        </w:rPr>
      </w:pPr>
      <w:ins w:id="754" w:author="David Conklin" w:date="2021-06-27T11:23:00Z">
        <w:r>
          <w:lastRenderedPageBreak/>
          <w:t>Y – northing of point of diversion</w:t>
        </w:r>
      </w:ins>
    </w:p>
    <w:p w14:paraId="7CD91243" w14:textId="77777777" w:rsidR="00B45A02" w:rsidRDefault="00B45A02" w:rsidP="00B45A02">
      <w:pPr>
        <w:ind w:left="720" w:hanging="720"/>
        <w:rPr>
          <w:ins w:id="755" w:author="David Conklin" w:date="2021-06-27T11:23:00Z"/>
        </w:rPr>
      </w:pPr>
      <w:ins w:id="756" w:author="David Conklin" w:date="2021-06-27T11:23:00Z">
        <w:r>
          <w:t>PODID – point of diversion ID number assigned by CW3M</w:t>
        </w:r>
      </w:ins>
    </w:p>
    <w:p w14:paraId="2E9E8A21" w14:textId="77777777" w:rsidR="00B45A02" w:rsidRDefault="00B45A02" w:rsidP="00B45A02">
      <w:pPr>
        <w:ind w:left="720" w:hanging="720"/>
        <w:rPr>
          <w:ins w:id="757" w:author="David Conklin" w:date="2021-06-27T11:23:00Z"/>
        </w:rPr>
      </w:pPr>
      <w:ins w:id="758"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759" w:author="David Conklin" w:date="2021-06-27T11:23:00Z"/>
        </w:rPr>
      </w:pPr>
      <w:ins w:id="760" w:author="David Conklin" w:date="2021-06-27T11:23:00Z">
        <w:r>
          <w:t>PERMITCODE – code for type of diversion (surface water, ground water, …)</w:t>
        </w:r>
      </w:ins>
    </w:p>
    <w:p w14:paraId="2E7B4E36" w14:textId="77777777" w:rsidR="00B45A02" w:rsidRDefault="00B45A02" w:rsidP="00B45A02">
      <w:pPr>
        <w:ind w:left="720" w:hanging="720"/>
        <w:rPr>
          <w:ins w:id="761" w:author="David Conklin" w:date="2021-06-27T11:23:00Z"/>
        </w:rPr>
      </w:pPr>
      <w:ins w:id="762" w:author="David Conklin" w:date="2021-06-27T11:23:00Z">
        <w:r>
          <w:t xml:space="preserve">PODRATE – maximum diversion rate, cfs.  </w:t>
        </w:r>
      </w:ins>
    </w:p>
    <w:p w14:paraId="4B742E21" w14:textId="77777777" w:rsidR="00B45A02" w:rsidRDefault="00B45A02" w:rsidP="00B45A02">
      <w:pPr>
        <w:ind w:left="720" w:hanging="720"/>
        <w:rPr>
          <w:ins w:id="763" w:author="David Conklin" w:date="2021-06-27T11:23:00Z"/>
        </w:rPr>
      </w:pPr>
      <w:ins w:id="764" w:author="David Conklin" w:date="2021-06-27T11:23:00Z">
        <w:r>
          <w:t>USECODE – code for type of use (municipal, irrigation, instream, …)</w:t>
        </w:r>
      </w:ins>
    </w:p>
    <w:p w14:paraId="431A90E3" w14:textId="77777777" w:rsidR="00B45A02" w:rsidRDefault="00B45A02" w:rsidP="00B45A02">
      <w:pPr>
        <w:ind w:left="720" w:hanging="720"/>
        <w:rPr>
          <w:ins w:id="765" w:author="David Conklin" w:date="2021-06-27T11:23:00Z"/>
        </w:rPr>
      </w:pPr>
      <w:ins w:id="766" w:author="David Conklin" w:date="2021-06-27T11:23:00Z">
        <w:r>
          <w:t>PRIORITYDOY – priority date day of year (Jan 1 = 1)</w:t>
        </w:r>
      </w:ins>
    </w:p>
    <w:p w14:paraId="6D3539B1" w14:textId="77777777" w:rsidR="00B45A02" w:rsidRDefault="00B45A02" w:rsidP="00B45A02">
      <w:pPr>
        <w:ind w:left="720" w:hanging="720"/>
        <w:rPr>
          <w:ins w:id="767" w:author="David Conklin" w:date="2021-06-27T11:23:00Z"/>
        </w:rPr>
      </w:pPr>
      <w:ins w:id="768" w:author="David Conklin" w:date="2021-06-27T11:23:00Z">
        <w:r>
          <w:t>YEAR – priority date year</w:t>
        </w:r>
      </w:ins>
    </w:p>
    <w:p w14:paraId="2DF3245A" w14:textId="77777777" w:rsidR="00B45A02" w:rsidRDefault="00B45A02" w:rsidP="00B45A02">
      <w:pPr>
        <w:ind w:left="720" w:hanging="720"/>
        <w:rPr>
          <w:ins w:id="769" w:author="David Conklin" w:date="2021-06-27T11:23:00Z"/>
        </w:rPr>
      </w:pPr>
      <w:ins w:id="770" w:author="David Conklin" w:date="2021-06-27T11:23:00Z">
        <w:r>
          <w:t>BEGINDOY – day of year on which the right goes into effect</w:t>
        </w:r>
      </w:ins>
    </w:p>
    <w:p w14:paraId="63C65DA5" w14:textId="77777777" w:rsidR="00B45A02" w:rsidRDefault="00B45A02" w:rsidP="00B45A02">
      <w:pPr>
        <w:ind w:left="720" w:hanging="720"/>
        <w:rPr>
          <w:ins w:id="771" w:author="David Conklin" w:date="2021-06-27T11:23:00Z"/>
        </w:rPr>
      </w:pPr>
      <w:ins w:id="772" w:author="David Conklin" w:date="2021-06-27T11:23:00Z">
        <w:r>
          <w:t xml:space="preserve">ENDDOY – last day of year on which the right is in effect </w:t>
        </w:r>
      </w:ins>
    </w:p>
    <w:p w14:paraId="4C0371AF" w14:textId="77777777" w:rsidR="00B45A02" w:rsidRDefault="00B45A02" w:rsidP="00B45A02">
      <w:pPr>
        <w:ind w:left="720" w:hanging="720"/>
        <w:rPr>
          <w:ins w:id="773" w:author="David Conklin" w:date="2021-06-27T11:23:00Z"/>
        </w:rPr>
      </w:pPr>
      <w:ins w:id="774" w:author="David Conklin" w:date="2021-06-27T11:23:00Z">
        <w:r>
          <w:t>REACHCOMID – for surface water rights COMID of reach from water is diverted</w:t>
        </w:r>
      </w:ins>
    </w:p>
    <w:p w14:paraId="3B2D323F" w14:textId="77777777" w:rsidR="00B45A02" w:rsidRDefault="00B45A02" w:rsidP="00B45A02">
      <w:pPr>
        <w:ind w:left="720" w:hanging="720"/>
        <w:rPr>
          <w:ins w:id="775" w:author="David Conklin" w:date="2021-06-27T11:23:00Z"/>
        </w:rPr>
      </w:pPr>
      <w:ins w:id="776"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777" w:author="David Conklin" w:date="2021-06-27T11:23:00Z"/>
        </w:rPr>
      </w:pPr>
      <w:ins w:id="778"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779" w:author="David Conklin" w:date="2021-06-27T11:23:00Z"/>
        </w:rPr>
      </w:pPr>
      <w:ins w:id="780"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781" w:author="David Conklin" w:date="2021-06-27T11:23:00Z"/>
        </w:rPr>
      </w:pPr>
    </w:p>
    <w:p w14:paraId="73FEA50E" w14:textId="77777777" w:rsidR="00B45A02" w:rsidRDefault="00B45A02" w:rsidP="00B45A02">
      <w:pPr>
        <w:pStyle w:val="Heading2"/>
        <w:rPr>
          <w:ins w:id="782" w:author="David Conklin" w:date="2021-06-27T11:23:00Z"/>
        </w:rPr>
      </w:pPr>
      <w:bookmarkStart w:id="783" w:name="_Toc71709883"/>
      <w:ins w:id="784" w:author="David Conklin" w:date="2021-06-27T11:23:00Z">
        <w:r>
          <w:t>The wr_pous.csv file</w:t>
        </w:r>
        <w:bookmarkEnd w:id="783"/>
      </w:ins>
    </w:p>
    <w:p w14:paraId="0B0F02F3" w14:textId="77777777" w:rsidR="00B45A02" w:rsidRDefault="00B45A02" w:rsidP="00B45A02">
      <w:pPr>
        <w:ind w:firstLine="720"/>
        <w:rPr>
          <w:ins w:id="785" w:author="David Conklin" w:date="2021-06-27T11:23:00Z"/>
        </w:rPr>
      </w:pPr>
      <w:ins w:id="786" w:author="David Conklin" w:date="2021-06-27T11:23:00Z">
        <w:r>
          <w:t>wr_pous.csv is a comma-separated-values text file with the columns listed below.</w:t>
        </w:r>
      </w:ins>
    </w:p>
    <w:p w14:paraId="59F0D74D" w14:textId="77777777" w:rsidR="00B45A02" w:rsidRDefault="00B45A02" w:rsidP="00B45A02">
      <w:pPr>
        <w:ind w:firstLine="720"/>
        <w:rPr>
          <w:ins w:id="787" w:author="David Conklin" w:date="2021-06-27T11:23:00Z"/>
        </w:rPr>
      </w:pPr>
    </w:p>
    <w:p w14:paraId="07809991" w14:textId="77777777" w:rsidR="00B45A02" w:rsidRDefault="00B45A02" w:rsidP="00B45A02">
      <w:pPr>
        <w:rPr>
          <w:ins w:id="788" w:author="David Conklin" w:date="2021-06-27T11:23:00Z"/>
        </w:rPr>
      </w:pPr>
      <w:ins w:id="789" w:author="David Conklin" w:date="2021-06-27T11:23:00Z">
        <w:r>
          <w:t>POU_INDEX – index of data record in wr_pous.csv (0, 1, 2, …)</w:t>
        </w:r>
      </w:ins>
    </w:p>
    <w:p w14:paraId="6B8FF510" w14:textId="77777777" w:rsidR="00B45A02" w:rsidRDefault="00B45A02" w:rsidP="00B45A02">
      <w:pPr>
        <w:rPr>
          <w:ins w:id="790" w:author="David Conklin" w:date="2021-06-27T11:23:00Z"/>
        </w:rPr>
      </w:pPr>
      <w:ins w:id="791" w:author="David Conklin" w:date="2021-06-27T11:23:00Z">
        <w:r>
          <w:t>POU_ID – same as for wr_pods.csv</w:t>
        </w:r>
      </w:ins>
    </w:p>
    <w:p w14:paraId="0CB95928" w14:textId="77777777" w:rsidR="00B45A02" w:rsidRDefault="00B45A02" w:rsidP="00B45A02">
      <w:pPr>
        <w:rPr>
          <w:ins w:id="792" w:author="David Conklin" w:date="2021-06-27T11:23:00Z"/>
        </w:rPr>
      </w:pPr>
      <w:ins w:id="793" w:author="David Conklin" w:date="2021-06-27T11:23:00Z">
        <w:r>
          <w:t xml:space="preserve">IDU_ID – identifies the IDU in which the point of use is located </w:t>
        </w:r>
      </w:ins>
    </w:p>
    <w:p w14:paraId="3D9E0E33" w14:textId="77777777" w:rsidR="00B45A02" w:rsidRDefault="00B45A02" w:rsidP="00B45A02">
      <w:pPr>
        <w:rPr>
          <w:ins w:id="794" w:author="David Conklin" w:date="2021-06-27T11:23:00Z"/>
        </w:rPr>
      </w:pPr>
      <w:ins w:id="795" w:author="David Conklin" w:date="2021-06-27T11:23:00Z">
        <w:r>
          <w:t xml:space="preserve">WRIS_ID – “WaterRightId” in OWRD’s Water Right Information System </w:t>
        </w:r>
      </w:ins>
    </w:p>
    <w:p w14:paraId="73939CFB" w14:textId="77777777" w:rsidR="00B45A02" w:rsidRPr="00B10B8F" w:rsidRDefault="00B45A02" w:rsidP="00B45A02">
      <w:pPr>
        <w:rPr>
          <w:ins w:id="796" w:author="David Conklin" w:date="2021-06-27T11:23:00Z"/>
          <w:vertAlign w:val="superscript"/>
        </w:rPr>
      </w:pPr>
      <w:ins w:id="797" w:author="David Conklin" w:date="2021-06-27T11:23:00Z">
        <w:r>
          <w:t>AREA_POU – area of the POU, m</w:t>
        </w:r>
        <w:r>
          <w:rPr>
            <w:vertAlign w:val="superscript"/>
          </w:rPr>
          <w:t>2</w:t>
        </w:r>
      </w:ins>
    </w:p>
    <w:p w14:paraId="00FA3CF4" w14:textId="77777777" w:rsidR="00B45A02" w:rsidRDefault="00B45A02" w:rsidP="00B45A02">
      <w:pPr>
        <w:rPr>
          <w:ins w:id="798" w:author="David Conklin" w:date="2021-06-27T11:23:00Z"/>
        </w:rPr>
      </w:pPr>
      <w:ins w:id="799" w:author="David Conklin" w:date="2021-06-27T11:23:00Z">
        <w:r>
          <w:t>PERCENT_POU – per cent of the POU overlapped by the IDU</w:t>
        </w:r>
      </w:ins>
    </w:p>
    <w:p w14:paraId="1B01022F" w14:textId="77777777" w:rsidR="00B45A02" w:rsidRDefault="00B45A02" w:rsidP="00B45A02">
      <w:pPr>
        <w:rPr>
          <w:ins w:id="800" w:author="David Conklin" w:date="2021-06-27T11:23:00Z"/>
        </w:rPr>
      </w:pPr>
      <w:ins w:id="801" w:author="David Conklin" w:date="2021-06-27T11:23:00Z">
        <w:r>
          <w:t>AREA_IDU – area of the IDU, m2</w:t>
        </w:r>
      </w:ins>
    </w:p>
    <w:p w14:paraId="10BD78A1" w14:textId="77777777" w:rsidR="00B45A02" w:rsidRDefault="00B45A02" w:rsidP="00B45A02">
      <w:pPr>
        <w:rPr>
          <w:ins w:id="802" w:author="David Conklin" w:date="2021-06-27T11:23:00Z"/>
        </w:rPr>
      </w:pPr>
      <w:ins w:id="803" w:author="David Conklin" w:date="2021-06-27T11:23:00Z">
        <w:r>
          <w:t>PERCENT_IDU – per cent of the IDU overlapped by the POU</w:t>
        </w:r>
      </w:ins>
    </w:p>
    <w:p w14:paraId="4FC97644" w14:textId="77777777" w:rsidR="00B45A02" w:rsidRDefault="00B45A02" w:rsidP="00B45A02">
      <w:pPr>
        <w:rPr>
          <w:ins w:id="804" w:author="David Conklin" w:date="2021-06-27T11:23:00Z"/>
        </w:rPr>
      </w:pPr>
      <w:ins w:id="805" w:author="David Conklin" w:date="2021-06-27T11:23:00Z">
        <w:r>
          <w:t>USECODE – same as for wr_pods.csv</w:t>
        </w:r>
      </w:ins>
    </w:p>
    <w:p w14:paraId="7ECAF29E" w14:textId="77777777" w:rsidR="00B45A02" w:rsidRDefault="00B45A02" w:rsidP="00B45A02">
      <w:pPr>
        <w:rPr>
          <w:ins w:id="806" w:author="David Conklin" w:date="2021-06-27T11:23:00Z"/>
        </w:rPr>
      </w:pPr>
      <w:ins w:id="807" w:author="David Conklin" w:date="2021-06-27T11:23:00Z">
        <w:r>
          <w:t>PERMITCODE – same as for wr_pods.csv</w:t>
        </w:r>
      </w:ins>
    </w:p>
    <w:p w14:paraId="4ACA8CBC" w14:textId="77777777" w:rsidR="00B45A02" w:rsidRDefault="00B45A02" w:rsidP="00B45A02">
      <w:pPr>
        <w:rPr>
          <w:ins w:id="808" w:author="David Conklin" w:date="2021-06-27T11:23:00Z"/>
        </w:rPr>
      </w:pPr>
      <w:ins w:id="809" w:author="David Conklin" w:date="2021-06-27T11:23:00Z">
        <w:r>
          <w:t>XCOORD - easting of IDU centroid</w:t>
        </w:r>
      </w:ins>
    </w:p>
    <w:p w14:paraId="5785F385" w14:textId="77777777" w:rsidR="00B45A02" w:rsidRDefault="00B45A02" w:rsidP="00B45A02">
      <w:pPr>
        <w:rPr>
          <w:ins w:id="810" w:author="David Conklin" w:date="2021-06-27T11:23:00Z"/>
        </w:rPr>
      </w:pPr>
      <w:ins w:id="811" w:author="David Conklin" w:date="2021-06-27T11:23:00Z">
        <w:r>
          <w:t>YCOORD – northing of IDU centroid</w:t>
        </w:r>
      </w:ins>
    </w:p>
    <w:p w14:paraId="48DC0C62" w14:textId="77777777" w:rsidR="00B45A02" w:rsidRPr="00D35AF7" w:rsidRDefault="00B45A02" w:rsidP="00B45A02">
      <w:pPr>
        <w:ind w:left="720" w:hanging="720"/>
        <w:rPr>
          <w:ins w:id="812" w:author="David Conklin" w:date="2021-06-27T11:23:00Z"/>
        </w:rPr>
      </w:pPr>
      <w:ins w:id="813"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14" w:author="David Conklin" w:date="2021-06-27T11:23:00Z"/>
        </w:rPr>
      </w:pPr>
    </w:p>
    <w:p w14:paraId="2877AD54" w14:textId="77777777" w:rsidR="00B45A02" w:rsidRDefault="00B45A02" w:rsidP="00B45A02">
      <w:pPr>
        <w:ind w:hanging="720"/>
        <w:rPr>
          <w:ins w:id="815" w:author="David Conklin" w:date="2021-06-27T11:23:00Z"/>
        </w:rPr>
      </w:pPr>
      <w:ins w:id="816"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17" w:author="David Conklin" w:date="2021-06-27T11:23:00Z"/>
        </w:rPr>
      </w:pPr>
    </w:p>
    <w:p w14:paraId="69D6A5B3" w14:textId="77777777" w:rsidR="00B45A02" w:rsidRDefault="00B45A02" w:rsidP="00B45A02">
      <w:pPr>
        <w:ind w:firstLine="720"/>
        <w:rPr>
          <w:ins w:id="818" w:author="David Conklin" w:date="2021-06-27T11:23:00Z"/>
        </w:rPr>
      </w:pPr>
      <w:ins w:id="819"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20" w:author="David Conklin" w:date="2021-06-27T11:23:00Z"/>
        </w:rPr>
      </w:pPr>
    </w:p>
    <w:p w14:paraId="0B693D71" w14:textId="77777777" w:rsidR="00B45A02" w:rsidRDefault="00B45A02" w:rsidP="00B45A02">
      <w:pPr>
        <w:pStyle w:val="Heading2"/>
        <w:rPr>
          <w:ins w:id="821" w:author="David Conklin" w:date="2021-06-27T11:23:00Z"/>
        </w:rPr>
      </w:pPr>
      <w:bookmarkStart w:id="822" w:name="_Toc71709884"/>
      <w:ins w:id="823" w:author="David Conklin" w:date="2021-06-27T11:23:00Z">
        <w:r>
          <w:t>Allocating surface water rights to irrigation</w:t>
        </w:r>
      </w:ins>
    </w:p>
    <w:p w14:paraId="5F66C588" w14:textId="77777777" w:rsidR="00B45A02" w:rsidRDefault="00B45A02" w:rsidP="00B45A02">
      <w:pPr>
        <w:rPr>
          <w:ins w:id="824" w:author="David Conklin" w:date="2021-06-27T11:23:00Z"/>
        </w:rPr>
      </w:pPr>
    </w:p>
    <w:p w14:paraId="04B4D611" w14:textId="77777777" w:rsidR="00B45A02" w:rsidRDefault="00B45A02" w:rsidP="00B45A02">
      <w:pPr>
        <w:rPr>
          <w:ins w:id="825" w:author="David Conklin" w:date="2021-06-27T11:23:00Z"/>
        </w:rPr>
      </w:pPr>
      <w:ins w:id="826"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27" w:author="David Conklin" w:date="2021-06-27T11:23:00Z"/>
        </w:rPr>
      </w:pPr>
    </w:p>
    <w:p w14:paraId="0E9C9D05" w14:textId="77777777" w:rsidR="00B45A02" w:rsidRDefault="00B45A02" w:rsidP="00B45A02">
      <w:pPr>
        <w:rPr>
          <w:ins w:id="828" w:author="David Conklin" w:date="2021-06-27T11:23:00Z"/>
        </w:rPr>
      </w:pPr>
      <w:ins w:id="829"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30" w:author="David Conklin" w:date="2021-06-27T11:23:00Z"/>
        </w:rPr>
      </w:pPr>
    </w:p>
    <w:p w14:paraId="29CA9C79" w14:textId="77777777" w:rsidR="00B45A02" w:rsidRDefault="00B45A02" w:rsidP="00B45A02">
      <w:pPr>
        <w:rPr>
          <w:ins w:id="831" w:author="David Conklin" w:date="2021-06-27T11:23:00Z"/>
        </w:rPr>
      </w:pPr>
      <w:ins w:id="832"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33" w:author="David Conklin" w:date="2021-06-27T11:23:00Z"/>
        </w:rPr>
      </w:pPr>
    </w:p>
    <w:p w14:paraId="53C77EA2" w14:textId="77777777" w:rsidR="00B45A02" w:rsidRDefault="00B45A02" w:rsidP="00B45A02">
      <w:pPr>
        <w:rPr>
          <w:ins w:id="834" w:author="David Conklin" w:date="2021-06-27T11:23:00Z"/>
        </w:rPr>
      </w:pPr>
      <w:ins w:id="835"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36" w:author="David Conklin" w:date="2021-06-27T11:23:00Z"/>
        </w:rPr>
      </w:pPr>
    </w:p>
    <w:p w14:paraId="0A84F791" w14:textId="77777777" w:rsidR="00B45A02" w:rsidRDefault="00B45A02" w:rsidP="00B45A02">
      <w:pPr>
        <w:pStyle w:val="Heading2"/>
        <w:rPr>
          <w:ins w:id="837" w:author="David Conklin" w:date="2021-06-27T11:23:00Z"/>
        </w:rPr>
      </w:pPr>
      <w:ins w:id="838" w:author="David Conklin" w:date="2021-06-27T11:23:00Z">
        <w:r>
          <w:t>Adding a water right</w:t>
        </w:r>
        <w:bookmarkEnd w:id="822"/>
      </w:ins>
    </w:p>
    <w:p w14:paraId="2A1A19B8" w14:textId="77777777" w:rsidR="00B45A02" w:rsidRDefault="00B45A02" w:rsidP="00B45A02">
      <w:pPr>
        <w:rPr>
          <w:ins w:id="839" w:author="David Conklin" w:date="2021-06-27T11:23:00Z"/>
        </w:rPr>
      </w:pPr>
    </w:p>
    <w:p w14:paraId="4659697B" w14:textId="77777777" w:rsidR="00B45A02" w:rsidRDefault="00B45A02" w:rsidP="00B45A02">
      <w:pPr>
        <w:rPr>
          <w:ins w:id="840" w:author="David Conklin" w:date="2021-06-27T11:23:00Z"/>
        </w:rPr>
      </w:pPr>
      <w:ins w:id="841" w:author="David Conklin" w:date="2021-06-27T11:23:00Z">
        <w:r>
          <w:tab/>
          <w:t>To add a water right to the wr_pods.csv and wr_pous.csv files, follow these steps.</w:t>
        </w:r>
      </w:ins>
    </w:p>
    <w:p w14:paraId="6F307204" w14:textId="77777777" w:rsidR="00B45A02" w:rsidRDefault="00B45A02" w:rsidP="00B45A02">
      <w:pPr>
        <w:rPr>
          <w:ins w:id="842" w:author="David Conklin" w:date="2021-06-27T11:23:00Z"/>
        </w:rPr>
      </w:pPr>
    </w:p>
    <w:p w14:paraId="3092F798" w14:textId="77777777" w:rsidR="00B45A02" w:rsidRDefault="00B45A02" w:rsidP="00B45A02">
      <w:pPr>
        <w:rPr>
          <w:ins w:id="843" w:author="David Conklin" w:date="2021-06-27T11:23:00Z"/>
        </w:rPr>
      </w:pPr>
      <w:ins w:id="844"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45" w:author="David Conklin" w:date="2021-06-27T11:23:00Z"/>
        </w:rPr>
      </w:pPr>
    </w:p>
    <w:p w14:paraId="2B0A9B20" w14:textId="77777777" w:rsidR="00B45A02" w:rsidRDefault="00B45A02" w:rsidP="00B45A02">
      <w:pPr>
        <w:rPr>
          <w:ins w:id="846" w:author="David Conklin" w:date="2021-06-27T11:23:00Z"/>
        </w:rPr>
      </w:pPr>
      <w:ins w:id="847"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48" w:author="David Conklin" w:date="2021-06-27T11:23:00Z"/>
        </w:rPr>
      </w:pPr>
    </w:p>
    <w:p w14:paraId="534410DA" w14:textId="77777777" w:rsidR="00B45A02" w:rsidRDefault="00B45A02" w:rsidP="00B45A02">
      <w:pPr>
        <w:rPr>
          <w:ins w:id="849" w:author="David Conklin" w:date="2021-06-27T11:23:00Z"/>
        </w:rPr>
      </w:pPr>
      <w:ins w:id="850"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51" w:author="David Conklin" w:date="2021-06-27T11:23:00Z"/>
        </w:rPr>
      </w:pPr>
    </w:p>
    <w:p w14:paraId="4C2E9099" w14:textId="77777777" w:rsidR="00B45A02" w:rsidRDefault="00B45A02" w:rsidP="00B45A02">
      <w:pPr>
        <w:rPr>
          <w:ins w:id="852" w:author="David Conklin" w:date="2021-06-27T11:23:00Z"/>
        </w:rPr>
      </w:pPr>
      <w:ins w:id="853"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854" w:author="David Conklin" w:date="2021-06-27T11:23:00Z"/>
        </w:rPr>
      </w:pPr>
    </w:p>
    <w:p w14:paraId="66B66537" w14:textId="77777777" w:rsidR="00B45A02" w:rsidRDefault="00B45A02" w:rsidP="00B45A02">
      <w:pPr>
        <w:rPr>
          <w:ins w:id="855" w:author="David Conklin" w:date="2021-06-27T11:23:00Z"/>
        </w:rPr>
      </w:pPr>
      <w:ins w:id="856"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857" w:author="David Conklin" w:date="2021-06-27T11:23:00Z"/>
        </w:rPr>
      </w:pPr>
    </w:p>
    <w:p w14:paraId="402D821C" w14:textId="77777777" w:rsidR="00B45A02" w:rsidRDefault="00B45A02" w:rsidP="00B45A02">
      <w:pPr>
        <w:rPr>
          <w:ins w:id="858" w:author="David Conklin" w:date="2021-06-27T11:23:00Z"/>
        </w:rPr>
      </w:pPr>
      <w:ins w:id="859"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860" w:author="David Conklin" w:date="2021-06-27T11:23:00Z"/>
        </w:rPr>
      </w:pPr>
    </w:p>
    <w:p w14:paraId="742022B9" w14:textId="77777777" w:rsidR="00B45A02" w:rsidRDefault="00B45A02" w:rsidP="00B45A02">
      <w:pPr>
        <w:rPr>
          <w:ins w:id="861" w:author="David Conklin" w:date="2021-06-27T11:23:00Z"/>
        </w:rPr>
      </w:pPr>
    </w:p>
    <w:p w14:paraId="3E16768E" w14:textId="2CD7D388" w:rsidR="00D35AF7" w:rsidDel="008F7442" w:rsidRDefault="00D35AF7" w:rsidP="00A55502">
      <w:pPr>
        <w:pStyle w:val="Heading1"/>
        <w:rPr>
          <w:del w:id="862" w:author="David Conklin" w:date="2021-06-25T12:17:00Z"/>
        </w:rPr>
      </w:pPr>
      <w:del w:id="863" w:author="David Conklin" w:date="2021-06-25T12:17:00Z">
        <w:r w:rsidDel="008F7442">
          <w:delText>Water rights</w:delText>
        </w:r>
      </w:del>
    </w:p>
    <w:p w14:paraId="7ECEE8A5" w14:textId="5C6E9058" w:rsidR="00D35AF7" w:rsidDel="008F7442" w:rsidRDefault="00D35AF7" w:rsidP="00D35AF7">
      <w:pPr>
        <w:pStyle w:val="Heading2"/>
        <w:rPr>
          <w:del w:id="864" w:author="David Conklin" w:date="2021-06-25T12:17:00Z"/>
        </w:rPr>
      </w:pPr>
      <w:del w:id="865" w:author="David Conklin" w:date="2021-06-25T12:17:00Z">
        <w:r w:rsidDel="008F7442">
          <w:delText>Water rights data</w:delText>
        </w:r>
      </w:del>
    </w:p>
    <w:p w14:paraId="62BFF195" w14:textId="18A46A25" w:rsidR="00D35AF7" w:rsidDel="008F7442" w:rsidRDefault="00D35AF7" w:rsidP="00D35AF7">
      <w:pPr>
        <w:rPr>
          <w:del w:id="866" w:author="David Conklin" w:date="2021-06-25T12:17:00Z"/>
        </w:rPr>
      </w:pPr>
    </w:p>
    <w:p w14:paraId="78A3D3D7" w14:textId="1AE8D532" w:rsidR="00D35AF7" w:rsidDel="008F7442" w:rsidRDefault="00D35AF7" w:rsidP="006A06E4">
      <w:pPr>
        <w:ind w:firstLine="720"/>
        <w:rPr>
          <w:del w:id="867" w:author="David Conklin" w:date="2021-06-25T12:17:00Z"/>
        </w:rPr>
      </w:pPr>
      <w:del w:id="868"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869" w:author="David Conklin" w:date="2021-06-25T12:17:00Z"/>
        </w:rPr>
      </w:pPr>
    </w:p>
    <w:p w14:paraId="49C4C571" w14:textId="4892400F" w:rsidR="006A06E4" w:rsidDel="008F7442" w:rsidRDefault="006A06E4" w:rsidP="006A06E4">
      <w:pPr>
        <w:ind w:firstLine="720"/>
        <w:rPr>
          <w:del w:id="870" w:author="David Conklin" w:date="2021-06-25T12:17:00Z"/>
        </w:rPr>
      </w:pPr>
      <w:del w:id="871"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872" w:author="David Conklin" w:date="2021-06-25T12:17:00Z"/>
        </w:rPr>
      </w:pPr>
    </w:p>
    <w:p w14:paraId="0E5DDD75" w14:textId="012CF883" w:rsidR="00D35AF7" w:rsidDel="008F7442" w:rsidRDefault="00D35AF7" w:rsidP="00D35AF7">
      <w:pPr>
        <w:pStyle w:val="Heading2"/>
        <w:rPr>
          <w:del w:id="873" w:author="David Conklin" w:date="2021-06-25T12:17:00Z"/>
        </w:rPr>
      </w:pPr>
      <w:del w:id="874" w:author="David Conklin" w:date="2021-06-25T12:17:00Z">
        <w:r w:rsidDel="008F7442">
          <w:delText>The wr_pods.csv file</w:delText>
        </w:r>
      </w:del>
    </w:p>
    <w:p w14:paraId="420591F1" w14:textId="35F118D3" w:rsidR="00D35AF7" w:rsidDel="008F7442" w:rsidRDefault="00D35AF7" w:rsidP="00D35AF7">
      <w:pPr>
        <w:rPr>
          <w:del w:id="875" w:author="David Conklin" w:date="2021-06-25T12:17:00Z"/>
        </w:rPr>
      </w:pPr>
      <w:del w:id="876"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877" w:author="David Conklin" w:date="2021-06-25T12:17:00Z"/>
        </w:rPr>
      </w:pPr>
    </w:p>
    <w:p w14:paraId="6331D408" w14:textId="6219BD3C" w:rsidR="00D35AF7" w:rsidDel="008F7442" w:rsidRDefault="00D35AF7" w:rsidP="00221F0F">
      <w:pPr>
        <w:ind w:left="720" w:hanging="720"/>
        <w:rPr>
          <w:del w:id="878" w:author="David Conklin" w:date="2021-06-25T12:17:00Z"/>
        </w:rPr>
      </w:pPr>
      <w:del w:id="879"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880" w:author="David Conklin" w:date="2021-06-25T12:17:00Z"/>
        </w:rPr>
      </w:pPr>
      <w:del w:id="881"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882" w:author="David Conklin" w:date="2021-06-25T12:17:00Z"/>
        </w:rPr>
      </w:pPr>
      <w:del w:id="883"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884" w:author="David Conklin" w:date="2021-06-25T12:17:00Z"/>
        </w:rPr>
      </w:pPr>
      <w:del w:id="885"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886" w:author="David Conklin" w:date="2021-06-25T12:17:00Z"/>
        </w:rPr>
      </w:pPr>
      <w:del w:id="887"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888" w:author="David Conklin" w:date="2021-06-25T12:17:00Z"/>
        </w:rPr>
      </w:pPr>
      <w:del w:id="889"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890" w:author="David Conklin" w:date="2021-06-25T12:17:00Z"/>
        </w:rPr>
      </w:pPr>
      <w:del w:id="891"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892" w:author="David Conklin" w:date="2021-06-25T12:17:00Z"/>
        </w:rPr>
      </w:pPr>
      <w:del w:id="893"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894" w:author="David Conklin" w:date="2021-06-25T12:17:00Z"/>
        </w:rPr>
      </w:pPr>
      <w:del w:id="895"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896" w:author="David Conklin" w:date="2021-06-25T12:17:00Z"/>
        </w:rPr>
      </w:pPr>
      <w:del w:id="897"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898" w:author="David Conklin" w:date="2021-06-25T12:17:00Z"/>
        </w:rPr>
      </w:pPr>
      <w:del w:id="899"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00" w:author="David Conklin" w:date="2021-06-25T12:17:00Z"/>
        </w:rPr>
      </w:pPr>
      <w:del w:id="901"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02" w:author="David Conklin" w:date="2021-06-25T12:17:00Z"/>
        </w:rPr>
      </w:pPr>
      <w:del w:id="903"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04" w:author="David Conklin" w:date="2021-06-25T12:17:00Z"/>
        </w:rPr>
      </w:pPr>
      <w:del w:id="905"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06" w:author="David Conklin" w:date="2021-06-25T12:17:00Z"/>
        </w:rPr>
      </w:pPr>
      <w:del w:id="907"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08" w:author="David Conklin" w:date="2021-06-25T12:17:00Z"/>
        </w:rPr>
      </w:pPr>
      <w:del w:id="909"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10" w:author="David Conklin" w:date="2021-06-25T12:17:00Z"/>
        </w:rPr>
      </w:pPr>
    </w:p>
    <w:p w14:paraId="5C1E01BB" w14:textId="45FC0CFC" w:rsidR="00A63DAE" w:rsidDel="008F7442" w:rsidRDefault="00A63DAE" w:rsidP="00A63DAE">
      <w:pPr>
        <w:pStyle w:val="Heading2"/>
        <w:rPr>
          <w:del w:id="911" w:author="David Conklin" w:date="2021-06-25T12:17:00Z"/>
        </w:rPr>
      </w:pPr>
      <w:del w:id="912" w:author="David Conklin" w:date="2021-06-25T12:17:00Z">
        <w:r w:rsidDel="008F7442">
          <w:delText>The wr_pous.csv file</w:delText>
        </w:r>
      </w:del>
    </w:p>
    <w:p w14:paraId="063557E7" w14:textId="1FF182B8" w:rsidR="00A63DAE" w:rsidDel="008F7442" w:rsidRDefault="00A63DAE" w:rsidP="00A63DAE">
      <w:pPr>
        <w:ind w:firstLine="720"/>
        <w:rPr>
          <w:del w:id="913" w:author="David Conklin" w:date="2021-06-25T12:17:00Z"/>
        </w:rPr>
      </w:pPr>
      <w:del w:id="914"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15" w:author="David Conklin" w:date="2021-06-25T12:17:00Z"/>
        </w:rPr>
      </w:pPr>
    </w:p>
    <w:p w14:paraId="28CB2EC2" w14:textId="62F3F20D" w:rsidR="00A63DAE" w:rsidDel="008F7442" w:rsidRDefault="00A63DAE" w:rsidP="00A63DAE">
      <w:pPr>
        <w:rPr>
          <w:del w:id="916" w:author="David Conklin" w:date="2021-06-25T12:17:00Z"/>
        </w:rPr>
      </w:pPr>
      <w:del w:id="917"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18" w:author="David Conklin" w:date="2021-06-25T12:17:00Z"/>
        </w:rPr>
      </w:pPr>
      <w:del w:id="919"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20" w:author="David Conklin" w:date="2021-06-25T12:17:00Z"/>
        </w:rPr>
      </w:pPr>
      <w:del w:id="921"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22" w:author="David Conklin" w:date="2021-06-25T12:17:00Z"/>
        </w:rPr>
      </w:pPr>
      <w:del w:id="923"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24" w:author="David Conklin" w:date="2021-06-25T12:17:00Z"/>
          <w:vertAlign w:val="superscript"/>
        </w:rPr>
      </w:pPr>
      <w:del w:id="925"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26" w:author="David Conklin" w:date="2021-06-25T12:17:00Z"/>
        </w:rPr>
      </w:pPr>
      <w:del w:id="927"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28" w:author="David Conklin" w:date="2021-06-25T12:17:00Z"/>
        </w:rPr>
      </w:pPr>
      <w:del w:id="929"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30" w:author="David Conklin" w:date="2021-06-25T12:17:00Z"/>
        </w:rPr>
      </w:pPr>
      <w:del w:id="931"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32" w:author="David Conklin" w:date="2021-06-25T12:17:00Z"/>
        </w:rPr>
      </w:pPr>
      <w:del w:id="933"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34" w:author="David Conklin" w:date="2021-06-25T12:17:00Z"/>
        </w:rPr>
      </w:pPr>
      <w:del w:id="935"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36" w:author="David Conklin" w:date="2021-06-25T12:17:00Z"/>
        </w:rPr>
      </w:pPr>
      <w:del w:id="937" w:author="David Conklin" w:date="2021-06-25T12:17:00Z">
        <w:r w:rsidDel="008F7442">
          <w:delText>XCOORD - easting of IDU centroid</w:delText>
        </w:r>
      </w:del>
    </w:p>
    <w:p w14:paraId="291EA376" w14:textId="48EE5653" w:rsidR="006569CE" w:rsidDel="008F7442" w:rsidRDefault="006569CE" w:rsidP="008E7929">
      <w:pPr>
        <w:rPr>
          <w:del w:id="938" w:author="David Conklin" w:date="2021-06-25T12:17:00Z"/>
        </w:rPr>
      </w:pPr>
      <w:del w:id="939"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40" w:author="David Conklin" w:date="2021-06-25T12:17:00Z"/>
        </w:rPr>
      </w:pPr>
      <w:del w:id="941"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42" w:author="David Conklin" w:date="2021-06-25T12:17:00Z"/>
        </w:rPr>
      </w:pPr>
    </w:p>
    <w:p w14:paraId="284A87F1" w14:textId="32591D6B" w:rsidR="008E7929" w:rsidDel="008F7442" w:rsidRDefault="008E7929" w:rsidP="008E7929">
      <w:pPr>
        <w:ind w:hanging="720"/>
        <w:rPr>
          <w:del w:id="943" w:author="David Conklin" w:date="2021-06-25T12:17:00Z"/>
        </w:rPr>
      </w:pPr>
      <w:del w:id="944"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45" w:author="David Conklin" w:date="2021-06-25T12:17:00Z"/>
        </w:rPr>
      </w:pPr>
    </w:p>
    <w:p w14:paraId="1E7CF902" w14:textId="1C998A28" w:rsidR="00D35AF7" w:rsidDel="008F7442" w:rsidRDefault="00D35AF7" w:rsidP="008E7929">
      <w:pPr>
        <w:ind w:firstLine="720"/>
        <w:rPr>
          <w:del w:id="946" w:author="David Conklin" w:date="2021-06-25T12:17:00Z"/>
        </w:rPr>
      </w:pPr>
      <w:del w:id="947"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48" w:author="David Conklin" w:date="2021-06-25T12:17:00Z"/>
        </w:rPr>
      </w:pPr>
    </w:p>
    <w:p w14:paraId="5AC19B08" w14:textId="67128B80" w:rsidR="00E66595" w:rsidDel="008F7442" w:rsidRDefault="00E66595" w:rsidP="00E66595">
      <w:pPr>
        <w:pStyle w:val="Heading2"/>
        <w:rPr>
          <w:del w:id="949" w:author="David Conklin" w:date="2021-06-25T12:17:00Z"/>
        </w:rPr>
      </w:pPr>
      <w:del w:id="950" w:author="David Conklin" w:date="2021-06-25T12:17:00Z">
        <w:r w:rsidDel="008F7442">
          <w:delText>Adding a water right</w:delText>
        </w:r>
      </w:del>
    </w:p>
    <w:p w14:paraId="50656782" w14:textId="4D7E9906" w:rsidR="00EB66B0" w:rsidDel="008F7442" w:rsidRDefault="00EB66B0" w:rsidP="00EB66B0">
      <w:pPr>
        <w:rPr>
          <w:del w:id="951" w:author="David Conklin" w:date="2021-06-25T12:17:00Z"/>
        </w:rPr>
      </w:pPr>
    </w:p>
    <w:p w14:paraId="5D40CBC1" w14:textId="6DEAA960" w:rsidR="00EB66B0" w:rsidDel="008F7442" w:rsidRDefault="00EB66B0" w:rsidP="00EB66B0">
      <w:pPr>
        <w:rPr>
          <w:del w:id="952" w:author="David Conklin" w:date="2021-06-25T12:17:00Z"/>
        </w:rPr>
      </w:pPr>
      <w:del w:id="953"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954" w:author="David Conklin" w:date="2021-06-25T12:17:00Z"/>
        </w:rPr>
      </w:pPr>
    </w:p>
    <w:p w14:paraId="300F6E2B" w14:textId="26791432" w:rsidR="000433C1" w:rsidDel="008F7442" w:rsidRDefault="00EB66B0" w:rsidP="00EB66B0">
      <w:pPr>
        <w:rPr>
          <w:del w:id="955" w:author="David Conklin" w:date="2021-06-25T12:17:00Z"/>
        </w:rPr>
      </w:pPr>
      <w:del w:id="956"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957" w:author="David Conklin" w:date="2021-06-25T12:17:00Z"/>
        </w:rPr>
      </w:pPr>
    </w:p>
    <w:p w14:paraId="7C1B3123" w14:textId="54B40E14" w:rsidR="00EB66B0" w:rsidDel="008F7442" w:rsidRDefault="00C76427" w:rsidP="00EB66B0">
      <w:pPr>
        <w:rPr>
          <w:del w:id="958" w:author="David Conklin" w:date="2021-06-25T12:17:00Z"/>
        </w:rPr>
      </w:pPr>
      <w:del w:id="959"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960" w:author="David Conklin" w:date="2021-06-25T12:17:00Z"/>
        </w:rPr>
      </w:pPr>
    </w:p>
    <w:p w14:paraId="38ADB227" w14:textId="339E23AC" w:rsidR="00A24D01" w:rsidDel="008F7442" w:rsidRDefault="000A466E" w:rsidP="00EB66B0">
      <w:pPr>
        <w:rPr>
          <w:del w:id="961" w:author="David Conklin" w:date="2021-06-25T12:17:00Z"/>
        </w:rPr>
      </w:pPr>
      <w:del w:id="962"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963" w:author="David Conklin" w:date="2021-06-25T12:17:00Z"/>
        </w:rPr>
      </w:pPr>
    </w:p>
    <w:p w14:paraId="3FE3C35C" w14:textId="265FB74D" w:rsidR="00EB66B0" w:rsidDel="008F7442" w:rsidRDefault="000A466E" w:rsidP="00EB66B0">
      <w:pPr>
        <w:rPr>
          <w:del w:id="964" w:author="David Conklin" w:date="2021-06-25T12:17:00Z"/>
        </w:rPr>
      </w:pPr>
      <w:del w:id="965"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966" w:author="David Conklin" w:date="2021-06-25T12:17:00Z"/>
        </w:rPr>
      </w:pPr>
    </w:p>
    <w:p w14:paraId="34290061" w14:textId="0E2B9079" w:rsidR="00EB66B0" w:rsidDel="008F7442" w:rsidRDefault="000A466E" w:rsidP="00EB66B0">
      <w:pPr>
        <w:rPr>
          <w:del w:id="967" w:author="David Conklin" w:date="2021-06-25T12:17:00Z"/>
        </w:rPr>
      </w:pPr>
      <w:del w:id="968"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969" w:author="David Conklin" w:date="2021-06-25T12:17:00Z"/>
        </w:rPr>
      </w:pPr>
    </w:p>
    <w:p w14:paraId="398A7A1E" w14:textId="4CE6C660" w:rsidR="00EC2225" w:rsidDel="008F7442" w:rsidRDefault="000A466E" w:rsidP="00EB66B0">
      <w:pPr>
        <w:rPr>
          <w:del w:id="970" w:author="David Conklin" w:date="2021-06-25T12:17:00Z"/>
        </w:rPr>
      </w:pPr>
      <w:del w:id="971"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972" w:author="David Conklin" w:date="2021-06-25T12:17:00Z"/>
        </w:rPr>
      </w:pPr>
    </w:p>
    <w:p w14:paraId="570BA4B5" w14:textId="492CC561" w:rsidR="00801BD3" w:rsidRDefault="00801BD3" w:rsidP="00801BD3">
      <w:pPr>
        <w:pStyle w:val="Heading1"/>
      </w:pPr>
      <w:bookmarkStart w:id="973" w:name="_Toc75516009"/>
      <w:r>
        <w:t>Initial conditions</w:t>
      </w:r>
      <w:bookmarkEnd w:id="973"/>
    </w:p>
    <w:p w14:paraId="78EB624C" w14:textId="77777777" w:rsidR="003447B8" w:rsidRPr="00801BD3" w:rsidRDefault="003447B8" w:rsidP="00801BD3"/>
    <w:p w14:paraId="29F93D2E" w14:textId="2882A4C8" w:rsidR="00801BD3" w:rsidRDefault="003447B8" w:rsidP="006231D1">
      <w:pPr>
        <w:pStyle w:val="Heading2"/>
      </w:pPr>
      <w:bookmarkStart w:id="974" w:name="_Toc75516010"/>
      <w:r>
        <w:t>State variables</w:t>
      </w:r>
      <w:bookmarkEnd w:id="974"/>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975" w:name="_Toc75516011"/>
      <w:r>
        <w:t>Reproducibility and the use of random number generators</w:t>
      </w:r>
      <w:bookmarkEnd w:id="975"/>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976" w:name="_Toc75516012"/>
      <w:r>
        <w:t xml:space="preserve">Initializing ID </w:t>
      </w:r>
      <w:r w:rsidR="00D014FA">
        <w:t>numbers: coldstart</w:t>
      </w:r>
      <w:bookmarkEnd w:id="976"/>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977" w:author="David Conklin" w:date="2021-05-10T18:17:00Z"/>
        </w:rPr>
      </w:pPr>
    </w:p>
    <w:p w14:paraId="61B89BFD" w14:textId="77777777" w:rsidR="005446BB" w:rsidRDefault="005446BB" w:rsidP="005446BB">
      <w:pPr>
        <w:pStyle w:val="Heading2"/>
        <w:rPr>
          <w:ins w:id="978" w:author="David Conklin" w:date="2021-05-10T18:17:00Z"/>
        </w:rPr>
      </w:pPr>
      <w:bookmarkStart w:id="979" w:name="_Toc75516013"/>
      <w:ins w:id="980" w:author="David Conklin" w:date="2021-05-10T18:17:00Z">
        <w:r>
          <w:t>Initializing Flow and HBV model state variables: spinup</w:t>
        </w:r>
        <w:bookmarkEnd w:id="979"/>
      </w:ins>
    </w:p>
    <w:p w14:paraId="0245360B" w14:textId="3351D599" w:rsidR="005446BB" w:rsidRDefault="005446BB" w:rsidP="005446BB">
      <w:pPr>
        <w:rPr>
          <w:ins w:id="981" w:author="David Conklin" w:date="2021-05-10T18:24:00Z"/>
        </w:rPr>
      </w:pPr>
      <w:ins w:id="982"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983" w:author="David Conklin" w:date="2021-05-10T18:19:00Z">
        <w:r>
          <w:t>, collectively known as the Flow and HBV model state variables</w:t>
        </w:r>
      </w:ins>
      <w:ins w:id="984" w:author="David Conklin" w:date="2021-05-10T18:17:00Z">
        <w:r>
          <w:t xml:space="preserve">.  </w:t>
        </w:r>
      </w:ins>
      <w:ins w:id="985" w:author="David Conklin" w:date="2021-05-10T18:18:00Z">
        <w:r>
          <w:t>Spinup starts all these state variables</w:t>
        </w:r>
      </w:ins>
      <w:ins w:id="986" w:author="David Conklin" w:date="2021-05-10T18:17:00Z">
        <w:r>
          <w:t xml:space="preserve"> </w:t>
        </w:r>
      </w:ins>
      <w:ins w:id="987" w:author="David Conklin" w:date="2021-05-10T18:19:00Z">
        <w:r>
          <w:t>out at prescribed default va</w:t>
        </w:r>
      </w:ins>
      <w:ins w:id="988" w:author="David Conklin" w:date="2021-05-10T18:20:00Z">
        <w:r>
          <w:t>lues.  The values of the state variables then evolve from one daily</w:t>
        </w:r>
      </w:ins>
      <w:ins w:id="989" w:author="David Conklin" w:date="2021-05-10T18:21:00Z">
        <w:r>
          <w:t xml:space="preserve"> time step to the next.  Current practice</w:t>
        </w:r>
      </w:ins>
      <w:ins w:id="990" w:author="David Conklin" w:date="2021-05-10T18:22:00Z">
        <w:r>
          <w:t xml:space="preserve"> (as of May 2021)</w:t>
        </w:r>
      </w:ins>
      <w:ins w:id="991" w:author="David Conklin" w:date="2021-05-10T18:21:00Z">
        <w:r>
          <w:t xml:space="preserve"> with CW</w:t>
        </w:r>
      </w:ins>
      <w:ins w:id="992" w:author="David Conklin" w:date="2021-05-10T18:22:00Z">
        <w:r>
          <w:t xml:space="preserve">3M is to run a spinup simulation using actual weather data over the ten </w:t>
        </w:r>
      </w:ins>
      <w:ins w:id="993" w:author="David Conklin" w:date="2021-05-10T18:23:00Z">
        <w:r>
          <w:t xml:space="preserve">years 2000-09, and then save the state variables for use in starting additional simulations </w:t>
        </w:r>
      </w:ins>
      <w:ins w:id="994" w:author="David Conklin" w:date="2021-05-10T18:24:00Z">
        <w:r>
          <w:t>in 2010.</w:t>
        </w:r>
      </w:ins>
    </w:p>
    <w:p w14:paraId="657C165D" w14:textId="22725606" w:rsidR="005446BB" w:rsidRPr="00A122F7" w:rsidRDefault="005446BB" w:rsidP="005446BB">
      <w:pPr>
        <w:rPr>
          <w:ins w:id="995" w:author="David Conklin" w:date="2021-05-10T18:17:00Z"/>
        </w:rPr>
      </w:pPr>
      <w:ins w:id="996"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997" w:name="_Toc75516014"/>
      <w:r>
        <w:t>Initializing</w:t>
      </w:r>
      <w:r w:rsidR="00F731A1">
        <w:t xml:space="preserve"> HBVCALIB attributes</w:t>
      </w:r>
      <w:ins w:id="998" w:author="David Conklin" w:date="2021-05-10T18:11:00Z">
        <w:r w:rsidR="00AB7E22">
          <w:t xml:space="preserve">: </w:t>
        </w:r>
      </w:ins>
      <w:del w:id="999" w:author="David Conklin" w:date="2021-05-10T18:11:00Z">
        <w:r w:rsidR="00F731A1" w:rsidDel="00AB7E22">
          <w:delText xml:space="preserve"> and Flow state variables: </w:delText>
        </w:r>
      </w:del>
      <w:del w:id="1000" w:author="David Conklin" w:date="2021-05-10T18:16:00Z">
        <w:r w:rsidR="00F731A1" w:rsidDel="00AB7E22">
          <w:delText>warmstart</w:delText>
        </w:r>
      </w:del>
      <w:ins w:id="1001" w:author="David Conklin" w:date="2021-05-10T18:16:00Z">
        <w:r w:rsidR="00AB7E22">
          <w:t>spinup</w:t>
        </w:r>
      </w:ins>
      <w:bookmarkEnd w:id="997"/>
    </w:p>
    <w:p w14:paraId="082A4C3A" w14:textId="069F4071" w:rsidR="006D0A5F" w:rsidRDefault="006D0A5F" w:rsidP="006D0A5F">
      <w:pPr>
        <w:rPr>
          <w:ins w:id="1002" w:author="David Conklin" w:date="2021-05-10T18:30:00Z"/>
        </w:rPr>
      </w:pPr>
      <w:ins w:id="1003" w:author="David Conklin" w:date="2021-05-10T18:30:00Z">
        <w:r>
          <w:tab/>
          <w:t>HBVCALIB parameter values</w:t>
        </w:r>
      </w:ins>
      <w:ins w:id="1004" w:author="David Conklin" w:date="2021-05-10T18:31:00Z">
        <w:r>
          <w:t>, held in the HBV CSV file,</w:t>
        </w:r>
      </w:ins>
      <w:ins w:id="1005"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06" w:author="David Conklin" w:date="2021-05-10T18:27:00Z"/>
        </w:rPr>
      </w:pPr>
      <w:ins w:id="1007" w:author="David Conklin" w:date="2021-05-10T18:35:00Z">
        <w:r>
          <w:tab/>
        </w:r>
      </w:ins>
      <w:del w:id="1008" w:author="David Conklin" w:date="2021-05-10T18:35:00Z">
        <w:r w:rsidR="00F731A1" w:rsidDel="00E66361">
          <w:tab/>
        </w:r>
        <w:r w:rsidR="005053F2" w:rsidDel="00E66361">
          <w:delText xml:space="preserve"> </w:delText>
        </w:r>
        <w:r w:rsidR="00D014FA" w:rsidDel="00E66361">
          <w:delText xml:space="preserve"> </w:delText>
        </w:r>
      </w:del>
      <w:ins w:id="1009" w:author="David Conklin" w:date="2021-05-10T16:14:00Z">
        <w:r w:rsidR="006231D1">
          <w:t>HBVCALIB</w:t>
        </w:r>
      </w:ins>
      <w:ins w:id="1010" w:author="David Conklin" w:date="2021-05-10T18:32:00Z">
        <w:r w:rsidR="006D0A5F">
          <w:t>, essentially a row number in the HBV CSV file</w:t>
        </w:r>
      </w:ins>
      <w:ins w:id="1011" w:author="David Conklin" w:date="2021-05-10T16:14:00Z">
        <w:r w:rsidR="006231D1">
          <w:t xml:space="preserve">, </w:t>
        </w:r>
      </w:ins>
      <w:ins w:id="1012" w:author="David Conklin" w:date="2021-05-10T18:32:00Z">
        <w:r w:rsidR="006D0A5F">
          <w:t>is</w:t>
        </w:r>
      </w:ins>
      <w:ins w:id="1013" w:author="David Conklin" w:date="2021-05-10T16:14:00Z">
        <w:r w:rsidR="006231D1">
          <w:t xml:space="preserve"> an attribute of</w:t>
        </w:r>
      </w:ins>
      <w:ins w:id="1014" w:author="David Conklin" w:date="2021-05-10T16:15:00Z">
        <w:r w:rsidR="006231D1">
          <w:t xml:space="preserve"> all three GIS layers (IDU, HRU, and Reach)</w:t>
        </w:r>
      </w:ins>
      <w:ins w:id="1015" w:author="David Conklin" w:date="2021-05-10T18:32:00Z">
        <w:r w:rsidR="006D0A5F">
          <w:t>.  The HBVCA</w:t>
        </w:r>
      </w:ins>
      <w:ins w:id="1016" w:author="David Conklin" w:date="2021-05-10T18:33:00Z">
        <w:r w:rsidR="006D0A5F">
          <w:t>LIB value</w:t>
        </w:r>
      </w:ins>
      <w:ins w:id="1017" w:author="David Conklin" w:date="2021-05-10T16:15:00Z">
        <w:r w:rsidR="006231D1">
          <w:t xml:space="preserve"> associates </w:t>
        </w:r>
      </w:ins>
      <w:ins w:id="1018" w:author="David Conklin" w:date="2021-05-10T18:33:00Z">
        <w:r w:rsidR="006D0A5F">
          <w:t xml:space="preserve">a specific row of </w:t>
        </w:r>
      </w:ins>
      <w:ins w:id="1019" w:author="David Conklin" w:date="2021-05-10T16:15:00Z">
        <w:r w:rsidR="006231D1">
          <w:t>parameter values in the HBV</w:t>
        </w:r>
      </w:ins>
      <w:ins w:id="1020" w:author="David Conklin" w:date="2021-05-10T18:33:00Z">
        <w:r w:rsidR="006D0A5F">
          <w:t xml:space="preserve"> CSV</w:t>
        </w:r>
      </w:ins>
      <w:ins w:id="1021" w:author="David Conklin" w:date="2021-05-10T16:15:00Z">
        <w:r w:rsidR="006231D1">
          <w:t xml:space="preserve"> file</w:t>
        </w:r>
      </w:ins>
      <w:ins w:id="1022" w:author="David Conklin" w:date="2021-05-10T16:16:00Z">
        <w:r w:rsidR="006231D1">
          <w:t xml:space="preserve"> with the particular spatial unit.  </w:t>
        </w:r>
      </w:ins>
      <w:ins w:id="1023" w:author="David Conklin" w:date="2021-05-10T18:27:00Z">
        <w:r w:rsidR="005446BB">
          <w:t>The process of setting the HBVCALIB values is</w:t>
        </w:r>
        <w:r w:rsidR="006D0A5F">
          <w:t>, lik</w:t>
        </w:r>
      </w:ins>
      <w:ins w:id="1024" w:author="David Conklin" w:date="2021-05-10T18:28:00Z">
        <w:r w:rsidR="006D0A5F">
          <w:t>e the initialization of the Flow and HBV state variables,</w:t>
        </w:r>
      </w:ins>
      <w:ins w:id="1025" w:author="David Conklin" w:date="2021-05-10T18:27:00Z">
        <w:r w:rsidR="005446BB">
          <w:t xml:space="preserve"> part of spinup.</w:t>
        </w:r>
      </w:ins>
      <w:ins w:id="1026"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27" w:author="David Conklin" w:date="2021-05-10T16:30:00Z"/>
        </w:rPr>
        <w:pPrChange w:id="1028" w:author="David Conklin" w:date="2021-05-10T18:27:00Z">
          <w:pPr/>
        </w:pPrChange>
      </w:pPr>
      <w:ins w:id="1029" w:author="David Conklin" w:date="2021-05-10T16:16:00Z">
        <w:r>
          <w:t>The</w:t>
        </w:r>
      </w:ins>
      <w:ins w:id="1030" w:author="David Conklin" w:date="2021-05-10T16:17:00Z">
        <w:r>
          <w:t xml:space="preserve"> value of HBVCALIB, a small positive integer, determines which row of the HBV.csv</w:t>
        </w:r>
      </w:ins>
      <w:ins w:id="1031" w:author="David Conklin" w:date="2021-05-10T18:25:00Z">
        <w:r w:rsidR="005446BB">
          <w:t xml:space="preserve"> file</w:t>
        </w:r>
      </w:ins>
      <w:ins w:id="1032" w:author="David Conklin" w:date="2021-05-10T16:17:00Z">
        <w:r>
          <w:t xml:space="preserve"> hold</w:t>
        </w:r>
      </w:ins>
      <w:ins w:id="1033" w:author="David Conklin" w:date="2021-05-10T18:25:00Z">
        <w:r w:rsidR="005446BB">
          <w:t>s</w:t>
        </w:r>
      </w:ins>
      <w:ins w:id="1034" w:author="David Conklin" w:date="2021-05-10T16:17:00Z">
        <w:r>
          <w:t xml:space="preserve"> the parameter values for the spatial u</w:t>
        </w:r>
      </w:ins>
      <w:ins w:id="1035" w:author="David Conklin" w:date="2021-05-10T16:18:00Z">
        <w:r>
          <w:t xml:space="preserve">nit.  </w:t>
        </w:r>
      </w:ins>
      <w:ins w:id="1036" w:author="David Conklin" w:date="2021-05-10T16:19:00Z">
        <w:r>
          <w:t xml:space="preserve">Spatial units with the same HBVCALIB value drain to </w:t>
        </w:r>
      </w:ins>
      <w:ins w:id="1037" w:author="David Conklin" w:date="2021-05-10T16:20:00Z">
        <w:r>
          <w:t>the same</w:t>
        </w:r>
      </w:ins>
      <w:ins w:id="1038" w:author="David Conklin" w:date="2021-05-10T16:19:00Z">
        <w:r>
          <w:t xml:space="preserve"> pourpoint.</w:t>
        </w:r>
      </w:ins>
      <w:ins w:id="1039" w:author="David Conklin" w:date="2021-05-10T16:20:00Z">
        <w:r>
          <w:t xml:space="preserve"> </w:t>
        </w:r>
      </w:ins>
      <w:ins w:id="1040" w:author="David Conklin" w:date="2021-05-10T16:22:00Z">
        <w:r>
          <w:t xml:space="preserve"> Areas and portions of the stream network </w:t>
        </w:r>
        <w:r w:rsidR="006073B2">
          <w:t xml:space="preserve">which share a single HBVCALIB </w:t>
        </w:r>
      </w:ins>
      <w:ins w:id="1041" w:author="David Conklin" w:date="2021-05-10T16:23:00Z">
        <w:r w:rsidR="006073B2">
          <w:t>value are assigned first at the headwaters and then downward in the stream network to the WRB</w:t>
        </w:r>
      </w:ins>
      <w:ins w:id="1042" w:author="David Conklin" w:date="2021-05-10T16:24:00Z">
        <w:r w:rsidR="006073B2">
          <w:t xml:space="preserve"> outlet.  Each HBVCALIB area is either a complete a watershed in itself or is the downstream end of a watershed formed</w:t>
        </w:r>
      </w:ins>
      <w:ins w:id="1043" w:author="David Conklin" w:date="2021-05-10T16:25:00Z">
        <w:r w:rsidR="006073B2">
          <w:t xml:space="preserve"> by itself together with one or more upstream HBVCALIB areas.  For example, the DET12 HBVCALIB area</w:t>
        </w:r>
      </w:ins>
      <w:ins w:id="1044" w:author="David Conklin" w:date="2021-05-10T16:26:00Z">
        <w:r w:rsidR="006073B2">
          <w:t xml:space="preserve"> plus the Blowout51 HBVCALIB area forms a complete watershed with its pourpoint at the reach </w:t>
        </w:r>
      </w:ins>
      <w:ins w:id="1045" w:author="David Conklin" w:date="2021-05-10T16:28:00Z">
        <w:r w:rsidR="006073B2">
          <w:t xml:space="preserve">(COMID 23780511) </w:t>
        </w:r>
      </w:ins>
      <w:ins w:id="1046" w:author="David Conklin" w:date="2021-05-10T16:26:00Z">
        <w:r w:rsidR="006073B2">
          <w:t>wher</w:t>
        </w:r>
      </w:ins>
      <w:ins w:id="1047" w:author="David Conklin" w:date="2021-05-10T16:27:00Z">
        <w:r w:rsidR="006073B2">
          <w:t>e the Niagara gage</w:t>
        </w:r>
      </w:ins>
      <w:ins w:id="1048" w:author="David Conklin" w:date="2021-05-10T16:28:00Z">
        <w:r w:rsidR="006073B2">
          <w:t xml:space="preserve"> (USGS 14181500)</w:t>
        </w:r>
      </w:ins>
      <w:ins w:id="1049" w:author="David Conklin" w:date="2021-05-10T16:27:00Z">
        <w:r w:rsidR="006073B2">
          <w:t xml:space="preserve"> is located, downstream of the Detroit dam.</w:t>
        </w:r>
      </w:ins>
      <w:ins w:id="1050" w:author="David Conklin" w:date="2021-05-10T16:20:00Z">
        <w:r>
          <w:t xml:space="preserve">  </w:t>
        </w:r>
      </w:ins>
      <w:ins w:id="1051" w:author="David Conklin" w:date="2021-05-10T16:29:00Z">
        <w:r w:rsidR="006073B2">
          <w:t xml:space="preserve">DET12 has HBVCALIB value 12.  Blowout51 is the </w:t>
        </w:r>
      </w:ins>
      <w:ins w:id="1052" w:author="David Conklin" w:date="2021-05-10T18:26:00Z">
        <w:r w:rsidR="005446BB">
          <w:t xml:space="preserve">complete </w:t>
        </w:r>
      </w:ins>
      <w:ins w:id="1053" w:author="David Conklin" w:date="2021-05-10T16:29:00Z">
        <w:r w:rsidR="006073B2">
          <w:t>Blowout Creek watershed, which has HBVCALIB value 51.</w:t>
        </w:r>
      </w:ins>
    </w:p>
    <w:p w14:paraId="5D711F9C" w14:textId="57D67F4F" w:rsidR="00AB7E22" w:rsidRDefault="00AB7E22" w:rsidP="006231D1">
      <w:pPr>
        <w:rPr>
          <w:ins w:id="1054" w:author="David Conklin" w:date="2021-05-10T18:12:00Z"/>
        </w:rPr>
      </w:pPr>
    </w:p>
    <w:p w14:paraId="78BDA636" w14:textId="1D267089" w:rsidR="00AB7E22" w:rsidRPr="00EF6419" w:rsidDel="005446BB" w:rsidRDefault="00AB7E22">
      <w:pPr>
        <w:rPr>
          <w:del w:id="1055" w:author="David Conklin" w:date="2021-05-10T18:17:00Z"/>
        </w:rPr>
        <w:pPrChange w:id="1056" w:author="David Conklin" w:date="2021-05-10T18:12:00Z">
          <w:pPr>
            <w:pStyle w:val="Heading2"/>
          </w:pPr>
        </w:pPrChange>
      </w:pPr>
    </w:p>
    <w:p w14:paraId="7FAFDC36" w14:textId="66B7F728" w:rsidR="003447B8" w:rsidRPr="006231D1" w:rsidDel="005446BB" w:rsidRDefault="003447B8" w:rsidP="006231D1">
      <w:pPr>
        <w:rPr>
          <w:del w:id="1057" w:author="David Conklin" w:date="2021-05-10T18:17:00Z"/>
        </w:rPr>
      </w:pPr>
    </w:p>
    <w:p w14:paraId="59ACE8E6" w14:textId="57F71933" w:rsidR="00801BD3" w:rsidRDefault="00801BD3" w:rsidP="00801BD3">
      <w:pPr>
        <w:pStyle w:val="Heading2"/>
      </w:pPr>
      <w:bookmarkStart w:id="1058" w:name="_Toc75516015"/>
      <w:r>
        <w:t>Initial conditions for Flow: the IC file</w:t>
      </w:r>
      <w:ins w:id="1059" w:author="David Conklin" w:date="2021-05-10T18:40:00Z">
        <w:r w:rsidR="0066329B">
          <w:t xml:space="preserve"> and the IDU</w:t>
        </w:r>
      </w:ins>
      <w:ins w:id="1060" w:author="David Conklin" w:date="2021-05-10T18:41:00Z">
        <w:r w:rsidR="0066329B">
          <w:t xml:space="preserve">, </w:t>
        </w:r>
      </w:ins>
      <w:ins w:id="1061" w:author="David Conklin" w:date="2021-05-10T18:40:00Z">
        <w:r w:rsidR="0066329B">
          <w:t>HRU</w:t>
        </w:r>
      </w:ins>
      <w:ins w:id="1062" w:author="David Conklin" w:date="2021-05-10T18:41:00Z">
        <w:r w:rsidR="0066329B">
          <w:t>, and Reach</w:t>
        </w:r>
      </w:ins>
      <w:ins w:id="1063" w:author="David Conklin" w:date="2021-05-10T18:40:00Z">
        <w:r w:rsidR="0066329B">
          <w:t xml:space="preserve"> shapefiles</w:t>
        </w:r>
      </w:ins>
      <w:bookmarkEnd w:id="1058"/>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064"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065" w:author="David Conklin" w:date="2021-05-10T18:41:00Z"/>
        </w:rPr>
      </w:pPr>
      <w:ins w:id="1066" w:author="David Conklin" w:date="2021-05-10T18:38:00Z">
        <w:r>
          <w:t>Except during a spinup, when</w:t>
        </w:r>
      </w:ins>
      <w:del w:id="1067" w:author="David Conklin" w:date="2021-05-10T18:38:00Z">
        <w:r w:rsidR="00801BD3" w:rsidDel="0066329B">
          <w:delText>When</w:delText>
        </w:r>
      </w:del>
      <w:r w:rsidR="00801BD3">
        <w:t xml:space="preserve"> the IC file is not specified or cannot be accessed, </w:t>
      </w:r>
      <w:r w:rsidR="00283EA5">
        <w:t>a warning message is issued</w:t>
      </w:r>
      <w:ins w:id="1068" w:author="David Conklin" w:date="2021-05-10T18:38:00Z">
        <w:r>
          <w:t xml:space="preserve">.  </w:t>
        </w:r>
      </w:ins>
      <w:ins w:id="1069" w:author="David Conklin" w:date="2021-05-10T18:39:00Z">
        <w:r>
          <w:t xml:space="preserve">At the beginning of a spinup and whenever the IC file is inaccessible, </w:t>
        </w:r>
      </w:ins>
      <w:r w:rsidR="00283EA5">
        <w:t xml:space="preserve"> </w:t>
      </w:r>
      <w:del w:id="1070"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071" w:author="David Conklin" w:date="2021-05-10T18:42:00Z">
        <w:r>
          <w:t>As of May 2021, t</w:t>
        </w:r>
      </w:ins>
      <w:ins w:id="1072" w:author="David Conklin" w:date="2021-05-10T18:41:00Z">
        <w:r>
          <w:t>he Flow and</w:t>
        </w:r>
      </w:ins>
      <w:ins w:id="1073" w:author="David Conklin" w:date="2021-05-10T18:42:00Z">
        <w:r>
          <w:t xml:space="preserve"> HBV models have some state variables which are not saved in the IC file; these extra state</w:t>
        </w:r>
      </w:ins>
      <w:ins w:id="1074" w:author="David Conklin" w:date="2021-05-10T18:43:00Z">
        <w:r>
          <w:t xml:space="preserve"> variables are, however, present as attributes in the IDU, HRU, and Reach shapefiles.  For that reason</w:t>
        </w:r>
      </w:ins>
      <w:ins w:id="1075"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076" w:name="_Toc75516016"/>
      <w:r>
        <w:t>What is in the IC file</w:t>
      </w:r>
      <w:bookmarkEnd w:id="1076"/>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077"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078" w:author="David Conklin" w:date="2021-05-11T06:25:00Z"/>
        </w:rPr>
      </w:pPr>
    </w:p>
    <w:p w14:paraId="3172A51E" w14:textId="2C9EC7D7" w:rsidR="00465D0C" w:rsidRDefault="00465D0C" w:rsidP="00465D0C">
      <w:pPr>
        <w:pStyle w:val="Heading2"/>
        <w:rPr>
          <w:ins w:id="1079" w:author="David Conklin" w:date="2021-05-11T06:38:00Z"/>
        </w:rPr>
      </w:pPr>
      <w:bookmarkStart w:id="1080" w:name="_Toc75516017"/>
      <w:ins w:id="1081" w:author="David Conklin" w:date="2021-05-11T06:26:00Z">
        <w:r>
          <w:t>State variables in the IDU</w:t>
        </w:r>
      </w:ins>
      <w:ins w:id="1082" w:author="David Conklin" w:date="2021-05-11T06:27:00Z">
        <w:r>
          <w:t xml:space="preserve"> shapefile</w:t>
        </w:r>
      </w:ins>
      <w:bookmarkEnd w:id="1080"/>
    </w:p>
    <w:p w14:paraId="6265451E" w14:textId="337C7591" w:rsidR="00490D89" w:rsidRPr="00EF6419" w:rsidRDefault="00490D89">
      <w:pPr>
        <w:rPr>
          <w:ins w:id="1083" w:author="David Conklin" w:date="2021-05-11T06:27:00Z"/>
        </w:rPr>
        <w:pPrChange w:id="1084" w:author="David Conklin" w:date="2021-05-11T06:38:00Z">
          <w:pPr>
            <w:pStyle w:val="Heading2"/>
          </w:pPr>
        </w:pPrChange>
      </w:pPr>
      <w:ins w:id="1085" w:author="David Conklin" w:date="2021-05-11T06:38:00Z">
        <w:r>
          <w:tab/>
        </w:r>
      </w:ins>
      <w:ins w:id="1086" w:author="David Conklin" w:date="2021-05-11T06:39:00Z">
        <w:r>
          <w:t>The HBV model has 6 compartments for soil</w:t>
        </w:r>
      </w:ins>
      <w:ins w:id="1087" w:author="David Conklin" w:date="2021-05-11T06:40:00Z">
        <w:r>
          <w:t xml:space="preserve"> and surface water.  One compartment is used for 2 pu</w:t>
        </w:r>
      </w:ins>
      <w:ins w:id="1088" w:author="David Conklin" w:date="2021-05-11T06:41:00Z">
        <w:r>
          <w:t xml:space="preserve">rposes: to hold the volume of liquid water contained in a snowpack, and to hold the volume of water standing on the surface of </w:t>
        </w:r>
      </w:ins>
      <w:ins w:id="1089" w:author="David Conklin" w:date="2021-05-11T06:42:00Z">
        <w:r>
          <w:t>a wetland.</w:t>
        </w:r>
      </w:ins>
      <w:ins w:id="1090" w:author="David Conklin" w:date="2021-05-11T06:43:00Z">
        <w:r>
          <w:t xml:space="preserve">  An HRU may have both wetland IDUs with</w:t>
        </w:r>
      </w:ins>
      <w:ins w:id="1091" w:author="David Conklin" w:date="2021-05-11T06:44:00Z">
        <w:r>
          <w:t xml:space="preserve"> standing water and non-wetland IDUs with snow, but any single IDU can only </w:t>
        </w:r>
      </w:ins>
      <w:ins w:id="1092" w:author="David Conklin" w:date="2021-05-11T06:45:00Z">
        <w:r>
          <w:t>have standing water or snow, or neither; an IDU cannot have both snow and standing water at the same time.  T</w:t>
        </w:r>
      </w:ins>
      <w:ins w:id="1093" w:author="David Conklin" w:date="2021-05-11T06:46:00Z">
        <w:r>
          <w:t>he LULC_A attribute determines whether an IDU is a wetland or not.  Wetland IDUs may have standing w</w:t>
        </w:r>
      </w:ins>
      <w:ins w:id="1094" w:author="David Conklin" w:date="2021-05-11T06:47:00Z">
        <w:r>
          <w:t>ater or not; the WETNESS attribute value if positive represents the depth of the standing water.</w:t>
        </w:r>
      </w:ins>
      <w:ins w:id="1095" w:author="David Conklin" w:date="2021-05-11T06:48:00Z">
        <w:r w:rsidR="007E39D9">
          <w:t xml:space="preserve">  Non-wetland IDUs may have snow or not; th</w:t>
        </w:r>
      </w:ins>
      <w:ins w:id="1096" w:author="David Conklin" w:date="2021-05-11T06:49:00Z">
        <w:r w:rsidR="007E39D9">
          <w:t>e H2O_MELT attribute represents the amount of liquid water in the</w:t>
        </w:r>
      </w:ins>
      <w:ins w:id="1097" w:author="David Conklin" w:date="2021-05-11T06:50:00Z">
        <w:r w:rsidR="007E39D9">
          <w:t xml:space="preserve"> snow, expressed as a depth.  </w:t>
        </w:r>
      </w:ins>
      <w:ins w:id="1098" w:author="David Conklin" w:date="2021-05-11T06:52:00Z">
        <w:r w:rsidR="007E39D9">
          <w:t>The LULC_A, WETNESS, and H2O_MELT attributes</w:t>
        </w:r>
      </w:ins>
      <w:ins w:id="1099" w:author="David Conklin" w:date="2021-05-11T06:53:00Z">
        <w:r w:rsidR="007E39D9">
          <w:t xml:space="preserve"> are state variables of the simulation.</w:t>
        </w:r>
      </w:ins>
    </w:p>
    <w:p w14:paraId="0A4D47F0" w14:textId="51CD8AB8" w:rsidR="00465D0C" w:rsidRPr="00465D0C" w:rsidDel="007E39D9" w:rsidRDefault="00465D0C">
      <w:pPr>
        <w:rPr>
          <w:del w:id="1100" w:author="David Conklin" w:date="2021-05-11T06:57:00Z"/>
        </w:rPr>
      </w:pPr>
      <w:ins w:id="1101"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02" w:name="_Toc75516018"/>
      <w:r>
        <w:t>Initial conditions for HBV</w:t>
      </w:r>
      <w:r w:rsidR="00FF29F2">
        <w:t>: the IC file and the IDU shapefile</w:t>
      </w:r>
      <w:bookmarkEnd w:id="1102"/>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03"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04" w:author="David Conklin" w:date="2021-05-12T05:44:00Z"/>
        </w:rPr>
      </w:pPr>
    </w:p>
    <w:p w14:paraId="0724F423" w14:textId="08436E12" w:rsidR="00513510" w:rsidRDefault="00513510" w:rsidP="00513510">
      <w:pPr>
        <w:pStyle w:val="Heading2"/>
        <w:rPr>
          <w:ins w:id="1105" w:author="David Conklin" w:date="2021-05-12T05:45:00Z"/>
        </w:rPr>
      </w:pPr>
      <w:bookmarkStart w:id="1106" w:name="_Toc75516019"/>
      <w:ins w:id="1107" w:author="David Conklin" w:date="2021-05-12T05:45:00Z">
        <w:r>
          <w:t>Default values used when the data is incomplete</w:t>
        </w:r>
        <w:bookmarkEnd w:id="1106"/>
      </w:ins>
    </w:p>
    <w:p w14:paraId="1DE24EE8" w14:textId="3198FD7C" w:rsidR="00513510" w:rsidRDefault="00513510" w:rsidP="00513510">
      <w:pPr>
        <w:rPr>
          <w:ins w:id="1108" w:author="David Conklin" w:date="2021-05-12T06:06:00Z"/>
        </w:rPr>
      </w:pPr>
      <w:ins w:id="1109" w:author="David Conklin" w:date="2021-05-12T05:45:00Z">
        <w:r>
          <w:tab/>
          <w:t>Ideally, the Reach layer would contain</w:t>
        </w:r>
      </w:ins>
      <w:ins w:id="1110" w:author="David Conklin" w:date="2021-05-12T05:46:00Z">
        <w:r>
          <w:t xml:space="preserve"> information about the characteristic width and </w:t>
        </w:r>
      </w:ins>
      <w:ins w:id="1111" w:author="David Conklin" w:date="2021-05-12T05:58:00Z">
        <w:r w:rsidR="00C517E2">
          <w:t xml:space="preserve">summer low flow </w:t>
        </w:r>
      </w:ins>
      <w:ins w:id="1112" w:author="David Conklin" w:date="2021-05-12T05:46:00Z">
        <w:r>
          <w:t>of each reach</w:t>
        </w:r>
      </w:ins>
      <w:ins w:id="1113" w:author="David Conklin" w:date="2021-05-12T05:47:00Z">
        <w:r>
          <w:t>, and about the height and density of the streamside vegetation.</w:t>
        </w:r>
      </w:ins>
      <w:ins w:id="1114" w:author="David Conklin" w:date="2021-05-12T05:56:00Z">
        <w:r w:rsidR="00C517E2">
          <w:t xml:space="preserve">  These Reach attributes are there to hold that information: WIDTH</w:t>
        </w:r>
      </w:ins>
      <w:ins w:id="1115" w:author="David Conklin" w:date="2021-05-12T05:57:00Z">
        <w:r w:rsidR="00C517E2">
          <w:t xml:space="preserve">GIVEN, </w:t>
        </w:r>
      </w:ins>
      <w:ins w:id="1116" w:author="David Conklin" w:date="2021-05-12T05:59:00Z">
        <w:r w:rsidR="00C517E2">
          <w:t xml:space="preserve">Q_MIN, </w:t>
        </w:r>
      </w:ins>
      <w:ins w:id="1117" w:author="David Conklin" w:date="2021-05-12T06:00:00Z">
        <w:r w:rsidR="00C517E2">
          <w:t xml:space="preserve">VEGHTGIVEN, and VGDNSGIVEN.  For </w:t>
        </w:r>
      </w:ins>
      <w:ins w:id="1118" w:author="David Conklin" w:date="2021-05-12T06:01:00Z">
        <w:r w:rsidR="00C517E2">
          <w:t xml:space="preserve">portions of the stream network for which there is Shade-a-lator data available, CW3M can </w:t>
        </w:r>
      </w:ins>
      <w:ins w:id="1119" w:author="David Conklin" w:date="2021-05-12T06:03:00Z">
        <w:r w:rsidR="00C517E2">
          <w:t>estimate</w:t>
        </w:r>
      </w:ins>
      <w:ins w:id="1120" w:author="David Conklin" w:date="2021-05-12T06:02:00Z">
        <w:r w:rsidR="00C517E2">
          <w:t xml:space="preserve"> the values of WIDTHGIVEN, VEGHTGIVEN, and VGDNSG</w:t>
        </w:r>
      </w:ins>
      <w:ins w:id="1121" w:author="David Conklin" w:date="2021-05-12T06:03:00Z">
        <w:r w:rsidR="00C517E2">
          <w:t>IVEN from the Shade-a-lator data.</w:t>
        </w:r>
      </w:ins>
      <w:ins w:id="1122" w:author="David Conklin" w:date="2021-05-12T06:04:00Z">
        <w:r w:rsidR="00C517E2">
          <w:t xml:space="preserve">  As of May 2021, Shade-a-lator data is only availab</w:t>
        </w:r>
      </w:ins>
      <w:ins w:id="1123" w:author="David Conklin" w:date="2021-05-12T06:05:00Z">
        <w:r w:rsidR="00C517E2">
          <w:t>le in CW3M for a small part of the McKenzie basin</w:t>
        </w:r>
        <w:r w:rsidR="003365BC">
          <w:t>.  Everywhere else, nominal default values are calculated and used</w:t>
        </w:r>
      </w:ins>
      <w:ins w:id="1124" w:author="David Conklin" w:date="2021-05-12T06:06:00Z">
        <w:r w:rsidR="003365BC">
          <w:t>.</w:t>
        </w:r>
      </w:ins>
    </w:p>
    <w:p w14:paraId="5541599C" w14:textId="47178E29" w:rsidR="003365BC" w:rsidRDefault="003365BC" w:rsidP="00513510">
      <w:pPr>
        <w:rPr>
          <w:ins w:id="1125"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26" w:author="David Conklin" w:date="2021-05-12T06:07:00Z"/>
        </w:trPr>
        <w:tc>
          <w:tcPr>
            <w:tcW w:w="0" w:type="auto"/>
          </w:tcPr>
          <w:p w14:paraId="7BE2BC1E" w14:textId="196B1502" w:rsidR="005323B5" w:rsidRDefault="005323B5" w:rsidP="00513510">
            <w:pPr>
              <w:rPr>
                <w:ins w:id="1127" w:author="David Conklin" w:date="2021-05-12T06:07:00Z"/>
              </w:rPr>
            </w:pPr>
            <w:ins w:id="1128" w:author="David Conklin" w:date="2021-05-12T06:07:00Z">
              <w:r>
                <w:t xml:space="preserve">attribute </w:t>
              </w:r>
            </w:ins>
            <w:ins w:id="1129" w:author="David Conklin" w:date="2021-05-12T06:08:00Z">
              <w:r>
                <w:t>used in the simulation</w:t>
              </w:r>
            </w:ins>
          </w:p>
        </w:tc>
        <w:tc>
          <w:tcPr>
            <w:tcW w:w="0" w:type="auto"/>
          </w:tcPr>
          <w:p w14:paraId="4457D00C" w14:textId="6F782035" w:rsidR="005323B5" w:rsidRDefault="005323B5" w:rsidP="00513510">
            <w:pPr>
              <w:rPr>
                <w:ins w:id="1130" w:author="David Conklin" w:date="2021-05-12T06:07:00Z"/>
              </w:rPr>
            </w:pPr>
            <w:ins w:id="1131" w:author="David Conklin" w:date="2021-05-12T06:07:00Z">
              <w:r>
                <w:t xml:space="preserve">attribute for </w:t>
              </w:r>
            </w:ins>
            <w:ins w:id="1132" w:author="David Conklin" w:date="2021-05-12T06:09:00Z">
              <w:r>
                <w:t>observed</w:t>
              </w:r>
            </w:ins>
            <w:ins w:id="1133" w:author="David Conklin" w:date="2021-05-12T06:07:00Z">
              <w:r>
                <w:t xml:space="preserve"> value</w:t>
              </w:r>
            </w:ins>
          </w:p>
        </w:tc>
        <w:tc>
          <w:tcPr>
            <w:tcW w:w="0" w:type="auto"/>
          </w:tcPr>
          <w:p w14:paraId="77D52DA7" w14:textId="34CB73A1" w:rsidR="005323B5" w:rsidRDefault="005323B5" w:rsidP="00513510">
            <w:pPr>
              <w:rPr>
                <w:ins w:id="1134" w:author="David Conklin" w:date="2021-05-12T06:07:00Z"/>
              </w:rPr>
            </w:pPr>
            <w:ins w:id="1135" w:author="David Conklin" w:date="2021-05-12T06:09:00Z">
              <w:r>
                <w:t>attribute for default value</w:t>
              </w:r>
            </w:ins>
          </w:p>
        </w:tc>
      </w:tr>
      <w:tr w:rsidR="005323B5" w14:paraId="153E6F46" w14:textId="77777777" w:rsidTr="003365BC">
        <w:trPr>
          <w:ins w:id="1136" w:author="David Conklin" w:date="2021-05-12T06:07:00Z"/>
        </w:trPr>
        <w:tc>
          <w:tcPr>
            <w:tcW w:w="0" w:type="auto"/>
          </w:tcPr>
          <w:p w14:paraId="72742B44" w14:textId="1151A972" w:rsidR="005323B5" w:rsidRDefault="005323B5" w:rsidP="00513510">
            <w:pPr>
              <w:rPr>
                <w:ins w:id="1137" w:author="David Conklin" w:date="2021-05-12T06:07:00Z"/>
              </w:rPr>
            </w:pPr>
            <w:ins w:id="1138" w:author="David Conklin" w:date="2021-05-12T06:09:00Z">
              <w:r>
                <w:t>WIDTHREACH</w:t>
              </w:r>
            </w:ins>
          </w:p>
        </w:tc>
        <w:tc>
          <w:tcPr>
            <w:tcW w:w="0" w:type="auto"/>
          </w:tcPr>
          <w:p w14:paraId="6DACCAE2" w14:textId="5E9FBBE9" w:rsidR="005323B5" w:rsidRDefault="005323B5" w:rsidP="00513510">
            <w:pPr>
              <w:rPr>
                <w:ins w:id="1139" w:author="David Conklin" w:date="2021-05-12T06:07:00Z"/>
              </w:rPr>
            </w:pPr>
            <w:ins w:id="1140" w:author="David Conklin" w:date="2021-05-12T06:09:00Z">
              <w:r>
                <w:t>WIDTHGIVEN</w:t>
              </w:r>
            </w:ins>
          </w:p>
        </w:tc>
        <w:tc>
          <w:tcPr>
            <w:tcW w:w="0" w:type="auto"/>
          </w:tcPr>
          <w:p w14:paraId="18F0319F" w14:textId="232035C9" w:rsidR="005323B5" w:rsidRDefault="005323B5" w:rsidP="00513510">
            <w:pPr>
              <w:rPr>
                <w:ins w:id="1141" w:author="David Conklin" w:date="2021-05-12T06:07:00Z"/>
              </w:rPr>
            </w:pPr>
            <w:ins w:id="1142" w:author="David Conklin" w:date="2021-05-12T06:09:00Z">
              <w:r>
                <w:t>WIDTH_MIN</w:t>
              </w:r>
            </w:ins>
          </w:p>
        </w:tc>
      </w:tr>
      <w:tr w:rsidR="005323B5" w14:paraId="13C08E5E" w14:textId="77777777" w:rsidTr="003365BC">
        <w:trPr>
          <w:ins w:id="1143" w:author="David Conklin" w:date="2021-05-12T06:13:00Z"/>
        </w:trPr>
        <w:tc>
          <w:tcPr>
            <w:tcW w:w="0" w:type="auto"/>
          </w:tcPr>
          <w:p w14:paraId="4D89A4E8" w14:textId="1791ADAE" w:rsidR="005323B5" w:rsidRDefault="005323B5" w:rsidP="00513510">
            <w:pPr>
              <w:rPr>
                <w:ins w:id="1144" w:author="David Conklin" w:date="2021-05-12T06:13:00Z"/>
              </w:rPr>
            </w:pPr>
            <w:ins w:id="1145" w:author="David Conklin" w:date="2021-05-12T06:14:00Z">
              <w:r>
                <w:t>Q_MIN</w:t>
              </w:r>
            </w:ins>
          </w:p>
        </w:tc>
        <w:tc>
          <w:tcPr>
            <w:tcW w:w="0" w:type="auto"/>
          </w:tcPr>
          <w:p w14:paraId="348830C6" w14:textId="77777777" w:rsidR="005323B5" w:rsidRDefault="005323B5" w:rsidP="00513510">
            <w:pPr>
              <w:rPr>
                <w:ins w:id="1146" w:author="David Conklin" w:date="2021-05-12T06:13:00Z"/>
              </w:rPr>
            </w:pPr>
          </w:p>
        </w:tc>
        <w:tc>
          <w:tcPr>
            <w:tcW w:w="0" w:type="auto"/>
          </w:tcPr>
          <w:p w14:paraId="67C3E342" w14:textId="4FD1AB80" w:rsidR="005323B5" w:rsidRDefault="005323B5" w:rsidP="00513510">
            <w:pPr>
              <w:rPr>
                <w:ins w:id="1147" w:author="David Conklin" w:date="2021-05-12T06:13:00Z"/>
              </w:rPr>
            </w:pPr>
            <w:ins w:id="1148" w:author="David Conklin" w:date="2021-05-12T06:15:00Z">
              <w:r>
                <w:t>Q_MIN</w:t>
              </w:r>
            </w:ins>
          </w:p>
        </w:tc>
      </w:tr>
      <w:tr w:rsidR="005323B5" w14:paraId="3AB638AB" w14:textId="77777777" w:rsidTr="003365BC">
        <w:trPr>
          <w:ins w:id="1149" w:author="David Conklin" w:date="2021-05-12T06:10:00Z"/>
        </w:trPr>
        <w:tc>
          <w:tcPr>
            <w:tcW w:w="0" w:type="auto"/>
          </w:tcPr>
          <w:p w14:paraId="0195BC39" w14:textId="526CE41F" w:rsidR="005323B5" w:rsidRDefault="005323B5" w:rsidP="00513510">
            <w:pPr>
              <w:rPr>
                <w:ins w:id="1150" w:author="David Conklin" w:date="2021-05-12T06:10:00Z"/>
              </w:rPr>
            </w:pPr>
            <w:ins w:id="1151" w:author="David Conklin" w:date="2021-05-12T06:10:00Z">
              <w:r>
                <w:t>VEGHTREACH</w:t>
              </w:r>
            </w:ins>
          </w:p>
        </w:tc>
        <w:tc>
          <w:tcPr>
            <w:tcW w:w="0" w:type="auto"/>
          </w:tcPr>
          <w:p w14:paraId="68628490" w14:textId="16583E28" w:rsidR="005323B5" w:rsidRDefault="005323B5" w:rsidP="00513510">
            <w:pPr>
              <w:rPr>
                <w:ins w:id="1152" w:author="David Conklin" w:date="2021-05-12T06:10:00Z"/>
              </w:rPr>
            </w:pPr>
            <w:ins w:id="1153" w:author="David Conklin" w:date="2021-05-12T06:10:00Z">
              <w:r>
                <w:t>VEGHTGIVEN</w:t>
              </w:r>
            </w:ins>
          </w:p>
        </w:tc>
        <w:tc>
          <w:tcPr>
            <w:tcW w:w="0" w:type="auto"/>
          </w:tcPr>
          <w:p w14:paraId="26846873" w14:textId="74E016CA" w:rsidR="005323B5" w:rsidRDefault="005323B5" w:rsidP="00513510">
            <w:pPr>
              <w:rPr>
                <w:ins w:id="1154" w:author="David Conklin" w:date="2021-05-12T06:10:00Z"/>
              </w:rPr>
            </w:pPr>
            <w:ins w:id="1155" w:author="David Conklin" w:date="2021-05-12T06:10:00Z">
              <w:r>
                <w:t>VEGHT_CALC</w:t>
              </w:r>
            </w:ins>
          </w:p>
        </w:tc>
      </w:tr>
      <w:tr w:rsidR="005323B5" w14:paraId="74122FE9" w14:textId="77777777" w:rsidTr="003365BC">
        <w:trPr>
          <w:ins w:id="1156" w:author="David Conklin" w:date="2021-05-12T06:10:00Z"/>
        </w:trPr>
        <w:tc>
          <w:tcPr>
            <w:tcW w:w="0" w:type="auto"/>
          </w:tcPr>
          <w:p w14:paraId="0ACF135B" w14:textId="30D27605" w:rsidR="005323B5" w:rsidRDefault="005323B5" w:rsidP="00513510">
            <w:pPr>
              <w:rPr>
                <w:ins w:id="1157" w:author="David Conklin" w:date="2021-05-12T06:10:00Z"/>
              </w:rPr>
            </w:pPr>
            <w:ins w:id="1158" w:author="David Conklin" w:date="2021-05-12T06:11:00Z">
              <w:r>
                <w:t>VGDNSREACH</w:t>
              </w:r>
            </w:ins>
          </w:p>
        </w:tc>
        <w:tc>
          <w:tcPr>
            <w:tcW w:w="0" w:type="auto"/>
          </w:tcPr>
          <w:p w14:paraId="45262F99" w14:textId="0A8E6843" w:rsidR="005323B5" w:rsidRDefault="005323B5" w:rsidP="00513510">
            <w:pPr>
              <w:rPr>
                <w:ins w:id="1159" w:author="David Conklin" w:date="2021-05-12T06:10:00Z"/>
              </w:rPr>
            </w:pPr>
            <w:ins w:id="1160" w:author="David Conklin" w:date="2021-05-12T06:11:00Z">
              <w:r>
                <w:t>VGDNSGIVEN</w:t>
              </w:r>
            </w:ins>
          </w:p>
        </w:tc>
        <w:tc>
          <w:tcPr>
            <w:tcW w:w="0" w:type="auto"/>
          </w:tcPr>
          <w:p w14:paraId="64FCDA7E" w14:textId="4B82480A" w:rsidR="005323B5" w:rsidRDefault="005323B5" w:rsidP="00513510">
            <w:pPr>
              <w:rPr>
                <w:ins w:id="1161" w:author="David Conklin" w:date="2021-05-12T06:10:00Z"/>
              </w:rPr>
            </w:pPr>
            <w:ins w:id="1162" w:author="David Conklin" w:date="2021-05-12T06:16:00Z">
              <w:r>
                <w:t>LAI</w:t>
              </w:r>
            </w:ins>
          </w:p>
        </w:tc>
      </w:tr>
    </w:tbl>
    <w:p w14:paraId="6DB5A896" w14:textId="12132836" w:rsidR="003365BC" w:rsidRDefault="003365BC" w:rsidP="00513510">
      <w:pPr>
        <w:rPr>
          <w:ins w:id="1163" w:author="David Conklin" w:date="2021-05-12T06:18:00Z"/>
        </w:rPr>
      </w:pPr>
    </w:p>
    <w:p w14:paraId="51C9592C" w14:textId="77777777" w:rsidR="00330575" w:rsidRDefault="00330575" w:rsidP="00513510">
      <w:pPr>
        <w:rPr>
          <w:ins w:id="1164" w:author="David Conklin" w:date="2021-05-12T06:21:00Z"/>
        </w:rPr>
      </w:pPr>
      <w:ins w:id="1165" w:author="David Conklin" w:date="2021-05-12T06:18:00Z">
        <w:r>
          <w:t>The default value for WIDTH_MIN</w:t>
        </w:r>
      </w:ins>
      <w:ins w:id="1166" w:author="David Conklin" w:date="2021-05-12T06:19:00Z">
        <w:r>
          <w:t xml:space="preserve"> in meters</w:t>
        </w:r>
      </w:ins>
      <w:ins w:id="1167" w:author="David Conklin" w:date="2021-05-12T06:18:00Z">
        <w:r>
          <w:t xml:space="preserve"> is </w:t>
        </w:r>
      </w:ins>
      <w:ins w:id="1168" w:author="David Conklin" w:date="2021-05-12T06:19:00Z">
        <w:r>
          <w:t>the square of the order of the reach (headwat</w:t>
        </w:r>
      </w:ins>
      <w:ins w:id="1169" w:author="David Conklin" w:date="2021-05-12T06:20:00Z">
        <w:r>
          <w:t>er reaches have order 1, and order increases going downstream).</w:t>
        </w:r>
      </w:ins>
    </w:p>
    <w:p w14:paraId="19E531C8" w14:textId="77777777" w:rsidR="00330575" w:rsidRDefault="00330575" w:rsidP="00513510">
      <w:pPr>
        <w:rPr>
          <w:ins w:id="1170" w:author="David Conklin" w:date="2021-05-12T06:21:00Z"/>
        </w:rPr>
      </w:pPr>
    </w:p>
    <w:p w14:paraId="04AABF38" w14:textId="77777777" w:rsidR="00330575" w:rsidRDefault="00330575" w:rsidP="00513510">
      <w:pPr>
        <w:rPr>
          <w:ins w:id="1171" w:author="David Conklin" w:date="2021-05-12T06:22:00Z"/>
        </w:rPr>
      </w:pPr>
      <w:ins w:id="1172" w:author="David Conklin" w:date="2021-05-12T06:22:00Z">
        <w:r>
          <w:t>There is a symbol defined for the minimum flow in the smallest reaches:</w:t>
        </w:r>
      </w:ins>
    </w:p>
    <w:p w14:paraId="03FA4FF3" w14:textId="300E8801" w:rsidR="00330575" w:rsidDel="00330575" w:rsidRDefault="00330575" w:rsidP="00330575">
      <w:pPr>
        <w:rPr>
          <w:del w:id="1173" w:author="David Conklin" w:date="2021-05-12T06:23:00Z"/>
        </w:rPr>
      </w:pPr>
      <w:bookmarkStart w:id="1174" w:name="_Toc75516020"/>
      <w:ins w:id="1175" w:author="David Conklin" w:date="2021-05-12T06:23:00Z">
        <w:r w:rsidRPr="00330575">
          <w:t>#define NOMINAL_LOW_FLOW_CMS 0.010 /* 10 liters of water per sec */</w:t>
        </w:r>
      </w:ins>
      <w:bookmarkEnd w:id="1174"/>
    </w:p>
    <w:p w14:paraId="38844D3B" w14:textId="11B71B9F" w:rsidR="00330575" w:rsidRDefault="00330575" w:rsidP="002D2159">
      <w:pPr>
        <w:pStyle w:val="Heading1"/>
        <w:rPr>
          <w:ins w:id="1176" w:author="David Conklin" w:date="2021-05-12T06:24:00Z"/>
          <w:rFonts w:asciiTheme="minorHAnsi" w:eastAsiaTheme="minorHAnsi" w:hAnsiTheme="minorHAnsi" w:cstheme="minorBidi"/>
          <w:color w:val="auto"/>
          <w:sz w:val="22"/>
          <w:szCs w:val="22"/>
        </w:rPr>
      </w:pPr>
    </w:p>
    <w:p w14:paraId="38AB7050" w14:textId="22E2A7BF" w:rsidR="00330575" w:rsidRDefault="00330575" w:rsidP="00330575">
      <w:pPr>
        <w:rPr>
          <w:ins w:id="1177" w:author="David Conklin" w:date="2021-05-12T06:30:00Z"/>
        </w:rPr>
      </w:pPr>
      <w:ins w:id="1178" w:author="David Conklin" w:date="2021-05-12T06:24:00Z">
        <w:r>
          <w:t xml:space="preserve">This value was chosen </w:t>
        </w:r>
      </w:ins>
      <w:ins w:id="1179" w:author="David Conklin" w:date="2021-05-12T06:26:00Z">
        <w:r w:rsidR="00124AAC">
          <w:t xml:space="preserve">partly </w:t>
        </w:r>
      </w:ins>
      <w:ins w:id="1180" w:author="David Conklin" w:date="2021-05-12T06:24:00Z">
        <w:r>
          <w:t xml:space="preserve">so as to </w:t>
        </w:r>
      </w:ins>
      <w:ins w:id="1181" w:author="David Conklin" w:date="2021-05-12T06:25:00Z">
        <w:r>
          <w:t xml:space="preserve">prevent </w:t>
        </w:r>
        <w:r w:rsidR="00124AAC">
          <w:t>mathematical issues in the flow calculations</w:t>
        </w:r>
      </w:ins>
      <w:ins w:id="1182" w:author="David Conklin" w:date="2021-05-12T06:26:00Z">
        <w:r w:rsidR="00124AAC">
          <w:t>.</w:t>
        </w:r>
      </w:ins>
      <w:ins w:id="1183" w:author="David Conklin" w:date="2021-05-12T06:27:00Z">
        <w:r w:rsidR="00124AAC">
          <w:t xml:space="preserve">  For re</w:t>
        </w:r>
      </w:ins>
      <w:ins w:id="1184" w:author="David Conklin" w:date="2021-05-12T06:28:00Z">
        <w:r w:rsidR="00124AAC">
          <w:t xml:space="preserve">aches of order 2 and larger, the Q_MIN value in cms defaults to </w:t>
        </w:r>
      </w:ins>
      <w:ins w:id="1185" w:author="David Conklin" w:date="2021-05-12T06:29:00Z">
        <w:r w:rsidR="00124AAC">
          <w:t>(order – 1)</w:t>
        </w:r>
        <w:r w:rsidR="00124AAC">
          <w:rPr>
            <w:vertAlign w:val="superscript"/>
          </w:rPr>
          <w:t>3</w:t>
        </w:r>
      </w:ins>
      <w:ins w:id="1186" w:author="David Conklin" w:date="2021-05-12T06:30:00Z">
        <w:r w:rsidR="00124AAC">
          <w:t>.</w:t>
        </w:r>
      </w:ins>
    </w:p>
    <w:p w14:paraId="6C4A0CC5" w14:textId="6FD8DF38" w:rsidR="00124AAC" w:rsidRDefault="00124AAC" w:rsidP="00330575">
      <w:pPr>
        <w:rPr>
          <w:ins w:id="1187" w:author="David Conklin" w:date="2021-05-12T06:30:00Z"/>
        </w:rPr>
      </w:pPr>
    </w:p>
    <w:p w14:paraId="545FE987" w14:textId="7C52A08F" w:rsidR="003F72D6" w:rsidRDefault="003F72D6" w:rsidP="003F72D6">
      <w:pPr>
        <w:rPr>
          <w:ins w:id="1188" w:author="David Conklin" w:date="2021-05-12T06:35:00Z"/>
          <w:rFonts w:ascii="Calibri" w:eastAsia="Times New Roman" w:hAnsi="Calibri" w:cs="Calibri"/>
        </w:rPr>
      </w:pPr>
      <w:ins w:id="1189" w:author="David Conklin" w:date="2021-05-12T06:32:00Z">
        <w:r>
          <w:t>VEGHT_CALC</w:t>
        </w:r>
      </w:ins>
      <w:ins w:id="1190"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191" w:author="David Conklin" w:date="2021-05-12T06:34:00Z">
        <w:r>
          <w:rPr>
            <w:rFonts w:ascii="Calibri" w:eastAsia="Times New Roman" w:hAnsi="Calibri" w:cs="Calibri"/>
          </w:rPr>
          <w:t>.</w:t>
        </w:r>
      </w:ins>
    </w:p>
    <w:p w14:paraId="08E680F8" w14:textId="0DEE56AE" w:rsidR="003F72D6" w:rsidRDefault="003F72D6" w:rsidP="003F72D6">
      <w:pPr>
        <w:rPr>
          <w:ins w:id="1192" w:author="David Conklin" w:date="2021-05-12T06:35:00Z"/>
          <w:rFonts w:ascii="Calibri" w:eastAsia="Times New Roman" w:hAnsi="Calibri" w:cs="Calibri"/>
        </w:rPr>
      </w:pPr>
    </w:p>
    <w:p w14:paraId="0B80079D" w14:textId="276B1F12" w:rsidR="003F72D6" w:rsidRDefault="003F72D6" w:rsidP="003F72D6">
      <w:pPr>
        <w:rPr>
          <w:ins w:id="1193" w:author="David Conklin" w:date="2021-05-12T06:38:00Z"/>
          <w:rFonts w:ascii="Calibri" w:eastAsia="Times New Roman" w:hAnsi="Calibri" w:cs="Calibri"/>
        </w:rPr>
      </w:pPr>
      <w:ins w:id="1194"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195" w:author="David Conklin" w:date="2021-05-12T06:36:00Z">
        <w:r w:rsidR="005323B5">
          <w:rPr>
            <w:rFonts w:ascii="Calibri" w:eastAsia="Times New Roman" w:hAnsi="Calibri" w:cs="Calibri"/>
          </w:rPr>
          <w:t>sed on the LAI attributes of the streamside IDUs.  Beers Law is used to calculate vegetation density from the lea</w:t>
        </w:r>
      </w:ins>
      <w:ins w:id="1196" w:author="David Conklin" w:date="2021-05-12T06:37:00Z">
        <w:r w:rsidR="005323B5">
          <w:rPr>
            <w:rFonts w:ascii="Calibri" w:eastAsia="Times New Roman" w:hAnsi="Calibri" w:cs="Calibri"/>
          </w:rPr>
          <w:t>f area index.</w:t>
        </w:r>
      </w:ins>
      <w:ins w:id="1197"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198" w:author="David Conklin" w:date="2021-05-12T11:04:00Z"/>
          <w:rFonts w:ascii="Calibri" w:eastAsia="Times New Roman" w:hAnsi="Calibri" w:cs="Calibri"/>
        </w:rPr>
      </w:pPr>
      <w:ins w:id="1199"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00" w:author="David Conklin" w:date="2021-05-12T11:04:00Z"/>
          <w:rFonts w:ascii="Calibri" w:eastAsia="Times New Roman" w:hAnsi="Calibri" w:cs="Calibri"/>
        </w:rPr>
      </w:pPr>
    </w:p>
    <w:p w14:paraId="0A33370C" w14:textId="717DFF45" w:rsidR="00EF6419" w:rsidRPr="005323B5" w:rsidRDefault="00EF6419">
      <w:pPr>
        <w:rPr>
          <w:ins w:id="1201" w:author="David Conklin" w:date="2021-05-12T06:24:00Z"/>
          <w:rFonts w:ascii="Calibri" w:eastAsia="Times New Roman" w:hAnsi="Calibri" w:cs="Calibri"/>
          <w:rPrChange w:id="1202" w:author="David Conklin" w:date="2021-05-12T06:40:00Z">
            <w:rPr>
              <w:ins w:id="1203" w:author="David Conklin" w:date="2021-05-12T06:24:00Z"/>
              <w:rFonts w:asciiTheme="minorHAnsi" w:eastAsiaTheme="minorHAnsi" w:hAnsiTheme="minorHAnsi" w:cstheme="minorBidi"/>
              <w:color w:val="auto"/>
              <w:sz w:val="22"/>
              <w:szCs w:val="22"/>
            </w:rPr>
          </w:rPrChange>
        </w:rPr>
        <w:pPrChange w:id="1204" w:author="David Conklin" w:date="2021-05-12T06:24:00Z">
          <w:pPr>
            <w:pStyle w:val="Heading1"/>
          </w:pPr>
        </w:pPrChange>
      </w:pPr>
      <w:ins w:id="1205" w:author="David Conklin" w:date="2021-05-12T11:04:00Z">
        <w:r>
          <w:rPr>
            <w:rFonts w:ascii="Calibri" w:eastAsia="Times New Roman" w:hAnsi="Calibri" w:cs="Calibri"/>
          </w:rPr>
          <w:t xml:space="preserve">As of May 2021, </w:t>
        </w:r>
      </w:ins>
      <w:ins w:id="1206" w:author="David Conklin" w:date="2021-05-12T11:05:00Z">
        <w:r>
          <w:rPr>
            <w:rFonts w:ascii="Calibri" w:eastAsia="Times New Roman" w:hAnsi="Calibri" w:cs="Calibri"/>
          </w:rPr>
          <w:t>there are 11 Reach attributes</w:t>
        </w:r>
      </w:ins>
      <w:ins w:id="1207" w:author="David Conklin" w:date="2021-05-12T11:06:00Z">
        <w:r>
          <w:rPr>
            <w:rFonts w:ascii="Calibri" w:eastAsia="Times New Roman" w:hAnsi="Calibri" w:cs="Calibri"/>
          </w:rPr>
          <w:t xml:space="preserve"> which are initialized during spinup to a non-physical token value</w:t>
        </w:r>
      </w:ins>
      <w:ins w:id="1208" w:author="David Conklin" w:date="2021-05-12T11:07:00Z">
        <w:r>
          <w:rPr>
            <w:rFonts w:ascii="Calibri" w:eastAsia="Times New Roman" w:hAnsi="Calibri" w:cs="Calibri"/>
          </w:rPr>
          <w:t xml:space="preserve"> (-1), to indicate that observational data is not available: DEPTH_MIN, </w:t>
        </w:r>
      </w:ins>
      <w:ins w:id="1209" w:author="David Conklin" w:date="2021-05-12T11:08:00Z">
        <w:r>
          <w:rPr>
            <w:rFonts w:ascii="Calibri" w:eastAsia="Times New Roman" w:hAnsi="Calibri" w:cs="Calibri"/>
          </w:rPr>
          <w:t xml:space="preserve">WIDTH_MIN, WIDTHGIVEN, VGDNSGIVEN, VEGHTGIVEN, VEG_HT_L, VEG_HT_R, TOPOELEV_E, TOPOELEV_S, TOPOELEV_W, and </w:t>
        </w:r>
      </w:ins>
      <w:ins w:id="1210" w:author="David Conklin" w:date="2021-05-12T11:09:00Z">
        <w:r>
          <w:rPr>
            <w:rFonts w:ascii="Calibri" w:eastAsia="Times New Roman" w:hAnsi="Calibri" w:cs="Calibri"/>
          </w:rPr>
          <w:t>RADSWGIVEN.</w:t>
        </w:r>
      </w:ins>
    </w:p>
    <w:p w14:paraId="4A35B099" w14:textId="77777777" w:rsidR="00330575" w:rsidRPr="00EF6419" w:rsidRDefault="00330575">
      <w:pPr>
        <w:rPr>
          <w:ins w:id="1211" w:author="David Conklin" w:date="2021-05-12T06:23:00Z"/>
        </w:rPr>
      </w:pPr>
    </w:p>
    <w:p w14:paraId="6D87310E" w14:textId="1899533E" w:rsidR="00BD69AE" w:rsidRDefault="00BD69AE" w:rsidP="002D2159">
      <w:pPr>
        <w:pStyle w:val="Heading1"/>
      </w:pPr>
      <w:bookmarkStart w:id="1212" w:name="_Toc75516021"/>
      <w:r>
        <w:t>Stream flow and stream temperature</w:t>
      </w:r>
      <w:bookmarkEnd w:id="1212"/>
    </w:p>
    <w:p w14:paraId="224B0981" w14:textId="77777777" w:rsidR="008C7362" w:rsidRDefault="008C7362" w:rsidP="008C7362">
      <w:pPr>
        <w:pStyle w:val="Heading2"/>
      </w:pPr>
      <w:bookmarkStart w:id="1213" w:name="_Toc50800503"/>
      <w:bookmarkStart w:id="1214" w:name="_Toc54090937"/>
      <w:bookmarkStart w:id="1215" w:name="_Toc75516022"/>
      <w:r>
        <w:t>Water parcels</w:t>
      </w:r>
      <w:bookmarkEnd w:id="1213"/>
      <w:bookmarkEnd w:id="1214"/>
      <w:bookmarkEnd w:id="121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16" w:name="_Toc75516023"/>
      <w:r>
        <w:t>Daily water mass and energy balance</w:t>
      </w:r>
      <w:bookmarkEnd w:id="121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17" w:name="_Toc75516024"/>
      <w:r>
        <w:t>Estimating the rate of flow</w:t>
      </w:r>
      <w:r w:rsidR="006A13B7">
        <w:t xml:space="preserve"> </w:t>
      </w:r>
      <w:r>
        <w:t>in a stream reach</w:t>
      </w:r>
      <w:bookmarkEnd w:id="121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18" w:name="_Toc75516025"/>
      <w:r>
        <w:t>Estimating the surface area of the water in a subreach</w:t>
      </w:r>
      <w:bookmarkEnd w:id="1218"/>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19" w:name="_Toc75516026"/>
      <w:r>
        <w:t>Water temperature from thermal energy</w:t>
      </w:r>
      <w:bookmarkEnd w:id="121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20" w:name="_Toc75516027"/>
      <w:r>
        <w:t>Boundary conditions for stream water temperature</w:t>
      </w:r>
      <w:bookmarkEnd w:id="1220"/>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21" w:name="_Toc75516028"/>
      <w:r>
        <w:t>Thermal stratification in reservoirs</w:t>
      </w:r>
      <w:bookmarkEnd w:id="122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22" w:name="_Toc75516029"/>
      <w:r>
        <w:t>Thermal loading</w:t>
      </w:r>
      <w:bookmarkEnd w:id="122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23" w:name="_Toc75516030"/>
      <w:r>
        <w:t>Reservoirs</w:t>
      </w:r>
      <w:bookmarkEnd w:id="122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24" w:name="_Toc75516031"/>
      <w:r>
        <w:t>Reservoir data</w:t>
      </w:r>
      <w:bookmarkEnd w:id="122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25" w:name="_Toc75516032"/>
      <w:r>
        <w:t>Reservoir data sources</w:t>
      </w:r>
      <w:bookmarkEnd w:id="122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26" w:name="_Toc75516033"/>
      <w:r>
        <w:t>Creating a new study area</w:t>
      </w:r>
      <w:r w:rsidR="00A55502">
        <w:t xml:space="preserve"> from a watershed within the WRB</w:t>
      </w:r>
      <w:bookmarkEnd w:id="122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29DBC5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D6752">
        <w:t xml:space="preserve">Figure </w:t>
      </w:r>
      <w:r w:rsidR="002D675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27" w:name="_Toc75516034"/>
      <w:r>
        <w:t>Limitations of subbasin simulations</w:t>
      </w:r>
      <w:bookmarkEnd w:id="122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28" w:name="_Toc75516035"/>
      <w:r>
        <w:t>Calibration procedure</w:t>
      </w:r>
      <w:bookmarkEnd w:id="1228"/>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29" w:name="_Toc75516036"/>
      <w:r>
        <w:t>Using PEST to determine HBV parameter values</w:t>
      </w:r>
      <w:bookmarkEnd w:id="1229"/>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30" w:name="_Toc75516037"/>
      <w:r>
        <w:t>Calibrating streamflows using stream gage measurements</w:t>
      </w:r>
      <w:bookmarkEnd w:id="1230"/>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31" w:name="_Toc75516038"/>
      <w:r>
        <w:t>Calibrating stream temperatures</w:t>
      </w:r>
      <w:bookmarkEnd w:id="1231"/>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32" w:name="_Toc75516039"/>
      <w:r>
        <w:lastRenderedPageBreak/>
        <w:t>North Santiam study area</w:t>
      </w:r>
      <w:bookmarkEnd w:id="1232"/>
    </w:p>
    <w:p w14:paraId="24DE991F" w14:textId="77777777" w:rsidR="000C5A18" w:rsidRDefault="000C5A18" w:rsidP="000C5A18"/>
    <w:p w14:paraId="0AA4F828" w14:textId="7B5D572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D6752">
        <w:t xml:space="preserve">Figure </w:t>
      </w:r>
      <w:r w:rsidR="002D6752">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33" w:name="_Toc75516040"/>
      <w:r>
        <w:rPr>
          <w:rFonts w:eastAsia="Times New Roman"/>
        </w:rPr>
        <w:t>Instream water rights</w:t>
      </w:r>
      <w:bookmarkEnd w:id="123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03CBB0A4" w:rsidR="00AE364B" w:rsidRDefault="005C1A69" w:rsidP="005C1A69">
      <w:pPr>
        <w:pStyle w:val="Caption"/>
      </w:pPr>
      <w:bookmarkStart w:id="123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D6752">
        <w:rPr>
          <w:noProof/>
        </w:rPr>
        <w:t>6</w:t>
      </w:r>
      <w:r w:rsidR="000B183E">
        <w:rPr>
          <w:noProof/>
        </w:rPr>
        <w:fldChar w:fldCharType="end"/>
      </w:r>
      <w:r>
        <w:t xml:space="preserve">. Instream water rights in </w:t>
      </w:r>
      <w:r w:rsidR="00077987">
        <w:t>the North Santiam watershed</w:t>
      </w:r>
      <w:bookmarkEnd w:id="1234"/>
    </w:p>
    <w:p w14:paraId="0FD5899C" w14:textId="77777777" w:rsidR="0092040E" w:rsidRDefault="0092040E" w:rsidP="0092040E"/>
    <w:p w14:paraId="0E0CDFE5" w14:textId="77777777" w:rsidR="00B91F45" w:rsidRDefault="00B47486" w:rsidP="00B91F45">
      <w:pPr>
        <w:pStyle w:val="Heading2"/>
      </w:pPr>
      <w:bookmarkStart w:id="1235" w:name="_Toc75516041"/>
      <w:r>
        <w:t xml:space="preserve">Municipal </w:t>
      </w:r>
      <w:r w:rsidR="00057A5D">
        <w:t>w</w:t>
      </w:r>
      <w:r>
        <w:t xml:space="preserve">ater </w:t>
      </w:r>
      <w:r w:rsidR="00D97755">
        <w:t>r</w:t>
      </w:r>
      <w:r>
        <w:t>ights</w:t>
      </w:r>
      <w:bookmarkEnd w:id="1235"/>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236" w:name="_Toc75516042"/>
      <w:r>
        <w:t>McKenzie Basin Wetlands Study</w:t>
      </w:r>
      <w:bookmarkEnd w:id="1236"/>
    </w:p>
    <w:p w14:paraId="79498AD8" w14:textId="77777777" w:rsidR="00736461" w:rsidRPr="00D97CDA" w:rsidRDefault="00736461" w:rsidP="00A8214A"/>
    <w:p w14:paraId="2403DDA0" w14:textId="063D759E" w:rsidR="00275338" w:rsidRDefault="003613A1" w:rsidP="00A8214A">
      <w:pPr>
        <w:pStyle w:val="Heading2"/>
      </w:pPr>
      <w:bookmarkStart w:id="1237" w:name="_Toc75516043"/>
      <w:r>
        <w:t xml:space="preserve">Project </w:t>
      </w:r>
      <w:r w:rsidR="00DC262D">
        <w:t>Overview</w:t>
      </w:r>
      <w:bookmarkEnd w:id="1237"/>
    </w:p>
    <w:p w14:paraId="6C66CC56" w14:textId="2BB084DA"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D6752">
        <w:t xml:space="preserve">Figure </w:t>
      </w:r>
      <w:r w:rsidR="002D6752">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685563A" w:rsidR="00275338" w:rsidRDefault="009767A5" w:rsidP="00A8214A">
      <w:pPr>
        <w:pStyle w:val="Caption"/>
      </w:pPr>
      <w:bookmarkStart w:id="1238" w:name="_Ref48282850"/>
      <w:bookmarkStart w:id="1239" w:name="_Toc53219839"/>
      <w:r>
        <w:t xml:space="preserve">Figure </w:t>
      </w:r>
      <w:r w:rsidR="00A423C1">
        <w:fldChar w:fldCharType="begin"/>
      </w:r>
      <w:r w:rsidR="00A423C1">
        <w:instrText xml:space="preserve"> SEQ Figure \* ARABIC </w:instrText>
      </w:r>
      <w:r w:rsidR="00A423C1">
        <w:fldChar w:fldCharType="separate"/>
      </w:r>
      <w:r w:rsidR="002D6752">
        <w:rPr>
          <w:noProof/>
        </w:rPr>
        <w:t>7</w:t>
      </w:r>
      <w:r w:rsidR="00A423C1">
        <w:rPr>
          <w:noProof/>
        </w:rPr>
        <w:fldChar w:fldCharType="end"/>
      </w:r>
      <w:bookmarkEnd w:id="1238"/>
      <w:r>
        <w:t>. McKenzie basin in CW3M screen capture</w:t>
      </w:r>
      <w:bookmarkEnd w:id="123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5F1D0A4B" w:rsidR="004D33B7" w:rsidRDefault="009767A5" w:rsidP="00A8214A">
      <w:pPr>
        <w:pStyle w:val="Caption"/>
      </w:pPr>
      <w:bookmarkStart w:id="1240" w:name="_Ref48282776"/>
      <w:bookmarkStart w:id="1241" w:name="_Ref48282732"/>
      <w:bookmarkStart w:id="1242" w:name="_Toc53219840"/>
      <w:r>
        <w:t xml:space="preserve">Figure </w:t>
      </w:r>
      <w:r w:rsidR="00A423C1">
        <w:fldChar w:fldCharType="begin"/>
      </w:r>
      <w:r w:rsidR="00A423C1">
        <w:instrText xml:space="preserve"> SEQ Figure \* ARABIC </w:instrText>
      </w:r>
      <w:r w:rsidR="00A423C1">
        <w:fldChar w:fldCharType="separate"/>
      </w:r>
      <w:r w:rsidR="002D6752">
        <w:rPr>
          <w:noProof/>
        </w:rPr>
        <w:t>8</w:t>
      </w:r>
      <w:r w:rsidR="00A423C1">
        <w:rPr>
          <w:noProof/>
        </w:rPr>
        <w:fldChar w:fldCharType="end"/>
      </w:r>
      <w:bookmarkEnd w:id="1240"/>
      <w:r>
        <w:t>. Wetlands in the lower McKenzie basin, with their WETL_ID attribute values</w:t>
      </w:r>
      <w:bookmarkEnd w:id="1241"/>
      <w:bookmarkEnd w:id="1242"/>
    </w:p>
    <w:p w14:paraId="364BDC9E" w14:textId="77777777" w:rsidR="004D33B7" w:rsidRDefault="004D33B7" w:rsidP="00275338"/>
    <w:p w14:paraId="6EF95807" w14:textId="5E566C26" w:rsidR="003613A1" w:rsidRDefault="003613A1" w:rsidP="00A8214A">
      <w:pPr>
        <w:pStyle w:val="Heading2"/>
      </w:pPr>
      <w:bookmarkStart w:id="1243" w:name="_Toc75516044"/>
      <w:r>
        <w:t>Model and Simulation Overview</w:t>
      </w:r>
      <w:bookmarkEnd w:id="124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244" w:name="_Toc75516045"/>
      <w:r>
        <w:t>McKenzie wetlands in the initial versions of the IDU, HRU, and Reach data layers</w:t>
      </w:r>
      <w:bookmarkEnd w:id="1244"/>
    </w:p>
    <w:p w14:paraId="79661602" w14:textId="1076F6A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D6752">
        <w:t xml:space="preserve">Figure </w:t>
      </w:r>
      <w:r w:rsidR="002D675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245" w:name="_Toc49175988"/>
      <w:bookmarkStart w:id="1246" w:name="_Toc75516046"/>
      <w:r>
        <w:t>Data changes for better representation of wetlands</w:t>
      </w:r>
      <w:bookmarkEnd w:id="1245"/>
      <w:bookmarkEnd w:id="124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247" w:name="_Toc75516047"/>
      <w:r>
        <w:t xml:space="preserve">Projection, </w:t>
      </w:r>
      <w:r w:rsidR="006F174A">
        <w:t>Calendar</w:t>
      </w:r>
      <w:r>
        <w:t>,</w:t>
      </w:r>
      <w:r w:rsidR="006F174A">
        <w:t xml:space="preserve"> and </w:t>
      </w:r>
      <w:r w:rsidR="009D540F">
        <w:t>Units</w:t>
      </w:r>
      <w:bookmarkEnd w:id="124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248" w:name="_Toc75516048"/>
      <w:r>
        <w:t>Simulation of changes in wetlands over time</w:t>
      </w:r>
      <w:bookmarkEnd w:id="124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249" w:name="_Toc75516049"/>
      <w:r>
        <w:t xml:space="preserve">How wetlands </w:t>
      </w:r>
      <w:r w:rsidR="000806A1">
        <w:t>are</w:t>
      </w:r>
      <w:r>
        <w:t xml:space="preserve"> represented</w:t>
      </w:r>
      <w:r w:rsidR="006D6388">
        <w:t xml:space="preserve"> in the model</w:t>
      </w:r>
      <w:bookmarkEnd w:id="124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250" w:name="_Toc75516050"/>
      <w:r>
        <w:t xml:space="preserve">The Wetland class and </w:t>
      </w:r>
      <w:r w:rsidR="00875B17">
        <w:t>Wetland objects in the C++ code</w:t>
      </w:r>
      <w:bookmarkEnd w:id="1250"/>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251" w:name="_Toc75516051"/>
      <w:r>
        <w:t>Attributes of interest in the wetlands study</w:t>
      </w:r>
      <w:bookmarkEnd w:id="125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252" w:name="_Toc75516052"/>
      <w:r>
        <w:t>A WETNESS attribute</w:t>
      </w:r>
      <w:bookmarkEnd w:id="125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253" w:name="_Toc75516053"/>
      <w:r>
        <w:t>Calculating the exchange of water between the wetland and the reach</w:t>
      </w:r>
      <w:bookmarkEnd w:id="1253"/>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254" w:name="_Toc75516054"/>
      <w:r>
        <w:t xml:space="preserve">Wetland </w:t>
      </w:r>
      <w:r w:rsidR="007A55EC">
        <w:t xml:space="preserve">IDU </w:t>
      </w:r>
      <w:r>
        <w:t>parameters</w:t>
      </w:r>
      <w:bookmarkEnd w:id="125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255" w:name="_Toc75516055"/>
      <w:r>
        <w:t>Reach parameters</w:t>
      </w:r>
      <w:bookmarkEnd w:id="1255"/>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256" w:name="_Toc75516056"/>
      <w:r>
        <w:t>Implementation of the exchange of water between the wetland and the reach</w:t>
      </w:r>
      <w:bookmarkEnd w:id="1256"/>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257" w:name="_Toc75516057"/>
      <w:r>
        <w:t>Standing water temperature</w:t>
      </w:r>
      <w:bookmarkEnd w:id="1257"/>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258" w:name="_Toc75516058"/>
      <w:r>
        <w:t>Evapotranspiration from wetlands</w:t>
      </w:r>
      <w:bookmarkEnd w:id="1258"/>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59" w:name="_Toc75516059"/>
      <w:r>
        <w:t>Loss (or gain) of wetlands</w:t>
      </w:r>
      <w:bookmarkEnd w:id="1259"/>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260" w:name="_Toc75516060"/>
      <w:r>
        <w:t>Reality check</w:t>
      </w:r>
      <w:bookmarkEnd w:id="126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61" w:name="_Toc75516061"/>
      <w:r>
        <w:lastRenderedPageBreak/>
        <w:t>High Cascades Springs</w:t>
      </w:r>
      <w:bookmarkEnd w:id="126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62" w:name="_Toc75516062"/>
      <w:r>
        <w:t>Calibration</w:t>
      </w:r>
      <w:r w:rsidR="00B06ED6">
        <w:t xml:space="preserve"> and simulation skill</w:t>
      </w:r>
      <w:bookmarkEnd w:id="1262"/>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263" w:name="_Toc75516063"/>
      <w:r>
        <w:t>Analysis of</w:t>
      </w:r>
      <w:r w:rsidR="003024C9">
        <w:t xml:space="preserve"> locations where the model has low skill</w:t>
      </w:r>
      <w:bookmarkEnd w:id="126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264" w:name="_Toc75516064"/>
      <w:r>
        <w:t>Simulated McKenzie basin water budget</w:t>
      </w:r>
      <w:r w:rsidR="00334ED8">
        <w:t xml:space="preserve"> and thermal energy budget</w:t>
      </w:r>
      <w:bookmarkEnd w:id="1264"/>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65" w:name="_Toc75516065"/>
      <w:r>
        <w:t>CW3M v. Shade-a-lator</w:t>
      </w:r>
      <w:bookmarkEnd w:id="1265"/>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266" w:name="_Toc75516066"/>
      <w:r>
        <w:t>Comparison of CW3M results to Shade-a-lator results</w:t>
      </w:r>
      <w:bookmarkEnd w:id="1266"/>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3171B74" w:rsidR="005C537E" w:rsidRDefault="005C537E" w:rsidP="005C537E">
      <w:pPr>
        <w:pStyle w:val="Caption"/>
      </w:pPr>
      <w:bookmarkStart w:id="1267" w:name="_Ref48286765"/>
      <w:bookmarkStart w:id="1268" w:name="_Toc53219841"/>
      <w:r>
        <w:t xml:space="preserve">Figure </w:t>
      </w:r>
      <w:r w:rsidR="00A423C1">
        <w:fldChar w:fldCharType="begin"/>
      </w:r>
      <w:r w:rsidR="00A423C1">
        <w:instrText xml:space="preserve"> SEQ Figure \* ARABIC </w:instrText>
      </w:r>
      <w:r w:rsidR="00A423C1">
        <w:fldChar w:fldCharType="separate"/>
      </w:r>
      <w:r w:rsidR="002D6752">
        <w:rPr>
          <w:noProof/>
        </w:rPr>
        <w:t>9</w:t>
      </w:r>
      <w:r w:rsidR="00A423C1">
        <w:rPr>
          <w:noProof/>
        </w:rPr>
        <w:fldChar w:fldCharType="end"/>
      </w:r>
      <w:bookmarkEnd w:id="1267"/>
      <w:r>
        <w:t>. Clackamas basin in CW3M screen capture</w:t>
      </w:r>
      <w:bookmarkEnd w:id="126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69" w:name="_Toc75516067"/>
      <w:r>
        <w:t>The Clackamas Basin</w:t>
      </w:r>
      <w:bookmarkEnd w:id="1269"/>
    </w:p>
    <w:p w14:paraId="4A96B042" w14:textId="77777777" w:rsidR="005C537E" w:rsidRPr="000E6A65" w:rsidRDefault="005C537E" w:rsidP="005C537E"/>
    <w:p w14:paraId="11F4A966" w14:textId="2FB89A4C"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D6752">
        <w:t xml:space="preserve">Figure </w:t>
      </w:r>
      <w:r w:rsidR="002D675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70" w:name="_Toc75516068"/>
      <w:r>
        <w:t>Directory structure and file names</w:t>
      </w:r>
      <w:bookmarkEnd w:id="127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71" w:name="_Toc75516069"/>
      <w:r>
        <w:lastRenderedPageBreak/>
        <w:t xml:space="preserve">Release </w:t>
      </w:r>
      <w:r w:rsidR="00E735F4">
        <w:t>Log</w:t>
      </w:r>
      <w:bookmarkEnd w:id="127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272" w:name="_Toc75516070"/>
      <w:r>
        <w:t>References</w:t>
      </w:r>
      <w:bookmarkEnd w:id="127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73" w:name="_Toc75516071"/>
      <w:r>
        <w:rPr>
          <w:rFonts w:eastAsiaTheme="minorHAnsi"/>
        </w:rPr>
        <w:t>Acronyms</w:t>
      </w:r>
      <w:r w:rsidR="009D540F">
        <w:rPr>
          <w:rFonts w:eastAsiaTheme="minorHAnsi"/>
        </w:rPr>
        <w:t xml:space="preserve"> and Abbreviations</w:t>
      </w:r>
      <w:bookmarkEnd w:id="1273"/>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2BB02" w14:textId="77777777" w:rsidR="00A423C1" w:rsidRDefault="00A423C1" w:rsidP="00064E77">
      <w:r>
        <w:separator/>
      </w:r>
    </w:p>
  </w:endnote>
  <w:endnote w:type="continuationSeparator" w:id="0">
    <w:p w14:paraId="2B84D011" w14:textId="77777777" w:rsidR="00A423C1" w:rsidRDefault="00A423C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C4CF1" w14:textId="77777777" w:rsidR="00A423C1" w:rsidRDefault="00A423C1" w:rsidP="00064E77">
      <w:r>
        <w:separator/>
      </w:r>
    </w:p>
  </w:footnote>
  <w:footnote w:type="continuationSeparator" w:id="0">
    <w:p w14:paraId="02888D2C" w14:textId="77777777" w:rsidR="00A423C1" w:rsidRDefault="00A423C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2C41"/>
    <w:rsid w:val="00263AF4"/>
    <w:rsid w:val="00264293"/>
    <w:rsid w:val="002659AB"/>
    <w:rsid w:val="002659EF"/>
    <w:rsid w:val="00267FD4"/>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D6"/>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4028D"/>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D96"/>
    <w:rsid w:val="006E3BFF"/>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23C1"/>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25DA"/>
    <w:rsid w:val="00B34F16"/>
    <w:rsid w:val="00B36A50"/>
    <w:rsid w:val="00B37892"/>
    <w:rsid w:val="00B40657"/>
    <w:rsid w:val="00B447EE"/>
    <w:rsid w:val="00B45A02"/>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17E2"/>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14FA"/>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128674</TotalTime>
  <Pages>78</Pages>
  <Words>30746</Words>
  <Characters>175258</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527</cp:revision>
  <cp:lastPrinted>2021-04-18T16:57:00Z</cp:lastPrinted>
  <dcterms:created xsi:type="dcterms:W3CDTF">2018-11-09T13:56:00Z</dcterms:created>
  <dcterms:modified xsi:type="dcterms:W3CDTF">2021-06-28T18:14:00Z</dcterms:modified>
</cp:coreProperties>
</file>