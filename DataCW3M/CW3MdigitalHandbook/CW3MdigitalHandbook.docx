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254EB359" w:rsidR="00064E77" w:rsidRPr="00064E77" w:rsidRDefault="00BE5AC5">
      <w:pPr>
        <w:pStyle w:val="Subtitle"/>
        <w:tabs>
          <w:tab w:val="left" w:pos="7950"/>
          <w:tab w:val="right" w:pos="9360"/>
        </w:tabs>
        <w:pPrChange w:id="3" w:author="David Conklin" w:date="2021-02-18T07:49:00Z">
          <w:pPr>
            <w:pStyle w:val="Subtitle"/>
          </w:pPr>
        </w:pPrChange>
      </w:pPr>
      <w:ins w:id="4" w:author="David Conklin" w:date="2021-03-04T06:10:00Z">
        <w:r>
          <w:t>3/4</w:t>
        </w:r>
      </w:ins>
      <w:del w:id="5" w:author="David Conklin" w:date="2021-02-18T07:49:00Z">
        <w:r w:rsidR="007B1928" w:rsidDel="006D3061">
          <w:delText>1</w:delText>
        </w:r>
        <w:r w:rsidR="00B40657" w:rsidDel="006D3061">
          <w:delText>/</w:delText>
        </w:r>
      </w:del>
      <w:del w:id="6" w:author="David Conklin" w:date="2021-01-30T16:16:00Z">
        <w:r w:rsidR="00105FE0" w:rsidDel="002E2334">
          <w:delText>2</w:delText>
        </w:r>
      </w:del>
      <w:del w:id="7"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8" w:author="David Conklin" w:date="2021-01-22T08:00:00Z">
        <w:r w:rsidR="00872B5B" w:rsidDel="003F1515">
          <w:rPr>
            <w:rStyle w:val="Hyperlink"/>
            <w:color w:val="auto"/>
          </w:rPr>
          <w:delText>2/21</w:delText>
        </w:r>
      </w:del>
      <w:r w:rsidR="00176FFA">
        <w:rPr>
          <w:rStyle w:val="Hyperlink"/>
          <w:color w:val="auto"/>
        </w:rPr>
        <w:t>/20</w:t>
      </w:r>
      <w:ins w:id="9"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pPr>
        <w:ind w:left="288" w:hanging="288"/>
        <w:rPr>
          <w:del w:id="10" w:author="David Conklin" w:date="2021-01-22T08:00:00Z"/>
          <w:rStyle w:val="Hyperlink"/>
          <w:color w:val="auto"/>
          <w:u w:val="none"/>
        </w:rPr>
      </w:pPr>
      <w:del w:id="11"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pPr>
        <w:ind w:left="288" w:hanging="288"/>
        <w:rPr>
          <w:del w:id="12" w:author="David Conklin" w:date="2021-01-22T08:00:00Z"/>
          <w:rFonts w:cs="Times New Roman"/>
          <w:szCs w:val="24"/>
        </w:rPr>
      </w:pPr>
      <w:del w:id="13"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pPr>
        <w:ind w:left="288" w:hanging="288"/>
        <w:rPr>
          <w:del w:id="14" w:author="David Conklin" w:date="2021-01-22T08:00:00Z"/>
        </w:rPr>
      </w:pPr>
      <w:del w:id="15"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pPr>
        <w:ind w:left="288" w:hanging="288"/>
        <w:rPr>
          <w:del w:id="16" w:author="David Conklin" w:date="2021-01-22T08:00:00Z"/>
        </w:rPr>
      </w:pPr>
      <w:del w:id="17"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pPr>
        <w:ind w:left="288" w:hanging="288"/>
        <w:rPr>
          <w:ins w:id="18" w:author="David Conklin" w:date="2021-01-30T16:16:00Z"/>
          <w:rStyle w:val="Hyperlink"/>
          <w:color w:val="auto"/>
          <w:u w:val="none"/>
        </w:rPr>
        <w:pPrChange w:id="19" w:author="David Conklin" w:date="2021-02-19T09:20:00Z">
          <w:pPr/>
        </w:pPrChange>
      </w:pPr>
      <w:del w:id="20" w:author="David Conklin" w:date="2021-01-22T08:00:00Z">
        <w:r w:rsidDel="003F1515">
          <w:delText>Remove the “Clackamas wetlands v. McKenzie wetlands” section.</w:delText>
        </w:r>
      </w:del>
      <w:ins w:id="21" w:author="David Conklin" w:date="2021-01-22T08:00:00Z">
        <w:r w:rsidR="003F1515">
          <w:rPr>
            <w:rStyle w:val="Hyperlink"/>
            <w:color w:val="auto"/>
            <w:u w:val="none"/>
          </w:rPr>
          <w:t xml:space="preserve">Added the </w:t>
        </w:r>
      </w:ins>
      <w:ins w:id="22" w:author="David Conklin" w:date="2021-01-22T08:01:00Z">
        <w:r w:rsidR="003F1515">
          <w:rPr>
            <w:rStyle w:val="Hyperlink"/>
            <w:color w:val="auto"/>
            <w:u w:val="none"/>
          </w:rPr>
          <w:t>“</w:t>
        </w:r>
      </w:ins>
      <w:ins w:id="23" w:author="David Conklin" w:date="2021-01-22T08:00:00Z">
        <w:r w:rsidR="003F1515">
          <w:rPr>
            <w:rStyle w:val="Hyperlink"/>
            <w:color w:val="auto"/>
            <w:u w:val="none"/>
          </w:rPr>
          <w:t xml:space="preserve">McKenzie Basin Wetlands </w:t>
        </w:r>
      </w:ins>
      <w:ins w:id="24" w:author="David Conklin" w:date="2021-01-22T08:01:00Z">
        <w:r w:rsidR="003F1515">
          <w:rPr>
            <w:rStyle w:val="Hyperlink"/>
            <w:color w:val="auto"/>
            <w:u w:val="none"/>
          </w:rPr>
          <w:t xml:space="preserve">Study/CW3M v. Shade-a-lator” </w:t>
        </w:r>
      </w:ins>
      <w:ins w:id="25" w:author="David Conklin" w:date="2021-02-19T09:18:00Z">
        <w:r w:rsidR="00811477">
          <w:rPr>
            <w:rStyle w:val="Hyperlink"/>
            <w:color w:val="auto"/>
            <w:u w:val="none"/>
          </w:rPr>
          <w:t xml:space="preserve">and “Comparison of </w:t>
        </w:r>
      </w:ins>
      <w:ins w:id="26" w:author="David Conklin" w:date="2021-02-19T09:19:00Z">
        <w:r w:rsidR="00811477">
          <w:rPr>
            <w:rStyle w:val="Hyperlink"/>
            <w:color w:val="auto"/>
            <w:u w:val="none"/>
          </w:rPr>
          <w:t xml:space="preserve">CW3M results to </w:t>
        </w:r>
      </w:ins>
      <w:ins w:id="27" w:author="David Conklin" w:date="2021-02-19T09:18:00Z">
        <w:r w:rsidR="00811477">
          <w:rPr>
            <w:rStyle w:val="Hyperlink"/>
            <w:color w:val="auto"/>
            <w:u w:val="none"/>
          </w:rPr>
          <w:t>Shade-a-lator</w:t>
        </w:r>
      </w:ins>
      <w:ins w:id="28" w:author="David Conklin" w:date="2021-02-19T09:19:00Z">
        <w:r w:rsidR="00811477">
          <w:rPr>
            <w:rStyle w:val="Hyperlink"/>
            <w:color w:val="auto"/>
            <w:u w:val="none"/>
          </w:rPr>
          <w:t xml:space="preserve"> results” </w:t>
        </w:r>
      </w:ins>
      <w:ins w:id="29" w:author="David Conklin" w:date="2021-02-19T09:18:00Z">
        <w:r w:rsidR="00811477">
          <w:rPr>
            <w:rStyle w:val="Hyperlink"/>
            <w:color w:val="auto"/>
            <w:u w:val="none"/>
          </w:rPr>
          <w:t xml:space="preserve"> </w:t>
        </w:r>
      </w:ins>
      <w:ins w:id="30" w:author="David Conklin" w:date="2021-01-22T08:01:00Z">
        <w:r w:rsidR="003F1515">
          <w:rPr>
            <w:rStyle w:val="Hyperlink"/>
            <w:color w:val="auto"/>
            <w:u w:val="none"/>
          </w:rPr>
          <w:t>section</w:t>
        </w:r>
      </w:ins>
      <w:ins w:id="31" w:author="David Conklin" w:date="2021-02-19T09:19:00Z">
        <w:r w:rsidR="00811477">
          <w:rPr>
            <w:rStyle w:val="Hyperlink"/>
            <w:color w:val="auto"/>
            <w:u w:val="none"/>
          </w:rPr>
          <w:t>s</w:t>
        </w:r>
      </w:ins>
      <w:ins w:id="32" w:author="David Conklin" w:date="2021-01-22T08:01:00Z">
        <w:r w:rsidR="003F1515">
          <w:rPr>
            <w:rStyle w:val="Hyperlink"/>
            <w:color w:val="auto"/>
            <w:u w:val="none"/>
          </w:rPr>
          <w:t>.</w:t>
        </w:r>
      </w:ins>
    </w:p>
    <w:p w14:paraId="1C074EBC" w14:textId="2C1228A5" w:rsidR="002E2334" w:rsidRDefault="002E2334" w:rsidP="00C63B9F">
      <w:pPr>
        <w:rPr>
          <w:ins w:id="33" w:author="David Conklin" w:date="2021-01-22T07:59:00Z"/>
        </w:rPr>
      </w:pPr>
      <w:ins w:id="34" w:author="David Conklin" w:date="2021-01-30T16:16:00Z">
        <w:r>
          <w:rPr>
            <w:rStyle w:val="Hyperlink"/>
            <w:color w:val="auto"/>
            <w:u w:val="none"/>
          </w:rPr>
          <w:t>Added release</w:t>
        </w:r>
      </w:ins>
      <w:ins w:id="35" w:author="David Conklin" w:date="2021-01-30T16:17:00Z">
        <w:r>
          <w:rPr>
            <w:rStyle w:val="Hyperlink"/>
            <w:color w:val="auto"/>
            <w:u w:val="none"/>
          </w:rPr>
          <w:t xml:space="preserve"> notes for 0.4.7</w:t>
        </w:r>
      </w:ins>
      <w:ins w:id="36" w:author="David Conklin" w:date="2021-02-19T09:17:00Z">
        <w:r w:rsidR="00811477">
          <w:rPr>
            <w:rStyle w:val="Hyperlink"/>
            <w:color w:val="auto"/>
            <w:u w:val="none"/>
          </w:rPr>
          <w:t xml:space="preserve"> </w:t>
        </w:r>
      </w:ins>
      <w:ins w:id="37" w:author="David Conklin" w:date="2021-03-04T06:10:00Z">
        <w:r w:rsidR="00BE5AC5">
          <w:rPr>
            <w:rStyle w:val="Hyperlink"/>
            <w:color w:val="auto"/>
            <w:u w:val="none"/>
          </w:rPr>
          <w:t xml:space="preserve">, 0.4.8, 0.4.9, </w:t>
        </w:r>
      </w:ins>
      <w:ins w:id="38" w:author="David Conklin" w:date="2021-02-19T09:17:00Z">
        <w:r w:rsidR="00811477">
          <w:rPr>
            <w:rStyle w:val="Hyperlink"/>
            <w:color w:val="auto"/>
            <w:u w:val="none"/>
          </w:rPr>
          <w:t>and 0.4.</w:t>
        </w:r>
      </w:ins>
      <w:ins w:id="39" w:author="David Conklin" w:date="2021-03-04T06:10:00Z">
        <w:r w:rsidR="00BE5AC5">
          <w:rPr>
            <w:rStyle w:val="Hyperlink"/>
            <w:color w:val="auto"/>
            <w:u w:val="none"/>
          </w:rPr>
          <w:t>10</w:t>
        </w:r>
      </w:ins>
      <w:ins w:id="40" w:author="David Conklin" w:date="2021-02-19T09:17:00Z">
        <w:r w:rsidR="00811477">
          <w:rPr>
            <w:rStyle w:val="Hyperlink"/>
            <w:color w:val="auto"/>
            <w:u w:val="none"/>
          </w:rPr>
          <w:t>.</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AC5B43D" w14:textId="5CC8FB8B" w:rsidR="00BE5AC5" w:rsidRDefault="006636CC">
          <w:pPr>
            <w:pStyle w:val="TOC1"/>
            <w:tabs>
              <w:tab w:val="right" w:leader="dot" w:pos="9350"/>
            </w:tabs>
            <w:rPr>
              <w:ins w:id="41" w:author="David Conklin" w:date="2021-03-04T06:11:00Z"/>
              <w:rFonts w:eastAsiaTheme="minorEastAsia"/>
              <w:noProof/>
            </w:rPr>
          </w:pPr>
          <w:r>
            <w:fldChar w:fldCharType="begin"/>
          </w:r>
          <w:r>
            <w:instrText xml:space="preserve"> TOC \o "1-3" \h \z \u </w:instrText>
          </w:r>
          <w:r>
            <w:fldChar w:fldCharType="separate"/>
          </w:r>
          <w:ins w:id="42" w:author="David Conklin" w:date="2021-03-04T06:11:00Z">
            <w:r w:rsidR="00BE5AC5" w:rsidRPr="00862E1F">
              <w:rPr>
                <w:rStyle w:val="Hyperlink"/>
                <w:noProof/>
              </w:rPr>
              <w:fldChar w:fldCharType="begin"/>
            </w:r>
            <w:r w:rsidR="00BE5AC5" w:rsidRPr="00862E1F">
              <w:rPr>
                <w:rStyle w:val="Hyperlink"/>
                <w:noProof/>
              </w:rPr>
              <w:instrText xml:space="preserve"> </w:instrText>
            </w:r>
            <w:r w:rsidR="00BE5AC5">
              <w:rPr>
                <w:noProof/>
              </w:rPr>
              <w:instrText>HYPERLINK \l "_Toc65730743"</w:instrText>
            </w:r>
            <w:r w:rsidR="00BE5AC5" w:rsidRPr="00862E1F">
              <w:rPr>
                <w:rStyle w:val="Hyperlink"/>
                <w:noProof/>
              </w:rPr>
              <w:instrText xml:space="preserve"> </w:instrText>
            </w:r>
            <w:r w:rsidR="00BE5AC5" w:rsidRPr="00862E1F">
              <w:rPr>
                <w:rStyle w:val="Hyperlink"/>
                <w:noProof/>
              </w:rPr>
            </w:r>
            <w:r w:rsidR="00BE5AC5" w:rsidRPr="00862E1F">
              <w:rPr>
                <w:rStyle w:val="Hyperlink"/>
                <w:noProof/>
              </w:rPr>
              <w:fldChar w:fldCharType="separate"/>
            </w:r>
            <w:r w:rsidR="00BE5AC5" w:rsidRPr="00862E1F">
              <w:rPr>
                <w:rStyle w:val="Hyperlink"/>
                <w:noProof/>
              </w:rPr>
              <w:t>What is a digital handbook?</w:t>
            </w:r>
            <w:r w:rsidR="00BE5AC5">
              <w:rPr>
                <w:noProof/>
                <w:webHidden/>
              </w:rPr>
              <w:tab/>
            </w:r>
            <w:r w:rsidR="00BE5AC5">
              <w:rPr>
                <w:noProof/>
                <w:webHidden/>
              </w:rPr>
              <w:fldChar w:fldCharType="begin"/>
            </w:r>
            <w:r w:rsidR="00BE5AC5">
              <w:rPr>
                <w:noProof/>
                <w:webHidden/>
              </w:rPr>
              <w:instrText xml:space="preserve"> PAGEREF _Toc65730743 \h </w:instrText>
            </w:r>
            <w:r w:rsidR="00BE5AC5">
              <w:rPr>
                <w:noProof/>
                <w:webHidden/>
              </w:rPr>
            </w:r>
          </w:ins>
          <w:r w:rsidR="00BE5AC5">
            <w:rPr>
              <w:noProof/>
              <w:webHidden/>
            </w:rPr>
            <w:fldChar w:fldCharType="separate"/>
          </w:r>
          <w:ins w:id="43" w:author="David Conklin" w:date="2021-03-04T06:11:00Z">
            <w:r w:rsidR="00BE5AC5">
              <w:rPr>
                <w:noProof/>
                <w:webHidden/>
              </w:rPr>
              <w:t>3</w:t>
            </w:r>
            <w:r w:rsidR="00BE5AC5">
              <w:rPr>
                <w:noProof/>
                <w:webHidden/>
              </w:rPr>
              <w:fldChar w:fldCharType="end"/>
            </w:r>
            <w:r w:rsidR="00BE5AC5" w:rsidRPr="00862E1F">
              <w:rPr>
                <w:rStyle w:val="Hyperlink"/>
                <w:noProof/>
              </w:rPr>
              <w:fldChar w:fldCharType="end"/>
            </w:r>
          </w:ins>
        </w:p>
        <w:p w14:paraId="1DA06419" w14:textId="68FDD504" w:rsidR="00BE5AC5" w:rsidRDefault="00BE5AC5">
          <w:pPr>
            <w:pStyle w:val="TOC1"/>
            <w:tabs>
              <w:tab w:val="right" w:leader="dot" w:pos="9350"/>
            </w:tabs>
            <w:rPr>
              <w:ins w:id="44" w:author="David Conklin" w:date="2021-03-04T06:11:00Z"/>
              <w:rFonts w:eastAsiaTheme="minorEastAsia"/>
              <w:noProof/>
            </w:rPr>
          </w:pPr>
          <w:ins w:id="4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CW3M concept</w:t>
            </w:r>
            <w:r>
              <w:rPr>
                <w:noProof/>
                <w:webHidden/>
              </w:rPr>
              <w:tab/>
            </w:r>
            <w:r>
              <w:rPr>
                <w:noProof/>
                <w:webHidden/>
              </w:rPr>
              <w:fldChar w:fldCharType="begin"/>
            </w:r>
            <w:r>
              <w:rPr>
                <w:noProof/>
                <w:webHidden/>
              </w:rPr>
              <w:instrText xml:space="preserve"> PAGEREF _Toc65730744 \h </w:instrText>
            </w:r>
            <w:r>
              <w:rPr>
                <w:noProof/>
                <w:webHidden/>
              </w:rPr>
            </w:r>
          </w:ins>
          <w:r>
            <w:rPr>
              <w:noProof/>
              <w:webHidden/>
            </w:rPr>
            <w:fldChar w:fldCharType="separate"/>
          </w:r>
          <w:ins w:id="46" w:author="David Conklin" w:date="2021-03-04T06:11:00Z">
            <w:r>
              <w:rPr>
                <w:noProof/>
                <w:webHidden/>
              </w:rPr>
              <w:t>4</w:t>
            </w:r>
            <w:r>
              <w:rPr>
                <w:noProof/>
                <w:webHidden/>
              </w:rPr>
              <w:fldChar w:fldCharType="end"/>
            </w:r>
            <w:r w:rsidRPr="00862E1F">
              <w:rPr>
                <w:rStyle w:val="Hyperlink"/>
                <w:noProof/>
              </w:rPr>
              <w:fldChar w:fldCharType="end"/>
            </w:r>
          </w:ins>
        </w:p>
        <w:p w14:paraId="2D2CE80D" w14:textId="6B3F1896" w:rsidR="00BE5AC5" w:rsidRDefault="00BE5AC5">
          <w:pPr>
            <w:pStyle w:val="TOC2"/>
            <w:tabs>
              <w:tab w:val="right" w:leader="dot" w:pos="9350"/>
            </w:tabs>
            <w:rPr>
              <w:ins w:id="47" w:author="David Conklin" w:date="2021-03-04T06:11:00Z"/>
              <w:rFonts w:eastAsiaTheme="minorEastAsia"/>
              <w:noProof/>
            </w:rPr>
          </w:pPr>
          <w:ins w:id="4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 different kind of community model</w:t>
            </w:r>
            <w:r>
              <w:rPr>
                <w:noProof/>
                <w:webHidden/>
              </w:rPr>
              <w:tab/>
            </w:r>
            <w:r>
              <w:rPr>
                <w:noProof/>
                <w:webHidden/>
              </w:rPr>
              <w:fldChar w:fldCharType="begin"/>
            </w:r>
            <w:r>
              <w:rPr>
                <w:noProof/>
                <w:webHidden/>
              </w:rPr>
              <w:instrText xml:space="preserve"> PAGEREF _Toc65730745 \h </w:instrText>
            </w:r>
            <w:r>
              <w:rPr>
                <w:noProof/>
                <w:webHidden/>
              </w:rPr>
            </w:r>
          </w:ins>
          <w:r>
            <w:rPr>
              <w:noProof/>
              <w:webHidden/>
            </w:rPr>
            <w:fldChar w:fldCharType="separate"/>
          </w:r>
          <w:ins w:id="49" w:author="David Conklin" w:date="2021-03-04T06:11:00Z">
            <w:r>
              <w:rPr>
                <w:noProof/>
                <w:webHidden/>
              </w:rPr>
              <w:t>4</w:t>
            </w:r>
            <w:r>
              <w:rPr>
                <w:noProof/>
                <w:webHidden/>
              </w:rPr>
              <w:fldChar w:fldCharType="end"/>
            </w:r>
            <w:r w:rsidRPr="00862E1F">
              <w:rPr>
                <w:rStyle w:val="Hyperlink"/>
                <w:noProof/>
              </w:rPr>
              <w:fldChar w:fldCharType="end"/>
            </w:r>
          </w:ins>
        </w:p>
        <w:p w14:paraId="2ECF13D0" w14:textId="53C5A03F" w:rsidR="00BE5AC5" w:rsidRDefault="00BE5AC5">
          <w:pPr>
            <w:pStyle w:val="TOC2"/>
            <w:tabs>
              <w:tab w:val="right" w:leader="dot" w:pos="9350"/>
            </w:tabs>
            <w:rPr>
              <w:ins w:id="50" w:author="David Conklin" w:date="2021-03-04T06:11:00Z"/>
              <w:rFonts w:eastAsiaTheme="minorEastAsia"/>
              <w:noProof/>
            </w:rPr>
          </w:pPr>
          <w:ins w:id="5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What CW3M is for</w:t>
            </w:r>
            <w:r>
              <w:rPr>
                <w:noProof/>
                <w:webHidden/>
              </w:rPr>
              <w:tab/>
            </w:r>
            <w:r>
              <w:rPr>
                <w:noProof/>
                <w:webHidden/>
              </w:rPr>
              <w:fldChar w:fldCharType="begin"/>
            </w:r>
            <w:r>
              <w:rPr>
                <w:noProof/>
                <w:webHidden/>
              </w:rPr>
              <w:instrText xml:space="preserve"> PAGEREF _Toc65730746 \h </w:instrText>
            </w:r>
            <w:r>
              <w:rPr>
                <w:noProof/>
                <w:webHidden/>
              </w:rPr>
            </w:r>
          </w:ins>
          <w:r>
            <w:rPr>
              <w:noProof/>
              <w:webHidden/>
            </w:rPr>
            <w:fldChar w:fldCharType="separate"/>
          </w:r>
          <w:ins w:id="52" w:author="David Conklin" w:date="2021-03-04T06:11:00Z">
            <w:r>
              <w:rPr>
                <w:noProof/>
                <w:webHidden/>
              </w:rPr>
              <w:t>4</w:t>
            </w:r>
            <w:r>
              <w:rPr>
                <w:noProof/>
                <w:webHidden/>
              </w:rPr>
              <w:fldChar w:fldCharType="end"/>
            </w:r>
            <w:r w:rsidRPr="00862E1F">
              <w:rPr>
                <w:rStyle w:val="Hyperlink"/>
                <w:noProof/>
              </w:rPr>
              <w:fldChar w:fldCharType="end"/>
            </w:r>
          </w:ins>
        </w:p>
        <w:p w14:paraId="5937EB47" w14:textId="0A67430F" w:rsidR="00BE5AC5" w:rsidRDefault="00BE5AC5">
          <w:pPr>
            <w:pStyle w:val="TOC2"/>
            <w:tabs>
              <w:tab w:val="right" w:leader="dot" w:pos="9350"/>
            </w:tabs>
            <w:rPr>
              <w:ins w:id="53" w:author="David Conklin" w:date="2021-03-04T06:11:00Z"/>
              <w:rFonts w:eastAsiaTheme="minorEastAsia"/>
              <w:noProof/>
            </w:rPr>
          </w:pPr>
          <w:ins w:id="5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Management and maintenance</w:t>
            </w:r>
            <w:r>
              <w:rPr>
                <w:noProof/>
                <w:webHidden/>
              </w:rPr>
              <w:tab/>
            </w:r>
            <w:r>
              <w:rPr>
                <w:noProof/>
                <w:webHidden/>
              </w:rPr>
              <w:fldChar w:fldCharType="begin"/>
            </w:r>
            <w:r>
              <w:rPr>
                <w:noProof/>
                <w:webHidden/>
              </w:rPr>
              <w:instrText xml:space="preserve"> PAGEREF _Toc65730747 \h </w:instrText>
            </w:r>
            <w:r>
              <w:rPr>
                <w:noProof/>
                <w:webHidden/>
              </w:rPr>
            </w:r>
          </w:ins>
          <w:r>
            <w:rPr>
              <w:noProof/>
              <w:webHidden/>
            </w:rPr>
            <w:fldChar w:fldCharType="separate"/>
          </w:r>
          <w:ins w:id="55" w:author="David Conklin" w:date="2021-03-04T06:11:00Z">
            <w:r>
              <w:rPr>
                <w:noProof/>
                <w:webHidden/>
              </w:rPr>
              <w:t>4</w:t>
            </w:r>
            <w:r>
              <w:rPr>
                <w:noProof/>
                <w:webHidden/>
              </w:rPr>
              <w:fldChar w:fldCharType="end"/>
            </w:r>
            <w:r w:rsidRPr="00862E1F">
              <w:rPr>
                <w:rStyle w:val="Hyperlink"/>
                <w:noProof/>
              </w:rPr>
              <w:fldChar w:fldCharType="end"/>
            </w:r>
          </w:ins>
        </w:p>
        <w:p w14:paraId="5149DF07" w14:textId="124AB26F" w:rsidR="00BE5AC5" w:rsidRDefault="00BE5AC5">
          <w:pPr>
            <w:pStyle w:val="TOC1"/>
            <w:tabs>
              <w:tab w:val="right" w:leader="dot" w:pos="9350"/>
            </w:tabs>
            <w:rPr>
              <w:ins w:id="56" w:author="David Conklin" w:date="2021-03-04T06:11:00Z"/>
              <w:rFonts w:eastAsiaTheme="minorEastAsia"/>
              <w:noProof/>
            </w:rPr>
          </w:pPr>
          <w:ins w:id="5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CW3M – A “first principles” model with tuning knobs</w:t>
            </w:r>
            <w:r>
              <w:rPr>
                <w:noProof/>
                <w:webHidden/>
              </w:rPr>
              <w:tab/>
            </w:r>
            <w:r>
              <w:rPr>
                <w:noProof/>
                <w:webHidden/>
              </w:rPr>
              <w:fldChar w:fldCharType="begin"/>
            </w:r>
            <w:r>
              <w:rPr>
                <w:noProof/>
                <w:webHidden/>
              </w:rPr>
              <w:instrText xml:space="preserve"> PAGEREF _Toc65730748 \h </w:instrText>
            </w:r>
            <w:r>
              <w:rPr>
                <w:noProof/>
                <w:webHidden/>
              </w:rPr>
            </w:r>
          </w:ins>
          <w:r>
            <w:rPr>
              <w:noProof/>
              <w:webHidden/>
            </w:rPr>
            <w:fldChar w:fldCharType="separate"/>
          </w:r>
          <w:ins w:id="58" w:author="David Conklin" w:date="2021-03-04T06:11:00Z">
            <w:r>
              <w:rPr>
                <w:noProof/>
                <w:webHidden/>
              </w:rPr>
              <w:t>5</w:t>
            </w:r>
            <w:r>
              <w:rPr>
                <w:noProof/>
                <w:webHidden/>
              </w:rPr>
              <w:fldChar w:fldCharType="end"/>
            </w:r>
            <w:r w:rsidRPr="00862E1F">
              <w:rPr>
                <w:rStyle w:val="Hyperlink"/>
                <w:noProof/>
              </w:rPr>
              <w:fldChar w:fldCharType="end"/>
            </w:r>
          </w:ins>
        </w:p>
        <w:p w14:paraId="19FE0063" w14:textId="5E131A72" w:rsidR="00BE5AC5" w:rsidRDefault="00BE5AC5">
          <w:pPr>
            <w:pStyle w:val="TOC1"/>
            <w:tabs>
              <w:tab w:val="right" w:leader="dot" w:pos="9350"/>
            </w:tabs>
            <w:rPr>
              <w:ins w:id="59" w:author="David Conklin" w:date="2021-03-04T06:11:00Z"/>
              <w:rFonts w:eastAsiaTheme="minorEastAsia"/>
              <w:noProof/>
            </w:rPr>
          </w:pPr>
          <w:ins w:id="6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"_Toc65730749"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tuning knobs</w:t>
            </w:r>
            <w:r>
              <w:rPr>
                <w:noProof/>
                <w:webHidden/>
              </w:rPr>
              <w:tab/>
            </w:r>
            <w:r>
              <w:rPr>
                <w:noProof/>
                <w:webHidden/>
              </w:rPr>
              <w:fldChar w:fldCharType="begin"/>
            </w:r>
            <w:r>
              <w:rPr>
                <w:noProof/>
                <w:webHidden/>
              </w:rPr>
              <w:instrText xml:space="preserve"> PAGEREF _Toc65730749 \h </w:instrText>
            </w:r>
            <w:r>
              <w:rPr>
                <w:noProof/>
                <w:webHidden/>
              </w:rPr>
            </w:r>
          </w:ins>
          <w:r>
            <w:rPr>
              <w:noProof/>
              <w:webHidden/>
            </w:rPr>
            <w:fldChar w:fldCharType="separate"/>
          </w:r>
          <w:ins w:id="61" w:author="David Conklin" w:date="2021-03-04T06:11:00Z">
            <w:r>
              <w:rPr>
                <w:noProof/>
                <w:webHidden/>
              </w:rPr>
              <w:t>5</w:t>
            </w:r>
            <w:r>
              <w:rPr>
                <w:noProof/>
                <w:webHidden/>
              </w:rPr>
              <w:fldChar w:fldCharType="end"/>
            </w:r>
            <w:r w:rsidRPr="00862E1F">
              <w:rPr>
                <w:rStyle w:val="Hyperlink"/>
                <w:noProof/>
              </w:rPr>
              <w:fldChar w:fldCharType="end"/>
            </w:r>
          </w:ins>
        </w:p>
        <w:p w14:paraId="40619E92" w14:textId="6467E0FC" w:rsidR="00BE5AC5" w:rsidRDefault="00BE5AC5">
          <w:pPr>
            <w:pStyle w:val="TOC2"/>
            <w:tabs>
              <w:tab w:val="right" w:leader="dot" w:pos="9350"/>
            </w:tabs>
            <w:rPr>
              <w:ins w:id="62" w:author="David Conklin" w:date="2021-03-04T06:11:00Z"/>
              <w:rFonts w:eastAsiaTheme="minorEastAsia"/>
              <w:noProof/>
            </w:rPr>
          </w:pPr>
          <w:ins w:id="6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ET_MULT – forest evapotranspiration</w:t>
            </w:r>
            <w:r>
              <w:rPr>
                <w:noProof/>
                <w:webHidden/>
              </w:rPr>
              <w:tab/>
            </w:r>
            <w:r>
              <w:rPr>
                <w:noProof/>
                <w:webHidden/>
              </w:rPr>
              <w:fldChar w:fldCharType="begin"/>
            </w:r>
            <w:r>
              <w:rPr>
                <w:noProof/>
                <w:webHidden/>
              </w:rPr>
              <w:instrText xml:space="preserve"> PAGEREF _Toc65730750 \h </w:instrText>
            </w:r>
            <w:r>
              <w:rPr>
                <w:noProof/>
                <w:webHidden/>
              </w:rPr>
            </w:r>
          </w:ins>
          <w:r>
            <w:rPr>
              <w:noProof/>
              <w:webHidden/>
            </w:rPr>
            <w:fldChar w:fldCharType="separate"/>
          </w:r>
          <w:ins w:id="64" w:author="David Conklin" w:date="2021-03-04T06:11:00Z">
            <w:r>
              <w:rPr>
                <w:noProof/>
                <w:webHidden/>
              </w:rPr>
              <w:t>6</w:t>
            </w:r>
            <w:r>
              <w:rPr>
                <w:noProof/>
                <w:webHidden/>
              </w:rPr>
              <w:fldChar w:fldCharType="end"/>
            </w:r>
            <w:r w:rsidRPr="00862E1F">
              <w:rPr>
                <w:rStyle w:val="Hyperlink"/>
                <w:noProof/>
              </w:rPr>
              <w:fldChar w:fldCharType="end"/>
            </w:r>
          </w:ins>
        </w:p>
        <w:p w14:paraId="7C0D2140" w14:textId="0325BD62" w:rsidR="00BE5AC5" w:rsidRDefault="00BE5AC5">
          <w:pPr>
            <w:pStyle w:val="TOC2"/>
            <w:tabs>
              <w:tab w:val="right" w:leader="dot" w:pos="9350"/>
            </w:tabs>
            <w:rPr>
              <w:ins w:id="65" w:author="David Conklin" w:date="2021-03-04T06:11:00Z"/>
              <w:rFonts w:eastAsiaTheme="minorEastAsia"/>
              <w:noProof/>
            </w:rPr>
          </w:pPr>
          <w:ins w:id="6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SOLAR_RADIATION_MULTIPLIER – reservoir insolation</w:t>
            </w:r>
            <w:r>
              <w:rPr>
                <w:noProof/>
                <w:webHidden/>
              </w:rPr>
              <w:tab/>
            </w:r>
            <w:r>
              <w:rPr>
                <w:noProof/>
                <w:webHidden/>
              </w:rPr>
              <w:fldChar w:fldCharType="begin"/>
            </w:r>
            <w:r>
              <w:rPr>
                <w:noProof/>
                <w:webHidden/>
              </w:rPr>
              <w:instrText xml:space="preserve"> PAGEREF _Toc65730751 \h </w:instrText>
            </w:r>
            <w:r>
              <w:rPr>
                <w:noProof/>
                <w:webHidden/>
              </w:rPr>
            </w:r>
          </w:ins>
          <w:r>
            <w:rPr>
              <w:noProof/>
              <w:webHidden/>
            </w:rPr>
            <w:fldChar w:fldCharType="separate"/>
          </w:r>
          <w:ins w:id="67" w:author="David Conklin" w:date="2021-03-04T06:11:00Z">
            <w:r>
              <w:rPr>
                <w:noProof/>
                <w:webHidden/>
              </w:rPr>
              <w:t>6</w:t>
            </w:r>
            <w:r>
              <w:rPr>
                <w:noProof/>
                <w:webHidden/>
              </w:rPr>
              <w:fldChar w:fldCharType="end"/>
            </w:r>
            <w:r w:rsidRPr="00862E1F">
              <w:rPr>
                <w:rStyle w:val="Hyperlink"/>
                <w:noProof/>
              </w:rPr>
              <w:fldChar w:fldCharType="end"/>
            </w:r>
          </w:ins>
        </w:p>
        <w:p w14:paraId="1EC188C4" w14:textId="670BC646" w:rsidR="00BE5AC5" w:rsidRDefault="00BE5AC5">
          <w:pPr>
            <w:pStyle w:val="TOC2"/>
            <w:tabs>
              <w:tab w:val="right" w:leader="dot" w:pos="9350"/>
            </w:tabs>
            <w:rPr>
              <w:ins w:id="68" w:author="David Conklin" w:date="2021-03-04T06:11:00Z"/>
              <w:rFonts w:eastAsiaTheme="minorEastAsia"/>
              <w:noProof/>
            </w:rPr>
          </w:pPr>
          <w:ins w:id="6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FLOW_CMS – Discharge from High Cascade springs</w:t>
            </w:r>
            <w:r>
              <w:rPr>
                <w:noProof/>
                <w:webHidden/>
              </w:rPr>
              <w:tab/>
            </w:r>
            <w:r>
              <w:rPr>
                <w:noProof/>
                <w:webHidden/>
              </w:rPr>
              <w:fldChar w:fldCharType="begin"/>
            </w:r>
            <w:r>
              <w:rPr>
                <w:noProof/>
                <w:webHidden/>
              </w:rPr>
              <w:instrText xml:space="preserve"> PAGEREF _Toc65730752 \h </w:instrText>
            </w:r>
            <w:r>
              <w:rPr>
                <w:noProof/>
                <w:webHidden/>
              </w:rPr>
            </w:r>
          </w:ins>
          <w:r>
            <w:rPr>
              <w:noProof/>
              <w:webHidden/>
            </w:rPr>
            <w:fldChar w:fldCharType="separate"/>
          </w:r>
          <w:ins w:id="70" w:author="David Conklin" w:date="2021-03-04T06:11:00Z">
            <w:r>
              <w:rPr>
                <w:noProof/>
                <w:webHidden/>
              </w:rPr>
              <w:t>6</w:t>
            </w:r>
            <w:r>
              <w:rPr>
                <w:noProof/>
                <w:webHidden/>
              </w:rPr>
              <w:fldChar w:fldCharType="end"/>
            </w:r>
            <w:r w:rsidRPr="00862E1F">
              <w:rPr>
                <w:rStyle w:val="Hyperlink"/>
                <w:noProof/>
              </w:rPr>
              <w:fldChar w:fldCharType="end"/>
            </w:r>
          </w:ins>
        </w:p>
        <w:p w14:paraId="01A88C11" w14:textId="7A652561" w:rsidR="00BE5AC5" w:rsidRDefault="00BE5AC5">
          <w:pPr>
            <w:pStyle w:val="TOC1"/>
            <w:tabs>
              <w:tab w:val="right" w:leader="dot" w:pos="9350"/>
            </w:tabs>
            <w:rPr>
              <w:ins w:id="71" w:author="David Conklin" w:date="2021-03-04T06:11:00Z"/>
              <w:rFonts w:eastAsiaTheme="minorEastAsia"/>
              <w:noProof/>
            </w:rPr>
          </w:pPr>
          <w:ins w:id="7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Study areas</w:t>
            </w:r>
            <w:r>
              <w:rPr>
                <w:noProof/>
                <w:webHidden/>
              </w:rPr>
              <w:tab/>
            </w:r>
            <w:r>
              <w:rPr>
                <w:noProof/>
                <w:webHidden/>
              </w:rPr>
              <w:fldChar w:fldCharType="begin"/>
            </w:r>
            <w:r>
              <w:rPr>
                <w:noProof/>
                <w:webHidden/>
              </w:rPr>
              <w:instrText xml:space="preserve"> PAGEREF _Toc65730753 \h </w:instrText>
            </w:r>
            <w:r>
              <w:rPr>
                <w:noProof/>
                <w:webHidden/>
              </w:rPr>
            </w:r>
          </w:ins>
          <w:r>
            <w:rPr>
              <w:noProof/>
              <w:webHidden/>
            </w:rPr>
            <w:fldChar w:fldCharType="separate"/>
          </w:r>
          <w:ins w:id="73" w:author="David Conklin" w:date="2021-03-04T06:11:00Z">
            <w:r>
              <w:rPr>
                <w:noProof/>
                <w:webHidden/>
              </w:rPr>
              <w:t>6</w:t>
            </w:r>
            <w:r>
              <w:rPr>
                <w:noProof/>
                <w:webHidden/>
              </w:rPr>
              <w:fldChar w:fldCharType="end"/>
            </w:r>
            <w:r w:rsidRPr="00862E1F">
              <w:rPr>
                <w:rStyle w:val="Hyperlink"/>
                <w:noProof/>
              </w:rPr>
              <w:fldChar w:fldCharType="end"/>
            </w:r>
          </w:ins>
        </w:p>
        <w:p w14:paraId="3A1218E1" w14:textId="1482967D" w:rsidR="00BE5AC5" w:rsidRDefault="00BE5AC5">
          <w:pPr>
            <w:pStyle w:val="TOC2"/>
            <w:tabs>
              <w:tab w:val="right" w:leader="dot" w:pos="9350"/>
            </w:tabs>
            <w:rPr>
              <w:ins w:id="74" w:author="David Conklin" w:date="2021-03-04T06:11:00Z"/>
              <w:rFonts w:eastAsiaTheme="minorEastAsia"/>
              <w:noProof/>
            </w:rPr>
          </w:pPr>
          <w:ins w:id="7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DataCW3M directory structure</w:t>
            </w:r>
            <w:r>
              <w:rPr>
                <w:noProof/>
                <w:webHidden/>
              </w:rPr>
              <w:tab/>
            </w:r>
            <w:r>
              <w:rPr>
                <w:noProof/>
                <w:webHidden/>
              </w:rPr>
              <w:fldChar w:fldCharType="begin"/>
            </w:r>
            <w:r>
              <w:rPr>
                <w:noProof/>
                <w:webHidden/>
              </w:rPr>
              <w:instrText xml:space="preserve"> PAGEREF _Toc65730754 \h </w:instrText>
            </w:r>
            <w:r>
              <w:rPr>
                <w:noProof/>
                <w:webHidden/>
              </w:rPr>
            </w:r>
          </w:ins>
          <w:r>
            <w:rPr>
              <w:noProof/>
              <w:webHidden/>
            </w:rPr>
            <w:fldChar w:fldCharType="separate"/>
          </w:r>
          <w:ins w:id="76" w:author="David Conklin" w:date="2021-03-04T06:11:00Z">
            <w:r>
              <w:rPr>
                <w:noProof/>
                <w:webHidden/>
              </w:rPr>
              <w:t>7</w:t>
            </w:r>
            <w:r>
              <w:rPr>
                <w:noProof/>
                <w:webHidden/>
              </w:rPr>
              <w:fldChar w:fldCharType="end"/>
            </w:r>
            <w:r w:rsidRPr="00862E1F">
              <w:rPr>
                <w:rStyle w:val="Hyperlink"/>
                <w:noProof/>
              </w:rPr>
              <w:fldChar w:fldCharType="end"/>
            </w:r>
          </w:ins>
        </w:p>
        <w:p w14:paraId="63514C20" w14:textId="0DA232F3" w:rsidR="00BE5AC5" w:rsidRDefault="00BE5AC5">
          <w:pPr>
            <w:pStyle w:val="TOC2"/>
            <w:tabs>
              <w:tab w:val="right" w:leader="dot" w:pos="9350"/>
            </w:tabs>
            <w:rPr>
              <w:ins w:id="77" w:author="David Conklin" w:date="2021-03-04T06:11:00Z"/>
              <w:rFonts w:eastAsiaTheme="minorEastAsia"/>
              <w:noProof/>
            </w:rPr>
          </w:pPr>
          <w:ins w:id="7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DataCW3M\ScenarioData directory structure</w:t>
            </w:r>
            <w:r>
              <w:rPr>
                <w:noProof/>
                <w:webHidden/>
              </w:rPr>
              <w:tab/>
            </w:r>
            <w:r>
              <w:rPr>
                <w:noProof/>
                <w:webHidden/>
              </w:rPr>
              <w:fldChar w:fldCharType="begin"/>
            </w:r>
            <w:r>
              <w:rPr>
                <w:noProof/>
                <w:webHidden/>
              </w:rPr>
              <w:instrText xml:space="preserve"> PAGEREF _Toc65730755 \h </w:instrText>
            </w:r>
            <w:r>
              <w:rPr>
                <w:noProof/>
                <w:webHidden/>
              </w:rPr>
            </w:r>
          </w:ins>
          <w:r>
            <w:rPr>
              <w:noProof/>
              <w:webHidden/>
            </w:rPr>
            <w:fldChar w:fldCharType="separate"/>
          </w:r>
          <w:ins w:id="79" w:author="David Conklin" w:date="2021-03-04T06:11:00Z">
            <w:r>
              <w:rPr>
                <w:noProof/>
                <w:webHidden/>
              </w:rPr>
              <w:t>7</w:t>
            </w:r>
            <w:r>
              <w:rPr>
                <w:noProof/>
                <w:webHidden/>
              </w:rPr>
              <w:fldChar w:fldCharType="end"/>
            </w:r>
            <w:r w:rsidRPr="00862E1F">
              <w:rPr>
                <w:rStyle w:val="Hyperlink"/>
                <w:noProof/>
              </w:rPr>
              <w:fldChar w:fldCharType="end"/>
            </w:r>
          </w:ins>
        </w:p>
        <w:p w14:paraId="40E24B81" w14:textId="2C6AD70C" w:rsidR="00BE5AC5" w:rsidRDefault="00BE5AC5">
          <w:pPr>
            <w:pStyle w:val="TOC2"/>
            <w:tabs>
              <w:tab w:val="right" w:leader="dot" w:pos="9350"/>
            </w:tabs>
            <w:rPr>
              <w:ins w:id="80" w:author="David Conklin" w:date="2021-03-04T06:11:00Z"/>
              <w:rFonts w:eastAsiaTheme="minorEastAsia"/>
              <w:noProof/>
            </w:rPr>
          </w:pPr>
          <w:ins w:id="8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DataCW3M\ScenarioData\&lt;scenario&gt; folder contents</w:t>
            </w:r>
            <w:r>
              <w:rPr>
                <w:noProof/>
                <w:webHidden/>
              </w:rPr>
              <w:tab/>
            </w:r>
            <w:r>
              <w:rPr>
                <w:noProof/>
                <w:webHidden/>
              </w:rPr>
              <w:fldChar w:fldCharType="begin"/>
            </w:r>
            <w:r>
              <w:rPr>
                <w:noProof/>
                <w:webHidden/>
              </w:rPr>
              <w:instrText xml:space="preserve"> PAGEREF _Toc65730756 \h </w:instrText>
            </w:r>
            <w:r>
              <w:rPr>
                <w:noProof/>
                <w:webHidden/>
              </w:rPr>
            </w:r>
          </w:ins>
          <w:r>
            <w:rPr>
              <w:noProof/>
              <w:webHidden/>
            </w:rPr>
            <w:fldChar w:fldCharType="separate"/>
          </w:r>
          <w:ins w:id="82" w:author="David Conklin" w:date="2021-03-04T06:11:00Z">
            <w:r>
              <w:rPr>
                <w:noProof/>
                <w:webHidden/>
              </w:rPr>
              <w:t>8</w:t>
            </w:r>
            <w:r>
              <w:rPr>
                <w:noProof/>
                <w:webHidden/>
              </w:rPr>
              <w:fldChar w:fldCharType="end"/>
            </w:r>
            <w:r w:rsidRPr="00862E1F">
              <w:rPr>
                <w:rStyle w:val="Hyperlink"/>
                <w:noProof/>
              </w:rPr>
              <w:fldChar w:fldCharType="end"/>
            </w:r>
          </w:ins>
        </w:p>
        <w:p w14:paraId="44777293" w14:textId="2835E619" w:rsidR="00BE5AC5" w:rsidRDefault="00BE5AC5">
          <w:pPr>
            <w:pStyle w:val="TOC2"/>
            <w:tabs>
              <w:tab w:val="right" w:leader="dot" w:pos="9350"/>
            </w:tabs>
            <w:rPr>
              <w:ins w:id="83" w:author="David Conklin" w:date="2021-03-04T06:11:00Z"/>
              <w:rFonts w:eastAsiaTheme="minorEastAsia"/>
              <w:noProof/>
            </w:rPr>
          </w:pPr>
          <w:ins w:id="8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DataCW3M\&lt;study area&gt; folder contents</w:t>
            </w:r>
            <w:r>
              <w:rPr>
                <w:noProof/>
                <w:webHidden/>
              </w:rPr>
              <w:tab/>
            </w:r>
            <w:r>
              <w:rPr>
                <w:noProof/>
                <w:webHidden/>
              </w:rPr>
              <w:fldChar w:fldCharType="begin"/>
            </w:r>
            <w:r>
              <w:rPr>
                <w:noProof/>
                <w:webHidden/>
              </w:rPr>
              <w:instrText xml:space="preserve"> PAGEREF _Toc65730757 \h </w:instrText>
            </w:r>
            <w:r>
              <w:rPr>
                <w:noProof/>
                <w:webHidden/>
              </w:rPr>
            </w:r>
          </w:ins>
          <w:r>
            <w:rPr>
              <w:noProof/>
              <w:webHidden/>
            </w:rPr>
            <w:fldChar w:fldCharType="separate"/>
          </w:r>
          <w:ins w:id="85" w:author="David Conklin" w:date="2021-03-04T06:11:00Z">
            <w:r>
              <w:rPr>
                <w:noProof/>
                <w:webHidden/>
              </w:rPr>
              <w:t>8</w:t>
            </w:r>
            <w:r>
              <w:rPr>
                <w:noProof/>
                <w:webHidden/>
              </w:rPr>
              <w:fldChar w:fldCharType="end"/>
            </w:r>
            <w:r w:rsidRPr="00862E1F">
              <w:rPr>
                <w:rStyle w:val="Hyperlink"/>
                <w:noProof/>
              </w:rPr>
              <w:fldChar w:fldCharType="end"/>
            </w:r>
          </w:ins>
        </w:p>
        <w:p w14:paraId="35733BA8" w14:textId="0008EB3B" w:rsidR="00BE5AC5" w:rsidRDefault="00BE5AC5">
          <w:pPr>
            <w:pStyle w:val="TOC1"/>
            <w:tabs>
              <w:tab w:val="right" w:leader="dot" w:pos="9350"/>
            </w:tabs>
            <w:rPr>
              <w:ins w:id="86" w:author="David Conklin" w:date="2021-03-04T06:11:00Z"/>
              <w:rFonts w:eastAsiaTheme="minorEastAsia"/>
              <w:noProof/>
            </w:rPr>
          </w:pPr>
          <w:ins w:id="8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Calendar conventions</w:t>
            </w:r>
            <w:r>
              <w:rPr>
                <w:noProof/>
                <w:webHidden/>
              </w:rPr>
              <w:tab/>
            </w:r>
            <w:r>
              <w:rPr>
                <w:noProof/>
                <w:webHidden/>
              </w:rPr>
              <w:fldChar w:fldCharType="begin"/>
            </w:r>
            <w:r>
              <w:rPr>
                <w:noProof/>
                <w:webHidden/>
              </w:rPr>
              <w:instrText xml:space="preserve"> PAGEREF _Toc65730758 \h </w:instrText>
            </w:r>
            <w:r>
              <w:rPr>
                <w:noProof/>
                <w:webHidden/>
              </w:rPr>
            </w:r>
          </w:ins>
          <w:r>
            <w:rPr>
              <w:noProof/>
              <w:webHidden/>
            </w:rPr>
            <w:fldChar w:fldCharType="separate"/>
          </w:r>
          <w:ins w:id="88" w:author="David Conklin" w:date="2021-03-04T06:11:00Z">
            <w:r>
              <w:rPr>
                <w:noProof/>
                <w:webHidden/>
              </w:rPr>
              <w:t>14</w:t>
            </w:r>
            <w:r>
              <w:rPr>
                <w:noProof/>
                <w:webHidden/>
              </w:rPr>
              <w:fldChar w:fldCharType="end"/>
            </w:r>
            <w:r w:rsidRPr="00862E1F">
              <w:rPr>
                <w:rStyle w:val="Hyperlink"/>
                <w:noProof/>
              </w:rPr>
              <w:fldChar w:fldCharType="end"/>
            </w:r>
          </w:ins>
        </w:p>
        <w:p w14:paraId="20C47619" w14:textId="504B8193" w:rsidR="00BE5AC5" w:rsidRDefault="00BE5AC5">
          <w:pPr>
            <w:pStyle w:val="TOC2"/>
            <w:tabs>
              <w:tab w:val="right" w:leader="dot" w:pos="9350"/>
            </w:tabs>
            <w:rPr>
              <w:ins w:id="89" w:author="David Conklin" w:date="2021-03-04T06:11:00Z"/>
              <w:rFonts w:eastAsiaTheme="minorEastAsia"/>
              <w:noProof/>
            </w:rPr>
          </w:pPr>
          <w:ins w:id="9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"_Toc65730759"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Water years</w:t>
            </w:r>
            <w:r>
              <w:rPr>
                <w:noProof/>
                <w:webHidden/>
              </w:rPr>
              <w:tab/>
            </w:r>
            <w:r>
              <w:rPr>
                <w:noProof/>
                <w:webHidden/>
              </w:rPr>
              <w:fldChar w:fldCharType="begin"/>
            </w:r>
            <w:r>
              <w:rPr>
                <w:noProof/>
                <w:webHidden/>
              </w:rPr>
              <w:instrText xml:space="preserve"> PAGEREF _Toc65730759 \h </w:instrText>
            </w:r>
            <w:r>
              <w:rPr>
                <w:noProof/>
                <w:webHidden/>
              </w:rPr>
            </w:r>
          </w:ins>
          <w:r>
            <w:rPr>
              <w:noProof/>
              <w:webHidden/>
            </w:rPr>
            <w:fldChar w:fldCharType="separate"/>
          </w:r>
          <w:ins w:id="91" w:author="David Conklin" w:date="2021-03-04T06:11:00Z">
            <w:r>
              <w:rPr>
                <w:noProof/>
                <w:webHidden/>
              </w:rPr>
              <w:t>14</w:t>
            </w:r>
            <w:r>
              <w:rPr>
                <w:noProof/>
                <w:webHidden/>
              </w:rPr>
              <w:fldChar w:fldCharType="end"/>
            </w:r>
            <w:r w:rsidRPr="00862E1F">
              <w:rPr>
                <w:rStyle w:val="Hyperlink"/>
                <w:noProof/>
              </w:rPr>
              <w:fldChar w:fldCharType="end"/>
            </w:r>
          </w:ins>
        </w:p>
        <w:p w14:paraId="2BF35D4C" w14:textId="6E82893F" w:rsidR="00BE5AC5" w:rsidRDefault="00BE5AC5">
          <w:pPr>
            <w:pStyle w:val="TOC1"/>
            <w:tabs>
              <w:tab w:val="right" w:leader="dot" w:pos="9350"/>
            </w:tabs>
            <w:rPr>
              <w:ins w:id="92" w:author="David Conklin" w:date="2021-03-04T06:11:00Z"/>
              <w:rFonts w:eastAsiaTheme="minorEastAsia"/>
              <w:noProof/>
            </w:rPr>
          </w:pPr>
          <w:ins w:id="9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Climate data</w:t>
            </w:r>
            <w:r>
              <w:rPr>
                <w:noProof/>
                <w:webHidden/>
              </w:rPr>
              <w:tab/>
            </w:r>
            <w:r>
              <w:rPr>
                <w:noProof/>
                <w:webHidden/>
              </w:rPr>
              <w:fldChar w:fldCharType="begin"/>
            </w:r>
            <w:r>
              <w:rPr>
                <w:noProof/>
                <w:webHidden/>
              </w:rPr>
              <w:instrText xml:space="preserve"> PAGEREF _Toc65730760 \h </w:instrText>
            </w:r>
            <w:r>
              <w:rPr>
                <w:noProof/>
                <w:webHidden/>
              </w:rPr>
            </w:r>
          </w:ins>
          <w:r>
            <w:rPr>
              <w:noProof/>
              <w:webHidden/>
            </w:rPr>
            <w:fldChar w:fldCharType="separate"/>
          </w:r>
          <w:ins w:id="94" w:author="David Conklin" w:date="2021-03-04T06:11:00Z">
            <w:r>
              <w:rPr>
                <w:noProof/>
                <w:webHidden/>
              </w:rPr>
              <w:t>14</w:t>
            </w:r>
            <w:r>
              <w:rPr>
                <w:noProof/>
                <w:webHidden/>
              </w:rPr>
              <w:fldChar w:fldCharType="end"/>
            </w:r>
            <w:r w:rsidRPr="00862E1F">
              <w:rPr>
                <w:rStyle w:val="Hyperlink"/>
                <w:noProof/>
              </w:rPr>
              <w:fldChar w:fldCharType="end"/>
            </w:r>
          </w:ins>
        </w:p>
        <w:p w14:paraId="324EF9A3" w14:textId="2C0BB5F0" w:rsidR="00BE5AC5" w:rsidRDefault="00BE5AC5">
          <w:pPr>
            <w:pStyle w:val="TOC2"/>
            <w:tabs>
              <w:tab w:val="right" w:leader="dot" w:pos="9350"/>
            </w:tabs>
            <w:rPr>
              <w:ins w:id="95" w:author="David Conklin" w:date="2021-03-04T06:11:00Z"/>
              <w:rFonts w:eastAsiaTheme="minorEastAsia"/>
              <w:noProof/>
            </w:rPr>
          </w:pPr>
          <w:ins w:id="9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Numbered climate scenarios in the model</w:t>
            </w:r>
            <w:r>
              <w:rPr>
                <w:noProof/>
                <w:webHidden/>
              </w:rPr>
              <w:tab/>
            </w:r>
            <w:r>
              <w:rPr>
                <w:noProof/>
                <w:webHidden/>
              </w:rPr>
              <w:fldChar w:fldCharType="begin"/>
            </w:r>
            <w:r>
              <w:rPr>
                <w:noProof/>
                <w:webHidden/>
              </w:rPr>
              <w:instrText xml:space="preserve"> PAGEREF _Toc65730761 \h </w:instrText>
            </w:r>
            <w:r>
              <w:rPr>
                <w:noProof/>
                <w:webHidden/>
              </w:rPr>
            </w:r>
          </w:ins>
          <w:r>
            <w:rPr>
              <w:noProof/>
              <w:webHidden/>
            </w:rPr>
            <w:fldChar w:fldCharType="separate"/>
          </w:r>
          <w:ins w:id="97" w:author="David Conklin" w:date="2021-03-04T06:11:00Z">
            <w:r>
              <w:rPr>
                <w:noProof/>
                <w:webHidden/>
              </w:rPr>
              <w:t>14</w:t>
            </w:r>
            <w:r>
              <w:rPr>
                <w:noProof/>
                <w:webHidden/>
              </w:rPr>
              <w:fldChar w:fldCharType="end"/>
            </w:r>
            <w:r w:rsidRPr="00862E1F">
              <w:rPr>
                <w:rStyle w:val="Hyperlink"/>
                <w:noProof/>
              </w:rPr>
              <w:fldChar w:fldCharType="end"/>
            </w:r>
          </w:ins>
        </w:p>
        <w:p w14:paraId="1ACBB191" w14:textId="0896D8D3" w:rsidR="00BE5AC5" w:rsidRDefault="00BE5AC5">
          <w:pPr>
            <w:pStyle w:val="TOC2"/>
            <w:tabs>
              <w:tab w:val="right" w:leader="dot" w:pos="9350"/>
            </w:tabs>
            <w:rPr>
              <w:ins w:id="98" w:author="David Conklin" w:date="2021-03-04T06:11:00Z"/>
              <w:rFonts w:eastAsiaTheme="minorEastAsia"/>
              <w:noProof/>
            </w:rPr>
          </w:pPr>
          <w:ins w:id="9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Monthly and seasonal weather data</w:t>
            </w:r>
            <w:r>
              <w:rPr>
                <w:noProof/>
                <w:webHidden/>
              </w:rPr>
              <w:tab/>
            </w:r>
            <w:r>
              <w:rPr>
                <w:noProof/>
                <w:webHidden/>
              </w:rPr>
              <w:fldChar w:fldCharType="begin"/>
            </w:r>
            <w:r>
              <w:rPr>
                <w:noProof/>
                <w:webHidden/>
              </w:rPr>
              <w:instrText xml:space="preserve"> PAGEREF _Toc65730762 \h </w:instrText>
            </w:r>
            <w:r>
              <w:rPr>
                <w:noProof/>
                <w:webHidden/>
              </w:rPr>
            </w:r>
          </w:ins>
          <w:r>
            <w:rPr>
              <w:noProof/>
              <w:webHidden/>
            </w:rPr>
            <w:fldChar w:fldCharType="separate"/>
          </w:r>
          <w:ins w:id="100" w:author="David Conklin" w:date="2021-03-04T06:11:00Z">
            <w:r>
              <w:rPr>
                <w:noProof/>
                <w:webHidden/>
              </w:rPr>
              <w:t>15</w:t>
            </w:r>
            <w:r>
              <w:rPr>
                <w:noProof/>
                <w:webHidden/>
              </w:rPr>
              <w:fldChar w:fldCharType="end"/>
            </w:r>
            <w:r w:rsidRPr="00862E1F">
              <w:rPr>
                <w:rStyle w:val="Hyperlink"/>
                <w:noProof/>
              </w:rPr>
              <w:fldChar w:fldCharType="end"/>
            </w:r>
          </w:ins>
        </w:p>
        <w:p w14:paraId="1367C8DE" w14:textId="0582108C" w:rsidR="00BE5AC5" w:rsidRDefault="00BE5AC5">
          <w:pPr>
            <w:pStyle w:val="TOC2"/>
            <w:tabs>
              <w:tab w:val="right" w:leader="dot" w:pos="9350"/>
            </w:tabs>
            <w:rPr>
              <w:ins w:id="101" w:author="David Conklin" w:date="2021-03-04T06:11:00Z"/>
              <w:rFonts w:eastAsiaTheme="minorEastAsia"/>
              <w:noProof/>
            </w:rPr>
          </w:pPr>
          <w:ins w:id="10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Climate data grids</w:t>
            </w:r>
            <w:r>
              <w:rPr>
                <w:noProof/>
                <w:webHidden/>
              </w:rPr>
              <w:tab/>
            </w:r>
            <w:r>
              <w:rPr>
                <w:noProof/>
                <w:webHidden/>
              </w:rPr>
              <w:fldChar w:fldCharType="begin"/>
            </w:r>
            <w:r>
              <w:rPr>
                <w:noProof/>
                <w:webHidden/>
              </w:rPr>
              <w:instrText xml:space="preserve"> PAGEREF _Toc65730763 \h </w:instrText>
            </w:r>
            <w:r>
              <w:rPr>
                <w:noProof/>
                <w:webHidden/>
              </w:rPr>
            </w:r>
          </w:ins>
          <w:r>
            <w:rPr>
              <w:noProof/>
              <w:webHidden/>
            </w:rPr>
            <w:fldChar w:fldCharType="separate"/>
          </w:r>
          <w:ins w:id="103" w:author="David Conklin" w:date="2021-03-04T06:11:00Z">
            <w:r>
              <w:rPr>
                <w:noProof/>
                <w:webHidden/>
              </w:rPr>
              <w:t>16</w:t>
            </w:r>
            <w:r>
              <w:rPr>
                <w:noProof/>
                <w:webHidden/>
              </w:rPr>
              <w:fldChar w:fldCharType="end"/>
            </w:r>
            <w:r w:rsidRPr="00862E1F">
              <w:rPr>
                <w:rStyle w:val="Hyperlink"/>
                <w:noProof/>
              </w:rPr>
              <w:fldChar w:fldCharType="end"/>
            </w:r>
          </w:ins>
        </w:p>
        <w:p w14:paraId="0F91A12D" w14:textId="6F546665" w:rsidR="00BE5AC5" w:rsidRDefault="00BE5AC5">
          <w:pPr>
            <w:pStyle w:val="TOC3"/>
            <w:tabs>
              <w:tab w:val="right" w:leader="dot" w:pos="9350"/>
            </w:tabs>
            <w:rPr>
              <w:ins w:id="104" w:author="David Conklin" w:date="2021-03-04T06:11:00Z"/>
              <w:rFonts w:eastAsiaTheme="minorEastAsia"/>
              <w:noProof/>
            </w:rPr>
          </w:pPr>
          <w:ins w:id="10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WW2100 climate grid</w:t>
            </w:r>
            <w:r>
              <w:rPr>
                <w:noProof/>
                <w:webHidden/>
              </w:rPr>
              <w:tab/>
            </w:r>
            <w:r>
              <w:rPr>
                <w:noProof/>
                <w:webHidden/>
              </w:rPr>
              <w:fldChar w:fldCharType="begin"/>
            </w:r>
            <w:r>
              <w:rPr>
                <w:noProof/>
                <w:webHidden/>
              </w:rPr>
              <w:instrText xml:space="preserve"> PAGEREF _Toc65730764 \h </w:instrText>
            </w:r>
            <w:r>
              <w:rPr>
                <w:noProof/>
                <w:webHidden/>
              </w:rPr>
            </w:r>
          </w:ins>
          <w:r>
            <w:rPr>
              <w:noProof/>
              <w:webHidden/>
            </w:rPr>
            <w:fldChar w:fldCharType="separate"/>
          </w:r>
          <w:ins w:id="106" w:author="David Conklin" w:date="2021-03-04T06:11:00Z">
            <w:r>
              <w:rPr>
                <w:noProof/>
                <w:webHidden/>
              </w:rPr>
              <w:t>16</w:t>
            </w:r>
            <w:r>
              <w:rPr>
                <w:noProof/>
                <w:webHidden/>
              </w:rPr>
              <w:fldChar w:fldCharType="end"/>
            </w:r>
            <w:r w:rsidRPr="00862E1F">
              <w:rPr>
                <w:rStyle w:val="Hyperlink"/>
                <w:noProof/>
              </w:rPr>
              <w:fldChar w:fldCharType="end"/>
            </w:r>
          </w:ins>
        </w:p>
        <w:p w14:paraId="60E0FB7C" w14:textId="44D9C3E1" w:rsidR="00BE5AC5" w:rsidRDefault="00BE5AC5">
          <w:pPr>
            <w:pStyle w:val="TOC3"/>
            <w:tabs>
              <w:tab w:val="right" w:leader="dot" w:pos="9350"/>
            </w:tabs>
            <w:rPr>
              <w:ins w:id="107" w:author="David Conklin" w:date="2021-03-04T06:11:00Z"/>
              <w:rFonts w:eastAsiaTheme="minorEastAsia"/>
              <w:noProof/>
            </w:rPr>
          </w:pPr>
          <w:ins w:id="10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v2 climate grid</w:t>
            </w:r>
            <w:r>
              <w:rPr>
                <w:noProof/>
                <w:webHidden/>
              </w:rPr>
              <w:tab/>
            </w:r>
            <w:r>
              <w:rPr>
                <w:noProof/>
                <w:webHidden/>
              </w:rPr>
              <w:fldChar w:fldCharType="begin"/>
            </w:r>
            <w:r>
              <w:rPr>
                <w:noProof/>
                <w:webHidden/>
              </w:rPr>
              <w:instrText xml:space="preserve"> PAGEREF _Toc65730765 \h </w:instrText>
            </w:r>
            <w:r>
              <w:rPr>
                <w:noProof/>
                <w:webHidden/>
              </w:rPr>
            </w:r>
          </w:ins>
          <w:r>
            <w:rPr>
              <w:noProof/>
              <w:webHidden/>
            </w:rPr>
            <w:fldChar w:fldCharType="separate"/>
          </w:r>
          <w:ins w:id="109" w:author="David Conklin" w:date="2021-03-04T06:11:00Z">
            <w:r>
              <w:rPr>
                <w:noProof/>
                <w:webHidden/>
              </w:rPr>
              <w:t>17</w:t>
            </w:r>
            <w:r>
              <w:rPr>
                <w:noProof/>
                <w:webHidden/>
              </w:rPr>
              <w:fldChar w:fldCharType="end"/>
            </w:r>
            <w:r w:rsidRPr="00862E1F">
              <w:rPr>
                <w:rStyle w:val="Hyperlink"/>
                <w:noProof/>
              </w:rPr>
              <w:fldChar w:fldCharType="end"/>
            </w:r>
          </w:ins>
        </w:p>
        <w:p w14:paraId="321CB078" w14:textId="29656917" w:rsidR="00BE5AC5" w:rsidRDefault="00BE5AC5">
          <w:pPr>
            <w:pStyle w:val="TOC2"/>
            <w:tabs>
              <w:tab w:val="right" w:leader="dot" w:pos="9350"/>
            </w:tabs>
            <w:rPr>
              <w:ins w:id="110" w:author="David Conklin" w:date="2021-03-04T06:11:00Z"/>
              <w:rFonts w:eastAsiaTheme="minorEastAsia"/>
              <w:noProof/>
            </w:rPr>
          </w:pPr>
          <w:ins w:id="111" w:author="David Conklin" w:date="2021-03-04T06:11:00Z">
            <w:r w:rsidRPr="00862E1F">
              <w:rPr>
                <w:rStyle w:val="Hyperlink"/>
                <w:noProof/>
              </w:rPr>
              <w:lastRenderedPageBreak/>
              <w:fldChar w:fldCharType="begin"/>
            </w:r>
            <w:r w:rsidRPr="00862E1F">
              <w:rPr>
                <w:rStyle w:val="Hyperlink"/>
                <w:noProof/>
              </w:rPr>
              <w:instrText xml:space="preserve"> </w:instrText>
            </w:r>
            <w:r>
              <w:rPr>
                <w:noProof/>
              </w:rPr>
              <w:instrText>HYPERLINK \l "_Toc65730766"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How climate data is looked up</w:t>
            </w:r>
            <w:r>
              <w:rPr>
                <w:noProof/>
                <w:webHidden/>
              </w:rPr>
              <w:tab/>
            </w:r>
            <w:r>
              <w:rPr>
                <w:noProof/>
                <w:webHidden/>
              </w:rPr>
              <w:fldChar w:fldCharType="begin"/>
            </w:r>
            <w:r>
              <w:rPr>
                <w:noProof/>
                <w:webHidden/>
              </w:rPr>
              <w:instrText xml:space="preserve"> PAGEREF _Toc65730766 \h </w:instrText>
            </w:r>
            <w:r>
              <w:rPr>
                <w:noProof/>
                <w:webHidden/>
              </w:rPr>
            </w:r>
          </w:ins>
          <w:r>
            <w:rPr>
              <w:noProof/>
              <w:webHidden/>
            </w:rPr>
            <w:fldChar w:fldCharType="separate"/>
          </w:r>
          <w:ins w:id="112" w:author="David Conklin" w:date="2021-03-04T06:11:00Z">
            <w:r>
              <w:rPr>
                <w:noProof/>
                <w:webHidden/>
              </w:rPr>
              <w:t>17</w:t>
            </w:r>
            <w:r>
              <w:rPr>
                <w:noProof/>
                <w:webHidden/>
              </w:rPr>
              <w:fldChar w:fldCharType="end"/>
            </w:r>
            <w:r w:rsidRPr="00862E1F">
              <w:rPr>
                <w:rStyle w:val="Hyperlink"/>
                <w:noProof/>
              </w:rPr>
              <w:fldChar w:fldCharType="end"/>
            </w:r>
          </w:ins>
        </w:p>
        <w:p w14:paraId="11AABF11" w14:textId="4F45C8D3" w:rsidR="00BE5AC5" w:rsidRDefault="00BE5AC5">
          <w:pPr>
            <w:pStyle w:val="TOC2"/>
            <w:tabs>
              <w:tab w:val="right" w:leader="dot" w:pos="9350"/>
            </w:tabs>
            <w:rPr>
              <w:ins w:id="113" w:author="David Conklin" w:date="2021-03-04T06:11:00Z"/>
              <w:rFonts w:eastAsiaTheme="minorEastAsia"/>
              <w:noProof/>
            </w:rPr>
          </w:pPr>
          <w:ins w:id="11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What is in a climate dataset</w:t>
            </w:r>
            <w:r>
              <w:rPr>
                <w:noProof/>
                <w:webHidden/>
              </w:rPr>
              <w:tab/>
            </w:r>
            <w:r>
              <w:rPr>
                <w:noProof/>
                <w:webHidden/>
              </w:rPr>
              <w:fldChar w:fldCharType="begin"/>
            </w:r>
            <w:r>
              <w:rPr>
                <w:noProof/>
                <w:webHidden/>
              </w:rPr>
              <w:instrText xml:space="preserve"> PAGEREF _Toc65730767 \h </w:instrText>
            </w:r>
            <w:r>
              <w:rPr>
                <w:noProof/>
                <w:webHidden/>
              </w:rPr>
            </w:r>
          </w:ins>
          <w:r>
            <w:rPr>
              <w:noProof/>
              <w:webHidden/>
            </w:rPr>
            <w:fldChar w:fldCharType="separate"/>
          </w:r>
          <w:ins w:id="115" w:author="David Conklin" w:date="2021-03-04T06:11:00Z">
            <w:r>
              <w:rPr>
                <w:noProof/>
                <w:webHidden/>
              </w:rPr>
              <w:t>18</w:t>
            </w:r>
            <w:r>
              <w:rPr>
                <w:noProof/>
                <w:webHidden/>
              </w:rPr>
              <w:fldChar w:fldCharType="end"/>
            </w:r>
            <w:r w:rsidRPr="00862E1F">
              <w:rPr>
                <w:rStyle w:val="Hyperlink"/>
                <w:noProof/>
              </w:rPr>
              <w:fldChar w:fldCharType="end"/>
            </w:r>
          </w:ins>
        </w:p>
        <w:p w14:paraId="5E70AFFD" w14:textId="6B879388" w:rsidR="00BE5AC5" w:rsidRDefault="00BE5AC5">
          <w:pPr>
            <w:pStyle w:val="TOC1"/>
            <w:tabs>
              <w:tab w:val="right" w:leader="dot" w:pos="9350"/>
            </w:tabs>
            <w:rPr>
              <w:ins w:id="116" w:author="David Conklin" w:date="2021-03-04T06:11:00Z"/>
              <w:rFonts w:eastAsiaTheme="minorEastAsia"/>
              <w:noProof/>
            </w:rPr>
          </w:pPr>
          <w:ins w:id="11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Water rights</w:t>
            </w:r>
            <w:r>
              <w:rPr>
                <w:noProof/>
                <w:webHidden/>
              </w:rPr>
              <w:tab/>
            </w:r>
            <w:r>
              <w:rPr>
                <w:noProof/>
                <w:webHidden/>
              </w:rPr>
              <w:fldChar w:fldCharType="begin"/>
            </w:r>
            <w:r>
              <w:rPr>
                <w:noProof/>
                <w:webHidden/>
              </w:rPr>
              <w:instrText xml:space="preserve"> PAGEREF _Toc65730768 \h </w:instrText>
            </w:r>
            <w:r>
              <w:rPr>
                <w:noProof/>
                <w:webHidden/>
              </w:rPr>
            </w:r>
          </w:ins>
          <w:r>
            <w:rPr>
              <w:noProof/>
              <w:webHidden/>
            </w:rPr>
            <w:fldChar w:fldCharType="separate"/>
          </w:r>
          <w:ins w:id="118" w:author="David Conklin" w:date="2021-03-04T06:11:00Z">
            <w:r>
              <w:rPr>
                <w:noProof/>
                <w:webHidden/>
              </w:rPr>
              <w:t>18</w:t>
            </w:r>
            <w:r>
              <w:rPr>
                <w:noProof/>
                <w:webHidden/>
              </w:rPr>
              <w:fldChar w:fldCharType="end"/>
            </w:r>
            <w:r w:rsidRPr="00862E1F">
              <w:rPr>
                <w:rStyle w:val="Hyperlink"/>
                <w:noProof/>
              </w:rPr>
              <w:fldChar w:fldCharType="end"/>
            </w:r>
          </w:ins>
        </w:p>
        <w:p w14:paraId="241C5B52" w14:textId="7C1CCB4D" w:rsidR="00BE5AC5" w:rsidRDefault="00BE5AC5">
          <w:pPr>
            <w:pStyle w:val="TOC2"/>
            <w:tabs>
              <w:tab w:val="right" w:leader="dot" w:pos="9350"/>
            </w:tabs>
            <w:rPr>
              <w:ins w:id="119" w:author="David Conklin" w:date="2021-03-04T06:11:00Z"/>
              <w:rFonts w:eastAsiaTheme="minorEastAsia"/>
              <w:noProof/>
            </w:rPr>
          </w:pPr>
          <w:ins w:id="12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"_Toc65730769"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Water rights data</w:t>
            </w:r>
            <w:r>
              <w:rPr>
                <w:noProof/>
                <w:webHidden/>
              </w:rPr>
              <w:tab/>
            </w:r>
            <w:r>
              <w:rPr>
                <w:noProof/>
                <w:webHidden/>
              </w:rPr>
              <w:fldChar w:fldCharType="begin"/>
            </w:r>
            <w:r>
              <w:rPr>
                <w:noProof/>
                <w:webHidden/>
              </w:rPr>
              <w:instrText xml:space="preserve"> PAGEREF _Toc65730769 \h </w:instrText>
            </w:r>
            <w:r>
              <w:rPr>
                <w:noProof/>
                <w:webHidden/>
              </w:rPr>
            </w:r>
          </w:ins>
          <w:r>
            <w:rPr>
              <w:noProof/>
              <w:webHidden/>
            </w:rPr>
            <w:fldChar w:fldCharType="separate"/>
          </w:r>
          <w:ins w:id="121" w:author="David Conklin" w:date="2021-03-04T06:11:00Z">
            <w:r>
              <w:rPr>
                <w:noProof/>
                <w:webHidden/>
              </w:rPr>
              <w:t>18</w:t>
            </w:r>
            <w:r>
              <w:rPr>
                <w:noProof/>
                <w:webHidden/>
              </w:rPr>
              <w:fldChar w:fldCharType="end"/>
            </w:r>
            <w:r w:rsidRPr="00862E1F">
              <w:rPr>
                <w:rStyle w:val="Hyperlink"/>
                <w:noProof/>
              </w:rPr>
              <w:fldChar w:fldCharType="end"/>
            </w:r>
          </w:ins>
        </w:p>
        <w:p w14:paraId="6EE82D88" w14:textId="0A6E19E0" w:rsidR="00BE5AC5" w:rsidRDefault="00BE5AC5">
          <w:pPr>
            <w:pStyle w:val="TOC2"/>
            <w:tabs>
              <w:tab w:val="right" w:leader="dot" w:pos="9350"/>
            </w:tabs>
            <w:rPr>
              <w:ins w:id="122" w:author="David Conklin" w:date="2021-03-04T06:11:00Z"/>
              <w:rFonts w:eastAsiaTheme="minorEastAsia"/>
              <w:noProof/>
            </w:rPr>
          </w:pPr>
          <w:ins w:id="12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wr_pods.csv file</w:t>
            </w:r>
            <w:r>
              <w:rPr>
                <w:noProof/>
                <w:webHidden/>
              </w:rPr>
              <w:tab/>
            </w:r>
            <w:r>
              <w:rPr>
                <w:noProof/>
                <w:webHidden/>
              </w:rPr>
              <w:fldChar w:fldCharType="begin"/>
            </w:r>
            <w:r>
              <w:rPr>
                <w:noProof/>
                <w:webHidden/>
              </w:rPr>
              <w:instrText xml:space="preserve"> PAGEREF _Toc65730770 \h </w:instrText>
            </w:r>
            <w:r>
              <w:rPr>
                <w:noProof/>
                <w:webHidden/>
              </w:rPr>
            </w:r>
          </w:ins>
          <w:r>
            <w:rPr>
              <w:noProof/>
              <w:webHidden/>
            </w:rPr>
            <w:fldChar w:fldCharType="separate"/>
          </w:r>
          <w:ins w:id="124" w:author="David Conklin" w:date="2021-03-04T06:11:00Z">
            <w:r>
              <w:rPr>
                <w:noProof/>
                <w:webHidden/>
              </w:rPr>
              <w:t>19</w:t>
            </w:r>
            <w:r>
              <w:rPr>
                <w:noProof/>
                <w:webHidden/>
              </w:rPr>
              <w:fldChar w:fldCharType="end"/>
            </w:r>
            <w:r w:rsidRPr="00862E1F">
              <w:rPr>
                <w:rStyle w:val="Hyperlink"/>
                <w:noProof/>
              </w:rPr>
              <w:fldChar w:fldCharType="end"/>
            </w:r>
          </w:ins>
        </w:p>
        <w:p w14:paraId="5C27A4F4" w14:textId="24303F0E" w:rsidR="00BE5AC5" w:rsidRDefault="00BE5AC5">
          <w:pPr>
            <w:pStyle w:val="TOC2"/>
            <w:tabs>
              <w:tab w:val="right" w:leader="dot" w:pos="9350"/>
            </w:tabs>
            <w:rPr>
              <w:ins w:id="125" w:author="David Conklin" w:date="2021-03-04T06:11:00Z"/>
              <w:rFonts w:eastAsiaTheme="minorEastAsia"/>
              <w:noProof/>
            </w:rPr>
          </w:pPr>
          <w:ins w:id="12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wr_pous.csv file</w:t>
            </w:r>
            <w:r>
              <w:rPr>
                <w:noProof/>
                <w:webHidden/>
              </w:rPr>
              <w:tab/>
            </w:r>
            <w:r>
              <w:rPr>
                <w:noProof/>
                <w:webHidden/>
              </w:rPr>
              <w:fldChar w:fldCharType="begin"/>
            </w:r>
            <w:r>
              <w:rPr>
                <w:noProof/>
                <w:webHidden/>
              </w:rPr>
              <w:instrText xml:space="preserve"> PAGEREF _Toc65730771 \h </w:instrText>
            </w:r>
            <w:r>
              <w:rPr>
                <w:noProof/>
                <w:webHidden/>
              </w:rPr>
            </w:r>
          </w:ins>
          <w:r>
            <w:rPr>
              <w:noProof/>
              <w:webHidden/>
            </w:rPr>
            <w:fldChar w:fldCharType="separate"/>
          </w:r>
          <w:ins w:id="127" w:author="David Conklin" w:date="2021-03-04T06:11:00Z">
            <w:r>
              <w:rPr>
                <w:noProof/>
                <w:webHidden/>
              </w:rPr>
              <w:t>19</w:t>
            </w:r>
            <w:r>
              <w:rPr>
                <w:noProof/>
                <w:webHidden/>
              </w:rPr>
              <w:fldChar w:fldCharType="end"/>
            </w:r>
            <w:r w:rsidRPr="00862E1F">
              <w:rPr>
                <w:rStyle w:val="Hyperlink"/>
                <w:noProof/>
              </w:rPr>
              <w:fldChar w:fldCharType="end"/>
            </w:r>
          </w:ins>
        </w:p>
        <w:p w14:paraId="77F009DE" w14:textId="782106A7" w:rsidR="00BE5AC5" w:rsidRDefault="00BE5AC5">
          <w:pPr>
            <w:pStyle w:val="TOC2"/>
            <w:tabs>
              <w:tab w:val="right" w:leader="dot" w:pos="9350"/>
            </w:tabs>
            <w:rPr>
              <w:ins w:id="128" w:author="David Conklin" w:date="2021-03-04T06:11:00Z"/>
              <w:rFonts w:eastAsiaTheme="minorEastAsia"/>
              <w:noProof/>
            </w:rPr>
          </w:pPr>
          <w:ins w:id="12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Adding a water right</w:t>
            </w:r>
            <w:r>
              <w:rPr>
                <w:noProof/>
                <w:webHidden/>
              </w:rPr>
              <w:tab/>
            </w:r>
            <w:r>
              <w:rPr>
                <w:noProof/>
                <w:webHidden/>
              </w:rPr>
              <w:fldChar w:fldCharType="begin"/>
            </w:r>
            <w:r>
              <w:rPr>
                <w:noProof/>
                <w:webHidden/>
              </w:rPr>
              <w:instrText xml:space="preserve"> PAGEREF _Toc65730772 \h </w:instrText>
            </w:r>
            <w:r>
              <w:rPr>
                <w:noProof/>
                <w:webHidden/>
              </w:rPr>
            </w:r>
          </w:ins>
          <w:r>
            <w:rPr>
              <w:noProof/>
              <w:webHidden/>
            </w:rPr>
            <w:fldChar w:fldCharType="separate"/>
          </w:r>
          <w:ins w:id="130" w:author="David Conklin" w:date="2021-03-04T06:11:00Z">
            <w:r>
              <w:rPr>
                <w:noProof/>
                <w:webHidden/>
              </w:rPr>
              <w:t>20</w:t>
            </w:r>
            <w:r>
              <w:rPr>
                <w:noProof/>
                <w:webHidden/>
              </w:rPr>
              <w:fldChar w:fldCharType="end"/>
            </w:r>
            <w:r w:rsidRPr="00862E1F">
              <w:rPr>
                <w:rStyle w:val="Hyperlink"/>
                <w:noProof/>
              </w:rPr>
              <w:fldChar w:fldCharType="end"/>
            </w:r>
          </w:ins>
        </w:p>
        <w:p w14:paraId="4EB772B3" w14:textId="5C79BE9C" w:rsidR="00BE5AC5" w:rsidRDefault="00BE5AC5">
          <w:pPr>
            <w:pStyle w:val="TOC1"/>
            <w:tabs>
              <w:tab w:val="right" w:leader="dot" w:pos="9350"/>
            </w:tabs>
            <w:rPr>
              <w:ins w:id="131" w:author="David Conklin" w:date="2021-03-04T06:11:00Z"/>
              <w:rFonts w:eastAsiaTheme="minorEastAsia"/>
              <w:noProof/>
            </w:rPr>
          </w:pPr>
          <w:ins w:id="13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Stream flow and stream temperature</w:t>
            </w:r>
            <w:r>
              <w:rPr>
                <w:noProof/>
                <w:webHidden/>
              </w:rPr>
              <w:tab/>
            </w:r>
            <w:r>
              <w:rPr>
                <w:noProof/>
                <w:webHidden/>
              </w:rPr>
              <w:fldChar w:fldCharType="begin"/>
            </w:r>
            <w:r>
              <w:rPr>
                <w:noProof/>
                <w:webHidden/>
              </w:rPr>
              <w:instrText xml:space="preserve"> PAGEREF _Toc65730773 \h </w:instrText>
            </w:r>
            <w:r>
              <w:rPr>
                <w:noProof/>
                <w:webHidden/>
              </w:rPr>
            </w:r>
          </w:ins>
          <w:r>
            <w:rPr>
              <w:noProof/>
              <w:webHidden/>
            </w:rPr>
            <w:fldChar w:fldCharType="separate"/>
          </w:r>
          <w:ins w:id="133" w:author="David Conklin" w:date="2021-03-04T06:11:00Z">
            <w:r>
              <w:rPr>
                <w:noProof/>
                <w:webHidden/>
              </w:rPr>
              <w:t>21</w:t>
            </w:r>
            <w:r>
              <w:rPr>
                <w:noProof/>
                <w:webHidden/>
              </w:rPr>
              <w:fldChar w:fldCharType="end"/>
            </w:r>
            <w:r w:rsidRPr="00862E1F">
              <w:rPr>
                <w:rStyle w:val="Hyperlink"/>
                <w:noProof/>
              </w:rPr>
              <w:fldChar w:fldCharType="end"/>
            </w:r>
          </w:ins>
        </w:p>
        <w:p w14:paraId="6EB809FA" w14:textId="40CDDFFF" w:rsidR="00BE5AC5" w:rsidRDefault="00BE5AC5">
          <w:pPr>
            <w:pStyle w:val="TOC2"/>
            <w:tabs>
              <w:tab w:val="right" w:leader="dot" w:pos="9350"/>
            </w:tabs>
            <w:rPr>
              <w:ins w:id="134" w:author="David Conklin" w:date="2021-03-04T06:11:00Z"/>
              <w:rFonts w:eastAsiaTheme="minorEastAsia"/>
              <w:noProof/>
            </w:rPr>
          </w:pPr>
          <w:ins w:id="13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Water parcels</w:t>
            </w:r>
            <w:r>
              <w:rPr>
                <w:noProof/>
                <w:webHidden/>
              </w:rPr>
              <w:tab/>
            </w:r>
            <w:r>
              <w:rPr>
                <w:noProof/>
                <w:webHidden/>
              </w:rPr>
              <w:fldChar w:fldCharType="begin"/>
            </w:r>
            <w:r>
              <w:rPr>
                <w:noProof/>
                <w:webHidden/>
              </w:rPr>
              <w:instrText xml:space="preserve"> PAGEREF _Toc65730774 \h </w:instrText>
            </w:r>
            <w:r>
              <w:rPr>
                <w:noProof/>
                <w:webHidden/>
              </w:rPr>
            </w:r>
          </w:ins>
          <w:r>
            <w:rPr>
              <w:noProof/>
              <w:webHidden/>
            </w:rPr>
            <w:fldChar w:fldCharType="separate"/>
          </w:r>
          <w:ins w:id="136" w:author="David Conklin" w:date="2021-03-04T06:11:00Z">
            <w:r>
              <w:rPr>
                <w:noProof/>
                <w:webHidden/>
              </w:rPr>
              <w:t>21</w:t>
            </w:r>
            <w:r>
              <w:rPr>
                <w:noProof/>
                <w:webHidden/>
              </w:rPr>
              <w:fldChar w:fldCharType="end"/>
            </w:r>
            <w:r w:rsidRPr="00862E1F">
              <w:rPr>
                <w:rStyle w:val="Hyperlink"/>
                <w:noProof/>
              </w:rPr>
              <w:fldChar w:fldCharType="end"/>
            </w:r>
          </w:ins>
        </w:p>
        <w:p w14:paraId="2563AA91" w14:textId="52806BF4" w:rsidR="00BE5AC5" w:rsidRDefault="00BE5AC5">
          <w:pPr>
            <w:pStyle w:val="TOC2"/>
            <w:tabs>
              <w:tab w:val="right" w:leader="dot" w:pos="9350"/>
            </w:tabs>
            <w:rPr>
              <w:ins w:id="137" w:author="David Conklin" w:date="2021-03-04T06:11:00Z"/>
              <w:rFonts w:eastAsiaTheme="minorEastAsia"/>
              <w:noProof/>
            </w:rPr>
          </w:pPr>
          <w:ins w:id="13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Daily water mass and energy balance</w:t>
            </w:r>
            <w:r>
              <w:rPr>
                <w:noProof/>
                <w:webHidden/>
              </w:rPr>
              <w:tab/>
            </w:r>
            <w:r>
              <w:rPr>
                <w:noProof/>
                <w:webHidden/>
              </w:rPr>
              <w:fldChar w:fldCharType="begin"/>
            </w:r>
            <w:r>
              <w:rPr>
                <w:noProof/>
                <w:webHidden/>
              </w:rPr>
              <w:instrText xml:space="preserve"> PAGEREF _Toc65730775 \h </w:instrText>
            </w:r>
            <w:r>
              <w:rPr>
                <w:noProof/>
                <w:webHidden/>
              </w:rPr>
            </w:r>
          </w:ins>
          <w:r>
            <w:rPr>
              <w:noProof/>
              <w:webHidden/>
            </w:rPr>
            <w:fldChar w:fldCharType="separate"/>
          </w:r>
          <w:ins w:id="139" w:author="David Conklin" w:date="2021-03-04T06:11:00Z">
            <w:r>
              <w:rPr>
                <w:noProof/>
                <w:webHidden/>
              </w:rPr>
              <w:t>21</w:t>
            </w:r>
            <w:r>
              <w:rPr>
                <w:noProof/>
                <w:webHidden/>
              </w:rPr>
              <w:fldChar w:fldCharType="end"/>
            </w:r>
            <w:r w:rsidRPr="00862E1F">
              <w:rPr>
                <w:rStyle w:val="Hyperlink"/>
                <w:noProof/>
              </w:rPr>
              <w:fldChar w:fldCharType="end"/>
            </w:r>
          </w:ins>
        </w:p>
        <w:p w14:paraId="7B934222" w14:textId="1875D4D7" w:rsidR="00BE5AC5" w:rsidRDefault="00BE5AC5">
          <w:pPr>
            <w:pStyle w:val="TOC2"/>
            <w:tabs>
              <w:tab w:val="right" w:leader="dot" w:pos="9350"/>
            </w:tabs>
            <w:rPr>
              <w:ins w:id="140" w:author="David Conklin" w:date="2021-03-04T06:11:00Z"/>
              <w:rFonts w:eastAsiaTheme="minorEastAsia"/>
              <w:noProof/>
            </w:rPr>
          </w:pPr>
          <w:ins w:id="14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Estimating the rate of flow in a stream reach</w:t>
            </w:r>
            <w:r>
              <w:rPr>
                <w:noProof/>
                <w:webHidden/>
              </w:rPr>
              <w:tab/>
            </w:r>
            <w:r>
              <w:rPr>
                <w:noProof/>
                <w:webHidden/>
              </w:rPr>
              <w:fldChar w:fldCharType="begin"/>
            </w:r>
            <w:r>
              <w:rPr>
                <w:noProof/>
                <w:webHidden/>
              </w:rPr>
              <w:instrText xml:space="preserve"> PAGEREF _Toc65730776 \h </w:instrText>
            </w:r>
            <w:r>
              <w:rPr>
                <w:noProof/>
                <w:webHidden/>
              </w:rPr>
            </w:r>
          </w:ins>
          <w:r>
            <w:rPr>
              <w:noProof/>
              <w:webHidden/>
            </w:rPr>
            <w:fldChar w:fldCharType="separate"/>
          </w:r>
          <w:ins w:id="142" w:author="David Conklin" w:date="2021-03-04T06:11:00Z">
            <w:r>
              <w:rPr>
                <w:noProof/>
                <w:webHidden/>
              </w:rPr>
              <w:t>22</w:t>
            </w:r>
            <w:r>
              <w:rPr>
                <w:noProof/>
                <w:webHidden/>
              </w:rPr>
              <w:fldChar w:fldCharType="end"/>
            </w:r>
            <w:r w:rsidRPr="00862E1F">
              <w:rPr>
                <w:rStyle w:val="Hyperlink"/>
                <w:noProof/>
              </w:rPr>
              <w:fldChar w:fldCharType="end"/>
            </w:r>
          </w:ins>
        </w:p>
        <w:p w14:paraId="5B5CFACD" w14:textId="027CCE94" w:rsidR="00BE5AC5" w:rsidRDefault="00BE5AC5">
          <w:pPr>
            <w:pStyle w:val="TOC2"/>
            <w:tabs>
              <w:tab w:val="right" w:leader="dot" w:pos="9350"/>
            </w:tabs>
            <w:rPr>
              <w:ins w:id="143" w:author="David Conklin" w:date="2021-03-04T06:11:00Z"/>
              <w:rFonts w:eastAsiaTheme="minorEastAsia"/>
              <w:noProof/>
            </w:rPr>
          </w:pPr>
          <w:ins w:id="14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_Toc65730777 \h </w:instrText>
            </w:r>
            <w:r>
              <w:rPr>
                <w:noProof/>
                <w:webHidden/>
              </w:rPr>
            </w:r>
          </w:ins>
          <w:r>
            <w:rPr>
              <w:noProof/>
              <w:webHidden/>
            </w:rPr>
            <w:fldChar w:fldCharType="separate"/>
          </w:r>
          <w:ins w:id="145" w:author="David Conklin" w:date="2021-03-04T06:11:00Z">
            <w:r>
              <w:rPr>
                <w:noProof/>
                <w:webHidden/>
              </w:rPr>
              <w:t>25</w:t>
            </w:r>
            <w:r>
              <w:rPr>
                <w:noProof/>
                <w:webHidden/>
              </w:rPr>
              <w:fldChar w:fldCharType="end"/>
            </w:r>
            <w:r w:rsidRPr="00862E1F">
              <w:rPr>
                <w:rStyle w:val="Hyperlink"/>
                <w:noProof/>
              </w:rPr>
              <w:fldChar w:fldCharType="end"/>
            </w:r>
          </w:ins>
        </w:p>
        <w:p w14:paraId="190E6C68" w14:textId="6CB8FAD0" w:rsidR="00BE5AC5" w:rsidRDefault="00BE5AC5">
          <w:pPr>
            <w:pStyle w:val="TOC2"/>
            <w:tabs>
              <w:tab w:val="right" w:leader="dot" w:pos="9350"/>
            </w:tabs>
            <w:rPr>
              <w:ins w:id="146" w:author="David Conklin" w:date="2021-03-04T06:11:00Z"/>
              <w:rFonts w:eastAsiaTheme="minorEastAsia"/>
              <w:noProof/>
            </w:rPr>
          </w:pPr>
          <w:ins w:id="14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Water temperature from thermal energy</w:t>
            </w:r>
            <w:r>
              <w:rPr>
                <w:noProof/>
                <w:webHidden/>
              </w:rPr>
              <w:tab/>
            </w:r>
            <w:r>
              <w:rPr>
                <w:noProof/>
                <w:webHidden/>
              </w:rPr>
              <w:fldChar w:fldCharType="begin"/>
            </w:r>
            <w:r>
              <w:rPr>
                <w:noProof/>
                <w:webHidden/>
              </w:rPr>
              <w:instrText xml:space="preserve"> PAGEREF _Toc65730778 \h </w:instrText>
            </w:r>
            <w:r>
              <w:rPr>
                <w:noProof/>
                <w:webHidden/>
              </w:rPr>
            </w:r>
          </w:ins>
          <w:r>
            <w:rPr>
              <w:noProof/>
              <w:webHidden/>
            </w:rPr>
            <w:fldChar w:fldCharType="separate"/>
          </w:r>
          <w:ins w:id="148" w:author="David Conklin" w:date="2021-03-04T06:11:00Z">
            <w:r>
              <w:rPr>
                <w:noProof/>
                <w:webHidden/>
              </w:rPr>
              <w:t>25</w:t>
            </w:r>
            <w:r>
              <w:rPr>
                <w:noProof/>
                <w:webHidden/>
              </w:rPr>
              <w:fldChar w:fldCharType="end"/>
            </w:r>
            <w:r w:rsidRPr="00862E1F">
              <w:rPr>
                <w:rStyle w:val="Hyperlink"/>
                <w:noProof/>
              </w:rPr>
              <w:fldChar w:fldCharType="end"/>
            </w:r>
          </w:ins>
        </w:p>
        <w:p w14:paraId="596194C4" w14:textId="7425A66F" w:rsidR="00BE5AC5" w:rsidRDefault="00BE5AC5">
          <w:pPr>
            <w:pStyle w:val="TOC2"/>
            <w:tabs>
              <w:tab w:val="right" w:leader="dot" w:pos="9350"/>
            </w:tabs>
            <w:rPr>
              <w:ins w:id="149" w:author="David Conklin" w:date="2021-03-04T06:11:00Z"/>
              <w:rFonts w:eastAsiaTheme="minorEastAsia"/>
              <w:noProof/>
            </w:rPr>
          </w:pPr>
          <w:ins w:id="15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"_Toc65730779"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Initial conditions for Flow: the IC file</w:t>
            </w:r>
            <w:r>
              <w:rPr>
                <w:noProof/>
                <w:webHidden/>
              </w:rPr>
              <w:tab/>
            </w:r>
            <w:r>
              <w:rPr>
                <w:noProof/>
                <w:webHidden/>
              </w:rPr>
              <w:fldChar w:fldCharType="begin"/>
            </w:r>
            <w:r>
              <w:rPr>
                <w:noProof/>
                <w:webHidden/>
              </w:rPr>
              <w:instrText xml:space="preserve"> PAGEREF _Toc65730779 \h </w:instrText>
            </w:r>
            <w:r>
              <w:rPr>
                <w:noProof/>
                <w:webHidden/>
              </w:rPr>
            </w:r>
          </w:ins>
          <w:r>
            <w:rPr>
              <w:noProof/>
              <w:webHidden/>
            </w:rPr>
            <w:fldChar w:fldCharType="separate"/>
          </w:r>
          <w:ins w:id="151" w:author="David Conklin" w:date="2021-03-04T06:11:00Z">
            <w:r>
              <w:rPr>
                <w:noProof/>
                <w:webHidden/>
              </w:rPr>
              <w:t>26</w:t>
            </w:r>
            <w:r>
              <w:rPr>
                <w:noProof/>
                <w:webHidden/>
              </w:rPr>
              <w:fldChar w:fldCharType="end"/>
            </w:r>
            <w:r w:rsidRPr="00862E1F">
              <w:rPr>
                <w:rStyle w:val="Hyperlink"/>
                <w:noProof/>
              </w:rPr>
              <w:fldChar w:fldCharType="end"/>
            </w:r>
          </w:ins>
        </w:p>
        <w:p w14:paraId="0F950BE2" w14:textId="4B61E7C0" w:rsidR="00BE5AC5" w:rsidRDefault="00BE5AC5">
          <w:pPr>
            <w:pStyle w:val="TOC2"/>
            <w:tabs>
              <w:tab w:val="right" w:leader="dot" w:pos="9350"/>
            </w:tabs>
            <w:rPr>
              <w:ins w:id="152" w:author="David Conklin" w:date="2021-03-04T06:11:00Z"/>
              <w:rFonts w:eastAsiaTheme="minorEastAsia"/>
              <w:noProof/>
            </w:rPr>
          </w:pPr>
          <w:ins w:id="15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Boundary conditions for stream water temperature</w:t>
            </w:r>
            <w:r>
              <w:rPr>
                <w:noProof/>
                <w:webHidden/>
              </w:rPr>
              <w:tab/>
            </w:r>
            <w:r>
              <w:rPr>
                <w:noProof/>
                <w:webHidden/>
              </w:rPr>
              <w:fldChar w:fldCharType="begin"/>
            </w:r>
            <w:r>
              <w:rPr>
                <w:noProof/>
                <w:webHidden/>
              </w:rPr>
              <w:instrText xml:space="preserve"> PAGEREF _Toc65730780 \h </w:instrText>
            </w:r>
            <w:r>
              <w:rPr>
                <w:noProof/>
                <w:webHidden/>
              </w:rPr>
            </w:r>
          </w:ins>
          <w:r>
            <w:rPr>
              <w:noProof/>
              <w:webHidden/>
            </w:rPr>
            <w:fldChar w:fldCharType="separate"/>
          </w:r>
          <w:ins w:id="154" w:author="David Conklin" w:date="2021-03-04T06:11:00Z">
            <w:r>
              <w:rPr>
                <w:noProof/>
                <w:webHidden/>
              </w:rPr>
              <w:t>26</w:t>
            </w:r>
            <w:r>
              <w:rPr>
                <w:noProof/>
                <w:webHidden/>
              </w:rPr>
              <w:fldChar w:fldCharType="end"/>
            </w:r>
            <w:r w:rsidRPr="00862E1F">
              <w:rPr>
                <w:rStyle w:val="Hyperlink"/>
                <w:noProof/>
              </w:rPr>
              <w:fldChar w:fldCharType="end"/>
            </w:r>
          </w:ins>
        </w:p>
        <w:p w14:paraId="63F5870F" w14:textId="3BBDF7A9" w:rsidR="00BE5AC5" w:rsidRDefault="00BE5AC5">
          <w:pPr>
            <w:pStyle w:val="TOC2"/>
            <w:tabs>
              <w:tab w:val="right" w:leader="dot" w:pos="9350"/>
            </w:tabs>
            <w:rPr>
              <w:ins w:id="155" w:author="David Conklin" w:date="2021-03-04T06:11:00Z"/>
              <w:rFonts w:eastAsiaTheme="minorEastAsia"/>
              <w:noProof/>
            </w:rPr>
          </w:pPr>
          <w:ins w:id="15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Thermal stratification in reservoirs</w:t>
            </w:r>
            <w:r>
              <w:rPr>
                <w:noProof/>
                <w:webHidden/>
              </w:rPr>
              <w:tab/>
            </w:r>
            <w:r>
              <w:rPr>
                <w:noProof/>
                <w:webHidden/>
              </w:rPr>
              <w:fldChar w:fldCharType="begin"/>
            </w:r>
            <w:r>
              <w:rPr>
                <w:noProof/>
                <w:webHidden/>
              </w:rPr>
              <w:instrText xml:space="preserve"> PAGEREF _Toc65730781 \h </w:instrText>
            </w:r>
            <w:r>
              <w:rPr>
                <w:noProof/>
                <w:webHidden/>
              </w:rPr>
            </w:r>
          </w:ins>
          <w:r>
            <w:rPr>
              <w:noProof/>
              <w:webHidden/>
            </w:rPr>
            <w:fldChar w:fldCharType="separate"/>
          </w:r>
          <w:ins w:id="157" w:author="David Conklin" w:date="2021-03-04T06:11:00Z">
            <w:r>
              <w:rPr>
                <w:noProof/>
                <w:webHidden/>
              </w:rPr>
              <w:t>27</w:t>
            </w:r>
            <w:r>
              <w:rPr>
                <w:noProof/>
                <w:webHidden/>
              </w:rPr>
              <w:fldChar w:fldCharType="end"/>
            </w:r>
            <w:r w:rsidRPr="00862E1F">
              <w:rPr>
                <w:rStyle w:val="Hyperlink"/>
                <w:noProof/>
              </w:rPr>
              <w:fldChar w:fldCharType="end"/>
            </w:r>
          </w:ins>
        </w:p>
        <w:p w14:paraId="5D4B3FDC" w14:textId="51F5D890" w:rsidR="00BE5AC5" w:rsidRDefault="00BE5AC5">
          <w:pPr>
            <w:pStyle w:val="TOC2"/>
            <w:tabs>
              <w:tab w:val="right" w:leader="dot" w:pos="9350"/>
            </w:tabs>
            <w:rPr>
              <w:ins w:id="158" w:author="David Conklin" w:date="2021-03-04T06:11:00Z"/>
              <w:rFonts w:eastAsiaTheme="minorEastAsia"/>
              <w:noProof/>
            </w:rPr>
          </w:pPr>
          <w:ins w:id="15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Thermal loading</w:t>
            </w:r>
            <w:r>
              <w:rPr>
                <w:noProof/>
                <w:webHidden/>
              </w:rPr>
              <w:tab/>
            </w:r>
            <w:r>
              <w:rPr>
                <w:noProof/>
                <w:webHidden/>
              </w:rPr>
              <w:fldChar w:fldCharType="begin"/>
            </w:r>
            <w:r>
              <w:rPr>
                <w:noProof/>
                <w:webHidden/>
              </w:rPr>
              <w:instrText xml:space="preserve"> PAGEREF _Toc65730782 \h </w:instrText>
            </w:r>
            <w:r>
              <w:rPr>
                <w:noProof/>
                <w:webHidden/>
              </w:rPr>
            </w:r>
          </w:ins>
          <w:r>
            <w:rPr>
              <w:noProof/>
              <w:webHidden/>
            </w:rPr>
            <w:fldChar w:fldCharType="separate"/>
          </w:r>
          <w:ins w:id="160" w:author="David Conklin" w:date="2021-03-04T06:11:00Z">
            <w:r>
              <w:rPr>
                <w:noProof/>
                <w:webHidden/>
              </w:rPr>
              <w:t>27</w:t>
            </w:r>
            <w:r>
              <w:rPr>
                <w:noProof/>
                <w:webHidden/>
              </w:rPr>
              <w:fldChar w:fldCharType="end"/>
            </w:r>
            <w:r w:rsidRPr="00862E1F">
              <w:rPr>
                <w:rStyle w:val="Hyperlink"/>
                <w:noProof/>
              </w:rPr>
              <w:fldChar w:fldCharType="end"/>
            </w:r>
          </w:ins>
        </w:p>
        <w:p w14:paraId="2ADDCCF7" w14:textId="478C5076" w:rsidR="00BE5AC5" w:rsidRDefault="00BE5AC5">
          <w:pPr>
            <w:pStyle w:val="TOC1"/>
            <w:tabs>
              <w:tab w:val="right" w:leader="dot" w:pos="9350"/>
            </w:tabs>
            <w:rPr>
              <w:ins w:id="161" w:author="David Conklin" w:date="2021-03-04T06:11:00Z"/>
              <w:rFonts w:eastAsiaTheme="minorEastAsia"/>
              <w:noProof/>
            </w:rPr>
          </w:pPr>
          <w:ins w:id="16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Reservoirs</w:t>
            </w:r>
            <w:r>
              <w:rPr>
                <w:noProof/>
                <w:webHidden/>
              </w:rPr>
              <w:tab/>
            </w:r>
            <w:r>
              <w:rPr>
                <w:noProof/>
                <w:webHidden/>
              </w:rPr>
              <w:fldChar w:fldCharType="begin"/>
            </w:r>
            <w:r>
              <w:rPr>
                <w:noProof/>
                <w:webHidden/>
              </w:rPr>
              <w:instrText xml:space="preserve"> PAGEREF _Toc65730783 \h </w:instrText>
            </w:r>
            <w:r>
              <w:rPr>
                <w:noProof/>
                <w:webHidden/>
              </w:rPr>
            </w:r>
          </w:ins>
          <w:r>
            <w:rPr>
              <w:noProof/>
              <w:webHidden/>
            </w:rPr>
            <w:fldChar w:fldCharType="separate"/>
          </w:r>
          <w:ins w:id="163" w:author="David Conklin" w:date="2021-03-04T06:11:00Z">
            <w:r>
              <w:rPr>
                <w:noProof/>
                <w:webHidden/>
              </w:rPr>
              <w:t>28</w:t>
            </w:r>
            <w:r>
              <w:rPr>
                <w:noProof/>
                <w:webHidden/>
              </w:rPr>
              <w:fldChar w:fldCharType="end"/>
            </w:r>
            <w:r w:rsidRPr="00862E1F">
              <w:rPr>
                <w:rStyle w:val="Hyperlink"/>
                <w:noProof/>
              </w:rPr>
              <w:fldChar w:fldCharType="end"/>
            </w:r>
          </w:ins>
        </w:p>
        <w:p w14:paraId="1A0CE4BE" w14:textId="03BA27E2" w:rsidR="00BE5AC5" w:rsidRDefault="00BE5AC5">
          <w:pPr>
            <w:pStyle w:val="TOC2"/>
            <w:tabs>
              <w:tab w:val="right" w:leader="dot" w:pos="9350"/>
            </w:tabs>
            <w:rPr>
              <w:ins w:id="164" w:author="David Conklin" w:date="2021-03-04T06:11:00Z"/>
              <w:rFonts w:eastAsiaTheme="minorEastAsia"/>
              <w:noProof/>
            </w:rPr>
          </w:pPr>
          <w:ins w:id="16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Reservoir data</w:t>
            </w:r>
            <w:r>
              <w:rPr>
                <w:noProof/>
                <w:webHidden/>
              </w:rPr>
              <w:tab/>
            </w:r>
            <w:r>
              <w:rPr>
                <w:noProof/>
                <w:webHidden/>
              </w:rPr>
              <w:fldChar w:fldCharType="begin"/>
            </w:r>
            <w:r>
              <w:rPr>
                <w:noProof/>
                <w:webHidden/>
              </w:rPr>
              <w:instrText xml:space="preserve"> PAGEREF _Toc65730784 \h </w:instrText>
            </w:r>
            <w:r>
              <w:rPr>
                <w:noProof/>
                <w:webHidden/>
              </w:rPr>
            </w:r>
          </w:ins>
          <w:r>
            <w:rPr>
              <w:noProof/>
              <w:webHidden/>
            </w:rPr>
            <w:fldChar w:fldCharType="separate"/>
          </w:r>
          <w:ins w:id="166" w:author="David Conklin" w:date="2021-03-04T06:11:00Z">
            <w:r>
              <w:rPr>
                <w:noProof/>
                <w:webHidden/>
              </w:rPr>
              <w:t>29</w:t>
            </w:r>
            <w:r>
              <w:rPr>
                <w:noProof/>
                <w:webHidden/>
              </w:rPr>
              <w:fldChar w:fldCharType="end"/>
            </w:r>
            <w:r w:rsidRPr="00862E1F">
              <w:rPr>
                <w:rStyle w:val="Hyperlink"/>
                <w:noProof/>
              </w:rPr>
              <w:fldChar w:fldCharType="end"/>
            </w:r>
          </w:ins>
        </w:p>
        <w:p w14:paraId="7BB00BA9" w14:textId="75C26A12" w:rsidR="00BE5AC5" w:rsidRDefault="00BE5AC5">
          <w:pPr>
            <w:pStyle w:val="TOC2"/>
            <w:tabs>
              <w:tab w:val="right" w:leader="dot" w:pos="9350"/>
            </w:tabs>
            <w:rPr>
              <w:ins w:id="167" w:author="David Conklin" w:date="2021-03-04T06:11:00Z"/>
              <w:rFonts w:eastAsiaTheme="minorEastAsia"/>
              <w:noProof/>
            </w:rPr>
          </w:pPr>
          <w:ins w:id="16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Reservoir data sources</w:t>
            </w:r>
            <w:r>
              <w:rPr>
                <w:noProof/>
                <w:webHidden/>
              </w:rPr>
              <w:tab/>
            </w:r>
            <w:r>
              <w:rPr>
                <w:noProof/>
                <w:webHidden/>
              </w:rPr>
              <w:fldChar w:fldCharType="begin"/>
            </w:r>
            <w:r>
              <w:rPr>
                <w:noProof/>
                <w:webHidden/>
              </w:rPr>
              <w:instrText xml:space="preserve"> PAGEREF _Toc65730785 \h </w:instrText>
            </w:r>
            <w:r>
              <w:rPr>
                <w:noProof/>
                <w:webHidden/>
              </w:rPr>
            </w:r>
          </w:ins>
          <w:r>
            <w:rPr>
              <w:noProof/>
              <w:webHidden/>
            </w:rPr>
            <w:fldChar w:fldCharType="separate"/>
          </w:r>
          <w:ins w:id="169" w:author="David Conklin" w:date="2021-03-04T06:11:00Z">
            <w:r>
              <w:rPr>
                <w:noProof/>
                <w:webHidden/>
              </w:rPr>
              <w:t>31</w:t>
            </w:r>
            <w:r>
              <w:rPr>
                <w:noProof/>
                <w:webHidden/>
              </w:rPr>
              <w:fldChar w:fldCharType="end"/>
            </w:r>
            <w:r w:rsidRPr="00862E1F">
              <w:rPr>
                <w:rStyle w:val="Hyperlink"/>
                <w:noProof/>
              </w:rPr>
              <w:fldChar w:fldCharType="end"/>
            </w:r>
          </w:ins>
        </w:p>
        <w:p w14:paraId="2BBC4CE7" w14:textId="2E2498AE" w:rsidR="00BE5AC5" w:rsidRDefault="00BE5AC5">
          <w:pPr>
            <w:pStyle w:val="TOC1"/>
            <w:tabs>
              <w:tab w:val="right" w:leader="dot" w:pos="9350"/>
            </w:tabs>
            <w:rPr>
              <w:ins w:id="170" w:author="David Conklin" w:date="2021-03-04T06:11:00Z"/>
              <w:rFonts w:eastAsiaTheme="minorEastAsia"/>
              <w:noProof/>
            </w:rPr>
          </w:pPr>
          <w:ins w:id="17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_Toc65730786 \h </w:instrText>
            </w:r>
            <w:r>
              <w:rPr>
                <w:noProof/>
                <w:webHidden/>
              </w:rPr>
            </w:r>
          </w:ins>
          <w:r>
            <w:rPr>
              <w:noProof/>
              <w:webHidden/>
            </w:rPr>
            <w:fldChar w:fldCharType="separate"/>
          </w:r>
          <w:ins w:id="172" w:author="David Conklin" w:date="2021-03-04T06:11:00Z">
            <w:r>
              <w:rPr>
                <w:noProof/>
                <w:webHidden/>
              </w:rPr>
              <w:t>31</w:t>
            </w:r>
            <w:r>
              <w:rPr>
                <w:noProof/>
                <w:webHidden/>
              </w:rPr>
              <w:fldChar w:fldCharType="end"/>
            </w:r>
            <w:r w:rsidRPr="00862E1F">
              <w:rPr>
                <w:rStyle w:val="Hyperlink"/>
                <w:noProof/>
              </w:rPr>
              <w:fldChar w:fldCharType="end"/>
            </w:r>
          </w:ins>
        </w:p>
        <w:p w14:paraId="71DF1328" w14:textId="1643CC12" w:rsidR="00BE5AC5" w:rsidRDefault="00BE5AC5">
          <w:pPr>
            <w:pStyle w:val="TOC2"/>
            <w:tabs>
              <w:tab w:val="right" w:leader="dot" w:pos="9350"/>
            </w:tabs>
            <w:rPr>
              <w:ins w:id="173" w:author="David Conklin" w:date="2021-03-04T06:11:00Z"/>
              <w:rFonts w:eastAsiaTheme="minorEastAsia"/>
              <w:noProof/>
            </w:rPr>
          </w:pPr>
          <w:ins w:id="17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Limitations of subbasin simulations</w:t>
            </w:r>
            <w:r>
              <w:rPr>
                <w:noProof/>
                <w:webHidden/>
              </w:rPr>
              <w:tab/>
            </w:r>
            <w:r>
              <w:rPr>
                <w:noProof/>
                <w:webHidden/>
              </w:rPr>
              <w:fldChar w:fldCharType="begin"/>
            </w:r>
            <w:r>
              <w:rPr>
                <w:noProof/>
                <w:webHidden/>
              </w:rPr>
              <w:instrText xml:space="preserve"> PAGEREF _Toc65730787 \h </w:instrText>
            </w:r>
            <w:r>
              <w:rPr>
                <w:noProof/>
                <w:webHidden/>
              </w:rPr>
            </w:r>
          </w:ins>
          <w:r>
            <w:rPr>
              <w:noProof/>
              <w:webHidden/>
            </w:rPr>
            <w:fldChar w:fldCharType="separate"/>
          </w:r>
          <w:ins w:id="175" w:author="David Conklin" w:date="2021-03-04T06:11:00Z">
            <w:r>
              <w:rPr>
                <w:noProof/>
                <w:webHidden/>
              </w:rPr>
              <w:t>33</w:t>
            </w:r>
            <w:r>
              <w:rPr>
                <w:noProof/>
                <w:webHidden/>
              </w:rPr>
              <w:fldChar w:fldCharType="end"/>
            </w:r>
            <w:r w:rsidRPr="00862E1F">
              <w:rPr>
                <w:rStyle w:val="Hyperlink"/>
                <w:noProof/>
              </w:rPr>
              <w:fldChar w:fldCharType="end"/>
            </w:r>
          </w:ins>
        </w:p>
        <w:p w14:paraId="15EECC30" w14:textId="0BBA1CFB" w:rsidR="00BE5AC5" w:rsidRDefault="00BE5AC5">
          <w:pPr>
            <w:pStyle w:val="TOC1"/>
            <w:tabs>
              <w:tab w:val="right" w:leader="dot" w:pos="9350"/>
            </w:tabs>
            <w:rPr>
              <w:ins w:id="176" w:author="David Conklin" w:date="2021-03-04T06:11:00Z"/>
              <w:rFonts w:eastAsiaTheme="minorEastAsia"/>
              <w:noProof/>
            </w:rPr>
          </w:pPr>
          <w:ins w:id="17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Calibration procedure</w:t>
            </w:r>
            <w:r>
              <w:rPr>
                <w:noProof/>
                <w:webHidden/>
              </w:rPr>
              <w:tab/>
            </w:r>
            <w:r>
              <w:rPr>
                <w:noProof/>
                <w:webHidden/>
              </w:rPr>
              <w:fldChar w:fldCharType="begin"/>
            </w:r>
            <w:r>
              <w:rPr>
                <w:noProof/>
                <w:webHidden/>
              </w:rPr>
              <w:instrText xml:space="preserve"> PAGEREF _Toc65730788 \h </w:instrText>
            </w:r>
            <w:r>
              <w:rPr>
                <w:noProof/>
                <w:webHidden/>
              </w:rPr>
            </w:r>
          </w:ins>
          <w:r>
            <w:rPr>
              <w:noProof/>
              <w:webHidden/>
            </w:rPr>
            <w:fldChar w:fldCharType="separate"/>
          </w:r>
          <w:ins w:id="178" w:author="David Conklin" w:date="2021-03-04T06:11:00Z">
            <w:r>
              <w:rPr>
                <w:noProof/>
                <w:webHidden/>
              </w:rPr>
              <w:t>33</w:t>
            </w:r>
            <w:r>
              <w:rPr>
                <w:noProof/>
                <w:webHidden/>
              </w:rPr>
              <w:fldChar w:fldCharType="end"/>
            </w:r>
            <w:r w:rsidRPr="00862E1F">
              <w:rPr>
                <w:rStyle w:val="Hyperlink"/>
                <w:noProof/>
              </w:rPr>
              <w:fldChar w:fldCharType="end"/>
            </w:r>
          </w:ins>
        </w:p>
        <w:p w14:paraId="051BFB39" w14:textId="2B00463D" w:rsidR="00BE5AC5" w:rsidRDefault="00BE5AC5">
          <w:pPr>
            <w:pStyle w:val="TOC2"/>
            <w:tabs>
              <w:tab w:val="right" w:leader="dot" w:pos="9350"/>
            </w:tabs>
            <w:rPr>
              <w:ins w:id="179" w:author="David Conklin" w:date="2021-03-04T06:11:00Z"/>
              <w:rFonts w:eastAsiaTheme="minorEastAsia"/>
              <w:noProof/>
            </w:rPr>
          </w:pPr>
          <w:ins w:id="18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"_Toc65730789"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Using PEST to determine HBV parameter values</w:t>
            </w:r>
            <w:r>
              <w:rPr>
                <w:noProof/>
                <w:webHidden/>
              </w:rPr>
              <w:tab/>
            </w:r>
            <w:r>
              <w:rPr>
                <w:noProof/>
                <w:webHidden/>
              </w:rPr>
              <w:fldChar w:fldCharType="begin"/>
            </w:r>
            <w:r>
              <w:rPr>
                <w:noProof/>
                <w:webHidden/>
              </w:rPr>
              <w:instrText xml:space="preserve"> PAGEREF _Toc65730789 \h </w:instrText>
            </w:r>
            <w:r>
              <w:rPr>
                <w:noProof/>
                <w:webHidden/>
              </w:rPr>
            </w:r>
          </w:ins>
          <w:r>
            <w:rPr>
              <w:noProof/>
              <w:webHidden/>
            </w:rPr>
            <w:fldChar w:fldCharType="separate"/>
          </w:r>
          <w:ins w:id="181" w:author="David Conklin" w:date="2021-03-04T06:11:00Z">
            <w:r>
              <w:rPr>
                <w:noProof/>
                <w:webHidden/>
              </w:rPr>
              <w:t>34</w:t>
            </w:r>
            <w:r>
              <w:rPr>
                <w:noProof/>
                <w:webHidden/>
              </w:rPr>
              <w:fldChar w:fldCharType="end"/>
            </w:r>
            <w:r w:rsidRPr="00862E1F">
              <w:rPr>
                <w:rStyle w:val="Hyperlink"/>
                <w:noProof/>
              </w:rPr>
              <w:fldChar w:fldCharType="end"/>
            </w:r>
          </w:ins>
        </w:p>
        <w:p w14:paraId="1D816C83" w14:textId="3BCBFC53" w:rsidR="00BE5AC5" w:rsidRDefault="00BE5AC5">
          <w:pPr>
            <w:pStyle w:val="TOC2"/>
            <w:tabs>
              <w:tab w:val="right" w:leader="dot" w:pos="9350"/>
            </w:tabs>
            <w:rPr>
              <w:ins w:id="182" w:author="David Conklin" w:date="2021-03-04T06:11:00Z"/>
              <w:rFonts w:eastAsiaTheme="minorEastAsia"/>
              <w:noProof/>
            </w:rPr>
          </w:pPr>
          <w:ins w:id="18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_Toc65730790 \h </w:instrText>
            </w:r>
            <w:r>
              <w:rPr>
                <w:noProof/>
                <w:webHidden/>
              </w:rPr>
            </w:r>
          </w:ins>
          <w:r>
            <w:rPr>
              <w:noProof/>
              <w:webHidden/>
            </w:rPr>
            <w:fldChar w:fldCharType="separate"/>
          </w:r>
          <w:ins w:id="184" w:author="David Conklin" w:date="2021-03-04T06:11:00Z">
            <w:r>
              <w:rPr>
                <w:noProof/>
                <w:webHidden/>
              </w:rPr>
              <w:t>34</w:t>
            </w:r>
            <w:r>
              <w:rPr>
                <w:noProof/>
                <w:webHidden/>
              </w:rPr>
              <w:fldChar w:fldCharType="end"/>
            </w:r>
            <w:r w:rsidRPr="00862E1F">
              <w:rPr>
                <w:rStyle w:val="Hyperlink"/>
                <w:noProof/>
              </w:rPr>
              <w:fldChar w:fldCharType="end"/>
            </w:r>
          </w:ins>
        </w:p>
        <w:p w14:paraId="092C96EA" w14:textId="44EEFF4F" w:rsidR="00BE5AC5" w:rsidRDefault="00BE5AC5">
          <w:pPr>
            <w:pStyle w:val="TOC2"/>
            <w:tabs>
              <w:tab w:val="right" w:leader="dot" w:pos="9350"/>
            </w:tabs>
            <w:rPr>
              <w:ins w:id="185" w:author="David Conklin" w:date="2021-03-04T06:11:00Z"/>
              <w:rFonts w:eastAsiaTheme="minorEastAsia"/>
              <w:noProof/>
            </w:rPr>
          </w:pPr>
          <w:ins w:id="18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Calibrating stream temperatures</w:t>
            </w:r>
            <w:r>
              <w:rPr>
                <w:noProof/>
                <w:webHidden/>
              </w:rPr>
              <w:tab/>
            </w:r>
            <w:r>
              <w:rPr>
                <w:noProof/>
                <w:webHidden/>
              </w:rPr>
              <w:fldChar w:fldCharType="begin"/>
            </w:r>
            <w:r>
              <w:rPr>
                <w:noProof/>
                <w:webHidden/>
              </w:rPr>
              <w:instrText xml:space="preserve"> PAGEREF _Toc65730791 \h </w:instrText>
            </w:r>
            <w:r>
              <w:rPr>
                <w:noProof/>
                <w:webHidden/>
              </w:rPr>
            </w:r>
          </w:ins>
          <w:r>
            <w:rPr>
              <w:noProof/>
              <w:webHidden/>
            </w:rPr>
            <w:fldChar w:fldCharType="separate"/>
          </w:r>
          <w:ins w:id="187" w:author="David Conklin" w:date="2021-03-04T06:11:00Z">
            <w:r>
              <w:rPr>
                <w:noProof/>
                <w:webHidden/>
              </w:rPr>
              <w:t>35</w:t>
            </w:r>
            <w:r>
              <w:rPr>
                <w:noProof/>
                <w:webHidden/>
              </w:rPr>
              <w:fldChar w:fldCharType="end"/>
            </w:r>
            <w:r w:rsidRPr="00862E1F">
              <w:rPr>
                <w:rStyle w:val="Hyperlink"/>
                <w:noProof/>
              </w:rPr>
              <w:fldChar w:fldCharType="end"/>
            </w:r>
          </w:ins>
        </w:p>
        <w:p w14:paraId="0EA640C3" w14:textId="376C9E6D" w:rsidR="00BE5AC5" w:rsidRDefault="00BE5AC5">
          <w:pPr>
            <w:pStyle w:val="TOC1"/>
            <w:tabs>
              <w:tab w:val="right" w:leader="dot" w:pos="9350"/>
            </w:tabs>
            <w:rPr>
              <w:ins w:id="188" w:author="David Conklin" w:date="2021-03-04T06:11:00Z"/>
              <w:rFonts w:eastAsiaTheme="minorEastAsia"/>
              <w:noProof/>
            </w:rPr>
          </w:pPr>
          <w:ins w:id="18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North Santiam study area</w:t>
            </w:r>
            <w:r>
              <w:rPr>
                <w:noProof/>
                <w:webHidden/>
              </w:rPr>
              <w:tab/>
            </w:r>
            <w:r>
              <w:rPr>
                <w:noProof/>
                <w:webHidden/>
              </w:rPr>
              <w:fldChar w:fldCharType="begin"/>
            </w:r>
            <w:r>
              <w:rPr>
                <w:noProof/>
                <w:webHidden/>
              </w:rPr>
              <w:instrText xml:space="preserve"> PAGEREF _Toc65730792 \h </w:instrText>
            </w:r>
            <w:r>
              <w:rPr>
                <w:noProof/>
                <w:webHidden/>
              </w:rPr>
            </w:r>
          </w:ins>
          <w:r>
            <w:rPr>
              <w:noProof/>
              <w:webHidden/>
            </w:rPr>
            <w:fldChar w:fldCharType="separate"/>
          </w:r>
          <w:ins w:id="190" w:author="David Conklin" w:date="2021-03-04T06:11:00Z">
            <w:r>
              <w:rPr>
                <w:noProof/>
                <w:webHidden/>
              </w:rPr>
              <w:t>35</w:t>
            </w:r>
            <w:r>
              <w:rPr>
                <w:noProof/>
                <w:webHidden/>
              </w:rPr>
              <w:fldChar w:fldCharType="end"/>
            </w:r>
            <w:r w:rsidRPr="00862E1F">
              <w:rPr>
                <w:rStyle w:val="Hyperlink"/>
                <w:noProof/>
              </w:rPr>
              <w:fldChar w:fldCharType="end"/>
            </w:r>
          </w:ins>
        </w:p>
        <w:p w14:paraId="1B0F43B2" w14:textId="130EE74A" w:rsidR="00BE5AC5" w:rsidRDefault="00BE5AC5">
          <w:pPr>
            <w:pStyle w:val="TOC2"/>
            <w:tabs>
              <w:tab w:val="right" w:leader="dot" w:pos="9350"/>
            </w:tabs>
            <w:rPr>
              <w:ins w:id="191" w:author="David Conklin" w:date="2021-03-04T06:11:00Z"/>
              <w:rFonts w:eastAsiaTheme="minorEastAsia"/>
              <w:noProof/>
            </w:rPr>
          </w:pPr>
          <w:ins w:id="19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_Toc65730793 \h </w:instrText>
            </w:r>
            <w:r>
              <w:rPr>
                <w:noProof/>
                <w:webHidden/>
              </w:rPr>
            </w:r>
          </w:ins>
          <w:r>
            <w:rPr>
              <w:noProof/>
              <w:webHidden/>
            </w:rPr>
            <w:fldChar w:fldCharType="separate"/>
          </w:r>
          <w:ins w:id="193" w:author="David Conklin" w:date="2021-03-04T06:11:00Z">
            <w:r>
              <w:rPr>
                <w:noProof/>
                <w:webHidden/>
              </w:rPr>
              <w:t>36</w:t>
            </w:r>
            <w:r>
              <w:rPr>
                <w:noProof/>
                <w:webHidden/>
              </w:rPr>
              <w:fldChar w:fldCharType="end"/>
            </w:r>
            <w:r w:rsidRPr="00862E1F">
              <w:rPr>
                <w:rStyle w:val="Hyperlink"/>
                <w:noProof/>
              </w:rPr>
              <w:fldChar w:fldCharType="end"/>
            </w:r>
          </w:ins>
        </w:p>
        <w:p w14:paraId="33A4C8C0" w14:textId="5234AFD5" w:rsidR="00BE5AC5" w:rsidRDefault="00BE5AC5">
          <w:pPr>
            <w:pStyle w:val="TOC2"/>
            <w:tabs>
              <w:tab w:val="right" w:leader="dot" w:pos="9350"/>
            </w:tabs>
            <w:rPr>
              <w:ins w:id="194" w:author="David Conklin" w:date="2021-03-04T06:11:00Z"/>
              <w:rFonts w:eastAsiaTheme="minorEastAsia"/>
              <w:noProof/>
            </w:rPr>
          </w:pPr>
          <w:ins w:id="19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Municipal water rights</w:t>
            </w:r>
            <w:r>
              <w:rPr>
                <w:noProof/>
                <w:webHidden/>
              </w:rPr>
              <w:tab/>
            </w:r>
            <w:r>
              <w:rPr>
                <w:noProof/>
                <w:webHidden/>
              </w:rPr>
              <w:fldChar w:fldCharType="begin"/>
            </w:r>
            <w:r>
              <w:rPr>
                <w:noProof/>
                <w:webHidden/>
              </w:rPr>
              <w:instrText xml:space="preserve"> PAGEREF _Toc65730794 \h </w:instrText>
            </w:r>
            <w:r>
              <w:rPr>
                <w:noProof/>
                <w:webHidden/>
              </w:rPr>
            </w:r>
          </w:ins>
          <w:r>
            <w:rPr>
              <w:noProof/>
              <w:webHidden/>
            </w:rPr>
            <w:fldChar w:fldCharType="separate"/>
          </w:r>
          <w:ins w:id="196" w:author="David Conklin" w:date="2021-03-04T06:11:00Z">
            <w:r>
              <w:rPr>
                <w:noProof/>
                <w:webHidden/>
              </w:rPr>
              <w:t>37</w:t>
            </w:r>
            <w:r>
              <w:rPr>
                <w:noProof/>
                <w:webHidden/>
              </w:rPr>
              <w:fldChar w:fldCharType="end"/>
            </w:r>
            <w:r w:rsidRPr="00862E1F">
              <w:rPr>
                <w:rStyle w:val="Hyperlink"/>
                <w:noProof/>
              </w:rPr>
              <w:fldChar w:fldCharType="end"/>
            </w:r>
          </w:ins>
        </w:p>
        <w:p w14:paraId="53B6335C" w14:textId="28B9C4BB" w:rsidR="00BE5AC5" w:rsidRDefault="00BE5AC5">
          <w:pPr>
            <w:pStyle w:val="TOC1"/>
            <w:tabs>
              <w:tab w:val="right" w:leader="dot" w:pos="9350"/>
            </w:tabs>
            <w:rPr>
              <w:ins w:id="197" w:author="David Conklin" w:date="2021-03-04T06:11:00Z"/>
              <w:rFonts w:eastAsiaTheme="minorEastAsia"/>
              <w:noProof/>
            </w:rPr>
          </w:pPr>
          <w:ins w:id="19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McKenzie Basin Wetlands Study</w:t>
            </w:r>
            <w:r>
              <w:rPr>
                <w:noProof/>
                <w:webHidden/>
              </w:rPr>
              <w:tab/>
            </w:r>
            <w:r>
              <w:rPr>
                <w:noProof/>
                <w:webHidden/>
              </w:rPr>
              <w:fldChar w:fldCharType="begin"/>
            </w:r>
            <w:r>
              <w:rPr>
                <w:noProof/>
                <w:webHidden/>
              </w:rPr>
              <w:instrText xml:space="preserve"> PAGEREF _Toc65730795 \h </w:instrText>
            </w:r>
            <w:r>
              <w:rPr>
                <w:noProof/>
                <w:webHidden/>
              </w:rPr>
            </w:r>
          </w:ins>
          <w:r>
            <w:rPr>
              <w:noProof/>
              <w:webHidden/>
            </w:rPr>
            <w:fldChar w:fldCharType="separate"/>
          </w:r>
          <w:ins w:id="199" w:author="David Conklin" w:date="2021-03-04T06:11:00Z">
            <w:r>
              <w:rPr>
                <w:noProof/>
                <w:webHidden/>
              </w:rPr>
              <w:t>37</w:t>
            </w:r>
            <w:r>
              <w:rPr>
                <w:noProof/>
                <w:webHidden/>
              </w:rPr>
              <w:fldChar w:fldCharType="end"/>
            </w:r>
            <w:r w:rsidRPr="00862E1F">
              <w:rPr>
                <w:rStyle w:val="Hyperlink"/>
                <w:noProof/>
              </w:rPr>
              <w:fldChar w:fldCharType="end"/>
            </w:r>
          </w:ins>
        </w:p>
        <w:p w14:paraId="0FDD2073" w14:textId="2CB9DBF3" w:rsidR="00BE5AC5" w:rsidRDefault="00BE5AC5">
          <w:pPr>
            <w:pStyle w:val="TOC2"/>
            <w:tabs>
              <w:tab w:val="right" w:leader="dot" w:pos="9350"/>
            </w:tabs>
            <w:rPr>
              <w:ins w:id="200" w:author="David Conklin" w:date="2021-03-04T06:11:00Z"/>
              <w:rFonts w:eastAsiaTheme="minorEastAsia"/>
              <w:noProof/>
            </w:rPr>
          </w:pPr>
          <w:ins w:id="20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Project Overview</w:t>
            </w:r>
            <w:r>
              <w:rPr>
                <w:noProof/>
                <w:webHidden/>
              </w:rPr>
              <w:tab/>
            </w:r>
            <w:r>
              <w:rPr>
                <w:noProof/>
                <w:webHidden/>
              </w:rPr>
              <w:fldChar w:fldCharType="begin"/>
            </w:r>
            <w:r>
              <w:rPr>
                <w:noProof/>
                <w:webHidden/>
              </w:rPr>
              <w:instrText xml:space="preserve"> PAGEREF _Toc65730796 \h </w:instrText>
            </w:r>
            <w:r>
              <w:rPr>
                <w:noProof/>
                <w:webHidden/>
              </w:rPr>
            </w:r>
          </w:ins>
          <w:r>
            <w:rPr>
              <w:noProof/>
              <w:webHidden/>
            </w:rPr>
            <w:fldChar w:fldCharType="separate"/>
          </w:r>
          <w:ins w:id="202" w:author="David Conklin" w:date="2021-03-04T06:11:00Z">
            <w:r>
              <w:rPr>
                <w:noProof/>
                <w:webHidden/>
              </w:rPr>
              <w:t>37</w:t>
            </w:r>
            <w:r>
              <w:rPr>
                <w:noProof/>
                <w:webHidden/>
              </w:rPr>
              <w:fldChar w:fldCharType="end"/>
            </w:r>
            <w:r w:rsidRPr="00862E1F">
              <w:rPr>
                <w:rStyle w:val="Hyperlink"/>
                <w:noProof/>
              </w:rPr>
              <w:fldChar w:fldCharType="end"/>
            </w:r>
          </w:ins>
        </w:p>
        <w:p w14:paraId="31328EF4" w14:textId="5AB29780" w:rsidR="00BE5AC5" w:rsidRDefault="00BE5AC5">
          <w:pPr>
            <w:pStyle w:val="TOC2"/>
            <w:tabs>
              <w:tab w:val="right" w:leader="dot" w:pos="9350"/>
            </w:tabs>
            <w:rPr>
              <w:ins w:id="203" w:author="David Conklin" w:date="2021-03-04T06:11:00Z"/>
              <w:rFonts w:eastAsiaTheme="minorEastAsia"/>
              <w:noProof/>
            </w:rPr>
          </w:pPr>
          <w:ins w:id="20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Model and Simulation Overview</w:t>
            </w:r>
            <w:r>
              <w:rPr>
                <w:noProof/>
                <w:webHidden/>
              </w:rPr>
              <w:tab/>
            </w:r>
            <w:r>
              <w:rPr>
                <w:noProof/>
                <w:webHidden/>
              </w:rPr>
              <w:fldChar w:fldCharType="begin"/>
            </w:r>
            <w:r>
              <w:rPr>
                <w:noProof/>
                <w:webHidden/>
              </w:rPr>
              <w:instrText xml:space="preserve"> PAGEREF _Toc65730797 \h </w:instrText>
            </w:r>
            <w:r>
              <w:rPr>
                <w:noProof/>
                <w:webHidden/>
              </w:rPr>
            </w:r>
          </w:ins>
          <w:r>
            <w:rPr>
              <w:noProof/>
              <w:webHidden/>
            </w:rPr>
            <w:fldChar w:fldCharType="separate"/>
          </w:r>
          <w:ins w:id="205" w:author="David Conklin" w:date="2021-03-04T06:11:00Z">
            <w:r>
              <w:rPr>
                <w:noProof/>
                <w:webHidden/>
              </w:rPr>
              <w:t>40</w:t>
            </w:r>
            <w:r>
              <w:rPr>
                <w:noProof/>
                <w:webHidden/>
              </w:rPr>
              <w:fldChar w:fldCharType="end"/>
            </w:r>
            <w:r w:rsidRPr="00862E1F">
              <w:rPr>
                <w:rStyle w:val="Hyperlink"/>
                <w:noProof/>
              </w:rPr>
              <w:fldChar w:fldCharType="end"/>
            </w:r>
          </w:ins>
        </w:p>
        <w:p w14:paraId="7BA302CD" w14:textId="3E77F7BA" w:rsidR="00BE5AC5" w:rsidRDefault="00BE5AC5">
          <w:pPr>
            <w:pStyle w:val="TOC2"/>
            <w:tabs>
              <w:tab w:val="right" w:leader="dot" w:pos="9350"/>
            </w:tabs>
            <w:rPr>
              <w:ins w:id="206" w:author="David Conklin" w:date="2021-03-04T06:11:00Z"/>
              <w:rFonts w:eastAsiaTheme="minorEastAsia"/>
              <w:noProof/>
            </w:rPr>
          </w:pPr>
          <w:ins w:id="20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_Toc65730798 \h </w:instrText>
            </w:r>
            <w:r>
              <w:rPr>
                <w:noProof/>
                <w:webHidden/>
              </w:rPr>
            </w:r>
          </w:ins>
          <w:r>
            <w:rPr>
              <w:noProof/>
              <w:webHidden/>
            </w:rPr>
            <w:fldChar w:fldCharType="separate"/>
          </w:r>
          <w:ins w:id="208" w:author="David Conklin" w:date="2021-03-04T06:11:00Z">
            <w:r>
              <w:rPr>
                <w:noProof/>
                <w:webHidden/>
              </w:rPr>
              <w:t>41</w:t>
            </w:r>
            <w:r>
              <w:rPr>
                <w:noProof/>
                <w:webHidden/>
              </w:rPr>
              <w:fldChar w:fldCharType="end"/>
            </w:r>
            <w:r w:rsidRPr="00862E1F">
              <w:rPr>
                <w:rStyle w:val="Hyperlink"/>
                <w:noProof/>
              </w:rPr>
              <w:fldChar w:fldCharType="end"/>
            </w:r>
          </w:ins>
        </w:p>
        <w:p w14:paraId="37AF5C59" w14:textId="72675A59" w:rsidR="00BE5AC5" w:rsidRDefault="00BE5AC5">
          <w:pPr>
            <w:pStyle w:val="TOC2"/>
            <w:tabs>
              <w:tab w:val="right" w:leader="dot" w:pos="9350"/>
            </w:tabs>
            <w:rPr>
              <w:ins w:id="209" w:author="David Conklin" w:date="2021-03-04T06:11:00Z"/>
              <w:rFonts w:eastAsiaTheme="minorEastAsia"/>
              <w:noProof/>
            </w:rPr>
          </w:pPr>
          <w:ins w:id="21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"_Toc65730799"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Data changes for better representation of wetlands</w:t>
            </w:r>
            <w:r>
              <w:rPr>
                <w:noProof/>
                <w:webHidden/>
              </w:rPr>
              <w:tab/>
            </w:r>
            <w:r>
              <w:rPr>
                <w:noProof/>
                <w:webHidden/>
              </w:rPr>
              <w:fldChar w:fldCharType="begin"/>
            </w:r>
            <w:r>
              <w:rPr>
                <w:noProof/>
                <w:webHidden/>
              </w:rPr>
              <w:instrText xml:space="preserve"> PAGEREF _Toc65730799 \h </w:instrText>
            </w:r>
            <w:r>
              <w:rPr>
                <w:noProof/>
                <w:webHidden/>
              </w:rPr>
            </w:r>
          </w:ins>
          <w:r>
            <w:rPr>
              <w:noProof/>
              <w:webHidden/>
            </w:rPr>
            <w:fldChar w:fldCharType="separate"/>
          </w:r>
          <w:ins w:id="211" w:author="David Conklin" w:date="2021-03-04T06:11:00Z">
            <w:r>
              <w:rPr>
                <w:noProof/>
                <w:webHidden/>
              </w:rPr>
              <w:t>41</w:t>
            </w:r>
            <w:r>
              <w:rPr>
                <w:noProof/>
                <w:webHidden/>
              </w:rPr>
              <w:fldChar w:fldCharType="end"/>
            </w:r>
            <w:r w:rsidRPr="00862E1F">
              <w:rPr>
                <w:rStyle w:val="Hyperlink"/>
                <w:noProof/>
              </w:rPr>
              <w:fldChar w:fldCharType="end"/>
            </w:r>
          </w:ins>
        </w:p>
        <w:p w14:paraId="5D768F22" w14:textId="7CB405FA" w:rsidR="00BE5AC5" w:rsidRDefault="00BE5AC5">
          <w:pPr>
            <w:pStyle w:val="TOC2"/>
            <w:tabs>
              <w:tab w:val="right" w:leader="dot" w:pos="9350"/>
            </w:tabs>
            <w:rPr>
              <w:ins w:id="212" w:author="David Conklin" w:date="2021-03-04T06:11:00Z"/>
              <w:rFonts w:eastAsiaTheme="minorEastAsia"/>
              <w:noProof/>
            </w:rPr>
          </w:pPr>
          <w:ins w:id="21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Projection, Calendar, and Units</w:t>
            </w:r>
            <w:r>
              <w:rPr>
                <w:noProof/>
                <w:webHidden/>
              </w:rPr>
              <w:tab/>
            </w:r>
            <w:r>
              <w:rPr>
                <w:noProof/>
                <w:webHidden/>
              </w:rPr>
              <w:fldChar w:fldCharType="begin"/>
            </w:r>
            <w:r>
              <w:rPr>
                <w:noProof/>
                <w:webHidden/>
              </w:rPr>
              <w:instrText xml:space="preserve"> PAGEREF _Toc65730800 \h </w:instrText>
            </w:r>
            <w:r>
              <w:rPr>
                <w:noProof/>
                <w:webHidden/>
              </w:rPr>
            </w:r>
          </w:ins>
          <w:r>
            <w:rPr>
              <w:noProof/>
              <w:webHidden/>
            </w:rPr>
            <w:fldChar w:fldCharType="separate"/>
          </w:r>
          <w:ins w:id="214" w:author="David Conklin" w:date="2021-03-04T06:11:00Z">
            <w:r>
              <w:rPr>
                <w:noProof/>
                <w:webHidden/>
              </w:rPr>
              <w:t>42</w:t>
            </w:r>
            <w:r>
              <w:rPr>
                <w:noProof/>
                <w:webHidden/>
              </w:rPr>
              <w:fldChar w:fldCharType="end"/>
            </w:r>
            <w:r w:rsidRPr="00862E1F">
              <w:rPr>
                <w:rStyle w:val="Hyperlink"/>
                <w:noProof/>
              </w:rPr>
              <w:fldChar w:fldCharType="end"/>
            </w:r>
          </w:ins>
        </w:p>
        <w:p w14:paraId="285DEC29" w14:textId="7A417704" w:rsidR="00BE5AC5" w:rsidRDefault="00BE5AC5">
          <w:pPr>
            <w:pStyle w:val="TOC2"/>
            <w:tabs>
              <w:tab w:val="right" w:leader="dot" w:pos="9350"/>
            </w:tabs>
            <w:rPr>
              <w:ins w:id="215" w:author="David Conklin" w:date="2021-03-04T06:11:00Z"/>
              <w:rFonts w:eastAsiaTheme="minorEastAsia"/>
              <w:noProof/>
            </w:rPr>
          </w:pPr>
          <w:ins w:id="216" w:author="David Conklin" w:date="2021-03-04T06:11:00Z">
            <w:r w:rsidRPr="00862E1F">
              <w:rPr>
                <w:rStyle w:val="Hyperlink"/>
                <w:noProof/>
              </w:rPr>
              <w:lastRenderedPageBreak/>
              <w:fldChar w:fldCharType="begin"/>
            </w:r>
            <w:r w:rsidRPr="00862E1F">
              <w:rPr>
                <w:rStyle w:val="Hyperlink"/>
                <w:noProof/>
              </w:rPr>
              <w:instrText xml:space="preserve"> </w:instrText>
            </w:r>
            <w:r>
              <w:rPr>
                <w:noProof/>
              </w:rPr>
              <w:instrText>HYPERLINK \l "_Toc65730801"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Simulation of changes in wetlands over time</w:t>
            </w:r>
            <w:r>
              <w:rPr>
                <w:noProof/>
                <w:webHidden/>
              </w:rPr>
              <w:tab/>
            </w:r>
            <w:r>
              <w:rPr>
                <w:noProof/>
                <w:webHidden/>
              </w:rPr>
              <w:fldChar w:fldCharType="begin"/>
            </w:r>
            <w:r>
              <w:rPr>
                <w:noProof/>
                <w:webHidden/>
              </w:rPr>
              <w:instrText xml:space="preserve"> PAGEREF _Toc65730801 \h </w:instrText>
            </w:r>
            <w:r>
              <w:rPr>
                <w:noProof/>
                <w:webHidden/>
              </w:rPr>
            </w:r>
          </w:ins>
          <w:r>
            <w:rPr>
              <w:noProof/>
              <w:webHidden/>
            </w:rPr>
            <w:fldChar w:fldCharType="separate"/>
          </w:r>
          <w:ins w:id="217" w:author="David Conklin" w:date="2021-03-04T06:11:00Z">
            <w:r>
              <w:rPr>
                <w:noProof/>
                <w:webHidden/>
              </w:rPr>
              <w:t>42</w:t>
            </w:r>
            <w:r>
              <w:rPr>
                <w:noProof/>
                <w:webHidden/>
              </w:rPr>
              <w:fldChar w:fldCharType="end"/>
            </w:r>
            <w:r w:rsidRPr="00862E1F">
              <w:rPr>
                <w:rStyle w:val="Hyperlink"/>
                <w:noProof/>
              </w:rPr>
              <w:fldChar w:fldCharType="end"/>
            </w:r>
          </w:ins>
        </w:p>
        <w:p w14:paraId="3639AE72" w14:textId="3BFC4081" w:rsidR="00BE5AC5" w:rsidRDefault="00BE5AC5">
          <w:pPr>
            <w:pStyle w:val="TOC2"/>
            <w:tabs>
              <w:tab w:val="right" w:leader="dot" w:pos="9350"/>
            </w:tabs>
            <w:rPr>
              <w:ins w:id="218" w:author="David Conklin" w:date="2021-03-04T06:11:00Z"/>
              <w:rFonts w:eastAsiaTheme="minorEastAsia"/>
              <w:noProof/>
            </w:rPr>
          </w:pPr>
          <w:ins w:id="21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How wetlands are represented in the model</w:t>
            </w:r>
            <w:r>
              <w:rPr>
                <w:noProof/>
                <w:webHidden/>
              </w:rPr>
              <w:tab/>
            </w:r>
            <w:r>
              <w:rPr>
                <w:noProof/>
                <w:webHidden/>
              </w:rPr>
              <w:fldChar w:fldCharType="begin"/>
            </w:r>
            <w:r>
              <w:rPr>
                <w:noProof/>
                <w:webHidden/>
              </w:rPr>
              <w:instrText xml:space="preserve"> PAGEREF _Toc65730802 \h </w:instrText>
            </w:r>
            <w:r>
              <w:rPr>
                <w:noProof/>
                <w:webHidden/>
              </w:rPr>
            </w:r>
          </w:ins>
          <w:r>
            <w:rPr>
              <w:noProof/>
              <w:webHidden/>
            </w:rPr>
            <w:fldChar w:fldCharType="separate"/>
          </w:r>
          <w:ins w:id="220" w:author="David Conklin" w:date="2021-03-04T06:11:00Z">
            <w:r>
              <w:rPr>
                <w:noProof/>
                <w:webHidden/>
              </w:rPr>
              <w:t>42</w:t>
            </w:r>
            <w:r>
              <w:rPr>
                <w:noProof/>
                <w:webHidden/>
              </w:rPr>
              <w:fldChar w:fldCharType="end"/>
            </w:r>
            <w:r w:rsidRPr="00862E1F">
              <w:rPr>
                <w:rStyle w:val="Hyperlink"/>
                <w:noProof/>
              </w:rPr>
              <w:fldChar w:fldCharType="end"/>
            </w:r>
          </w:ins>
        </w:p>
        <w:p w14:paraId="5DE6252D" w14:textId="5E330678" w:rsidR="00BE5AC5" w:rsidRDefault="00BE5AC5">
          <w:pPr>
            <w:pStyle w:val="TOC2"/>
            <w:tabs>
              <w:tab w:val="right" w:leader="dot" w:pos="9350"/>
            </w:tabs>
            <w:rPr>
              <w:ins w:id="221" w:author="David Conklin" w:date="2021-03-04T06:11:00Z"/>
              <w:rFonts w:eastAsiaTheme="minorEastAsia"/>
              <w:noProof/>
            </w:rPr>
          </w:pPr>
          <w:ins w:id="22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Attributes of interest in the wetlands study</w:t>
            </w:r>
            <w:r>
              <w:rPr>
                <w:noProof/>
                <w:webHidden/>
              </w:rPr>
              <w:tab/>
            </w:r>
            <w:r>
              <w:rPr>
                <w:noProof/>
                <w:webHidden/>
              </w:rPr>
              <w:fldChar w:fldCharType="begin"/>
            </w:r>
            <w:r>
              <w:rPr>
                <w:noProof/>
                <w:webHidden/>
              </w:rPr>
              <w:instrText xml:space="preserve"> PAGEREF _Toc65730803 \h </w:instrText>
            </w:r>
            <w:r>
              <w:rPr>
                <w:noProof/>
                <w:webHidden/>
              </w:rPr>
            </w:r>
          </w:ins>
          <w:r>
            <w:rPr>
              <w:noProof/>
              <w:webHidden/>
            </w:rPr>
            <w:fldChar w:fldCharType="separate"/>
          </w:r>
          <w:ins w:id="223" w:author="David Conklin" w:date="2021-03-04T06:11:00Z">
            <w:r>
              <w:rPr>
                <w:noProof/>
                <w:webHidden/>
              </w:rPr>
              <w:t>44</w:t>
            </w:r>
            <w:r>
              <w:rPr>
                <w:noProof/>
                <w:webHidden/>
              </w:rPr>
              <w:fldChar w:fldCharType="end"/>
            </w:r>
            <w:r w:rsidRPr="00862E1F">
              <w:rPr>
                <w:rStyle w:val="Hyperlink"/>
                <w:noProof/>
              </w:rPr>
              <w:fldChar w:fldCharType="end"/>
            </w:r>
          </w:ins>
        </w:p>
        <w:p w14:paraId="612D206A" w14:textId="5F9E8A0D" w:rsidR="00BE5AC5" w:rsidRDefault="00BE5AC5">
          <w:pPr>
            <w:pStyle w:val="TOC2"/>
            <w:tabs>
              <w:tab w:val="right" w:leader="dot" w:pos="9350"/>
            </w:tabs>
            <w:rPr>
              <w:ins w:id="224" w:author="David Conklin" w:date="2021-03-04T06:11:00Z"/>
              <w:rFonts w:eastAsiaTheme="minorEastAsia"/>
              <w:noProof/>
            </w:rPr>
          </w:pPr>
          <w:ins w:id="22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 WETNESS attribute</w:t>
            </w:r>
            <w:r>
              <w:rPr>
                <w:noProof/>
                <w:webHidden/>
              </w:rPr>
              <w:tab/>
            </w:r>
            <w:r>
              <w:rPr>
                <w:noProof/>
                <w:webHidden/>
              </w:rPr>
              <w:fldChar w:fldCharType="begin"/>
            </w:r>
            <w:r>
              <w:rPr>
                <w:noProof/>
                <w:webHidden/>
              </w:rPr>
              <w:instrText xml:space="preserve"> PAGEREF _Toc65730804 \h </w:instrText>
            </w:r>
            <w:r>
              <w:rPr>
                <w:noProof/>
                <w:webHidden/>
              </w:rPr>
            </w:r>
          </w:ins>
          <w:r>
            <w:rPr>
              <w:noProof/>
              <w:webHidden/>
            </w:rPr>
            <w:fldChar w:fldCharType="separate"/>
          </w:r>
          <w:ins w:id="226" w:author="David Conklin" w:date="2021-03-04T06:11:00Z">
            <w:r>
              <w:rPr>
                <w:noProof/>
                <w:webHidden/>
              </w:rPr>
              <w:t>44</w:t>
            </w:r>
            <w:r>
              <w:rPr>
                <w:noProof/>
                <w:webHidden/>
              </w:rPr>
              <w:fldChar w:fldCharType="end"/>
            </w:r>
            <w:r w:rsidRPr="00862E1F">
              <w:rPr>
                <w:rStyle w:val="Hyperlink"/>
                <w:noProof/>
              </w:rPr>
              <w:fldChar w:fldCharType="end"/>
            </w:r>
          </w:ins>
        </w:p>
        <w:p w14:paraId="1B416005" w14:textId="2CD27440" w:rsidR="00BE5AC5" w:rsidRDefault="00BE5AC5">
          <w:pPr>
            <w:pStyle w:val="TOC2"/>
            <w:tabs>
              <w:tab w:val="right" w:leader="dot" w:pos="9350"/>
            </w:tabs>
            <w:rPr>
              <w:ins w:id="227" w:author="David Conklin" w:date="2021-03-04T06:11:00Z"/>
              <w:rFonts w:eastAsiaTheme="minorEastAsia"/>
              <w:noProof/>
            </w:rPr>
          </w:pPr>
          <w:ins w:id="22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_Toc65730805 \h </w:instrText>
            </w:r>
            <w:r>
              <w:rPr>
                <w:noProof/>
                <w:webHidden/>
              </w:rPr>
            </w:r>
          </w:ins>
          <w:r>
            <w:rPr>
              <w:noProof/>
              <w:webHidden/>
            </w:rPr>
            <w:fldChar w:fldCharType="separate"/>
          </w:r>
          <w:ins w:id="229" w:author="David Conklin" w:date="2021-03-04T06:11:00Z">
            <w:r>
              <w:rPr>
                <w:noProof/>
                <w:webHidden/>
              </w:rPr>
              <w:t>45</w:t>
            </w:r>
            <w:r>
              <w:rPr>
                <w:noProof/>
                <w:webHidden/>
              </w:rPr>
              <w:fldChar w:fldCharType="end"/>
            </w:r>
            <w:r w:rsidRPr="00862E1F">
              <w:rPr>
                <w:rStyle w:val="Hyperlink"/>
                <w:noProof/>
              </w:rPr>
              <w:fldChar w:fldCharType="end"/>
            </w:r>
          </w:ins>
        </w:p>
        <w:p w14:paraId="360D6DAB" w14:textId="48758889" w:rsidR="00BE5AC5" w:rsidRDefault="00BE5AC5">
          <w:pPr>
            <w:pStyle w:val="TOC3"/>
            <w:tabs>
              <w:tab w:val="right" w:leader="dot" w:pos="9350"/>
            </w:tabs>
            <w:rPr>
              <w:ins w:id="230" w:author="David Conklin" w:date="2021-03-04T06:11:00Z"/>
              <w:rFonts w:eastAsiaTheme="minorEastAsia"/>
              <w:noProof/>
            </w:rPr>
          </w:pPr>
          <w:ins w:id="23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Wetland IDU parameters</w:t>
            </w:r>
            <w:r>
              <w:rPr>
                <w:noProof/>
                <w:webHidden/>
              </w:rPr>
              <w:tab/>
            </w:r>
            <w:r>
              <w:rPr>
                <w:noProof/>
                <w:webHidden/>
              </w:rPr>
              <w:fldChar w:fldCharType="begin"/>
            </w:r>
            <w:r>
              <w:rPr>
                <w:noProof/>
                <w:webHidden/>
              </w:rPr>
              <w:instrText xml:space="preserve"> PAGEREF _Toc65730806 \h </w:instrText>
            </w:r>
            <w:r>
              <w:rPr>
                <w:noProof/>
                <w:webHidden/>
              </w:rPr>
            </w:r>
          </w:ins>
          <w:r>
            <w:rPr>
              <w:noProof/>
              <w:webHidden/>
            </w:rPr>
            <w:fldChar w:fldCharType="separate"/>
          </w:r>
          <w:ins w:id="232" w:author="David Conklin" w:date="2021-03-04T06:11:00Z">
            <w:r>
              <w:rPr>
                <w:noProof/>
                <w:webHidden/>
              </w:rPr>
              <w:t>45</w:t>
            </w:r>
            <w:r>
              <w:rPr>
                <w:noProof/>
                <w:webHidden/>
              </w:rPr>
              <w:fldChar w:fldCharType="end"/>
            </w:r>
            <w:r w:rsidRPr="00862E1F">
              <w:rPr>
                <w:rStyle w:val="Hyperlink"/>
                <w:noProof/>
              </w:rPr>
              <w:fldChar w:fldCharType="end"/>
            </w:r>
          </w:ins>
        </w:p>
        <w:p w14:paraId="3C350865" w14:textId="18559223" w:rsidR="00BE5AC5" w:rsidRDefault="00BE5AC5">
          <w:pPr>
            <w:pStyle w:val="TOC3"/>
            <w:tabs>
              <w:tab w:val="right" w:leader="dot" w:pos="9350"/>
            </w:tabs>
            <w:rPr>
              <w:ins w:id="233" w:author="David Conklin" w:date="2021-03-04T06:11:00Z"/>
              <w:rFonts w:eastAsiaTheme="minorEastAsia"/>
              <w:noProof/>
            </w:rPr>
          </w:pPr>
          <w:ins w:id="23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Reach parameters</w:t>
            </w:r>
            <w:r>
              <w:rPr>
                <w:noProof/>
                <w:webHidden/>
              </w:rPr>
              <w:tab/>
            </w:r>
            <w:r>
              <w:rPr>
                <w:noProof/>
                <w:webHidden/>
              </w:rPr>
              <w:fldChar w:fldCharType="begin"/>
            </w:r>
            <w:r>
              <w:rPr>
                <w:noProof/>
                <w:webHidden/>
              </w:rPr>
              <w:instrText xml:space="preserve"> PAGEREF _Toc65730807 \h </w:instrText>
            </w:r>
            <w:r>
              <w:rPr>
                <w:noProof/>
                <w:webHidden/>
              </w:rPr>
            </w:r>
          </w:ins>
          <w:r>
            <w:rPr>
              <w:noProof/>
              <w:webHidden/>
            </w:rPr>
            <w:fldChar w:fldCharType="separate"/>
          </w:r>
          <w:ins w:id="235" w:author="David Conklin" w:date="2021-03-04T06:11:00Z">
            <w:r>
              <w:rPr>
                <w:noProof/>
                <w:webHidden/>
              </w:rPr>
              <w:t>45</w:t>
            </w:r>
            <w:r>
              <w:rPr>
                <w:noProof/>
                <w:webHidden/>
              </w:rPr>
              <w:fldChar w:fldCharType="end"/>
            </w:r>
            <w:r w:rsidRPr="00862E1F">
              <w:rPr>
                <w:rStyle w:val="Hyperlink"/>
                <w:noProof/>
              </w:rPr>
              <w:fldChar w:fldCharType="end"/>
            </w:r>
          </w:ins>
        </w:p>
        <w:p w14:paraId="598FEB46" w14:textId="15E42C3E" w:rsidR="00BE5AC5" w:rsidRDefault="00BE5AC5">
          <w:pPr>
            <w:pStyle w:val="TOC2"/>
            <w:tabs>
              <w:tab w:val="right" w:leader="dot" w:pos="9350"/>
            </w:tabs>
            <w:rPr>
              <w:ins w:id="236" w:author="David Conklin" w:date="2021-03-04T06:11:00Z"/>
              <w:rFonts w:eastAsiaTheme="minorEastAsia"/>
              <w:noProof/>
            </w:rPr>
          </w:pPr>
          <w:ins w:id="23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Loss (or gain) of wetlands</w:t>
            </w:r>
            <w:r>
              <w:rPr>
                <w:noProof/>
                <w:webHidden/>
              </w:rPr>
              <w:tab/>
            </w:r>
            <w:r>
              <w:rPr>
                <w:noProof/>
                <w:webHidden/>
              </w:rPr>
              <w:fldChar w:fldCharType="begin"/>
            </w:r>
            <w:r>
              <w:rPr>
                <w:noProof/>
                <w:webHidden/>
              </w:rPr>
              <w:instrText xml:space="preserve"> PAGEREF _Toc65730808 \h </w:instrText>
            </w:r>
            <w:r>
              <w:rPr>
                <w:noProof/>
                <w:webHidden/>
              </w:rPr>
            </w:r>
          </w:ins>
          <w:r>
            <w:rPr>
              <w:noProof/>
              <w:webHidden/>
            </w:rPr>
            <w:fldChar w:fldCharType="separate"/>
          </w:r>
          <w:ins w:id="238" w:author="David Conklin" w:date="2021-03-04T06:11:00Z">
            <w:r>
              <w:rPr>
                <w:noProof/>
                <w:webHidden/>
              </w:rPr>
              <w:t>46</w:t>
            </w:r>
            <w:r>
              <w:rPr>
                <w:noProof/>
                <w:webHidden/>
              </w:rPr>
              <w:fldChar w:fldCharType="end"/>
            </w:r>
            <w:r w:rsidRPr="00862E1F">
              <w:rPr>
                <w:rStyle w:val="Hyperlink"/>
                <w:noProof/>
              </w:rPr>
              <w:fldChar w:fldCharType="end"/>
            </w:r>
          </w:ins>
        </w:p>
        <w:p w14:paraId="0141BB71" w14:textId="41C31951" w:rsidR="00BE5AC5" w:rsidRDefault="00BE5AC5">
          <w:pPr>
            <w:pStyle w:val="TOC2"/>
            <w:tabs>
              <w:tab w:val="right" w:leader="dot" w:pos="9350"/>
            </w:tabs>
            <w:rPr>
              <w:ins w:id="239" w:author="David Conklin" w:date="2021-03-04T06:11:00Z"/>
              <w:rFonts w:eastAsiaTheme="minorEastAsia"/>
              <w:noProof/>
            </w:rPr>
          </w:pPr>
          <w:ins w:id="24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"_Toc65730809"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Reality check</w:t>
            </w:r>
            <w:r>
              <w:rPr>
                <w:noProof/>
                <w:webHidden/>
              </w:rPr>
              <w:tab/>
            </w:r>
            <w:r>
              <w:rPr>
                <w:noProof/>
                <w:webHidden/>
              </w:rPr>
              <w:fldChar w:fldCharType="begin"/>
            </w:r>
            <w:r>
              <w:rPr>
                <w:noProof/>
                <w:webHidden/>
              </w:rPr>
              <w:instrText xml:space="preserve"> PAGEREF _Toc65730809 \h </w:instrText>
            </w:r>
            <w:r>
              <w:rPr>
                <w:noProof/>
                <w:webHidden/>
              </w:rPr>
            </w:r>
          </w:ins>
          <w:r>
            <w:rPr>
              <w:noProof/>
              <w:webHidden/>
            </w:rPr>
            <w:fldChar w:fldCharType="separate"/>
          </w:r>
          <w:ins w:id="241" w:author="David Conklin" w:date="2021-03-04T06:11:00Z">
            <w:r>
              <w:rPr>
                <w:noProof/>
                <w:webHidden/>
              </w:rPr>
              <w:t>46</w:t>
            </w:r>
            <w:r>
              <w:rPr>
                <w:noProof/>
                <w:webHidden/>
              </w:rPr>
              <w:fldChar w:fldCharType="end"/>
            </w:r>
            <w:r w:rsidRPr="00862E1F">
              <w:rPr>
                <w:rStyle w:val="Hyperlink"/>
                <w:noProof/>
              </w:rPr>
              <w:fldChar w:fldCharType="end"/>
            </w:r>
          </w:ins>
        </w:p>
        <w:p w14:paraId="51C09DD0" w14:textId="0285956F" w:rsidR="00BE5AC5" w:rsidRDefault="00BE5AC5">
          <w:pPr>
            <w:pStyle w:val="TOC2"/>
            <w:tabs>
              <w:tab w:val="right" w:leader="dot" w:pos="9350"/>
            </w:tabs>
            <w:rPr>
              <w:ins w:id="242" w:author="David Conklin" w:date="2021-03-04T06:11:00Z"/>
              <w:rFonts w:eastAsiaTheme="minorEastAsia"/>
              <w:noProof/>
            </w:rPr>
          </w:pPr>
          <w:ins w:id="24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High Cascades Springs</w:t>
            </w:r>
            <w:r>
              <w:rPr>
                <w:noProof/>
                <w:webHidden/>
              </w:rPr>
              <w:tab/>
            </w:r>
            <w:r>
              <w:rPr>
                <w:noProof/>
                <w:webHidden/>
              </w:rPr>
              <w:fldChar w:fldCharType="begin"/>
            </w:r>
            <w:r>
              <w:rPr>
                <w:noProof/>
                <w:webHidden/>
              </w:rPr>
              <w:instrText xml:space="preserve"> PAGEREF _Toc65730810 \h </w:instrText>
            </w:r>
            <w:r>
              <w:rPr>
                <w:noProof/>
                <w:webHidden/>
              </w:rPr>
            </w:r>
          </w:ins>
          <w:r>
            <w:rPr>
              <w:noProof/>
              <w:webHidden/>
            </w:rPr>
            <w:fldChar w:fldCharType="separate"/>
          </w:r>
          <w:ins w:id="244" w:author="David Conklin" w:date="2021-03-04T06:11:00Z">
            <w:r>
              <w:rPr>
                <w:noProof/>
                <w:webHidden/>
              </w:rPr>
              <w:t>48</w:t>
            </w:r>
            <w:r>
              <w:rPr>
                <w:noProof/>
                <w:webHidden/>
              </w:rPr>
              <w:fldChar w:fldCharType="end"/>
            </w:r>
            <w:r w:rsidRPr="00862E1F">
              <w:rPr>
                <w:rStyle w:val="Hyperlink"/>
                <w:noProof/>
              </w:rPr>
              <w:fldChar w:fldCharType="end"/>
            </w:r>
          </w:ins>
        </w:p>
        <w:p w14:paraId="65732481" w14:textId="2D513E21" w:rsidR="00BE5AC5" w:rsidRDefault="00BE5AC5">
          <w:pPr>
            <w:pStyle w:val="TOC2"/>
            <w:tabs>
              <w:tab w:val="right" w:leader="dot" w:pos="9350"/>
            </w:tabs>
            <w:rPr>
              <w:ins w:id="245" w:author="David Conklin" w:date="2021-03-04T06:11:00Z"/>
              <w:rFonts w:eastAsiaTheme="minorEastAsia"/>
              <w:noProof/>
            </w:rPr>
          </w:pPr>
          <w:ins w:id="246"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"_Toc65730811"</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Calibration and simulation skill</w:t>
            </w:r>
            <w:r>
              <w:rPr>
                <w:noProof/>
                <w:webHidden/>
              </w:rPr>
              <w:tab/>
            </w:r>
            <w:r>
              <w:rPr>
                <w:noProof/>
                <w:webHidden/>
              </w:rPr>
              <w:fldChar w:fldCharType="begin"/>
            </w:r>
            <w:r>
              <w:rPr>
                <w:noProof/>
                <w:webHidden/>
              </w:rPr>
              <w:instrText xml:space="preserve"> PAGEREF _Toc65730811 \h </w:instrText>
            </w:r>
            <w:r>
              <w:rPr>
                <w:noProof/>
                <w:webHidden/>
              </w:rPr>
            </w:r>
          </w:ins>
          <w:r>
            <w:rPr>
              <w:noProof/>
              <w:webHidden/>
            </w:rPr>
            <w:fldChar w:fldCharType="separate"/>
          </w:r>
          <w:ins w:id="247" w:author="David Conklin" w:date="2021-03-04T06:11:00Z">
            <w:r>
              <w:rPr>
                <w:noProof/>
                <w:webHidden/>
              </w:rPr>
              <w:t>49</w:t>
            </w:r>
            <w:r>
              <w:rPr>
                <w:noProof/>
                <w:webHidden/>
              </w:rPr>
              <w:fldChar w:fldCharType="end"/>
            </w:r>
            <w:r w:rsidRPr="00862E1F">
              <w:rPr>
                <w:rStyle w:val="Hyperlink"/>
                <w:noProof/>
              </w:rPr>
              <w:fldChar w:fldCharType="end"/>
            </w:r>
          </w:ins>
        </w:p>
        <w:p w14:paraId="0D4C5C68" w14:textId="63A9FE97" w:rsidR="00BE5AC5" w:rsidRDefault="00BE5AC5">
          <w:pPr>
            <w:pStyle w:val="TOC2"/>
            <w:tabs>
              <w:tab w:val="right" w:leader="dot" w:pos="9350"/>
            </w:tabs>
            <w:rPr>
              <w:ins w:id="248" w:author="David Conklin" w:date="2021-03-04T06:11:00Z"/>
              <w:rFonts w:eastAsiaTheme="minorEastAsia"/>
              <w:noProof/>
            </w:rPr>
          </w:pPr>
          <w:ins w:id="249"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"_Toc65730812"</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Analysis of locations where the model has low skill</w:t>
            </w:r>
            <w:r>
              <w:rPr>
                <w:noProof/>
                <w:webHidden/>
              </w:rPr>
              <w:tab/>
            </w:r>
            <w:r>
              <w:rPr>
                <w:noProof/>
                <w:webHidden/>
              </w:rPr>
              <w:fldChar w:fldCharType="begin"/>
            </w:r>
            <w:r>
              <w:rPr>
                <w:noProof/>
                <w:webHidden/>
              </w:rPr>
              <w:instrText xml:space="preserve"> PAGEREF _Toc65730812 \h </w:instrText>
            </w:r>
            <w:r>
              <w:rPr>
                <w:noProof/>
                <w:webHidden/>
              </w:rPr>
            </w:r>
          </w:ins>
          <w:r>
            <w:rPr>
              <w:noProof/>
              <w:webHidden/>
            </w:rPr>
            <w:fldChar w:fldCharType="separate"/>
          </w:r>
          <w:ins w:id="250" w:author="David Conklin" w:date="2021-03-04T06:11:00Z">
            <w:r>
              <w:rPr>
                <w:noProof/>
                <w:webHidden/>
              </w:rPr>
              <w:t>53</w:t>
            </w:r>
            <w:r>
              <w:rPr>
                <w:noProof/>
                <w:webHidden/>
              </w:rPr>
              <w:fldChar w:fldCharType="end"/>
            </w:r>
            <w:r w:rsidRPr="00862E1F">
              <w:rPr>
                <w:rStyle w:val="Hyperlink"/>
                <w:noProof/>
              </w:rPr>
              <w:fldChar w:fldCharType="end"/>
            </w:r>
          </w:ins>
        </w:p>
        <w:p w14:paraId="4581B8B4" w14:textId="43589F8A" w:rsidR="00BE5AC5" w:rsidRDefault="00BE5AC5">
          <w:pPr>
            <w:pStyle w:val="TOC2"/>
            <w:tabs>
              <w:tab w:val="right" w:leader="dot" w:pos="9350"/>
            </w:tabs>
            <w:rPr>
              <w:ins w:id="251" w:author="David Conklin" w:date="2021-03-04T06:11:00Z"/>
              <w:rFonts w:eastAsiaTheme="minorEastAsia"/>
              <w:noProof/>
            </w:rPr>
          </w:pPr>
          <w:ins w:id="252"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"_Toc65730813"</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_Toc65730813 \h </w:instrText>
            </w:r>
            <w:r>
              <w:rPr>
                <w:noProof/>
                <w:webHidden/>
              </w:rPr>
            </w:r>
          </w:ins>
          <w:r>
            <w:rPr>
              <w:noProof/>
              <w:webHidden/>
            </w:rPr>
            <w:fldChar w:fldCharType="separate"/>
          </w:r>
          <w:ins w:id="253" w:author="David Conklin" w:date="2021-03-04T06:11:00Z">
            <w:r>
              <w:rPr>
                <w:noProof/>
                <w:webHidden/>
              </w:rPr>
              <w:t>54</w:t>
            </w:r>
            <w:r>
              <w:rPr>
                <w:noProof/>
                <w:webHidden/>
              </w:rPr>
              <w:fldChar w:fldCharType="end"/>
            </w:r>
            <w:r w:rsidRPr="00862E1F">
              <w:rPr>
                <w:rStyle w:val="Hyperlink"/>
                <w:noProof/>
              </w:rPr>
              <w:fldChar w:fldCharType="end"/>
            </w:r>
          </w:ins>
        </w:p>
        <w:p w14:paraId="1C97B0B4" w14:textId="7643B2BC" w:rsidR="00BE5AC5" w:rsidRDefault="00BE5AC5">
          <w:pPr>
            <w:pStyle w:val="TOC2"/>
            <w:tabs>
              <w:tab w:val="right" w:leader="dot" w:pos="9350"/>
            </w:tabs>
            <w:rPr>
              <w:ins w:id="254" w:author="David Conklin" w:date="2021-03-04T06:11:00Z"/>
              <w:rFonts w:eastAsiaTheme="minorEastAsia"/>
              <w:noProof/>
            </w:rPr>
          </w:pPr>
          <w:ins w:id="255"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"_Toc65730814"</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CW3M v. Shade-a-lator</w:t>
            </w:r>
            <w:r>
              <w:rPr>
                <w:noProof/>
                <w:webHidden/>
              </w:rPr>
              <w:tab/>
            </w:r>
            <w:r>
              <w:rPr>
                <w:noProof/>
                <w:webHidden/>
              </w:rPr>
              <w:fldChar w:fldCharType="begin"/>
            </w:r>
            <w:r>
              <w:rPr>
                <w:noProof/>
                <w:webHidden/>
              </w:rPr>
              <w:instrText xml:space="preserve"> PAGEREF _Toc65730814 \h </w:instrText>
            </w:r>
            <w:r>
              <w:rPr>
                <w:noProof/>
                <w:webHidden/>
              </w:rPr>
            </w:r>
          </w:ins>
          <w:r>
            <w:rPr>
              <w:noProof/>
              <w:webHidden/>
            </w:rPr>
            <w:fldChar w:fldCharType="separate"/>
          </w:r>
          <w:ins w:id="256" w:author="David Conklin" w:date="2021-03-04T06:11:00Z">
            <w:r>
              <w:rPr>
                <w:noProof/>
                <w:webHidden/>
              </w:rPr>
              <w:t>55</w:t>
            </w:r>
            <w:r>
              <w:rPr>
                <w:noProof/>
                <w:webHidden/>
              </w:rPr>
              <w:fldChar w:fldCharType="end"/>
            </w:r>
            <w:r w:rsidRPr="00862E1F">
              <w:rPr>
                <w:rStyle w:val="Hyperlink"/>
                <w:noProof/>
              </w:rPr>
              <w:fldChar w:fldCharType="end"/>
            </w:r>
          </w:ins>
        </w:p>
        <w:p w14:paraId="02629EAB" w14:textId="615FA48E" w:rsidR="00BE5AC5" w:rsidRDefault="00BE5AC5">
          <w:pPr>
            <w:pStyle w:val="TOC2"/>
            <w:tabs>
              <w:tab w:val="right" w:leader="dot" w:pos="9350"/>
            </w:tabs>
            <w:rPr>
              <w:ins w:id="257" w:author="David Conklin" w:date="2021-03-04T06:11:00Z"/>
              <w:rFonts w:eastAsiaTheme="minorEastAsia"/>
              <w:noProof/>
            </w:rPr>
          </w:pPr>
          <w:ins w:id="258"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"_Toc65730815"</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Comparison of CW3M results to Shade-a-lator results</w:t>
            </w:r>
            <w:r>
              <w:rPr>
                <w:noProof/>
                <w:webHidden/>
              </w:rPr>
              <w:tab/>
            </w:r>
            <w:r>
              <w:rPr>
                <w:noProof/>
                <w:webHidden/>
              </w:rPr>
              <w:fldChar w:fldCharType="begin"/>
            </w:r>
            <w:r>
              <w:rPr>
                <w:noProof/>
                <w:webHidden/>
              </w:rPr>
              <w:instrText xml:space="preserve"> PAGEREF _Toc65730815 \h </w:instrText>
            </w:r>
            <w:r>
              <w:rPr>
                <w:noProof/>
                <w:webHidden/>
              </w:rPr>
            </w:r>
          </w:ins>
          <w:r>
            <w:rPr>
              <w:noProof/>
              <w:webHidden/>
            </w:rPr>
            <w:fldChar w:fldCharType="separate"/>
          </w:r>
          <w:ins w:id="259" w:author="David Conklin" w:date="2021-03-04T06:11:00Z">
            <w:r>
              <w:rPr>
                <w:noProof/>
                <w:webHidden/>
              </w:rPr>
              <w:t>57</w:t>
            </w:r>
            <w:r>
              <w:rPr>
                <w:noProof/>
                <w:webHidden/>
              </w:rPr>
              <w:fldChar w:fldCharType="end"/>
            </w:r>
            <w:r w:rsidRPr="00862E1F">
              <w:rPr>
                <w:rStyle w:val="Hyperlink"/>
                <w:noProof/>
              </w:rPr>
              <w:fldChar w:fldCharType="end"/>
            </w:r>
          </w:ins>
        </w:p>
        <w:p w14:paraId="1C6DBF38" w14:textId="4E2F75A5" w:rsidR="00BE5AC5" w:rsidRDefault="00BE5AC5">
          <w:pPr>
            <w:pStyle w:val="TOC1"/>
            <w:tabs>
              <w:tab w:val="right" w:leader="dot" w:pos="9350"/>
            </w:tabs>
            <w:rPr>
              <w:ins w:id="260" w:author="David Conklin" w:date="2021-03-04T06:11:00Z"/>
              <w:rFonts w:eastAsiaTheme="minorEastAsia"/>
              <w:noProof/>
            </w:rPr>
          </w:pPr>
          <w:ins w:id="261"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"_Toc65730816"</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The Clackamas Basin</w:t>
            </w:r>
            <w:r>
              <w:rPr>
                <w:noProof/>
                <w:webHidden/>
              </w:rPr>
              <w:tab/>
            </w:r>
            <w:r>
              <w:rPr>
                <w:noProof/>
                <w:webHidden/>
              </w:rPr>
              <w:fldChar w:fldCharType="begin"/>
            </w:r>
            <w:r>
              <w:rPr>
                <w:noProof/>
                <w:webHidden/>
              </w:rPr>
              <w:instrText xml:space="preserve"> PAGEREF _Toc65730816 \h </w:instrText>
            </w:r>
            <w:r>
              <w:rPr>
                <w:noProof/>
                <w:webHidden/>
              </w:rPr>
            </w:r>
          </w:ins>
          <w:r>
            <w:rPr>
              <w:noProof/>
              <w:webHidden/>
            </w:rPr>
            <w:fldChar w:fldCharType="separate"/>
          </w:r>
          <w:ins w:id="262" w:author="David Conklin" w:date="2021-03-04T06:11:00Z">
            <w:r>
              <w:rPr>
                <w:noProof/>
                <w:webHidden/>
              </w:rPr>
              <w:t>59</w:t>
            </w:r>
            <w:r>
              <w:rPr>
                <w:noProof/>
                <w:webHidden/>
              </w:rPr>
              <w:fldChar w:fldCharType="end"/>
            </w:r>
            <w:r w:rsidRPr="00862E1F">
              <w:rPr>
                <w:rStyle w:val="Hyperlink"/>
                <w:noProof/>
              </w:rPr>
              <w:fldChar w:fldCharType="end"/>
            </w:r>
          </w:ins>
        </w:p>
        <w:p w14:paraId="394D8A8F" w14:textId="2F502FE5" w:rsidR="00BE5AC5" w:rsidRDefault="00BE5AC5">
          <w:pPr>
            <w:pStyle w:val="TOC1"/>
            <w:tabs>
              <w:tab w:val="right" w:leader="dot" w:pos="9350"/>
            </w:tabs>
            <w:rPr>
              <w:ins w:id="263" w:author="David Conklin" w:date="2021-03-04T06:11:00Z"/>
              <w:rFonts w:eastAsiaTheme="minorEastAsia"/>
              <w:noProof/>
            </w:rPr>
          </w:pPr>
          <w:ins w:id="264"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"_Toc65730817"</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Directory structure and file names</w:t>
            </w:r>
            <w:r>
              <w:rPr>
                <w:noProof/>
                <w:webHidden/>
              </w:rPr>
              <w:tab/>
            </w:r>
            <w:r>
              <w:rPr>
                <w:noProof/>
                <w:webHidden/>
              </w:rPr>
              <w:fldChar w:fldCharType="begin"/>
            </w:r>
            <w:r>
              <w:rPr>
                <w:noProof/>
                <w:webHidden/>
              </w:rPr>
              <w:instrText xml:space="preserve"> PAGEREF _Toc65730817 \h </w:instrText>
            </w:r>
            <w:r>
              <w:rPr>
                <w:noProof/>
                <w:webHidden/>
              </w:rPr>
            </w:r>
          </w:ins>
          <w:r>
            <w:rPr>
              <w:noProof/>
              <w:webHidden/>
            </w:rPr>
            <w:fldChar w:fldCharType="separate"/>
          </w:r>
          <w:ins w:id="265" w:author="David Conklin" w:date="2021-03-04T06:11:00Z">
            <w:r>
              <w:rPr>
                <w:noProof/>
                <w:webHidden/>
              </w:rPr>
              <w:t>60</w:t>
            </w:r>
            <w:r>
              <w:rPr>
                <w:noProof/>
                <w:webHidden/>
              </w:rPr>
              <w:fldChar w:fldCharType="end"/>
            </w:r>
            <w:r w:rsidRPr="00862E1F">
              <w:rPr>
                <w:rStyle w:val="Hyperlink"/>
                <w:noProof/>
              </w:rPr>
              <w:fldChar w:fldCharType="end"/>
            </w:r>
          </w:ins>
        </w:p>
        <w:p w14:paraId="6EC957CE" w14:textId="73612EF8" w:rsidR="00BE5AC5" w:rsidRDefault="00BE5AC5">
          <w:pPr>
            <w:pStyle w:val="TOC1"/>
            <w:tabs>
              <w:tab w:val="right" w:leader="dot" w:pos="9350"/>
            </w:tabs>
            <w:rPr>
              <w:ins w:id="266" w:author="David Conklin" w:date="2021-03-04T06:11:00Z"/>
              <w:rFonts w:eastAsiaTheme="minorEastAsia"/>
              <w:noProof/>
            </w:rPr>
          </w:pPr>
          <w:ins w:id="267"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"_Toc65730818"</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Release Log</w:t>
            </w:r>
            <w:r>
              <w:rPr>
                <w:noProof/>
                <w:webHidden/>
              </w:rPr>
              <w:tab/>
            </w:r>
            <w:r>
              <w:rPr>
                <w:noProof/>
                <w:webHidden/>
              </w:rPr>
              <w:fldChar w:fldCharType="begin"/>
            </w:r>
            <w:r>
              <w:rPr>
                <w:noProof/>
                <w:webHidden/>
              </w:rPr>
              <w:instrText xml:space="preserve"> PAGEREF _Toc65730818 \h </w:instrText>
            </w:r>
            <w:r>
              <w:rPr>
                <w:noProof/>
                <w:webHidden/>
              </w:rPr>
            </w:r>
          </w:ins>
          <w:r>
            <w:rPr>
              <w:noProof/>
              <w:webHidden/>
            </w:rPr>
            <w:fldChar w:fldCharType="separate"/>
          </w:r>
          <w:ins w:id="268" w:author="David Conklin" w:date="2021-03-04T06:11:00Z">
            <w:r>
              <w:rPr>
                <w:noProof/>
                <w:webHidden/>
              </w:rPr>
              <w:t>61</w:t>
            </w:r>
            <w:r>
              <w:rPr>
                <w:noProof/>
                <w:webHidden/>
              </w:rPr>
              <w:fldChar w:fldCharType="end"/>
            </w:r>
            <w:r w:rsidRPr="00862E1F">
              <w:rPr>
                <w:rStyle w:val="Hyperlink"/>
                <w:noProof/>
              </w:rPr>
              <w:fldChar w:fldCharType="end"/>
            </w:r>
          </w:ins>
        </w:p>
        <w:p w14:paraId="3D3A5B18" w14:textId="3B6A497D" w:rsidR="00BE5AC5" w:rsidRDefault="00BE5AC5">
          <w:pPr>
            <w:pStyle w:val="TOC1"/>
            <w:tabs>
              <w:tab w:val="right" w:leader="dot" w:pos="9350"/>
            </w:tabs>
            <w:rPr>
              <w:ins w:id="269" w:author="David Conklin" w:date="2021-03-04T06:11:00Z"/>
              <w:rFonts w:eastAsiaTheme="minorEastAsia"/>
              <w:noProof/>
            </w:rPr>
          </w:pPr>
          <w:ins w:id="270"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"_Toc65730819"</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References</w:t>
            </w:r>
            <w:r>
              <w:rPr>
                <w:noProof/>
                <w:webHidden/>
              </w:rPr>
              <w:tab/>
            </w:r>
            <w:r>
              <w:rPr>
                <w:noProof/>
                <w:webHidden/>
              </w:rPr>
              <w:fldChar w:fldCharType="begin"/>
            </w:r>
            <w:r>
              <w:rPr>
                <w:noProof/>
                <w:webHidden/>
              </w:rPr>
              <w:instrText xml:space="preserve"> PAGEREF _Toc65730819 \h </w:instrText>
            </w:r>
            <w:r>
              <w:rPr>
                <w:noProof/>
                <w:webHidden/>
              </w:rPr>
            </w:r>
          </w:ins>
          <w:r>
            <w:rPr>
              <w:noProof/>
              <w:webHidden/>
            </w:rPr>
            <w:fldChar w:fldCharType="separate"/>
          </w:r>
          <w:ins w:id="271" w:author="David Conklin" w:date="2021-03-04T06:11:00Z">
            <w:r>
              <w:rPr>
                <w:noProof/>
                <w:webHidden/>
              </w:rPr>
              <w:t>64</w:t>
            </w:r>
            <w:r>
              <w:rPr>
                <w:noProof/>
                <w:webHidden/>
              </w:rPr>
              <w:fldChar w:fldCharType="end"/>
            </w:r>
            <w:r w:rsidRPr="00862E1F">
              <w:rPr>
                <w:rStyle w:val="Hyperlink"/>
                <w:noProof/>
              </w:rPr>
              <w:fldChar w:fldCharType="end"/>
            </w:r>
          </w:ins>
        </w:p>
        <w:p w14:paraId="02C578DF" w14:textId="13414C97" w:rsidR="00BE5AC5" w:rsidRDefault="00BE5AC5">
          <w:pPr>
            <w:pStyle w:val="TOC1"/>
            <w:tabs>
              <w:tab w:val="right" w:leader="dot" w:pos="9350"/>
            </w:tabs>
            <w:rPr>
              <w:ins w:id="272" w:author="David Conklin" w:date="2021-03-04T06:11:00Z"/>
              <w:rFonts w:eastAsiaTheme="minorEastAsia"/>
              <w:noProof/>
            </w:rPr>
          </w:pPr>
          <w:ins w:id="273" w:author="David Conklin" w:date="2021-03-04T06:11:00Z">
            <w:r w:rsidRPr="00862E1F">
              <w:rPr>
                <w:rStyle w:val="Hyperlink"/>
                <w:noProof/>
              </w:rPr>
              <w:fldChar w:fldCharType="begin"/>
            </w:r>
            <w:r w:rsidRPr="00862E1F">
              <w:rPr>
                <w:rStyle w:val="Hyperlink"/>
                <w:noProof/>
              </w:rPr>
              <w:instrText xml:space="preserve"> </w:instrText>
            </w:r>
            <w:r>
              <w:rPr>
                <w:noProof/>
              </w:rPr>
              <w:instrText>HYPERLINK \l "_Toc65730820"</w:instrText>
            </w:r>
            <w:r w:rsidRPr="00862E1F">
              <w:rPr>
                <w:rStyle w:val="Hyperlink"/>
                <w:noProof/>
              </w:rPr>
              <w:instrText xml:space="preserve"> </w:instrText>
            </w:r>
            <w:r w:rsidRPr="00862E1F">
              <w:rPr>
                <w:rStyle w:val="Hyperlink"/>
                <w:noProof/>
              </w:rPr>
            </w:r>
            <w:r w:rsidRPr="00862E1F">
              <w:rPr>
                <w:rStyle w:val="Hyperlink"/>
                <w:noProof/>
              </w:rPr>
              <w:fldChar w:fldCharType="separate"/>
            </w:r>
            <w:r w:rsidRPr="00862E1F">
              <w:rPr>
                <w:rStyle w:val="Hyperlink"/>
                <w:noProof/>
              </w:rPr>
              <w:t>Acronyms and Abbreviations</w:t>
            </w:r>
            <w:r>
              <w:rPr>
                <w:noProof/>
                <w:webHidden/>
              </w:rPr>
              <w:tab/>
            </w:r>
            <w:r>
              <w:rPr>
                <w:noProof/>
                <w:webHidden/>
              </w:rPr>
              <w:fldChar w:fldCharType="begin"/>
            </w:r>
            <w:r>
              <w:rPr>
                <w:noProof/>
                <w:webHidden/>
              </w:rPr>
              <w:instrText xml:space="preserve"> PAGEREF _Toc65730820 \h </w:instrText>
            </w:r>
            <w:r>
              <w:rPr>
                <w:noProof/>
                <w:webHidden/>
              </w:rPr>
            </w:r>
          </w:ins>
          <w:r>
            <w:rPr>
              <w:noProof/>
              <w:webHidden/>
            </w:rPr>
            <w:fldChar w:fldCharType="separate"/>
          </w:r>
          <w:ins w:id="274" w:author="David Conklin" w:date="2021-03-04T06:11:00Z">
            <w:r>
              <w:rPr>
                <w:noProof/>
                <w:webHidden/>
              </w:rPr>
              <w:t>65</w:t>
            </w:r>
            <w:r>
              <w:rPr>
                <w:noProof/>
                <w:webHidden/>
              </w:rPr>
              <w:fldChar w:fldCharType="end"/>
            </w:r>
            <w:r w:rsidRPr="00862E1F">
              <w:rPr>
                <w:rStyle w:val="Hyperlink"/>
                <w:noProof/>
              </w:rPr>
              <w:fldChar w:fldCharType="end"/>
            </w:r>
          </w:ins>
        </w:p>
        <w:p w14:paraId="19A449D0" w14:textId="3BF02840" w:rsidR="00C63B9F" w:rsidDel="0080365E" w:rsidRDefault="008051F2">
          <w:pPr>
            <w:pStyle w:val="TOC1"/>
            <w:tabs>
              <w:tab w:val="right" w:leader="dot" w:pos="9350"/>
            </w:tabs>
            <w:rPr>
              <w:del w:id="275" w:author="David Conklin" w:date="2021-01-30T16:34:00Z"/>
              <w:rFonts w:eastAsiaTheme="minorEastAsia"/>
              <w:noProof/>
            </w:rPr>
          </w:pPr>
          <w:del w:id="276"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77" w:author="David Conklin" w:date="2021-03-04T06:11:00Z">
            <w:r w:rsidR="00BE5AC5">
              <w:rPr>
                <w:b/>
                <w:bCs/>
                <w:noProof/>
              </w:rPr>
              <w:t>Error! Hyperlink reference not valid.</w:t>
            </w:r>
          </w:ins>
          <w:del w:id="278"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7C56D60D" w:rsidR="00C63B9F" w:rsidDel="0080365E" w:rsidRDefault="008051F2">
          <w:pPr>
            <w:pStyle w:val="TOC1"/>
            <w:tabs>
              <w:tab w:val="right" w:leader="dot" w:pos="9350"/>
            </w:tabs>
            <w:rPr>
              <w:del w:id="279" w:author="David Conklin" w:date="2021-01-30T16:34:00Z"/>
              <w:rFonts w:eastAsiaTheme="minorEastAsia"/>
              <w:noProof/>
            </w:rPr>
          </w:pPr>
          <w:del w:id="280"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81" w:author="David Conklin" w:date="2021-03-04T06:11:00Z">
            <w:r w:rsidR="00BE5AC5">
              <w:rPr>
                <w:b/>
                <w:bCs/>
                <w:noProof/>
              </w:rPr>
              <w:t>Error! Hyperlink reference not valid.</w:t>
            </w:r>
          </w:ins>
          <w:del w:id="282"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0AF045B7" w:rsidR="00C63B9F" w:rsidDel="0080365E" w:rsidRDefault="008051F2">
          <w:pPr>
            <w:pStyle w:val="TOC2"/>
            <w:tabs>
              <w:tab w:val="right" w:leader="dot" w:pos="9350"/>
            </w:tabs>
            <w:rPr>
              <w:del w:id="283" w:author="David Conklin" w:date="2021-01-30T16:34:00Z"/>
              <w:rFonts w:eastAsiaTheme="minorEastAsia"/>
              <w:noProof/>
            </w:rPr>
          </w:pPr>
          <w:del w:id="284"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85" w:author="David Conklin" w:date="2021-03-04T06:11:00Z">
            <w:r w:rsidR="00BE5AC5">
              <w:rPr>
                <w:b/>
                <w:bCs/>
                <w:noProof/>
              </w:rPr>
              <w:t>Error! Hyperlink reference not valid.</w:t>
            </w:r>
          </w:ins>
          <w:del w:id="286"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64F57625" w:rsidR="00C63B9F" w:rsidDel="0080365E" w:rsidRDefault="008051F2">
          <w:pPr>
            <w:pStyle w:val="TOC2"/>
            <w:tabs>
              <w:tab w:val="right" w:leader="dot" w:pos="9350"/>
            </w:tabs>
            <w:rPr>
              <w:del w:id="287" w:author="David Conklin" w:date="2021-01-30T16:34:00Z"/>
              <w:rFonts w:eastAsiaTheme="minorEastAsia"/>
              <w:noProof/>
            </w:rPr>
          </w:pPr>
          <w:del w:id="288"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89" w:author="David Conklin" w:date="2021-03-04T06:11:00Z">
            <w:r w:rsidR="00BE5AC5">
              <w:rPr>
                <w:b/>
                <w:bCs/>
                <w:noProof/>
              </w:rPr>
              <w:t>Error! Hyperlink reference not valid.</w:t>
            </w:r>
          </w:ins>
          <w:del w:id="290"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345F3E86" w:rsidR="00C63B9F" w:rsidDel="0080365E" w:rsidRDefault="008051F2">
          <w:pPr>
            <w:pStyle w:val="TOC2"/>
            <w:tabs>
              <w:tab w:val="right" w:leader="dot" w:pos="9350"/>
            </w:tabs>
            <w:rPr>
              <w:del w:id="291" w:author="David Conklin" w:date="2021-01-30T16:34:00Z"/>
              <w:rFonts w:eastAsiaTheme="minorEastAsia"/>
              <w:noProof/>
            </w:rPr>
          </w:pPr>
          <w:del w:id="292"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93" w:author="David Conklin" w:date="2021-03-04T06:11:00Z">
            <w:r w:rsidR="00BE5AC5">
              <w:rPr>
                <w:b/>
                <w:bCs/>
                <w:noProof/>
              </w:rPr>
              <w:t>Error! Hyperlink reference not valid.</w:t>
            </w:r>
          </w:ins>
          <w:del w:id="294"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0BADFBD8" w:rsidR="00C63B9F" w:rsidDel="0080365E" w:rsidRDefault="008051F2">
          <w:pPr>
            <w:pStyle w:val="TOC1"/>
            <w:tabs>
              <w:tab w:val="right" w:leader="dot" w:pos="9350"/>
            </w:tabs>
            <w:rPr>
              <w:del w:id="295" w:author="David Conklin" w:date="2021-01-30T16:34:00Z"/>
              <w:rFonts w:eastAsiaTheme="minorEastAsia"/>
              <w:noProof/>
            </w:rPr>
          </w:pPr>
          <w:del w:id="296"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97" w:author="David Conklin" w:date="2021-03-04T06:11:00Z">
            <w:r w:rsidR="00BE5AC5">
              <w:rPr>
                <w:b/>
                <w:bCs/>
                <w:noProof/>
              </w:rPr>
              <w:t>Error! Hyperlink reference not valid.</w:t>
            </w:r>
          </w:ins>
          <w:del w:id="298"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0F4426FA" w:rsidR="00C63B9F" w:rsidDel="0080365E" w:rsidRDefault="008051F2">
          <w:pPr>
            <w:pStyle w:val="TOC1"/>
            <w:tabs>
              <w:tab w:val="right" w:leader="dot" w:pos="9350"/>
            </w:tabs>
            <w:rPr>
              <w:del w:id="299" w:author="David Conklin" w:date="2021-01-30T16:34:00Z"/>
              <w:rFonts w:eastAsiaTheme="minorEastAsia"/>
              <w:noProof/>
            </w:rPr>
          </w:pPr>
          <w:del w:id="300"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01" w:author="David Conklin" w:date="2021-03-04T06:11:00Z">
            <w:r w:rsidR="00BE5AC5">
              <w:rPr>
                <w:b/>
                <w:bCs/>
                <w:noProof/>
              </w:rPr>
              <w:t>Error! Hyperlink reference not valid.</w:t>
            </w:r>
          </w:ins>
          <w:del w:id="302"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143FF73E" w:rsidR="00C63B9F" w:rsidDel="0080365E" w:rsidRDefault="008051F2">
          <w:pPr>
            <w:pStyle w:val="TOC2"/>
            <w:tabs>
              <w:tab w:val="right" w:leader="dot" w:pos="9350"/>
            </w:tabs>
            <w:rPr>
              <w:del w:id="303" w:author="David Conklin" w:date="2021-01-30T16:34:00Z"/>
              <w:rFonts w:eastAsiaTheme="minorEastAsia"/>
              <w:noProof/>
            </w:rPr>
          </w:pPr>
          <w:del w:id="304"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05" w:author="David Conklin" w:date="2021-03-04T06:11:00Z">
            <w:r w:rsidR="00BE5AC5">
              <w:rPr>
                <w:b/>
                <w:bCs/>
                <w:noProof/>
              </w:rPr>
              <w:t>Error! Hyperlink reference not valid.</w:t>
            </w:r>
          </w:ins>
          <w:del w:id="306"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1FD05579" w:rsidR="00C63B9F" w:rsidDel="0080365E" w:rsidRDefault="008051F2">
          <w:pPr>
            <w:pStyle w:val="TOC2"/>
            <w:tabs>
              <w:tab w:val="right" w:leader="dot" w:pos="9350"/>
            </w:tabs>
            <w:rPr>
              <w:del w:id="307" w:author="David Conklin" w:date="2021-01-30T16:34:00Z"/>
              <w:rFonts w:eastAsiaTheme="minorEastAsia"/>
              <w:noProof/>
            </w:rPr>
          </w:pPr>
          <w:del w:id="308"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09" w:author="David Conklin" w:date="2021-03-04T06:11:00Z">
            <w:r w:rsidR="00BE5AC5">
              <w:rPr>
                <w:b/>
                <w:bCs/>
                <w:noProof/>
              </w:rPr>
              <w:t>Error! Hyperlink reference not valid.</w:t>
            </w:r>
          </w:ins>
          <w:del w:id="310"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414D6370" w:rsidR="00C63B9F" w:rsidDel="0080365E" w:rsidRDefault="008051F2">
          <w:pPr>
            <w:pStyle w:val="TOC2"/>
            <w:tabs>
              <w:tab w:val="right" w:leader="dot" w:pos="9350"/>
            </w:tabs>
            <w:rPr>
              <w:del w:id="311" w:author="David Conklin" w:date="2021-01-30T16:34:00Z"/>
              <w:rFonts w:eastAsiaTheme="minorEastAsia"/>
              <w:noProof/>
            </w:rPr>
          </w:pPr>
          <w:del w:id="312"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13" w:author="David Conklin" w:date="2021-03-04T06:11:00Z">
            <w:r w:rsidR="00BE5AC5">
              <w:rPr>
                <w:b/>
                <w:bCs/>
                <w:noProof/>
              </w:rPr>
              <w:t>Error! Hyperlink reference not valid.</w:t>
            </w:r>
          </w:ins>
          <w:del w:id="314"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19C4CC4" w:rsidR="00C63B9F" w:rsidDel="0080365E" w:rsidRDefault="008051F2">
          <w:pPr>
            <w:pStyle w:val="TOC1"/>
            <w:tabs>
              <w:tab w:val="right" w:leader="dot" w:pos="9350"/>
            </w:tabs>
            <w:rPr>
              <w:del w:id="315" w:author="David Conklin" w:date="2021-01-30T16:34:00Z"/>
              <w:rFonts w:eastAsiaTheme="minorEastAsia"/>
              <w:noProof/>
            </w:rPr>
          </w:pPr>
          <w:del w:id="316"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17" w:author="David Conklin" w:date="2021-03-04T06:11:00Z">
            <w:r w:rsidR="00BE5AC5">
              <w:rPr>
                <w:b/>
                <w:bCs/>
                <w:noProof/>
              </w:rPr>
              <w:t>Error! Hyperlink reference not valid.</w:t>
            </w:r>
          </w:ins>
          <w:del w:id="318"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374D7416" w:rsidR="00C63B9F" w:rsidDel="0080365E" w:rsidRDefault="008051F2">
          <w:pPr>
            <w:pStyle w:val="TOC2"/>
            <w:tabs>
              <w:tab w:val="right" w:leader="dot" w:pos="9350"/>
            </w:tabs>
            <w:rPr>
              <w:del w:id="319" w:author="David Conklin" w:date="2021-01-30T16:34:00Z"/>
              <w:rFonts w:eastAsiaTheme="minorEastAsia"/>
              <w:noProof/>
            </w:rPr>
          </w:pPr>
          <w:del w:id="320"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21" w:author="David Conklin" w:date="2021-03-04T06:11:00Z">
            <w:r w:rsidR="00BE5AC5">
              <w:rPr>
                <w:b/>
                <w:bCs/>
                <w:noProof/>
              </w:rPr>
              <w:t>Error! Hyperlink reference not valid.</w:t>
            </w:r>
          </w:ins>
          <w:del w:id="322"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7A9D91D3" w:rsidR="00C63B9F" w:rsidDel="0080365E" w:rsidRDefault="008051F2">
          <w:pPr>
            <w:pStyle w:val="TOC2"/>
            <w:tabs>
              <w:tab w:val="right" w:leader="dot" w:pos="9350"/>
            </w:tabs>
            <w:rPr>
              <w:del w:id="323" w:author="David Conklin" w:date="2021-01-30T16:34:00Z"/>
              <w:rFonts w:eastAsiaTheme="minorEastAsia"/>
              <w:noProof/>
            </w:rPr>
          </w:pPr>
          <w:del w:id="324"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25" w:author="David Conklin" w:date="2021-03-04T06:11:00Z">
            <w:r w:rsidR="00BE5AC5">
              <w:rPr>
                <w:b/>
                <w:bCs/>
                <w:noProof/>
              </w:rPr>
              <w:t>Error! Hyperlink reference not valid.</w:t>
            </w:r>
          </w:ins>
          <w:del w:id="326"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324DC19" w:rsidR="00C63B9F" w:rsidDel="0080365E" w:rsidRDefault="008051F2">
          <w:pPr>
            <w:pStyle w:val="TOC2"/>
            <w:tabs>
              <w:tab w:val="right" w:leader="dot" w:pos="9350"/>
            </w:tabs>
            <w:rPr>
              <w:del w:id="327" w:author="David Conklin" w:date="2021-01-30T16:34:00Z"/>
              <w:rFonts w:eastAsiaTheme="minorEastAsia"/>
              <w:noProof/>
            </w:rPr>
          </w:pPr>
          <w:del w:id="328"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29" w:author="David Conklin" w:date="2021-03-04T06:11:00Z">
            <w:r w:rsidR="00BE5AC5">
              <w:rPr>
                <w:b/>
                <w:bCs/>
                <w:noProof/>
              </w:rPr>
              <w:t>Error! Hyperlink reference not valid.</w:t>
            </w:r>
          </w:ins>
          <w:del w:id="330"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19384281" w:rsidR="00C63B9F" w:rsidDel="0080365E" w:rsidRDefault="008051F2">
          <w:pPr>
            <w:pStyle w:val="TOC2"/>
            <w:tabs>
              <w:tab w:val="right" w:leader="dot" w:pos="9350"/>
            </w:tabs>
            <w:rPr>
              <w:del w:id="331" w:author="David Conklin" w:date="2021-01-30T16:34:00Z"/>
              <w:rFonts w:eastAsiaTheme="minorEastAsia"/>
              <w:noProof/>
            </w:rPr>
          </w:pPr>
          <w:del w:id="332"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33" w:author="David Conklin" w:date="2021-03-04T06:11:00Z">
            <w:r w:rsidR="00BE5AC5">
              <w:rPr>
                <w:b/>
                <w:bCs/>
                <w:noProof/>
              </w:rPr>
              <w:t>Error! Hyperlink reference not valid.</w:t>
            </w:r>
          </w:ins>
          <w:del w:id="334"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4C2E65A1" w:rsidR="00C63B9F" w:rsidDel="0080365E" w:rsidRDefault="008051F2">
          <w:pPr>
            <w:pStyle w:val="TOC1"/>
            <w:tabs>
              <w:tab w:val="right" w:leader="dot" w:pos="9350"/>
            </w:tabs>
            <w:rPr>
              <w:del w:id="335" w:author="David Conklin" w:date="2021-01-30T16:34:00Z"/>
              <w:rFonts w:eastAsiaTheme="minorEastAsia"/>
              <w:noProof/>
            </w:rPr>
          </w:pPr>
          <w:del w:id="336"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37" w:author="David Conklin" w:date="2021-03-04T06:11:00Z">
            <w:r w:rsidR="00BE5AC5">
              <w:rPr>
                <w:b/>
                <w:bCs/>
                <w:noProof/>
              </w:rPr>
              <w:t>Error! Hyperlink reference not valid.</w:t>
            </w:r>
          </w:ins>
          <w:del w:id="338"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609427D5" w:rsidR="00C63B9F" w:rsidDel="0080365E" w:rsidRDefault="008051F2">
          <w:pPr>
            <w:pStyle w:val="TOC2"/>
            <w:tabs>
              <w:tab w:val="right" w:leader="dot" w:pos="9350"/>
            </w:tabs>
            <w:rPr>
              <w:del w:id="339" w:author="David Conklin" w:date="2021-01-30T16:34:00Z"/>
              <w:rFonts w:eastAsiaTheme="minorEastAsia"/>
              <w:noProof/>
            </w:rPr>
          </w:pPr>
          <w:del w:id="340"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41" w:author="David Conklin" w:date="2021-03-04T06:11:00Z">
            <w:r w:rsidR="00BE5AC5">
              <w:rPr>
                <w:b/>
                <w:bCs/>
                <w:noProof/>
              </w:rPr>
              <w:t>Error! Hyperlink reference not valid.</w:t>
            </w:r>
          </w:ins>
          <w:del w:id="342"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70B9A339" w:rsidR="00C63B9F" w:rsidDel="0080365E" w:rsidRDefault="008051F2">
          <w:pPr>
            <w:pStyle w:val="TOC1"/>
            <w:tabs>
              <w:tab w:val="right" w:leader="dot" w:pos="9350"/>
            </w:tabs>
            <w:rPr>
              <w:del w:id="343" w:author="David Conklin" w:date="2021-01-30T16:34:00Z"/>
              <w:rFonts w:eastAsiaTheme="minorEastAsia"/>
              <w:noProof/>
            </w:rPr>
          </w:pPr>
          <w:del w:id="344"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45" w:author="David Conklin" w:date="2021-03-04T06:11:00Z">
            <w:r w:rsidR="00BE5AC5">
              <w:rPr>
                <w:b/>
                <w:bCs/>
                <w:noProof/>
              </w:rPr>
              <w:t>Error! Hyperlink reference not valid.</w:t>
            </w:r>
          </w:ins>
          <w:del w:id="346"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511DF363" w:rsidR="00C63B9F" w:rsidDel="0080365E" w:rsidRDefault="008051F2">
          <w:pPr>
            <w:pStyle w:val="TOC2"/>
            <w:tabs>
              <w:tab w:val="right" w:leader="dot" w:pos="9350"/>
            </w:tabs>
            <w:rPr>
              <w:del w:id="347" w:author="David Conklin" w:date="2021-01-30T16:34:00Z"/>
              <w:rFonts w:eastAsiaTheme="minorEastAsia"/>
              <w:noProof/>
            </w:rPr>
          </w:pPr>
          <w:del w:id="348"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49" w:author="David Conklin" w:date="2021-03-04T06:11:00Z">
            <w:r w:rsidR="00BE5AC5">
              <w:rPr>
                <w:b/>
                <w:bCs/>
                <w:noProof/>
              </w:rPr>
              <w:t>Error! Hyperlink reference not valid.</w:t>
            </w:r>
          </w:ins>
          <w:del w:id="350"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2BDC9A77" w:rsidR="00C63B9F" w:rsidDel="0080365E" w:rsidRDefault="008051F2">
          <w:pPr>
            <w:pStyle w:val="TOC2"/>
            <w:tabs>
              <w:tab w:val="right" w:leader="dot" w:pos="9350"/>
            </w:tabs>
            <w:rPr>
              <w:del w:id="351" w:author="David Conklin" w:date="2021-01-30T16:34:00Z"/>
              <w:rFonts w:eastAsiaTheme="minorEastAsia"/>
              <w:noProof/>
            </w:rPr>
          </w:pPr>
          <w:del w:id="352"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53" w:author="David Conklin" w:date="2021-03-04T06:11:00Z">
            <w:r w:rsidR="00BE5AC5">
              <w:rPr>
                <w:b/>
                <w:bCs/>
                <w:noProof/>
              </w:rPr>
              <w:t>Error! Hyperlink reference not valid.</w:t>
            </w:r>
          </w:ins>
          <w:del w:id="354"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3478D0E" w:rsidR="00C63B9F" w:rsidDel="0080365E" w:rsidRDefault="008051F2">
          <w:pPr>
            <w:pStyle w:val="TOC2"/>
            <w:tabs>
              <w:tab w:val="right" w:leader="dot" w:pos="9350"/>
            </w:tabs>
            <w:rPr>
              <w:del w:id="355" w:author="David Conklin" w:date="2021-01-30T16:34:00Z"/>
              <w:rFonts w:eastAsiaTheme="minorEastAsia"/>
              <w:noProof/>
            </w:rPr>
          </w:pPr>
          <w:del w:id="356"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57" w:author="David Conklin" w:date="2021-03-04T06:11:00Z">
            <w:r w:rsidR="00BE5AC5">
              <w:rPr>
                <w:b/>
                <w:bCs/>
                <w:noProof/>
              </w:rPr>
              <w:t>Error! Hyperlink reference not valid.</w:t>
            </w:r>
          </w:ins>
          <w:del w:id="358"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D643C36" w:rsidR="00C63B9F" w:rsidDel="0080365E" w:rsidRDefault="008051F2">
          <w:pPr>
            <w:pStyle w:val="TOC3"/>
            <w:tabs>
              <w:tab w:val="right" w:leader="dot" w:pos="9350"/>
            </w:tabs>
            <w:rPr>
              <w:del w:id="359" w:author="David Conklin" w:date="2021-01-30T16:34:00Z"/>
              <w:rFonts w:eastAsiaTheme="minorEastAsia"/>
              <w:noProof/>
            </w:rPr>
          </w:pPr>
          <w:del w:id="360"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61" w:author="David Conklin" w:date="2021-03-04T06:11:00Z">
            <w:r w:rsidR="00BE5AC5">
              <w:rPr>
                <w:b/>
                <w:bCs/>
                <w:noProof/>
              </w:rPr>
              <w:t>Error! Hyperlink reference not valid.</w:t>
            </w:r>
          </w:ins>
          <w:del w:id="362"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39D1B163" w:rsidR="00C63B9F" w:rsidDel="0080365E" w:rsidRDefault="008051F2">
          <w:pPr>
            <w:pStyle w:val="TOC3"/>
            <w:tabs>
              <w:tab w:val="right" w:leader="dot" w:pos="9350"/>
            </w:tabs>
            <w:rPr>
              <w:del w:id="363" w:author="David Conklin" w:date="2021-01-30T16:34:00Z"/>
              <w:rFonts w:eastAsiaTheme="minorEastAsia"/>
              <w:noProof/>
            </w:rPr>
          </w:pPr>
          <w:del w:id="364"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65" w:author="David Conklin" w:date="2021-03-04T06:11:00Z">
            <w:r w:rsidR="00BE5AC5">
              <w:rPr>
                <w:b/>
                <w:bCs/>
                <w:noProof/>
              </w:rPr>
              <w:t>Error! Hyperlink reference not valid.</w:t>
            </w:r>
          </w:ins>
          <w:del w:id="366"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5265F4F3" w:rsidR="00C63B9F" w:rsidDel="0080365E" w:rsidRDefault="008051F2">
          <w:pPr>
            <w:pStyle w:val="TOC2"/>
            <w:tabs>
              <w:tab w:val="right" w:leader="dot" w:pos="9350"/>
            </w:tabs>
            <w:rPr>
              <w:del w:id="367" w:author="David Conklin" w:date="2021-01-30T16:34:00Z"/>
              <w:rFonts w:eastAsiaTheme="minorEastAsia"/>
              <w:noProof/>
            </w:rPr>
          </w:pPr>
          <w:del w:id="368"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69" w:author="David Conklin" w:date="2021-03-04T06:11:00Z">
            <w:r w:rsidR="00BE5AC5">
              <w:rPr>
                <w:b/>
                <w:bCs/>
                <w:noProof/>
              </w:rPr>
              <w:t>Error! Hyperlink reference not valid.</w:t>
            </w:r>
          </w:ins>
          <w:del w:id="370"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50EBE54D" w:rsidR="00C63B9F" w:rsidDel="0080365E" w:rsidRDefault="008051F2">
          <w:pPr>
            <w:pStyle w:val="TOC2"/>
            <w:tabs>
              <w:tab w:val="right" w:leader="dot" w:pos="9350"/>
            </w:tabs>
            <w:rPr>
              <w:del w:id="371" w:author="David Conklin" w:date="2021-01-30T16:34:00Z"/>
              <w:rFonts w:eastAsiaTheme="minorEastAsia"/>
              <w:noProof/>
            </w:rPr>
          </w:pPr>
          <w:del w:id="372"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73" w:author="David Conklin" w:date="2021-03-04T06:11:00Z">
            <w:r w:rsidR="00BE5AC5">
              <w:rPr>
                <w:b/>
                <w:bCs/>
                <w:noProof/>
              </w:rPr>
              <w:t>Error! Hyperlink reference not valid.</w:t>
            </w:r>
          </w:ins>
          <w:del w:id="374"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1DE7E267" w:rsidR="00C63B9F" w:rsidDel="0080365E" w:rsidRDefault="008051F2">
          <w:pPr>
            <w:pStyle w:val="TOC1"/>
            <w:tabs>
              <w:tab w:val="right" w:leader="dot" w:pos="9350"/>
            </w:tabs>
            <w:rPr>
              <w:del w:id="375" w:author="David Conklin" w:date="2021-01-30T16:34:00Z"/>
              <w:rFonts w:eastAsiaTheme="minorEastAsia"/>
              <w:noProof/>
            </w:rPr>
          </w:pPr>
          <w:del w:id="376"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77" w:author="David Conklin" w:date="2021-03-04T06:11:00Z">
            <w:r w:rsidR="00BE5AC5">
              <w:rPr>
                <w:b/>
                <w:bCs/>
                <w:noProof/>
              </w:rPr>
              <w:t>Error! Hyperlink reference not valid.</w:t>
            </w:r>
          </w:ins>
          <w:del w:id="378"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6C1BD1D6" w:rsidR="00C63B9F" w:rsidDel="0080365E" w:rsidRDefault="008051F2">
          <w:pPr>
            <w:pStyle w:val="TOC2"/>
            <w:tabs>
              <w:tab w:val="right" w:leader="dot" w:pos="9350"/>
            </w:tabs>
            <w:rPr>
              <w:del w:id="379" w:author="David Conklin" w:date="2021-01-30T16:34:00Z"/>
              <w:rFonts w:eastAsiaTheme="minorEastAsia"/>
              <w:noProof/>
            </w:rPr>
          </w:pPr>
          <w:del w:id="380"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81" w:author="David Conklin" w:date="2021-03-04T06:11:00Z">
            <w:r w:rsidR="00BE5AC5">
              <w:rPr>
                <w:b/>
                <w:bCs/>
                <w:noProof/>
              </w:rPr>
              <w:t>Error! Hyperlink reference not valid.</w:t>
            </w:r>
          </w:ins>
          <w:del w:id="382"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021E1F90" w:rsidR="00C63B9F" w:rsidDel="0080365E" w:rsidRDefault="008051F2">
          <w:pPr>
            <w:pStyle w:val="TOC2"/>
            <w:tabs>
              <w:tab w:val="right" w:leader="dot" w:pos="9350"/>
            </w:tabs>
            <w:rPr>
              <w:del w:id="383" w:author="David Conklin" w:date="2021-01-30T16:34:00Z"/>
              <w:rFonts w:eastAsiaTheme="minorEastAsia"/>
              <w:noProof/>
            </w:rPr>
          </w:pPr>
          <w:del w:id="384"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85" w:author="David Conklin" w:date="2021-03-04T06:11:00Z">
            <w:r w:rsidR="00BE5AC5">
              <w:rPr>
                <w:b/>
                <w:bCs/>
                <w:noProof/>
              </w:rPr>
              <w:t>Error! Hyperlink reference not valid.</w:t>
            </w:r>
          </w:ins>
          <w:del w:id="386"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155068F1" w:rsidR="00C63B9F" w:rsidDel="0080365E" w:rsidRDefault="008051F2">
          <w:pPr>
            <w:pStyle w:val="TOC2"/>
            <w:tabs>
              <w:tab w:val="right" w:leader="dot" w:pos="9350"/>
            </w:tabs>
            <w:rPr>
              <w:del w:id="387" w:author="David Conklin" w:date="2021-01-30T16:34:00Z"/>
              <w:rFonts w:eastAsiaTheme="minorEastAsia"/>
              <w:noProof/>
            </w:rPr>
          </w:pPr>
          <w:del w:id="388"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89" w:author="David Conklin" w:date="2021-03-04T06:11:00Z">
            <w:r w:rsidR="00BE5AC5">
              <w:rPr>
                <w:b/>
                <w:bCs/>
                <w:noProof/>
              </w:rPr>
              <w:t>Error! Hyperlink reference not valid.</w:t>
            </w:r>
          </w:ins>
          <w:del w:id="390"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6F6E0889" w:rsidR="00C63B9F" w:rsidDel="0080365E" w:rsidRDefault="008051F2">
          <w:pPr>
            <w:pStyle w:val="TOC2"/>
            <w:tabs>
              <w:tab w:val="right" w:leader="dot" w:pos="9350"/>
            </w:tabs>
            <w:rPr>
              <w:del w:id="391" w:author="David Conklin" w:date="2021-01-30T16:34:00Z"/>
              <w:rFonts w:eastAsiaTheme="minorEastAsia"/>
              <w:noProof/>
            </w:rPr>
          </w:pPr>
          <w:del w:id="392"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93" w:author="David Conklin" w:date="2021-03-04T06:11:00Z">
            <w:r w:rsidR="00BE5AC5">
              <w:rPr>
                <w:b/>
                <w:bCs/>
                <w:noProof/>
              </w:rPr>
              <w:t>Error! Hyperlink reference not valid.</w:t>
            </w:r>
          </w:ins>
          <w:del w:id="394"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1F1013BA" w:rsidR="00C63B9F" w:rsidDel="0080365E" w:rsidRDefault="008051F2">
          <w:pPr>
            <w:pStyle w:val="TOC1"/>
            <w:tabs>
              <w:tab w:val="right" w:leader="dot" w:pos="9350"/>
            </w:tabs>
            <w:rPr>
              <w:del w:id="395" w:author="David Conklin" w:date="2021-01-30T16:34:00Z"/>
              <w:rFonts w:eastAsiaTheme="minorEastAsia"/>
              <w:noProof/>
            </w:rPr>
          </w:pPr>
          <w:del w:id="396"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97" w:author="David Conklin" w:date="2021-03-04T06:11:00Z">
            <w:r w:rsidR="00BE5AC5">
              <w:rPr>
                <w:b/>
                <w:bCs/>
                <w:noProof/>
              </w:rPr>
              <w:t>Error! Hyperlink reference not valid.</w:t>
            </w:r>
          </w:ins>
          <w:del w:id="398"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0464D5F" w:rsidR="00C63B9F" w:rsidDel="0080365E" w:rsidRDefault="008051F2">
          <w:pPr>
            <w:pStyle w:val="TOC2"/>
            <w:tabs>
              <w:tab w:val="right" w:leader="dot" w:pos="9350"/>
            </w:tabs>
            <w:rPr>
              <w:del w:id="399" w:author="David Conklin" w:date="2021-01-30T16:34:00Z"/>
              <w:rFonts w:eastAsiaTheme="minorEastAsia"/>
              <w:noProof/>
            </w:rPr>
          </w:pPr>
          <w:del w:id="400"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01" w:author="David Conklin" w:date="2021-03-04T06:11:00Z">
            <w:r w:rsidR="00BE5AC5">
              <w:rPr>
                <w:b/>
                <w:bCs/>
                <w:noProof/>
              </w:rPr>
              <w:t>Error! Hyperlink reference not valid.</w:t>
            </w:r>
          </w:ins>
          <w:del w:id="402"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7B65F43F" w:rsidR="00C63B9F" w:rsidDel="0080365E" w:rsidRDefault="008051F2">
          <w:pPr>
            <w:pStyle w:val="TOC2"/>
            <w:tabs>
              <w:tab w:val="right" w:leader="dot" w:pos="9350"/>
            </w:tabs>
            <w:rPr>
              <w:del w:id="403" w:author="David Conklin" w:date="2021-01-30T16:34:00Z"/>
              <w:rFonts w:eastAsiaTheme="minorEastAsia"/>
              <w:noProof/>
            </w:rPr>
          </w:pPr>
          <w:del w:id="404"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05" w:author="David Conklin" w:date="2021-03-04T06:11:00Z">
            <w:r w:rsidR="00BE5AC5">
              <w:rPr>
                <w:b/>
                <w:bCs/>
                <w:noProof/>
              </w:rPr>
              <w:t>Error! Hyperlink reference not valid.</w:t>
            </w:r>
          </w:ins>
          <w:del w:id="406"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7C6736ED" w:rsidR="00C63B9F" w:rsidDel="0080365E" w:rsidRDefault="008051F2">
          <w:pPr>
            <w:pStyle w:val="TOC2"/>
            <w:tabs>
              <w:tab w:val="right" w:leader="dot" w:pos="9350"/>
            </w:tabs>
            <w:rPr>
              <w:del w:id="407" w:author="David Conklin" w:date="2021-01-30T16:34:00Z"/>
              <w:rFonts w:eastAsiaTheme="minorEastAsia"/>
              <w:noProof/>
            </w:rPr>
          </w:pPr>
          <w:del w:id="408"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09" w:author="David Conklin" w:date="2021-03-04T06:11:00Z">
            <w:r w:rsidR="00BE5AC5">
              <w:rPr>
                <w:b/>
                <w:bCs/>
                <w:noProof/>
              </w:rPr>
              <w:t>Error! Hyperlink reference not valid.</w:t>
            </w:r>
          </w:ins>
          <w:del w:id="410"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5AD2C34D" w:rsidR="00C63B9F" w:rsidDel="0080365E" w:rsidRDefault="008051F2">
          <w:pPr>
            <w:pStyle w:val="TOC2"/>
            <w:tabs>
              <w:tab w:val="right" w:leader="dot" w:pos="9350"/>
            </w:tabs>
            <w:rPr>
              <w:del w:id="411" w:author="David Conklin" w:date="2021-01-30T16:34:00Z"/>
              <w:rFonts w:eastAsiaTheme="minorEastAsia"/>
              <w:noProof/>
            </w:rPr>
          </w:pPr>
          <w:del w:id="412"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13" w:author="David Conklin" w:date="2021-03-04T06:11:00Z">
            <w:r w:rsidR="00BE5AC5">
              <w:rPr>
                <w:b/>
                <w:bCs/>
                <w:noProof/>
              </w:rPr>
              <w:t>Error! Hyperlink reference not valid.</w:t>
            </w:r>
          </w:ins>
          <w:del w:id="414"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781DAFE1" w:rsidR="00C63B9F" w:rsidDel="0080365E" w:rsidRDefault="008051F2">
          <w:pPr>
            <w:pStyle w:val="TOC2"/>
            <w:tabs>
              <w:tab w:val="right" w:leader="dot" w:pos="9350"/>
            </w:tabs>
            <w:rPr>
              <w:del w:id="415" w:author="David Conklin" w:date="2021-01-30T16:34:00Z"/>
              <w:rFonts w:eastAsiaTheme="minorEastAsia"/>
              <w:noProof/>
            </w:rPr>
          </w:pPr>
          <w:del w:id="416"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17" w:author="David Conklin" w:date="2021-03-04T06:11:00Z">
            <w:r w:rsidR="00BE5AC5">
              <w:rPr>
                <w:b/>
                <w:bCs/>
                <w:noProof/>
              </w:rPr>
              <w:t>Error! Hyperlink reference not valid.</w:t>
            </w:r>
          </w:ins>
          <w:del w:id="418"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321A50A6" w:rsidR="00C63B9F" w:rsidDel="0080365E" w:rsidRDefault="008051F2">
          <w:pPr>
            <w:pStyle w:val="TOC2"/>
            <w:tabs>
              <w:tab w:val="right" w:leader="dot" w:pos="9350"/>
            </w:tabs>
            <w:rPr>
              <w:del w:id="419" w:author="David Conklin" w:date="2021-01-30T16:34:00Z"/>
              <w:rFonts w:eastAsiaTheme="minorEastAsia"/>
              <w:noProof/>
            </w:rPr>
          </w:pPr>
          <w:del w:id="420"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21" w:author="David Conklin" w:date="2021-03-04T06:11:00Z">
            <w:r w:rsidR="00BE5AC5">
              <w:rPr>
                <w:b/>
                <w:bCs/>
                <w:noProof/>
              </w:rPr>
              <w:t>Error! Hyperlink reference not valid.</w:t>
            </w:r>
          </w:ins>
          <w:del w:id="422"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05A2D90A" w:rsidR="00C63B9F" w:rsidDel="0080365E" w:rsidRDefault="008051F2">
          <w:pPr>
            <w:pStyle w:val="TOC2"/>
            <w:tabs>
              <w:tab w:val="right" w:leader="dot" w:pos="9350"/>
            </w:tabs>
            <w:rPr>
              <w:del w:id="423" w:author="David Conklin" w:date="2021-01-30T16:34:00Z"/>
              <w:rFonts w:eastAsiaTheme="minorEastAsia"/>
              <w:noProof/>
            </w:rPr>
          </w:pPr>
          <w:del w:id="424"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25" w:author="David Conklin" w:date="2021-03-04T06:11:00Z">
            <w:r w:rsidR="00BE5AC5">
              <w:rPr>
                <w:b/>
                <w:bCs/>
                <w:noProof/>
              </w:rPr>
              <w:t>Error! Hyperlink reference not valid.</w:t>
            </w:r>
          </w:ins>
          <w:del w:id="426"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1883CFDB" w:rsidR="00C63B9F" w:rsidDel="0080365E" w:rsidRDefault="008051F2">
          <w:pPr>
            <w:pStyle w:val="TOC2"/>
            <w:tabs>
              <w:tab w:val="right" w:leader="dot" w:pos="9350"/>
            </w:tabs>
            <w:rPr>
              <w:del w:id="427" w:author="David Conklin" w:date="2021-01-30T16:34:00Z"/>
              <w:rFonts w:eastAsiaTheme="minorEastAsia"/>
              <w:noProof/>
            </w:rPr>
          </w:pPr>
          <w:del w:id="428"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29" w:author="David Conklin" w:date="2021-03-04T06:11:00Z">
            <w:r w:rsidR="00BE5AC5">
              <w:rPr>
                <w:b/>
                <w:bCs/>
                <w:noProof/>
              </w:rPr>
              <w:t>Error! Hyperlink reference not valid.</w:t>
            </w:r>
          </w:ins>
          <w:del w:id="430"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3E7A8DDD" w:rsidR="00C63B9F" w:rsidDel="0080365E" w:rsidRDefault="008051F2">
          <w:pPr>
            <w:pStyle w:val="TOC2"/>
            <w:tabs>
              <w:tab w:val="right" w:leader="dot" w:pos="9350"/>
            </w:tabs>
            <w:rPr>
              <w:del w:id="431" w:author="David Conklin" w:date="2021-01-30T16:34:00Z"/>
              <w:rFonts w:eastAsiaTheme="minorEastAsia"/>
              <w:noProof/>
            </w:rPr>
          </w:pPr>
          <w:del w:id="432"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33" w:author="David Conklin" w:date="2021-03-04T06:11:00Z">
            <w:r w:rsidR="00BE5AC5">
              <w:rPr>
                <w:b/>
                <w:bCs/>
                <w:noProof/>
              </w:rPr>
              <w:t>Error! Hyperlink reference not valid.</w:t>
            </w:r>
          </w:ins>
          <w:del w:id="434"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05E6ECD5" w:rsidR="00C63B9F" w:rsidDel="0080365E" w:rsidRDefault="008051F2">
          <w:pPr>
            <w:pStyle w:val="TOC1"/>
            <w:tabs>
              <w:tab w:val="right" w:leader="dot" w:pos="9350"/>
            </w:tabs>
            <w:rPr>
              <w:del w:id="435" w:author="David Conklin" w:date="2021-01-30T16:34:00Z"/>
              <w:rFonts w:eastAsiaTheme="minorEastAsia"/>
              <w:noProof/>
            </w:rPr>
          </w:pPr>
          <w:del w:id="436"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37" w:author="David Conklin" w:date="2021-03-04T06:11:00Z">
            <w:r w:rsidR="00BE5AC5">
              <w:rPr>
                <w:b/>
                <w:bCs/>
                <w:noProof/>
              </w:rPr>
              <w:t>Error! Hyperlink reference not valid.</w:t>
            </w:r>
          </w:ins>
          <w:del w:id="438"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4A7F6AF5" w:rsidR="00C63B9F" w:rsidDel="0080365E" w:rsidRDefault="008051F2">
          <w:pPr>
            <w:pStyle w:val="TOC2"/>
            <w:tabs>
              <w:tab w:val="right" w:leader="dot" w:pos="9350"/>
            </w:tabs>
            <w:rPr>
              <w:del w:id="439" w:author="David Conklin" w:date="2021-01-30T16:34:00Z"/>
              <w:rFonts w:eastAsiaTheme="minorEastAsia"/>
              <w:noProof/>
            </w:rPr>
          </w:pPr>
          <w:del w:id="440"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41" w:author="David Conklin" w:date="2021-03-04T06:11:00Z">
            <w:r w:rsidR="00BE5AC5">
              <w:rPr>
                <w:b/>
                <w:bCs/>
                <w:noProof/>
              </w:rPr>
              <w:t>Error! Hyperlink reference not valid.</w:t>
            </w:r>
          </w:ins>
          <w:del w:id="442"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7D0E77CF" w:rsidR="00C63B9F" w:rsidDel="0080365E" w:rsidRDefault="008051F2">
          <w:pPr>
            <w:pStyle w:val="TOC2"/>
            <w:tabs>
              <w:tab w:val="right" w:leader="dot" w:pos="9350"/>
            </w:tabs>
            <w:rPr>
              <w:del w:id="443" w:author="David Conklin" w:date="2021-01-30T16:34:00Z"/>
              <w:rFonts w:eastAsiaTheme="minorEastAsia"/>
              <w:noProof/>
            </w:rPr>
          </w:pPr>
          <w:del w:id="444"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45" w:author="David Conklin" w:date="2021-03-04T06:11:00Z">
            <w:r w:rsidR="00BE5AC5">
              <w:rPr>
                <w:b/>
                <w:bCs/>
                <w:noProof/>
              </w:rPr>
              <w:t>Error! Hyperlink reference not valid.</w:t>
            </w:r>
          </w:ins>
          <w:del w:id="446"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2A5EFD8C" w:rsidR="00C63B9F" w:rsidDel="0080365E" w:rsidRDefault="008051F2">
          <w:pPr>
            <w:pStyle w:val="TOC1"/>
            <w:tabs>
              <w:tab w:val="right" w:leader="dot" w:pos="9350"/>
            </w:tabs>
            <w:rPr>
              <w:del w:id="447" w:author="David Conklin" w:date="2021-01-30T16:34:00Z"/>
              <w:rFonts w:eastAsiaTheme="minorEastAsia"/>
              <w:noProof/>
            </w:rPr>
          </w:pPr>
          <w:del w:id="448"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49" w:author="David Conklin" w:date="2021-03-04T06:11:00Z">
            <w:r w:rsidR="00BE5AC5">
              <w:rPr>
                <w:b/>
                <w:bCs/>
                <w:noProof/>
              </w:rPr>
              <w:t>Error! Hyperlink reference not valid.</w:t>
            </w:r>
          </w:ins>
          <w:del w:id="450"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F76252F" w:rsidR="00C63B9F" w:rsidDel="0080365E" w:rsidRDefault="008051F2">
          <w:pPr>
            <w:pStyle w:val="TOC2"/>
            <w:tabs>
              <w:tab w:val="right" w:leader="dot" w:pos="9350"/>
            </w:tabs>
            <w:rPr>
              <w:del w:id="451" w:author="David Conklin" w:date="2021-01-30T16:34:00Z"/>
              <w:rFonts w:eastAsiaTheme="minorEastAsia"/>
              <w:noProof/>
            </w:rPr>
          </w:pPr>
          <w:del w:id="452"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53" w:author="David Conklin" w:date="2021-03-04T06:11:00Z">
            <w:r w:rsidR="00BE5AC5">
              <w:rPr>
                <w:b/>
                <w:bCs/>
                <w:noProof/>
              </w:rPr>
              <w:t>Error! Hyperlink reference not valid.</w:t>
            </w:r>
          </w:ins>
          <w:del w:id="454"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6800611B" w:rsidR="00C63B9F" w:rsidDel="0080365E" w:rsidRDefault="008051F2">
          <w:pPr>
            <w:pStyle w:val="TOC1"/>
            <w:tabs>
              <w:tab w:val="right" w:leader="dot" w:pos="9350"/>
            </w:tabs>
            <w:rPr>
              <w:del w:id="455" w:author="David Conklin" w:date="2021-01-30T16:34:00Z"/>
              <w:rFonts w:eastAsiaTheme="minorEastAsia"/>
              <w:noProof/>
            </w:rPr>
          </w:pPr>
          <w:del w:id="456"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57" w:author="David Conklin" w:date="2021-03-04T06:11:00Z">
            <w:r w:rsidR="00BE5AC5">
              <w:rPr>
                <w:b/>
                <w:bCs/>
                <w:noProof/>
              </w:rPr>
              <w:t>Error! Hyperlink reference not valid.</w:t>
            </w:r>
          </w:ins>
          <w:del w:id="458"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4703E8DB" w:rsidR="00C63B9F" w:rsidDel="0080365E" w:rsidRDefault="008051F2">
          <w:pPr>
            <w:pStyle w:val="TOC2"/>
            <w:tabs>
              <w:tab w:val="right" w:leader="dot" w:pos="9350"/>
            </w:tabs>
            <w:rPr>
              <w:del w:id="459" w:author="David Conklin" w:date="2021-01-30T16:34:00Z"/>
              <w:rFonts w:eastAsiaTheme="minorEastAsia"/>
              <w:noProof/>
            </w:rPr>
          </w:pPr>
          <w:del w:id="460"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61" w:author="David Conklin" w:date="2021-03-04T06:11:00Z">
            <w:r w:rsidR="00BE5AC5">
              <w:rPr>
                <w:b/>
                <w:bCs/>
                <w:noProof/>
              </w:rPr>
              <w:t>Error! Hyperlink reference not valid.</w:t>
            </w:r>
          </w:ins>
          <w:del w:id="462"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7FCD11F2" w:rsidR="00C63B9F" w:rsidDel="0080365E" w:rsidRDefault="008051F2">
          <w:pPr>
            <w:pStyle w:val="TOC2"/>
            <w:tabs>
              <w:tab w:val="right" w:leader="dot" w:pos="9350"/>
            </w:tabs>
            <w:rPr>
              <w:del w:id="463" w:author="David Conklin" w:date="2021-01-30T16:34:00Z"/>
              <w:rFonts w:eastAsiaTheme="minorEastAsia"/>
              <w:noProof/>
            </w:rPr>
          </w:pPr>
          <w:del w:id="464"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65" w:author="David Conklin" w:date="2021-03-04T06:11:00Z">
            <w:r w:rsidR="00BE5AC5">
              <w:rPr>
                <w:b/>
                <w:bCs/>
                <w:noProof/>
              </w:rPr>
              <w:t>Error! Hyperlink reference not valid.</w:t>
            </w:r>
          </w:ins>
          <w:del w:id="466"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37F1E568" w:rsidR="00C63B9F" w:rsidDel="0080365E" w:rsidRDefault="008051F2">
          <w:pPr>
            <w:pStyle w:val="TOC2"/>
            <w:tabs>
              <w:tab w:val="right" w:leader="dot" w:pos="9350"/>
            </w:tabs>
            <w:rPr>
              <w:del w:id="467" w:author="David Conklin" w:date="2021-01-30T16:34:00Z"/>
              <w:rFonts w:eastAsiaTheme="minorEastAsia"/>
              <w:noProof/>
            </w:rPr>
          </w:pPr>
          <w:del w:id="468"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69" w:author="David Conklin" w:date="2021-03-04T06:11:00Z">
            <w:r w:rsidR="00BE5AC5">
              <w:rPr>
                <w:b/>
                <w:bCs/>
                <w:noProof/>
              </w:rPr>
              <w:t>Error! Hyperlink reference not valid.</w:t>
            </w:r>
          </w:ins>
          <w:del w:id="470"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08BD5EC9" w:rsidR="00C63B9F" w:rsidDel="0080365E" w:rsidRDefault="008051F2">
          <w:pPr>
            <w:pStyle w:val="TOC1"/>
            <w:tabs>
              <w:tab w:val="right" w:leader="dot" w:pos="9350"/>
            </w:tabs>
            <w:rPr>
              <w:del w:id="471" w:author="David Conklin" w:date="2021-01-30T16:34:00Z"/>
              <w:rFonts w:eastAsiaTheme="minorEastAsia"/>
              <w:noProof/>
            </w:rPr>
          </w:pPr>
          <w:del w:id="472"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73" w:author="David Conklin" w:date="2021-03-04T06:11:00Z">
            <w:r w:rsidR="00BE5AC5">
              <w:rPr>
                <w:b/>
                <w:bCs/>
                <w:noProof/>
              </w:rPr>
              <w:t>Error! Hyperlink reference not valid.</w:t>
            </w:r>
          </w:ins>
          <w:del w:id="474"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222E2EF7" w:rsidR="00C63B9F" w:rsidDel="0080365E" w:rsidRDefault="008051F2">
          <w:pPr>
            <w:pStyle w:val="TOC2"/>
            <w:tabs>
              <w:tab w:val="right" w:leader="dot" w:pos="9350"/>
            </w:tabs>
            <w:rPr>
              <w:del w:id="475" w:author="David Conklin" w:date="2021-01-30T16:34:00Z"/>
              <w:rFonts w:eastAsiaTheme="minorEastAsia"/>
              <w:noProof/>
            </w:rPr>
          </w:pPr>
          <w:del w:id="476"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77" w:author="David Conklin" w:date="2021-03-04T06:11:00Z">
            <w:r w:rsidR="00BE5AC5">
              <w:rPr>
                <w:b/>
                <w:bCs/>
                <w:noProof/>
              </w:rPr>
              <w:t>Error! Hyperlink reference not valid.</w:t>
            </w:r>
          </w:ins>
          <w:del w:id="478"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211E328B" w:rsidR="00C63B9F" w:rsidDel="0080365E" w:rsidRDefault="008051F2">
          <w:pPr>
            <w:pStyle w:val="TOC2"/>
            <w:tabs>
              <w:tab w:val="right" w:leader="dot" w:pos="9350"/>
            </w:tabs>
            <w:rPr>
              <w:del w:id="479" w:author="David Conklin" w:date="2021-01-30T16:34:00Z"/>
              <w:rFonts w:eastAsiaTheme="minorEastAsia"/>
              <w:noProof/>
            </w:rPr>
          </w:pPr>
          <w:del w:id="480"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81" w:author="David Conklin" w:date="2021-03-04T06:11:00Z">
            <w:r w:rsidR="00BE5AC5">
              <w:rPr>
                <w:b/>
                <w:bCs/>
                <w:noProof/>
              </w:rPr>
              <w:t>Error! Hyperlink reference not valid.</w:t>
            </w:r>
          </w:ins>
          <w:del w:id="482"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0D900686" w:rsidR="00C63B9F" w:rsidDel="0080365E" w:rsidRDefault="008051F2">
          <w:pPr>
            <w:pStyle w:val="TOC1"/>
            <w:tabs>
              <w:tab w:val="right" w:leader="dot" w:pos="9350"/>
            </w:tabs>
            <w:rPr>
              <w:del w:id="483" w:author="David Conklin" w:date="2021-01-30T16:34:00Z"/>
              <w:rFonts w:eastAsiaTheme="minorEastAsia"/>
              <w:noProof/>
            </w:rPr>
          </w:pPr>
          <w:del w:id="484"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85" w:author="David Conklin" w:date="2021-03-04T06:11:00Z">
            <w:r w:rsidR="00BE5AC5">
              <w:rPr>
                <w:b/>
                <w:bCs/>
                <w:noProof/>
              </w:rPr>
              <w:t>Error! Hyperlink reference not valid.</w:t>
            </w:r>
          </w:ins>
          <w:del w:id="486"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49A99D22" w:rsidR="00C63B9F" w:rsidDel="0080365E" w:rsidRDefault="008051F2">
          <w:pPr>
            <w:pStyle w:val="TOC2"/>
            <w:tabs>
              <w:tab w:val="right" w:leader="dot" w:pos="9350"/>
            </w:tabs>
            <w:rPr>
              <w:del w:id="487" w:author="David Conklin" w:date="2021-01-30T16:34:00Z"/>
              <w:rFonts w:eastAsiaTheme="minorEastAsia"/>
              <w:noProof/>
            </w:rPr>
          </w:pPr>
          <w:del w:id="488"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89" w:author="David Conklin" w:date="2021-03-04T06:11:00Z">
            <w:r w:rsidR="00BE5AC5">
              <w:rPr>
                <w:b/>
                <w:bCs/>
                <w:noProof/>
              </w:rPr>
              <w:t>Error! Hyperlink reference not valid.</w:t>
            </w:r>
          </w:ins>
          <w:del w:id="490"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4B80A525" w:rsidR="00C63B9F" w:rsidDel="0080365E" w:rsidRDefault="008051F2">
          <w:pPr>
            <w:pStyle w:val="TOC2"/>
            <w:tabs>
              <w:tab w:val="right" w:leader="dot" w:pos="9350"/>
            </w:tabs>
            <w:rPr>
              <w:del w:id="491" w:author="David Conklin" w:date="2021-01-30T16:34:00Z"/>
              <w:rFonts w:eastAsiaTheme="minorEastAsia"/>
              <w:noProof/>
            </w:rPr>
          </w:pPr>
          <w:del w:id="492"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93" w:author="David Conklin" w:date="2021-03-04T06:11:00Z">
            <w:r w:rsidR="00BE5AC5">
              <w:rPr>
                <w:b/>
                <w:bCs/>
                <w:noProof/>
              </w:rPr>
              <w:t>Error! Hyperlink reference not valid.</w:t>
            </w:r>
          </w:ins>
          <w:del w:id="494"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0B8DB7B1" w:rsidR="00C63B9F" w:rsidDel="0080365E" w:rsidRDefault="008051F2">
          <w:pPr>
            <w:pStyle w:val="TOC2"/>
            <w:tabs>
              <w:tab w:val="right" w:leader="dot" w:pos="9350"/>
            </w:tabs>
            <w:rPr>
              <w:del w:id="495" w:author="David Conklin" w:date="2021-01-30T16:34:00Z"/>
              <w:rFonts w:eastAsiaTheme="minorEastAsia"/>
              <w:noProof/>
            </w:rPr>
          </w:pPr>
          <w:del w:id="496"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97" w:author="David Conklin" w:date="2021-03-04T06:11:00Z">
            <w:r w:rsidR="00BE5AC5">
              <w:rPr>
                <w:b/>
                <w:bCs/>
                <w:noProof/>
              </w:rPr>
              <w:t>Error! Hyperlink reference not valid.</w:t>
            </w:r>
          </w:ins>
          <w:del w:id="498"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041DE08A" w:rsidR="00C63B9F" w:rsidDel="0080365E" w:rsidRDefault="008051F2">
          <w:pPr>
            <w:pStyle w:val="TOC2"/>
            <w:tabs>
              <w:tab w:val="right" w:leader="dot" w:pos="9350"/>
            </w:tabs>
            <w:rPr>
              <w:del w:id="499" w:author="David Conklin" w:date="2021-01-30T16:34:00Z"/>
              <w:rFonts w:eastAsiaTheme="minorEastAsia"/>
              <w:noProof/>
            </w:rPr>
          </w:pPr>
          <w:del w:id="500"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01" w:author="David Conklin" w:date="2021-03-04T06:11:00Z">
            <w:r w:rsidR="00BE5AC5">
              <w:rPr>
                <w:b/>
                <w:bCs/>
                <w:noProof/>
              </w:rPr>
              <w:t>Error! Hyperlink reference not valid.</w:t>
            </w:r>
          </w:ins>
          <w:del w:id="502"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56C9B4F6" w:rsidR="00C63B9F" w:rsidDel="0080365E" w:rsidRDefault="008051F2">
          <w:pPr>
            <w:pStyle w:val="TOC2"/>
            <w:tabs>
              <w:tab w:val="right" w:leader="dot" w:pos="9350"/>
            </w:tabs>
            <w:rPr>
              <w:del w:id="503" w:author="David Conklin" w:date="2021-01-30T16:34:00Z"/>
              <w:rFonts w:eastAsiaTheme="minorEastAsia"/>
              <w:noProof/>
            </w:rPr>
          </w:pPr>
          <w:del w:id="504"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05" w:author="David Conklin" w:date="2021-03-04T06:11:00Z">
            <w:r w:rsidR="00BE5AC5">
              <w:rPr>
                <w:b/>
                <w:bCs/>
                <w:noProof/>
              </w:rPr>
              <w:t>Error! Hyperlink reference not valid.</w:t>
            </w:r>
          </w:ins>
          <w:del w:id="506"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37FDCD03" w:rsidR="00C63B9F" w:rsidDel="0080365E" w:rsidRDefault="008051F2">
          <w:pPr>
            <w:pStyle w:val="TOC2"/>
            <w:tabs>
              <w:tab w:val="right" w:leader="dot" w:pos="9350"/>
            </w:tabs>
            <w:rPr>
              <w:del w:id="507" w:author="David Conklin" w:date="2021-01-30T16:34:00Z"/>
              <w:rFonts w:eastAsiaTheme="minorEastAsia"/>
              <w:noProof/>
            </w:rPr>
          </w:pPr>
          <w:del w:id="508"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09" w:author="David Conklin" w:date="2021-03-04T06:11:00Z">
            <w:r w:rsidR="00BE5AC5">
              <w:rPr>
                <w:b/>
                <w:bCs/>
                <w:noProof/>
              </w:rPr>
              <w:t>Error! Hyperlink reference not valid.</w:t>
            </w:r>
          </w:ins>
          <w:del w:id="510"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31621357" w:rsidR="00C63B9F" w:rsidDel="0080365E" w:rsidRDefault="008051F2">
          <w:pPr>
            <w:pStyle w:val="TOC2"/>
            <w:tabs>
              <w:tab w:val="right" w:leader="dot" w:pos="9350"/>
            </w:tabs>
            <w:rPr>
              <w:del w:id="511" w:author="David Conklin" w:date="2021-01-30T16:34:00Z"/>
              <w:rFonts w:eastAsiaTheme="minorEastAsia"/>
              <w:noProof/>
            </w:rPr>
          </w:pPr>
          <w:del w:id="512"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13" w:author="David Conklin" w:date="2021-03-04T06:11:00Z">
            <w:r w:rsidR="00BE5AC5">
              <w:rPr>
                <w:b/>
                <w:bCs/>
                <w:noProof/>
              </w:rPr>
              <w:t>Error! Hyperlink reference not valid.</w:t>
            </w:r>
          </w:ins>
          <w:del w:id="514"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2713FF85" w:rsidR="00C63B9F" w:rsidDel="0080365E" w:rsidRDefault="008051F2">
          <w:pPr>
            <w:pStyle w:val="TOC2"/>
            <w:tabs>
              <w:tab w:val="right" w:leader="dot" w:pos="9350"/>
            </w:tabs>
            <w:rPr>
              <w:del w:id="515" w:author="David Conklin" w:date="2021-01-30T16:34:00Z"/>
              <w:rFonts w:eastAsiaTheme="minorEastAsia"/>
              <w:noProof/>
            </w:rPr>
          </w:pPr>
          <w:del w:id="516"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17" w:author="David Conklin" w:date="2021-03-04T06:11:00Z">
            <w:r w:rsidR="00BE5AC5">
              <w:rPr>
                <w:b/>
                <w:bCs/>
                <w:noProof/>
              </w:rPr>
              <w:t>Error! Hyperlink reference not valid.</w:t>
            </w:r>
          </w:ins>
          <w:del w:id="518"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011B6ED6" w:rsidR="00C63B9F" w:rsidDel="0080365E" w:rsidRDefault="008051F2">
          <w:pPr>
            <w:pStyle w:val="TOC2"/>
            <w:tabs>
              <w:tab w:val="right" w:leader="dot" w:pos="9350"/>
            </w:tabs>
            <w:rPr>
              <w:del w:id="519" w:author="David Conklin" w:date="2021-01-30T16:34:00Z"/>
              <w:rFonts w:eastAsiaTheme="minorEastAsia"/>
              <w:noProof/>
            </w:rPr>
          </w:pPr>
          <w:del w:id="520"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21" w:author="David Conklin" w:date="2021-03-04T06:11:00Z">
            <w:r w:rsidR="00BE5AC5">
              <w:rPr>
                <w:b/>
                <w:bCs/>
                <w:noProof/>
              </w:rPr>
              <w:t>Error! Hyperlink reference not valid.</w:t>
            </w:r>
          </w:ins>
          <w:del w:id="522"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4F6A6F9F" w:rsidR="00C63B9F" w:rsidDel="0080365E" w:rsidRDefault="008051F2">
          <w:pPr>
            <w:pStyle w:val="TOC2"/>
            <w:tabs>
              <w:tab w:val="right" w:leader="dot" w:pos="9350"/>
            </w:tabs>
            <w:rPr>
              <w:del w:id="523" w:author="David Conklin" w:date="2021-01-30T16:34:00Z"/>
              <w:rFonts w:eastAsiaTheme="minorEastAsia"/>
              <w:noProof/>
            </w:rPr>
          </w:pPr>
          <w:del w:id="524"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25" w:author="David Conklin" w:date="2021-03-04T06:11:00Z">
            <w:r w:rsidR="00BE5AC5">
              <w:rPr>
                <w:b/>
                <w:bCs/>
                <w:noProof/>
              </w:rPr>
              <w:t>Error! Hyperlink reference not valid.</w:t>
            </w:r>
          </w:ins>
          <w:del w:id="526"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29372F41" w:rsidR="00C63B9F" w:rsidDel="0080365E" w:rsidRDefault="008051F2">
          <w:pPr>
            <w:pStyle w:val="TOC3"/>
            <w:tabs>
              <w:tab w:val="right" w:leader="dot" w:pos="9350"/>
            </w:tabs>
            <w:rPr>
              <w:del w:id="527" w:author="David Conklin" w:date="2021-01-30T16:34:00Z"/>
              <w:rFonts w:eastAsiaTheme="minorEastAsia"/>
              <w:noProof/>
            </w:rPr>
          </w:pPr>
          <w:del w:id="528"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29" w:author="David Conklin" w:date="2021-03-04T06:11:00Z">
            <w:r w:rsidR="00BE5AC5">
              <w:rPr>
                <w:b/>
                <w:bCs/>
                <w:noProof/>
              </w:rPr>
              <w:t>Error! Hyperlink reference not valid.</w:t>
            </w:r>
          </w:ins>
          <w:del w:id="530"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76654596" w:rsidR="00C63B9F" w:rsidDel="0080365E" w:rsidRDefault="008051F2">
          <w:pPr>
            <w:pStyle w:val="TOC3"/>
            <w:tabs>
              <w:tab w:val="right" w:leader="dot" w:pos="9350"/>
            </w:tabs>
            <w:rPr>
              <w:del w:id="531" w:author="David Conklin" w:date="2021-01-30T16:34:00Z"/>
              <w:rFonts w:eastAsiaTheme="minorEastAsia"/>
              <w:noProof/>
            </w:rPr>
          </w:pPr>
          <w:del w:id="532"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33" w:author="David Conklin" w:date="2021-03-04T06:11:00Z">
            <w:r w:rsidR="00BE5AC5">
              <w:rPr>
                <w:b/>
                <w:bCs/>
                <w:noProof/>
              </w:rPr>
              <w:t>Error! Hyperlink reference not valid.</w:t>
            </w:r>
          </w:ins>
          <w:del w:id="534"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7024F733" w:rsidR="00C63B9F" w:rsidDel="0080365E" w:rsidRDefault="008051F2">
          <w:pPr>
            <w:pStyle w:val="TOC2"/>
            <w:tabs>
              <w:tab w:val="right" w:leader="dot" w:pos="9350"/>
            </w:tabs>
            <w:rPr>
              <w:del w:id="535" w:author="David Conklin" w:date="2021-01-30T16:34:00Z"/>
              <w:rFonts w:eastAsiaTheme="minorEastAsia"/>
              <w:noProof/>
            </w:rPr>
          </w:pPr>
          <w:del w:id="536"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37" w:author="David Conklin" w:date="2021-03-04T06:11:00Z">
            <w:r w:rsidR="00BE5AC5">
              <w:rPr>
                <w:b/>
                <w:bCs/>
                <w:noProof/>
              </w:rPr>
              <w:t>Error! Hyperlink reference not valid.</w:t>
            </w:r>
          </w:ins>
          <w:del w:id="538"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227579DA" w:rsidR="00C63B9F" w:rsidDel="0080365E" w:rsidRDefault="008051F2">
          <w:pPr>
            <w:pStyle w:val="TOC2"/>
            <w:tabs>
              <w:tab w:val="right" w:leader="dot" w:pos="9350"/>
            </w:tabs>
            <w:rPr>
              <w:del w:id="539" w:author="David Conklin" w:date="2021-01-30T16:34:00Z"/>
              <w:rFonts w:eastAsiaTheme="minorEastAsia"/>
              <w:noProof/>
            </w:rPr>
          </w:pPr>
          <w:del w:id="540"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41" w:author="David Conklin" w:date="2021-03-04T06:11:00Z">
            <w:r w:rsidR="00BE5AC5">
              <w:rPr>
                <w:b/>
                <w:bCs/>
                <w:noProof/>
              </w:rPr>
              <w:t>Error! Hyperlink reference not valid.</w:t>
            </w:r>
          </w:ins>
          <w:del w:id="542"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49993774" w:rsidR="00C63B9F" w:rsidDel="0080365E" w:rsidRDefault="008051F2">
          <w:pPr>
            <w:pStyle w:val="TOC2"/>
            <w:tabs>
              <w:tab w:val="right" w:leader="dot" w:pos="9350"/>
            </w:tabs>
            <w:rPr>
              <w:del w:id="543" w:author="David Conklin" w:date="2021-01-30T16:34:00Z"/>
              <w:rFonts w:eastAsiaTheme="minorEastAsia"/>
              <w:noProof/>
            </w:rPr>
          </w:pPr>
          <w:del w:id="544"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45" w:author="David Conklin" w:date="2021-03-04T06:11:00Z">
            <w:r w:rsidR="00BE5AC5">
              <w:rPr>
                <w:b/>
                <w:bCs/>
                <w:noProof/>
              </w:rPr>
              <w:t>Error! Hyperlink reference not valid.</w:t>
            </w:r>
          </w:ins>
          <w:del w:id="546"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61E56C35" w:rsidR="00C63B9F" w:rsidDel="0080365E" w:rsidRDefault="008051F2">
          <w:pPr>
            <w:pStyle w:val="TOC2"/>
            <w:tabs>
              <w:tab w:val="right" w:leader="dot" w:pos="9350"/>
            </w:tabs>
            <w:rPr>
              <w:del w:id="547" w:author="David Conklin" w:date="2021-01-30T16:34:00Z"/>
              <w:rFonts w:eastAsiaTheme="minorEastAsia"/>
              <w:noProof/>
            </w:rPr>
          </w:pPr>
          <w:del w:id="548"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49" w:author="David Conklin" w:date="2021-03-04T06:11:00Z">
            <w:r w:rsidR="00BE5AC5">
              <w:rPr>
                <w:b/>
                <w:bCs/>
                <w:noProof/>
              </w:rPr>
              <w:t>Error! Hyperlink reference not valid.</w:t>
            </w:r>
          </w:ins>
          <w:del w:id="550"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5C35F784" w:rsidR="00C63B9F" w:rsidDel="0080365E" w:rsidRDefault="008051F2">
          <w:pPr>
            <w:pStyle w:val="TOC2"/>
            <w:tabs>
              <w:tab w:val="right" w:leader="dot" w:pos="9350"/>
            </w:tabs>
            <w:rPr>
              <w:del w:id="551" w:author="David Conklin" w:date="2021-01-30T16:34:00Z"/>
              <w:rFonts w:eastAsiaTheme="minorEastAsia"/>
              <w:noProof/>
            </w:rPr>
          </w:pPr>
          <w:del w:id="552"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53" w:author="David Conklin" w:date="2021-03-04T06:11:00Z">
            <w:r w:rsidR="00BE5AC5">
              <w:rPr>
                <w:b/>
                <w:bCs/>
                <w:noProof/>
              </w:rPr>
              <w:t>Error! Hyperlink reference not valid.</w:t>
            </w:r>
          </w:ins>
          <w:del w:id="554"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55A57DE8" w:rsidR="00C63B9F" w:rsidDel="0080365E" w:rsidRDefault="008051F2">
          <w:pPr>
            <w:pStyle w:val="TOC2"/>
            <w:tabs>
              <w:tab w:val="right" w:leader="dot" w:pos="9350"/>
            </w:tabs>
            <w:rPr>
              <w:del w:id="555" w:author="David Conklin" w:date="2021-01-30T16:34:00Z"/>
              <w:rFonts w:eastAsiaTheme="minorEastAsia"/>
              <w:noProof/>
            </w:rPr>
          </w:pPr>
          <w:del w:id="556"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57" w:author="David Conklin" w:date="2021-03-04T06:11:00Z">
            <w:r w:rsidR="00BE5AC5">
              <w:rPr>
                <w:b/>
                <w:bCs/>
                <w:noProof/>
              </w:rPr>
              <w:t>Error! Hyperlink reference not valid.</w:t>
            </w:r>
          </w:ins>
          <w:del w:id="558"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3E7F859D" w:rsidR="00C63B9F" w:rsidDel="0080365E" w:rsidRDefault="008051F2">
          <w:pPr>
            <w:pStyle w:val="TOC2"/>
            <w:tabs>
              <w:tab w:val="right" w:leader="dot" w:pos="9350"/>
            </w:tabs>
            <w:rPr>
              <w:del w:id="559" w:author="David Conklin" w:date="2021-01-30T16:34:00Z"/>
              <w:rFonts w:eastAsiaTheme="minorEastAsia"/>
              <w:noProof/>
            </w:rPr>
          </w:pPr>
          <w:del w:id="560"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61" w:author="David Conklin" w:date="2021-03-04T06:11:00Z">
            <w:r w:rsidR="00BE5AC5">
              <w:rPr>
                <w:b/>
                <w:bCs/>
                <w:noProof/>
              </w:rPr>
              <w:t>Error! Hyperlink reference not valid.</w:t>
            </w:r>
          </w:ins>
          <w:del w:id="562"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4CDF339C" w:rsidR="00C63B9F" w:rsidDel="0080365E" w:rsidRDefault="008051F2">
          <w:pPr>
            <w:pStyle w:val="TOC1"/>
            <w:tabs>
              <w:tab w:val="right" w:leader="dot" w:pos="9350"/>
            </w:tabs>
            <w:rPr>
              <w:del w:id="563" w:author="David Conklin" w:date="2021-01-30T16:34:00Z"/>
              <w:rFonts w:eastAsiaTheme="minorEastAsia"/>
              <w:noProof/>
            </w:rPr>
          </w:pPr>
          <w:del w:id="564"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65" w:author="David Conklin" w:date="2021-03-04T06:11:00Z">
            <w:r w:rsidR="00BE5AC5">
              <w:rPr>
                <w:b/>
                <w:bCs/>
                <w:noProof/>
              </w:rPr>
              <w:t>Error! Hyperlink reference not valid.</w:t>
            </w:r>
          </w:ins>
          <w:del w:id="566"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0BD68D38" w:rsidR="00C63B9F" w:rsidDel="0080365E" w:rsidRDefault="008051F2">
          <w:pPr>
            <w:pStyle w:val="TOC1"/>
            <w:tabs>
              <w:tab w:val="right" w:leader="dot" w:pos="9350"/>
            </w:tabs>
            <w:rPr>
              <w:del w:id="567" w:author="David Conklin" w:date="2021-01-30T16:34:00Z"/>
              <w:rFonts w:eastAsiaTheme="minorEastAsia"/>
              <w:noProof/>
            </w:rPr>
          </w:pPr>
          <w:del w:id="568"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69" w:author="David Conklin" w:date="2021-03-04T06:11:00Z">
            <w:r w:rsidR="00BE5AC5">
              <w:rPr>
                <w:b/>
                <w:bCs/>
                <w:noProof/>
              </w:rPr>
              <w:t>Error! Hyperlink reference not valid.</w:t>
            </w:r>
          </w:ins>
          <w:del w:id="570"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7718421B" w:rsidR="00C63B9F" w:rsidDel="0080365E" w:rsidRDefault="008051F2">
          <w:pPr>
            <w:pStyle w:val="TOC1"/>
            <w:tabs>
              <w:tab w:val="right" w:leader="dot" w:pos="9350"/>
            </w:tabs>
            <w:rPr>
              <w:del w:id="571" w:author="David Conklin" w:date="2021-01-30T16:34:00Z"/>
              <w:rFonts w:eastAsiaTheme="minorEastAsia"/>
              <w:noProof/>
            </w:rPr>
          </w:pPr>
          <w:del w:id="572"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73" w:author="David Conklin" w:date="2021-03-04T06:11:00Z">
            <w:r w:rsidR="00BE5AC5">
              <w:rPr>
                <w:b/>
                <w:bCs/>
                <w:noProof/>
              </w:rPr>
              <w:t>Error! Hyperlink reference not valid.</w:t>
            </w:r>
          </w:ins>
          <w:del w:id="574"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F652314" w:rsidR="00C63B9F" w:rsidDel="0080365E" w:rsidRDefault="008051F2">
          <w:pPr>
            <w:pStyle w:val="TOC1"/>
            <w:tabs>
              <w:tab w:val="right" w:leader="dot" w:pos="9350"/>
            </w:tabs>
            <w:rPr>
              <w:del w:id="575" w:author="David Conklin" w:date="2021-01-30T16:34:00Z"/>
              <w:rFonts w:eastAsiaTheme="minorEastAsia"/>
              <w:noProof/>
            </w:rPr>
          </w:pPr>
          <w:del w:id="576"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77" w:author="David Conklin" w:date="2021-03-04T06:11:00Z">
            <w:r w:rsidR="00BE5AC5">
              <w:rPr>
                <w:b/>
                <w:bCs/>
                <w:noProof/>
              </w:rPr>
              <w:t>Error! Hyperlink reference not valid.</w:t>
            </w:r>
          </w:ins>
          <w:del w:id="578"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37063BF7" w:rsidR="00C63B9F" w:rsidDel="0080365E" w:rsidRDefault="008051F2">
          <w:pPr>
            <w:pStyle w:val="TOC1"/>
            <w:tabs>
              <w:tab w:val="right" w:leader="dot" w:pos="9350"/>
            </w:tabs>
            <w:rPr>
              <w:del w:id="579" w:author="David Conklin" w:date="2021-01-30T16:34:00Z"/>
              <w:rFonts w:eastAsiaTheme="minorEastAsia"/>
              <w:noProof/>
            </w:rPr>
          </w:pPr>
          <w:del w:id="580"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81" w:author="David Conklin" w:date="2021-03-04T06:11:00Z">
            <w:r w:rsidR="00BE5AC5">
              <w:rPr>
                <w:b/>
                <w:bCs/>
                <w:noProof/>
              </w:rPr>
              <w:t>Error! Hyperlink reference not valid.</w:t>
            </w:r>
          </w:ins>
          <w:del w:id="582"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0E9C2A9"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83" w:author="David Conklin" w:date="2021-03-01T08:37:00Z">
        <w:r w:rsidR="001B1970">
          <w:rPr>
            <w:noProof/>
            <w:webHidden/>
          </w:rPr>
          <w:t>9</w:t>
        </w:r>
      </w:ins>
      <w:del w:id="584"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0E28C62B"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85" w:author="David Conklin" w:date="2021-03-01T08:37:00Z">
        <w:r w:rsidR="001B1970">
          <w:rPr>
            <w:noProof/>
            <w:webHidden/>
          </w:rPr>
          <w:t>10</w:t>
        </w:r>
      </w:ins>
      <w:del w:id="586"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B69A69C"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87" w:author="David Conklin" w:date="2021-03-01T08:37:00Z">
        <w:r w:rsidR="001B1970">
          <w:rPr>
            <w:noProof/>
            <w:webHidden/>
          </w:rPr>
          <w:t>11</w:t>
        </w:r>
      </w:ins>
      <w:del w:id="588"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574FDC4C"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89" w:author="David Conklin" w:date="2021-03-01T08:37:00Z">
        <w:r w:rsidR="001B1970">
          <w:rPr>
            <w:noProof/>
            <w:webHidden/>
          </w:rPr>
          <w:t>12</w:t>
        </w:r>
      </w:ins>
      <w:del w:id="590"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3239BC8A"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91" w:author="David Conklin" w:date="2021-03-01T08:37:00Z">
        <w:r w:rsidR="001B1970">
          <w:rPr>
            <w:noProof/>
            <w:webHidden/>
          </w:rPr>
          <w:t>13</w:t>
        </w:r>
      </w:ins>
      <w:del w:id="592"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3FE77308"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93" w:author="David Conklin" w:date="2021-03-01T08:37:00Z">
        <w:r w:rsidR="001B1970">
          <w:rPr>
            <w:noProof/>
            <w:webHidden/>
          </w:rPr>
          <w:t>37</w:t>
        </w:r>
      </w:ins>
      <w:del w:id="594"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5D812582"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95" w:author="David Conklin" w:date="2021-03-01T08:37:00Z">
        <w:r w:rsidR="001B1970">
          <w:rPr>
            <w:noProof/>
            <w:webHidden/>
          </w:rPr>
          <w:t>39</w:t>
        </w:r>
      </w:ins>
      <w:del w:id="596"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210F013F"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97" w:author="David Conklin" w:date="2021-03-01T08:37:00Z">
        <w:r w:rsidR="001B1970">
          <w:rPr>
            <w:noProof/>
            <w:webHidden/>
          </w:rPr>
          <w:t>40</w:t>
        </w:r>
      </w:ins>
      <w:del w:id="598"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040B1290"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99" w:author="David Conklin" w:date="2021-03-01T08:37:00Z">
        <w:r w:rsidR="001B1970">
          <w:rPr>
            <w:noProof/>
            <w:webHidden/>
          </w:rPr>
          <w:t>59</w:t>
        </w:r>
      </w:ins>
      <w:del w:id="600"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01" w:name="_Toc65730743"/>
      <w:r>
        <w:t>What is a digital handbook?</w:t>
      </w:r>
      <w:bookmarkEnd w:id="601"/>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02" w:name="_Toc65730744"/>
      <w:r>
        <w:t>CW3M c</w:t>
      </w:r>
      <w:r w:rsidR="00C70B81">
        <w:t>oncept</w:t>
      </w:r>
      <w:bookmarkEnd w:id="602"/>
      <w:r>
        <w:t xml:space="preserve"> </w:t>
      </w:r>
    </w:p>
    <w:p w14:paraId="7E41CEB8" w14:textId="77777777" w:rsidR="000D6396" w:rsidRDefault="000D6396" w:rsidP="00A43D30"/>
    <w:p w14:paraId="3DA45CFC" w14:textId="77777777" w:rsidR="000D6396" w:rsidRDefault="00C46F0A" w:rsidP="00C46F0A">
      <w:pPr>
        <w:pStyle w:val="Heading2"/>
      </w:pPr>
      <w:bookmarkStart w:id="603" w:name="_Toc65730745"/>
      <w:r>
        <w:t>A different kind of community model</w:t>
      </w:r>
      <w:bookmarkEnd w:id="60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04" w:name="_Toc65730746"/>
      <w:r>
        <w:t>What CW3M is for</w:t>
      </w:r>
      <w:bookmarkEnd w:id="60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05" w:name="_Toc65730747"/>
      <w:r>
        <w:t>Management and maintenance</w:t>
      </w:r>
      <w:bookmarkEnd w:id="60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06" w:name="_Toc65730748"/>
      <w:r>
        <w:t xml:space="preserve">CW3M – A </w:t>
      </w:r>
      <w:r w:rsidR="007E0920">
        <w:t>“</w:t>
      </w:r>
      <w:r>
        <w:t>first principles</w:t>
      </w:r>
      <w:r w:rsidR="007E0920">
        <w:t>”</w:t>
      </w:r>
      <w:r>
        <w:t xml:space="preserve"> model with tuning knobs</w:t>
      </w:r>
      <w:bookmarkEnd w:id="606"/>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07" w:name="_Toc65730749"/>
      <w:r>
        <w:t>The tuning knobs</w:t>
      </w:r>
      <w:bookmarkEnd w:id="607"/>
    </w:p>
    <w:p w14:paraId="357A9712" w14:textId="3B026DD3" w:rsidR="00CF4F65" w:rsidRDefault="00CF4F65" w:rsidP="00CF4F65"/>
    <w:p w14:paraId="386F14D4" w14:textId="7E6DF33D" w:rsidR="00227342" w:rsidRDefault="00CF4F65" w:rsidP="00872B5B">
      <w:pPr>
        <w:pStyle w:val="Heading2"/>
      </w:pPr>
      <w:bookmarkStart w:id="608" w:name="_Toc65730750"/>
      <w:r>
        <w:lastRenderedPageBreak/>
        <w:t xml:space="preserve">ET_MULT </w:t>
      </w:r>
      <w:r w:rsidR="00227342">
        <w:t>– forest evapotranspiration</w:t>
      </w:r>
      <w:bookmarkEnd w:id="608"/>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09" w:name="_Toc65730751"/>
      <w:r>
        <w:t>SOLAR_RADIATION_MULTIPLIER – reservoir insolation</w:t>
      </w:r>
      <w:bookmarkEnd w:id="609"/>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10" w:name="_Toc65730752"/>
      <w:r>
        <w:t>FLOW_CMS – Discharge from High Cascade springs</w:t>
      </w:r>
      <w:bookmarkEnd w:id="610"/>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611" w:name="_Toc65730753"/>
      <w:r>
        <w:t>Study areas</w:t>
      </w:r>
      <w:bookmarkEnd w:id="611"/>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F62EDC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B1970">
        <w:t xml:space="preserve">Figure </w:t>
      </w:r>
      <w:r w:rsidR="001B1970">
        <w:rPr>
          <w:noProof/>
        </w:rPr>
        <w:t>1</w:t>
      </w:r>
      <w:r w:rsidR="00064E77">
        <w:fldChar w:fldCharType="end"/>
      </w:r>
      <w:r w:rsidR="00064E77">
        <w:t>)</w:t>
      </w:r>
    </w:p>
    <w:p w14:paraId="03CAE907" w14:textId="3A9A092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B1970">
        <w:t xml:space="preserve">Figure </w:t>
      </w:r>
      <w:r w:rsidR="001B1970">
        <w:rPr>
          <w:noProof/>
        </w:rPr>
        <w:t>2</w:t>
      </w:r>
      <w:r w:rsidR="00064E77">
        <w:fldChar w:fldCharType="end"/>
      </w:r>
      <w:r w:rsidR="00064E77">
        <w:t>)</w:t>
      </w:r>
    </w:p>
    <w:p w14:paraId="1A5A767B" w14:textId="5906E2C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B1970">
        <w:t xml:space="preserve">Figure </w:t>
      </w:r>
      <w:r w:rsidR="001B1970">
        <w:rPr>
          <w:noProof/>
        </w:rPr>
        <w:t>5</w:t>
      </w:r>
      <w:r w:rsidR="00893F4B">
        <w:fldChar w:fldCharType="end"/>
      </w:r>
      <w:r>
        <w:t>)</w:t>
      </w:r>
    </w:p>
    <w:p w14:paraId="1B80045C" w14:textId="010D6CB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B1970">
        <w:t xml:space="preserve">Figure </w:t>
      </w:r>
      <w:r w:rsidR="001B1970">
        <w:rPr>
          <w:noProof/>
        </w:rPr>
        <w:t>3</w:t>
      </w:r>
      <w:r w:rsidR="00064E77">
        <w:fldChar w:fldCharType="end"/>
      </w:r>
      <w:r w:rsidR="00064E77">
        <w:t>)</w:t>
      </w:r>
    </w:p>
    <w:p w14:paraId="1933EF54" w14:textId="144BF4B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B1970">
        <w:t xml:space="preserve">Figure </w:t>
      </w:r>
      <w:r w:rsidR="001B1970">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12" w:name="_Toc65730754"/>
      <w:r>
        <w:lastRenderedPageBreak/>
        <w:t>Data</w:t>
      </w:r>
      <w:r w:rsidR="00A92F06">
        <w:t>CW3M</w:t>
      </w:r>
      <w:r>
        <w:t xml:space="preserve"> directory structure</w:t>
      </w:r>
      <w:bookmarkEnd w:id="612"/>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13" w:name="_Toc65730755"/>
      <w:r>
        <w:t>DataCW3M\ScenarioData directory structure</w:t>
      </w:r>
      <w:bookmarkEnd w:id="613"/>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14" w:name="_Toc65730756"/>
      <w:r>
        <w:t>DataCW3M\ScenarioData\&lt;scenario&gt; folder contents</w:t>
      </w:r>
      <w:bookmarkEnd w:id="614"/>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15" w:name="_Toc65730757"/>
      <w:r>
        <w:t>DataCW3M\&lt;study area&gt; folder contents</w:t>
      </w:r>
      <w:bookmarkEnd w:id="615"/>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CCD0F7E" w:rsidR="00D37681" w:rsidRDefault="00D37681" w:rsidP="00D37681">
      <w:pPr>
        <w:pStyle w:val="Caption"/>
      </w:pPr>
      <w:bookmarkStart w:id="616" w:name="_Ref529607484"/>
      <w:bookmarkStart w:id="617"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1</w:t>
      </w:r>
      <w:r w:rsidR="006C64CF">
        <w:rPr>
          <w:noProof/>
        </w:rPr>
        <w:fldChar w:fldCharType="end"/>
      </w:r>
      <w:bookmarkEnd w:id="616"/>
      <w:r>
        <w:t xml:space="preserve">. Willamette River basin study area; embedded study areas are </w:t>
      </w:r>
      <w:r w:rsidR="0005603B">
        <w:t>colored</w:t>
      </w:r>
      <w:r w:rsidR="0097392C">
        <w:t xml:space="preserve"> other than gray.  The 2 lighter blues together make up the upper Willamette basin study area.</w:t>
      </w:r>
      <w:bookmarkEnd w:id="617"/>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2000AF29" w:rsidR="00D37681" w:rsidRDefault="00D37681" w:rsidP="00D37681">
      <w:pPr>
        <w:pStyle w:val="Caption"/>
      </w:pPr>
      <w:bookmarkStart w:id="618" w:name="_Ref529607514"/>
      <w:bookmarkStart w:id="619"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2</w:t>
      </w:r>
      <w:r w:rsidR="006C64CF">
        <w:rPr>
          <w:noProof/>
        </w:rPr>
        <w:fldChar w:fldCharType="end"/>
      </w:r>
      <w:bookmarkEnd w:id="618"/>
      <w:r>
        <w:t>. Tualatin basin study area; Chicken Creek watershed is highlighted.</w:t>
      </w:r>
      <w:bookmarkEnd w:id="619"/>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ACA7C4C" w:rsidR="00D37681" w:rsidRDefault="00064E77" w:rsidP="00064E77">
      <w:pPr>
        <w:pStyle w:val="Caption"/>
      </w:pPr>
      <w:bookmarkStart w:id="620" w:name="_Ref529607587"/>
      <w:bookmarkStart w:id="621"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3</w:t>
      </w:r>
      <w:r w:rsidR="006C64CF">
        <w:rPr>
          <w:noProof/>
        </w:rPr>
        <w:fldChar w:fldCharType="end"/>
      </w:r>
      <w:bookmarkEnd w:id="620"/>
      <w:r>
        <w:t>. North Santiam watershed study area.</w:t>
      </w:r>
      <w:bookmarkEnd w:id="621"/>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158B69A" w:rsidR="00C70B81" w:rsidRDefault="00064E77" w:rsidP="00064E77">
      <w:pPr>
        <w:pStyle w:val="Caption"/>
      </w:pPr>
      <w:bookmarkStart w:id="622" w:name="_Ref529607628"/>
      <w:bookmarkStart w:id="623"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4</w:t>
      </w:r>
      <w:r w:rsidR="006C64CF">
        <w:rPr>
          <w:noProof/>
        </w:rPr>
        <w:fldChar w:fldCharType="end"/>
      </w:r>
      <w:bookmarkEnd w:id="622"/>
      <w:r>
        <w:t>. Upper Willamette study area.</w:t>
      </w:r>
      <w:bookmarkEnd w:id="623"/>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3A7498E" w:rsidR="00E66BC2" w:rsidRDefault="006F30D2" w:rsidP="006F30D2">
      <w:pPr>
        <w:pStyle w:val="Caption"/>
      </w:pPr>
      <w:bookmarkStart w:id="624" w:name="_Ref529611388"/>
      <w:bookmarkStart w:id="625"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B1970">
        <w:rPr>
          <w:noProof/>
        </w:rPr>
        <w:t>5</w:t>
      </w:r>
      <w:r w:rsidR="006C64CF">
        <w:rPr>
          <w:noProof/>
        </w:rPr>
        <w:fldChar w:fldCharType="end"/>
      </w:r>
      <w:bookmarkEnd w:id="624"/>
      <w:r>
        <w:t>. Chicken Creek watershed study area.</w:t>
      </w:r>
      <w:bookmarkEnd w:id="625"/>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26" w:name="_Toc65730758"/>
      <w:r>
        <w:t>Calendar conventions</w:t>
      </w:r>
      <w:bookmarkEnd w:id="626"/>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27" w:name="_Toc65730759"/>
      <w:r>
        <w:t>Water years</w:t>
      </w:r>
      <w:bookmarkEnd w:id="627"/>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28" w:name="_Toc65730760"/>
      <w:r>
        <w:t>Climate data</w:t>
      </w:r>
      <w:bookmarkEnd w:id="628"/>
    </w:p>
    <w:p w14:paraId="4E201698" w14:textId="77777777" w:rsidR="00CB152A" w:rsidRPr="00A06758" w:rsidRDefault="00CB152A" w:rsidP="00A06758"/>
    <w:p w14:paraId="400F9551" w14:textId="77777777" w:rsidR="00CB152A" w:rsidRDefault="00CB152A" w:rsidP="00CB152A">
      <w:pPr>
        <w:pStyle w:val="Heading2"/>
      </w:pPr>
      <w:bookmarkStart w:id="629" w:name="_Toc2858729"/>
      <w:bookmarkStart w:id="630" w:name="_Toc65730761"/>
      <w:r>
        <w:t>Numbered climate scenarios in the model</w:t>
      </w:r>
      <w:bookmarkEnd w:id="629"/>
      <w:bookmarkEnd w:id="630"/>
    </w:p>
    <w:p w14:paraId="30E024EF" w14:textId="77777777" w:rsidR="00823D41" w:rsidRDefault="00823D41" w:rsidP="00823D41">
      <w:pPr>
        <w:pStyle w:val="Body"/>
      </w:pPr>
    </w:p>
    <w:p w14:paraId="21F5BCDE" w14:textId="45456AF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1B1970">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31" w:name="_Ref6032062"/>
      <w:bookmarkStart w:id="632" w:name="_Ref6033311"/>
      <w:bookmarkStart w:id="633" w:name="_Toc6121576"/>
      <w:r>
        <w:t xml:space="preserve">Table </w:t>
      </w:r>
      <w:bookmarkEnd w:id="631"/>
      <w:r>
        <w:t>1. Numbered climate scenarios</w:t>
      </w:r>
      <w:bookmarkEnd w:id="632"/>
      <w:bookmarkEnd w:id="633"/>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34" w:name="_Toc7759621"/>
      <w:bookmarkStart w:id="635" w:name="_Toc65730762"/>
      <w:r>
        <w:t>Monthly and seasonal weather data</w:t>
      </w:r>
      <w:bookmarkEnd w:id="634"/>
      <w:bookmarkEnd w:id="635"/>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6" w:name="_Toc65730763"/>
      <w:r>
        <w:t>Climate data grid</w:t>
      </w:r>
      <w:r w:rsidR="009F132A">
        <w:t>s</w:t>
      </w:r>
      <w:bookmarkEnd w:id="63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37" w:name="_Toc65730764"/>
      <w:r>
        <w:t>The WW2100 climate grid</w:t>
      </w:r>
      <w:bookmarkEnd w:id="63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38" w:name="_Toc65730765"/>
      <w:r>
        <w:t>The v2 climate grid</w:t>
      </w:r>
      <w:bookmarkEnd w:id="63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39" w:name="_Toc65730766"/>
      <w:r>
        <w:t>How climate data is looked up</w:t>
      </w:r>
      <w:bookmarkEnd w:id="63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40" w:name="_Toc65730767"/>
      <w:r>
        <w:t>What is in a climate dataset</w:t>
      </w:r>
      <w:bookmarkEnd w:id="64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41" w:name="_Toc65730768"/>
      <w:r>
        <w:t>Water rights</w:t>
      </w:r>
      <w:bookmarkEnd w:id="641"/>
    </w:p>
    <w:p w14:paraId="7ECEE8A5" w14:textId="77777777" w:rsidR="00D35AF7" w:rsidRDefault="00D35AF7" w:rsidP="00D35AF7">
      <w:pPr>
        <w:pStyle w:val="Heading2"/>
      </w:pPr>
      <w:bookmarkStart w:id="642" w:name="_Toc65730769"/>
      <w:r>
        <w:t>Water rights data</w:t>
      </w:r>
      <w:bookmarkEnd w:id="642"/>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43" w:name="_Toc65730770"/>
      <w:r>
        <w:t>The wr_pods.csv file</w:t>
      </w:r>
      <w:bookmarkEnd w:id="64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44" w:name="_Toc65730771"/>
      <w:r>
        <w:t>The wr_pous.csv file</w:t>
      </w:r>
      <w:bookmarkEnd w:id="64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45" w:name="_Toc65730772"/>
      <w:r>
        <w:t>Adding a water right</w:t>
      </w:r>
      <w:bookmarkEnd w:id="64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46" w:name="_Toc65730773"/>
      <w:r>
        <w:t>Stream flow and stream temperature</w:t>
      </w:r>
      <w:bookmarkEnd w:id="646"/>
    </w:p>
    <w:p w14:paraId="224B0981" w14:textId="77777777" w:rsidR="008C7362" w:rsidRDefault="008C7362" w:rsidP="008C7362">
      <w:pPr>
        <w:pStyle w:val="Heading2"/>
      </w:pPr>
      <w:bookmarkStart w:id="647" w:name="_Toc50800503"/>
      <w:bookmarkStart w:id="648" w:name="_Toc54090937"/>
      <w:bookmarkStart w:id="649" w:name="_Toc65730774"/>
      <w:r>
        <w:t>Water parcels</w:t>
      </w:r>
      <w:bookmarkEnd w:id="647"/>
      <w:bookmarkEnd w:id="648"/>
      <w:bookmarkEnd w:id="64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50" w:name="_Toc65730775"/>
      <w:r>
        <w:t>Daily water mass and energy balance</w:t>
      </w:r>
      <w:bookmarkEnd w:id="65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51" w:name="_Toc65730776"/>
      <w:r>
        <w:t>Estimating the rate of flow</w:t>
      </w:r>
      <w:r w:rsidR="006A13B7">
        <w:t xml:space="preserve"> </w:t>
      </w:r>
      <w:r>
        <w:t>in a stream reach</w:t>
      </w:r>
      <w:bookmarkEnd w:id="65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52" w:name="_Toc65730777"/>
      <w:r>
        <w:t>Estimating the surface area of the water in a subreach</w:t>
      </w:r>
      <w:bookmarkEnd w:id="652"/>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53" w:name="_Toc65730778"/>
      <w:r>
        <w:t>Water temperature from thermal energy</w:t>
      </w:r>
      <w:bookmarkEnd w:id="65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54" w:name="_Toc65730779"/>
      <w:r>
        <w:t>Initial conditions for Flow: the IC file</w:t>
      </w:r>
      <w:bookmarkEnd w:id="654"/>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55" w:name="_Toc65730780"/>
      <w:r>
        <w:t>Boundary conditions for stream water temperature</w:t>
      </w:r>
      <w:bookmarkEnd w:id="655"/>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56" w:name="_Toc65730781"/>
      <w:r>
        <w:t>Thermal stratification in reservoirs</w:t>
      </w:r>
      <w:bookmarkEnd w:id="656"/>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57" w:name="_Toc65730782"/>
      <w:r>
        <w:t>Thermal loading</w:t>
      </w:r>
      <w:bookmarkEnd w:id="657"/>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58" w:name="_Toc65730783"/>
      <w:r>
        <w:t>Reservoirs</w:t>
      </w:r>
      <w:bookmarkEnd w:id="658"/>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59" w:name="_Toc65730784"/>
      <w:r>
        <w:t>Reservoir data</w:t>
      </w:r>
      <w:bookmarkEnd w:id="659"/>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60" w:name="_Toc65730785"/>
      <w:r>
        <w:t>Reservoir data sources</w:t>
      </w:r>
      <w:bookmarkEnd w:id="660"/>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61" w:name="_Toc65730786"/>
      <w:r>
        <w:t>Creating a new study area</w:t>
      </w:r>
      <w:r w:rsidR="00A55502">
        <w:t xml:space="preserve"> from a watershed within the WRB</w:t>
      </w:r>
      <w:bookmarkEnd w:id="66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1C190B7"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B1970">
        <w:t xml:space="preserve">Figure </w:t>
      </w:r>
      <w:r w:rsidR="001B1970">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62" w:name="_Toc65730787"/>
      <w:r>
        <w:t>Limitations of subbasin simulations</w:t>
      </w:r>
      <w:bookmarkEnd w:id="662"/>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63" w:name="_Toc65730788"/>
      <w:r>
        <w:t>Calibration procedure</w:t>
      </w:r>
      <w:bookmarkEnd w:id="663"/>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64" w:name="_Toc65730789"/>
      <w:r>
        <w:lastRenderedPageBreak/>
        <w:t>Using PEST to determine HBV parameter values</w:t>
      </w:r>
      <w:bookmarkEnd w:id="664"/>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65" w:name="_Toc65730790"/>
      <w:r>
        <w:t>Calibrating streamflows using stream gage measurements</w:t>
      </w:r>
      <w:bookmarkEnd w:id="665"/>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66" w:name="_Toc65730791"/>
      <w:r>
        <w:t>Calibrating stream temperatures</w:t>
      </w:r>
      <w:bookmarkEnd w:id="666"/>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7" w:name="_Toc65730792"/>
      <w:r>
        <w:t>North Santiam study area</w:t>
      </w:r>
      <w:bookmarkEnd w:id="667"/>
    </w:p>
    <w:p w14:paraId="24DE991F" w14:textId="77777777" w:rsidR="000C5A18" w:rsidRDefault="000C5A18" w:rsidP="000C5A18"/>
    <w:p w14:paraId="0AA4F828" w14:textId="0279C532"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B1970">
        <w:t xml:space="preserve">Figure </w:t>
      </w:r>
      <w:r w:rsidR="001B1970">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68" w:name="_Toc65730793"/>
      <w:r>
        <w:rPr>
          <w:rFonts w:eastAsia="Times New Roman"/>
        </w:rPr>
        <w:t>Instream water rights</w:t>
      </w:r>
      <w:bookmarkEnd w:id="66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BA69B5D" w:rsidR="00AE364B" w:rsidRDefault="005C1A69" w:rsidP="005C1A69">
      <w:pPr>
        <w:pStyle w:val="Caption"/>
      </w:pPr>
      <w:bookmarkStart w:id="66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B1970">
        <w:rPr>
          <w:noProof/>
        </w:rPr>
        <w:t>6</w:t>
      </w:r>
      <w:r w:rsidR="000B183E">
        <w:rPr>
          <w:noProof/>
        </w:rPr>
        <w:fldChar w:fldCharType="end"/>
      </w:r>
      <w:r>
        <w:t xml:space="preserve">. Instream water rights in </w:t>
      </w:r>
      <w:r w:rsidR="00077987">
        <w:t>the North Santiam watershed</w:t>
      </w:r>
      <w:bookmarkEnd w:id="669"/>
    </w:p>
    <w:p w14:paraId="0FD5899C" w14:textId="77777777" w:rsidR="0092040E" w:rsidRDefault="0092040E" w:rsidP="0092040E"/>
    <w:p w14:paraId="0E0CDFE5" w14:textId="77777777" w:rsidR="00B91F45" w:rsidRDefault="00B47486" w:rsidP="00B91F45">
      <w:pPr>
        <w:pStyle w:val="Heading2"/>
      </w:pPr>
      <w:bookmarkStart w:id="670" w:name="_Toc65730794"/>
      <w:r>
        <w:t xml:space="preserve">Municipal </w:t>
      </w:r>
      <w:r w:rsidR="00057A5D">
        <w:t>w</w:t>
      </w:r>
      <w:r>
        <w:t xml:space="preserve">ater </w:t>
      </w:r>
      <w:r w:rsidR="00D97755">
        <w:t>r</w:t>
      </w:r>
      <w:r>
        <w:t>ights</w:t>
      </w:r>
      <w:bookmarkEnd w:id="67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71" w:name="_Toc65730795"/>
      <w:r>
        <w:t>McKenzie Basin Wetlands Study</w:t>
      </w:r>
      <w:bookmarkEnd w:id="671"/>
    </w:p>
    <w:p w14:paraId="79498AD8" w14:textId="77777777" w:rsidR="00736461" w:rsidRPr="00D97CDA" w:rsidRDefault="00736461" w:rsidP="00A8214A"/>
    <w:p w14:paraId="2403DDA0" w14:textId="063D759E" w:rsidR="00275338" w:rsidRDefault="003613A1" w:rsidP="00A8214A">
      <w:pPr>
        <w:pStyle w:val="Heading2"/>
      </w:pPr>
      <w:bookmarkStart w:id="672" w:name="_Toc65730796"/>
      <w:r>
        <w:t xml:space="preserve">Project </w:t>
      </w:r>
      <w:r w:rsidR="00DC262D">
        <w:t>Overview</w:t>
      </w:r>
      <w:bookmarkEnd w:id="672"/>
    </w:p>
    <w:p w14:paraId="6C66CC56" w14:textId="06051FF3"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1B1970">
        <w:t xml:space="preserve">Figure </w:t>
      </w:r>
      <w:r w:rsidR="001B1970">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A749A06" w:rsidR="00275338" w:rsidRDefault="009767A5" w:rsidP="00A8214A">
      <w:pPr>
        <w:pStyle w:val="Caption"/>
      </w:pPr>
      <w:bookmarkStart w:id="673" w:name="_Ref48282850"/>
      <w:bookmarkStart w:id="674" w:name="_Toc53219839"/>
      <w:r>
        <w:t xml:space="preserve">Figure </w:t>
      </w:r>
      <w:fldSimple w:instr=" SEQ Figure \* ARABIC ">
        <w:r w:rsidR="001B1970">
          <w:rPr>
            <w:noProof/>
          </w:rPr>
          <w:t>7</w:t>
        </w:r>
      </w:fldSimple>
      <w:bookmarkEnd w:id="673"/>
      <w:r>
        <w:t>. McKenzie basin in CW3M screen capture</w:t>
      </w:r>
      <w:bookmarkEnd w:id="67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D09B36C" w:rsidR="004D33B7" w:rsidRDefault="009767A5" w:rsidP="00A8214A">
      <w:pPr>
        <w:pStyle w:val="Caption"/>
      </w:pPr>
      <w:bookmarkStart w:id="675" w:name="_Ref48282776"/>
      <w:bookmarkStart w:id="676" w:name="_Ref48282732"/>
      <w:bookmarkStart w:id="677" w:name="_Toc53219840"/>
      <w:r>
        <w:t xml:space="preserve">Figure </w:t>
      </w:r>
      <w:fldSimple w:instr=" SEQ Figure \* ARABIC ">
        <w:r w:rsidR="001B1970">
          <w:rPr>
            <w:noProof/>
          </w:rPr>
          <w:t>8</w:t>
        </w:r>
      </w:fldSimple>
      <w:bookmarkEnd w:id="675"/>
      <w:r>
        <w:t>. Wetlands in the lower McKenzie basin, with their WETL_ID attribute values</w:t>
      </w:r>
      <w:bookmarkEnd w:id="676"/>
      <w:bookmarkEnd w:id="677"/>
    </w:p>
    <w:p w14:paraId="364BDC9E" w14:textId="77777777" w:rsidR="004D33B7" w:rsidRDefault="004D33B7" w:rsidP="00275338"/>
    <w:p w14:paraId="6EF95807" w14:textId="5E566C26" w:rsidR="003613A1" w:rsidRDefault="003613A1" w:rsidP="00A8214A">
      <w:pPr>
        <w:pStyle w:val="Heading2"/>
      </w:pPr>
      <w:bookmarkStart w:id="678" w:name="_Toc65730797"/>
      <w:r>
        <w:t>Model and Simulation Overview</w:t>
      </w:r>
      <w:bookmarkEnd w:id="67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79" w:name="_Toc65730798"/>
      <w:r>
        <w:t>McKenzie wetlands in the initial versions of the IDU, HRU, and Reach data layers</w:t>
      </w:r>
      <w:bookmarkEnd w:id="679"/>
    </w:p>
    <w:p w14:paraId="79661602" w14:textId="62654E14"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1B1970">
        <w:t xml:space="preserve">Figure </w:t>
      </w:r>
      <w:r w:rsidR="001B1970">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80" w:name="_Toc49175988"/>
      <w:bookmarkStart w:id="681" w:name="_Toc65730799"/>
      <w:r>
        <w:t>Data changes for better representation of wetlands</w:t>
      </w:r>
      <w:bookmarkEnd w:id="680"/>
      <w:bookmarkEnd w:id="68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82" w:name="_Toc65730800"/>
      <w:r>
        <w:t xml:space="preserve">Projection, </w:t>
      </w:r>
      <w:r w:rsidR="006F174A">
        <w:t>Calendar</w:t>
      </w:r>
      <w:r>
        <w:t>,</w:t>
      </w:r>
      <w:r w:rsidR="006F174A">
        <w:t xml:space="preserve"> and </w:t>
      </w:r>
      <w:r w:rsidR="009D540F">
        <w:t>Units</w:t>
      </w:r>
      <w:bookmarkEnd w:id="68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5883C811" w:rsidR="002D4074" w:rsidDel="00BD3188" w:rsidRDefault="004107FB" w:rsidP="0097591A">
      <w:pPr>
        <w:rPr>
          <w:del w:id="683" w:author="David Conklin" w:date="2021-02-22T11:40:00Z"/>
        </w:rPr>
      </w:pPr>
      <w:del w:id="684" w:author="David Conklin" w:date="2021-02-22T11:40:00Z">
        <w:r w:rsidDel="00BD3188">
          <w:delText>Some daily climate datasets include leapdays and some don’t.  CW3M accomodates both</w:delText>
        </w:r>
        <w:r w:rsidR="002D4074" w:rsidDel="00BD3188">
          <w:delText>, but the demo climate data</w:delText>
        </w:r>
        <w:r w:rsidR="006D6388" w:rsidDel="00BD3188">
          <w:delText>set</w:delText>
        </w:r>
        <w:r w:rsidR="002D4074" w:rsidDel="00BD3188">
          <w:delText xml:space="preserve"> included in the CW3M_Installer_...exe files does not include leapdays.  As a consequence, reports which compare daily simulated values with daily observed values generate a warning about inconsistent calendars when the Demo scenario is simulated.</w:delText>
        </w:r>
      </w:del>
    </w:p>
    <w:p w14:paraId="0BD344B0" w14:textId="3B8A79E2" w:rsidR="004107FB" w:rsidDel="00BD3188" w:rsidRDefault="002D4074" w:rsidP="0097591A">
      <w:pPr>
        <w:rPr>
          <w:del w:id="685" w:author="David Conklin" w:date="2021-02-22T11:40:00Z"/>
        </w:rPr>
      </w:pPr>
      <w:del w:id="686" w:author="David Conklin" w:date="2021-02-22T11:40:00Z">
        <w:r w:rsidDel="00BD3188">
          <w:delText xml:space="preserve"> </w:delText>
        </w:r>
      </w:del>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ins w:id="687" w:author="David Conklin" w:date="2021-02-22T11:40:00Z">
        <w:r w:rsidR="00BD3188">
          <w:t xml:space="preserve">usually </w:t>
        </w:r>
      </w:ins>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ins w:id="688" w:author="David Conklin" w:date="2021-02-22T11:40:00Z">
        <w:r w:rsidR="00BD3188">
          <w:t xml:space="preserve">  Some exceptions will be made to facilitate compariso</w:t>
        </w:r>
      </w:ins>
      <w:ins w:id="689" w:author="David Conklin" w:date="2021-02-22T11:41:00Z">
        <w:r w:rsidR="00BD3188">
          <w:t>ns with data from other sources, e.g. USGS gage data in cubic feet per second (cfs).</w:t>
        </w:r>
      </w:ins>
    </w:p>
    <w:p w14:paraId="763E6E04" w14:textId="6D7B6E56" w:rsidR="00275338" w:rsidRDefault="00275338"/>
    <w:p w14:paraId="5CE58170" w14:textId="21C19944" w:rsidR="00AD412A" w:rsidRDefault="00AD412A" w:rsidP="007B1928">
      <w:pPr>
        <w:pStyle w:val="Heading2"/>
      </w:pPr>
      <w:bookmarkStart w:id="690" w:name="_Toc65730801"/>
      <w:r>
        <w:t>Simulation of changes in wetlands over time</w:t>
      </w:r>
      <w:bookmarkEnd w:id="690"/>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91" w:name="_Toc65730802"/>
      <w:r>
        <w:t xml:space="preserve">How wetlands </w:t>
      </w:r>
      <w:r w:rsidR="000806A1">
        <w:t>are</w:t>
      </w:r>
      <w:r>
        <w:t xml:space="preserve"> represented</w:t>
      </w:r>
      <w:r w:rsidR="006D6388">
        <w:t xml:space="preserve"> in the model</w:t>
      </w:r>
      <w:bookmarkEnd w:id="69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7A80040D"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ins w:id="692" w:author="David Conklin" w:date="2021-02-22T11:42:00Z">
        <w:r w:rsidR="00BD3188">
          <w:t>at</w:t>
        </w:r>
      </w:ins>
      <w:del w:id="693" w:author="David Conklin" w:date="2021-02-22T11:42:00Z">
        <w:r w:rsidR="00E82496" w:rsidDel="00BD3188">
          <w:delText>it can</w:delText>
        </w:r>
      </w:del>
      <w:r w:rsidR="00E82496">
        <w:t xml:space="preserve"> </w:t>
      </w:r>
      <w:r w:rsidR="009C4FBC">
        <w:t>flow rates above</w:t>
      </w:r>
      <w:r w:rsidR="00EA5C3A">
        <w:t xml:space="preserve"> Q_CAP, the portion of the flow above Q_CAP is divided between flow down</w:t>
      </w:r>
      <w:ins w:id="694" w:author="David Conklin" w:date="2021-02-22T11:42:00Z">
        <w:r w:rsidR="00BD3188">
          <w:t>-</w:t>
        </w:r>
      </w:ins>
      <w:del w:id="695" w:author="David Conklin" w:date="2021-02-22T11:42:00Z">
        <w:r w:rsidR="00EA5C3A" w:rsidDel="00BD3188">
          <w:delText xml:space="preserve"> </w:delText>
        </w:r>
      </w:del>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96" w:name="_Toc65730803"/>
      <w:r>
        <w:t>Attributes of interest in the wetlands study</w:t>
      </w:r>
      <w:bookmarkEnd w:id="69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97" w:name="_Toc65730804"/>
      <w:r>
        <w:t>A WETNESS attribute</w:t>
      </w:r>
      <w:bookmarkEnd w:id="69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 xml:space="preserve">Existing IDU attribute SM_DAY is the amount of water held in the soil, in mm, as tracked by the CW3M’s precipitation/infiltration/runoff submodel.  It can change daily.  Conceptually it applies to the soil from </w:t>
      </w:r>
      <w:r>
        <w:lastRenderedPageBreak/>
        <w:t>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98" w:name="_Toc65730805"/>
      <w:r>
        <w:t>Calculating the exchange of water between the wetland and the reach</w:t>
      </w:r>
      <w:bookmarkEnd w:id="698"/>
    </w:p>
    <w:p w14:paraId="71419F3E" w14:textId="001ADEBC" w:rsidR="00871F69" w:rsidRDefault="00871F69" w:rsidP="00871F69">
      <w:pPr>
        <w:pStyle w:val="Heading3"/>
      </w:pPr>
      <w:bookmarkStart w:id="699" w:name="_Toc65730806"/>
      <w:r>
        <w:t xml:space="preserve">Wetland </w:t>
      </w:r>
      <w:r w:rsidR="007A55EC">
        <w:t xml:space="preserve">IDU </w:t>
      </w:r>
      <w:r>
        <w:t>parameters</w:t>
      </w:r>
      <w:bookmarkEnd w:id="69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00" w:name="_Toc65730807"/>
      <w:r>
        <w:t>Reach parameters</w:t>
      </w:r>
      <w:bookmarkEnd w:id="70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701" w:name="_Toc65730808"/>
      <w:r>
        <w:lastRenderedPageBreak/>
        <w:t>Loss (or gain) of wetlands</w:t>
      </w:r>
      <w:bookmarkEnd w:id="70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702" w:name="_Toc65730809"/>
      <w:r>
        <w:t>Reality check</w:t>
      </w:r>
      <w:bookmarkEnd w:id="70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lastRenderedPageBreak/>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703" w:name="_Toc65730810"/>
      <w:r>
        <w:t>High Cascades Springs</w:t>
      </w:r>
      <w:bookmarkEnd w:id="70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ins w:id="704" w:author="David Conklin" w:date="2021-02-22T11:43:00Z">
        <w:r w:rsidR="00BD3188">
          <w:t>s</w:t>
        </w:r>
      </w:ins>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705" w:name="_Toc65730811"/>
      <w:r>
        <w:t>Calibration</w:t>
      </w:r>
      <w:r w:rsidR="00B06ED6">
        <w:t xml:space="preserve"> and simulation skill</w:t>
      </w:r>
      <w:bookmarkEnd w:id="705"/>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407"/>
        <w:gridCol w:w="909"/>
        <w:gridCol w:w="1089"/>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25D74B32" w:rsidR="003C4378" w:rsidRDefault="003C4378" w:rsidP="003C4378">
            <w:r>
              <w:t>SMITH R ABV SMITH R RESV (C</w:t>
            </w:r>
            <w:ins w:id="706" w:author="David Conklin" w:date="2021-02-22T09:35:00Z">
              <w:r w:rsidR="004C59CA">
                <w:t>301</w:t>
              </w:r>
            </w:ins>
            <w:del w:id="707" w:author="David Conklin" w:date="2021-02-22T09:35:00Z">
              <w:r w:rsidR="002E6989" w:rsidDel="004C59CA">
                <w:delText>219</w:delText>
              </w:r>
            </w:del>
            <w:r>
              <w:t>)</w:t>
            </w:r>
          </w:p>
        </w:tc>
        <w:tc>
          <w:tcPr>
            <w:tcW w:w="0" w:type="auto"/>
          </w:tcPr>
          <w:p w14:paraId="7F084B9D" w14:textId="478D07E6" w:rsidR="003C4378" w:rsidRDefault="003C4378" w:rsidP="003C4378">
            <w:r>
              <w:t>%bias</w:t>
            </w:r>
          </w:p>
        </w:tc>
        <w:tc>
          <w:tcPr>
            <w:tcW w:w="0" w:type="auto"/>
          </w:tcPr>
          <w:p w14:paraId="7C49D2AC" w14:textId="792DD3E9" w:rsidR="003C4378" w:rsidRDefault="004C59CA" w:rsidP="003C4378">
            <w:ins w:id="708" w:author="David Conklin" w:date="2021-02-22T09:36:00Z">
              <w:r>
                <w:t>9.9</w:t>
              </w:r>
            </w:ins>
            <w:del w:id="709" w:author="David Conklin" w:date="2021-02-22T09:36:00Z">
              <w:r w:rsidR="003C4378" w:rsidDel="004C59CA">
                <w:delText>-0.7</w:delText>
              </w:r>
            </w:del>
            <w:r w:rsidR="003C4378">
              <w:t>%</w:t>
            </w:r>
          </w:p>
        </w:tc>
        <w:tc>
          <w:tcPr>
            <w:tcW w:w="0" w:type="auto"/>
          </w:tcPr>
          <w:p w14:paraId="495C0109" w14:textId="6DBFBB7A" w:rsidR="003C4378" w:rsidRDefault="003C4378" w:rsidP="003C4378">
            <w:del w:id="710" w:author="David Conklin" w:date="2021-02-22T09:36:00Z">
              <w:r w:rsidDel="004C59CA">
                <w:delText>V</w:delText>
              </w:r>
            </w:del>
            <w:r>
              <w:t>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02C902D3" w:rsidR="003C4378" w:rsidRDefault="003C4378" w:rsidP="003C4378">
            <w:r>
              <w:t>0.</w:t>
            </w:r>
            <w:ins w:id="711" w:author="David Conklin" w:date="2021-02-22T09:36:00Z">
              <w:r w:rsidR="004C59CA">
                <w:t>63</w:t>
              </w:r>
            </w:ins>
            <w:del w:id="712" w:author="David Conklin" w:date="2021-02-22T09:36:00Z">
              <w:r w:rsidDel="004C59CA">
                <w:delText>70</w:delText>
              </w:r>
            </w:del>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11D3141" w:rsidR="003C4378" w:rsidRDefault="003C4378" w:rsidP="003C4378">
            <w:r>
              <w:t>0.</w:t>
            </w:r>
            <w:ins w:id="713" w:author="David Conklin" w:date="2021-02-22T09:36:00Z">
              <w:r w:rsidR="004C59CA">
                <w:t>61</w:t>
              </w:r>
            </w:ins>
            <w:del w:id="714" w:author="David Conklin" w:date="2021-02-22T09:36:00Z">
              <w:r w:rsidDel="004C59CA">
                <w:delText>55</w:delText>
              </w:r>
            </w:del>
          </w:p>
        </w:tc>
        <w:tc>
          <w:tcPr>
            <w:tcW w:w="0" w:type="auto"/>
          </w:tcPr>
          <w:p w14:paraId="63DAFBA3" w14:textId="77F745BB" w:rsidR="003C4378" w:rsidRDefault="004C59CA" w:rsidP="003C4378">
            <w:ins w:id="715" w:author="David Conklin" w:date="2021-02-22T09:37:00Z">
              <w:r>
                <w:t>S</w:t>
              </w:r>
            </w:ins>
            <w:del w:id="716" w:author="David Conklin" w:date="2021-02-22T09:37:00Z">
              <w:r w:rsidR="003C4378" w:rsidDel="004C59CA">
                <w:delText>G</w:delText>
              </w:r>
            </w:del>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460278C8" w:rsidR="003C4378" w:rsidRDefault="003C4378" w:rsidP="003C4378">
            <w:r>
              <w:t>0.</w:t>
            </w:r>
            <w:ins w:id="717" w:author="David Conklin" w:date="2021-02-22T09:37:00Z">
              <w:r w:rsidR="004C59CA">
                <w:t>66</w:t>
              </w:r>
            </w:ins>
            <w:del w:id="718" w:author="David Conklin" w:date="2021-02-22T09:37:00Z">
              <w:r w:rsidDel="004C59CA">
                <w:delText>73</w:delText>
              </w:r>
            </w:del>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722998CB" w:rsidR="003C4378" w:rsidRDefault="003C4378" w:rsidP="003C4378">
            <w:r>
              <w:t>SO FORK MCKENZIE ABV COUGAR</w:t>
            </w:r>
            <w:r w:rsidR="00610219">
              <w:t xml:space="preserve"> (C</w:t>
            </w:r>
            <w:ins w:id="719" w:author="David Conklin" w:date="2021-02-22T09:32:00Z">
              <w:r w:rsidR="00C30F7E">
                <w:t>301</w:t>
              </w:r>
            </w:ins>
            <w:del w:id="720" w:author="David Conklin" w:date="2021-02-22T09:32:00Z">
              <w:r w:rsidR="00610219" w:rsidDel="00C30F7E">
                <w:delText>2</w:delText>
              </w:r>
              <w:r w:rsidR="008E188E" w:rsidDel="00C30F7E">
                <w:delText>19</w:delText>
              </w:r>
            </w:del>
            <w:r w:rsidR="00610219">
              <w:t>)</w:t>
            </w:r>
          </w:p>
        </w:tc>
        <w:tc>
          <w:tcPr>
            <w:tcW w:w="0" w:type="auto"/>
          </w:tcPr>
          <w:p w14:paraId="503614AF" w14:textId="3A28EB6E" w:rsidR="003C4378" w:rsidRDefault="003C4378" w:rsidP="003C4378">
            <w:r>
              <w:t>%bias</w:t>
            </w:r>
          </w:p>
        </w:tc>
        <w:tc>
          <w:tcPr>
            <w:tcW w:w="0" w:type="auto"/>
          </w:tcPr>
          <w:p w14:paraId="45C44D13" w14:textId="13BD6BF3" w:rsidR="003C4378" w:rsidRDefault="00C30F7E" w:rsidP="003C4378">
            <w:ins w:id="721" w:author="David Conklin" w:date="2021-02-22T09:32:00Z">
              <w:r>
                <w:t>0.04</w:t>
              </w:r>
            </w:ins>
            <w:del w:id="722" w:author="David Conklin" w:date="2021-02-22T09:32:00Z">
              <w:r w:rsidR="003C4378" w:rsidDel="00C30F7E">
                <w:delText>-</w:delText>
              </w:r>
              <w:r w:rsidR="00610219" w:rsidDel="00C30F7E">
                <w:delText>0.1</w:delText>
              </w:r>
            </w:del>
            <w:r w:rsidR="003C4378">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7D21377E" w:rsidR="003C4378" w:rsidRDefault="003C4378" w:rsidP="003C4378">
            <w:r>
              <w:t>0.</w:t>
            </w:r>
            <w:r w:rsidR="00610219">
              <w:t>8</w:t>
            </w:r>
            <w:ins w:id="723" w:author="David Conklin" w:date="2021-02-22T09:32:00Z">
              <w:r w:rsidR="00C30F7E">
                <w:t>6</w:t>
              </w:r>
            </w:ins>
            <w:del w:id="724" w:author="David Conklin" w:date="2021-02-22T09:32:00Z">
              <w:r w:rsidR="00610219" w:rsidDel="00C30F7E">
                <w:delText>4</w:delText>
              </w:r>
            </w:del>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7E5DBA41" w:rsidR="003C4378" w:rsidRDefault="003C4378" w:rsidP="003C4378">
            <w:r>
              <w:t>0.</w:t>
            </w:r>
            <w:ins w:id="725" w:author="David Conklin" w:date="2021-02-22T09:33:00Z">
              <w:r w:rsidR="00C30F7E">
                <w:t>37</w:t>
              </w:r>
            </w:ins>
            <w:del w:id="726" w:author="David Conklin" w:date="2021-02-22T09:33:00Z">
              <w:r w:rsidDel="00C30F7E">
                <w:delText>4</w:delText>
              </w:r>
              <w:r w:rsidR="00610219" w:rsidDel="00C30F7E">
                <w:delText>0</w:delText>
              </w:r>
            </w:del>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6CBF4BEB" w:rsidR="003C4378" w:rsidRDefault="003C4378" w:rsidP="003C4378">
            <w:r>
              <w:t>0.8</w:t>
            </w:r>
            <w:ins w:id="727" w:author="David Conklin" w:date="2021-02-22T09:33:00Z">
              <w:r w:rsidR="00C30F7E">
                <w:t>6</w:t>
              </w:r>
            </w:ins>
            <w:del w:id="728" w:author="David Conklin" w:date="2021-02-22T09:33:00Z">
              <w:r w:rsidR="00610219" w:rsidDel="00C30F7E">
                <w:delText>4</w:delText>
              </w:r>
            </w:del>
          </w:p>
        </w:tc>
        <w:tc>
          <w:tcPr>
            <w:tcW w:w="0" w:type="auto"/>
          </w:tcPr>
          <w:p w14:paraId="10BC75FB" w14:textId="319BE29B" w:rsidR="003C4378" w:rsidRDefault="00C30F7E" w:rsidP="003C4378">
            <w:ins w:id="729" w:author="David Conklin" w:date="2021-02-22T09:33:00Z">
              <w:r>
                <w:t>VG</w:t>
              </w:r>
            </w:ins>
            <w:del w:id="730" w:author="David Conklin" w:date="2021-02-22T09:33:00Z">
              <w:r w:rsidR="003C4378" w:rsidDel="00C30F7E">
                <w:delText>G</w:delText>
              </w:r>
            </w:del>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5847AE61" w:rsidR="003C4378" w:rsidRDefault="003C4378" w:rsidP="003C4378">
            <w:r>
              <w:t>LOOKOUT CREEK NEAR BLUE RIVER</w:t>
            </w:r>
            <w:r w:rsidR="00610219">
              <w:t xml:space="preserve"> (C</w:t>
            </w:r>
            <w:ins w:id="731" w:author="David Conklin" w:date="2021-02-22T09:28:00Z">
              <w:r w:rsidR="00CB13A9">
                <w:t>301</w:t>
              </w:r>
            </w:ins>
            <w:del w:id="732" w:author="David Conklin" w:date="2021-02-22T09:28:00Z">
              <w:r w:rsidR="00610219" w:rsidDel="00CB13A9">
                <w:delText>2</w:delText>
              </w:r>
              <w:r w:rsidR="008E188E" w:rsidDel="00CB13A9">
                <w:delText>19</w:delText>
              </w:r>
            </w:del>
            <w:r w:rsidR="00610219">
              <w:t>)</w:t>
            </w:r>
          </w:p>
        </w:tc>
        <w:tc>
          <w:tcPr>
            <w:tcW w:w="0" w:type="auto"/>
          </w:tcPr>
          <w:p w14:paraId="747FF6B8" w14:textId="58CFA040" w:rsidR="003C4378" w:rsidRDefault="003C4378" w:rsidP="003C4378">
            <w:r>
              <w:t>%bias</w:t>
            </w:r>
          </w:p>
        </w:tc>
        <w:tc>
          <w:tcPr>
            <w:tcW w:w="0" w:type="auto"/>
          </w:tcPr>
          <w:p w14:paraId="6C28E2A8" w14:textId="0460B5E3" w:rsidR="003C4378" w:rsidRDefault="00CB13A9" w:rsidP="003C4378">
            <w:ins w:id="733" w:author="David Conklin" w:date="2021-02-22T09:28:00Z">
              <w:r>
                <w:t>1.1</w:t>
              </w:r>
            </w:ins>
            <w:del w:id="734" w:author="David Conklin" w:date="2021-02-22T09:28:00Z">
              <w:r w:rsidR="008E188E" w:rsidDel="00CB13A9">
                <w:delText>-0.1</w:delText>
              </w:r>
            </w:del>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4AD707BD" w:rsidR="003C4378" w:rsidRDefault="003C4378" w:rsidP="003C4378">
            <w:r>
              <w:t>0.</w:t>
            </w:r>
            <w:ins w:id="735" w:author="David Conklin" w:date="2021-02-22T09:28:00Z">
              <w:r w:rsidR="00CB13A9">
                <w:t>90</w:t>
              </w:r>
            </w:ins>
            <w:del w:id="736" w:author="David Conklin" w:date="2021-02-22T09:28:00Z">
              <w:r w:rsidDel="00CB13A9">
                <w:delText>8</w:delText>
              </w:r>
              <w:r w:rsidR="00610219" w:rsidDel="00CB13A9">
                <w:delText>6</w:delText>
              </w:r>
            </w:del>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54039F7F" w:rsidR="003C4378" w:rsidRDefault="003C4378" w:rsidP="003C4378">
            <w:r>
              <w:t>0.</w:t>
            </w:r>
            <w:ins w:id="737" w:author="David Conklin" w:date="2021-02-22T09:28:00Z">
              <w:r w:rsidR="00CB13A9">
                <w:t>32</w:t>
              </w:r>
            </w:ins>
            <w:del w:id="738" w:author="David Conklin" w:date="2021-02-22T09:28:00Z">
              <w:r w:rsidDel="00CB13A9">
                <w:delText>3</w:delText>
              </w:r>
              <w:r w:rsidR="00610219" w:rsidDel="00CB13A9">
                <w:delText>8</w:delText>
              </w:r>
            </w:del>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567DC7D" w:rsidR="003C4378" w:rsidRDefault="003C4378" w:rsidP="003C4378">
            <w:r>
              <w:t>0.</w:t>
            </w:r>
            <w:ins w:id="739" w:author="David Conklin" w:date="2021-02-22T09:28:00Z">
              <w:r w:rsidR="00CB13A9">
                <w:t>90</w:t>
              </w:r>
            </w:ins>
            <w:del w:id="740" w:author="David Conklin" w:date="2021-02-22T09:28:00Z">
              <w:r w:rsidDel="00CB13A9">
                <w:delText>8</w:delText>
              </w:r>
              <w:r w:rsidR="00610219" w:rsidDel="00CB13A9">
                <w:delText>6</w:delText>
              </w:r>
            </w:del>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00BFCC05" w:rsidR="003C4378" w:rsidRDefault="003C4378" w:rsidP="003C4378">
            <w:r>
              <w:t>BLUE RIVER AT BLUE RIVER</w:t>
            </w:r>
            <w:r w:rsidR="00610219">
              <w:t xml:space="preserve"> (C</w:t>
            </w:r>
            <w:ins w:id="741" w:author="David Conklin" w:date="2021-02-22T09:24:00Z">
              <w:r w:rsidR="00554CA6">
                <w:t>30</w:t>
              </w:r>
            </w:ins>
            <w:ins w:id="742" w:author="David Conklin" w:date="2021-02-22T09:25:00Z">
              <w:r w:rsidR="00554CA6">
                <w:t>1</w:t>
              </w:r>
            </w:ins>
            <w:del w:id="743" w:author="David Conklin" w:date="2021-02-22T09:24:00Z">
              <w:r w:rsidR="00610219" w:rsidDel="00554CA6">
                <w:delText>2</w:delText>
              </w:r>
              <w:r w:rsidR="008E188E" w:rsidDel="00554CA6">
                <w:delText>19</w:delText>
              </w:r>
            </w:del>
            <w:r w:rsidR="00610219">
              <w:t>)</w:t>
            </w:r>
          </w:p>
        </w:tc>
        <w:tc>
          <w:tcPr>
            <w:tcW w:w="0" w:type="auto"/>
          </w:tcPr>
          <w:p w14:paraId="27506014" w14:textId="7618C4AF" w:rsidR="003C4378" w:rsidRDefault="003C4378" w:rsidP="003C4378">
            <w:r>
              <w:t>%bias</w:t>
            </w:r>
          </w:p>
        </w:tc>
        <w:tc>
          <w:tcPr>
            <w:tcW w:w="0" w:type="auto"/>
          </w:tcPr>
          <w:p w14:paraId="5182B9DA" w14:textId="1971845D" w:rsidR="003C4378" w:rsidRDefault="003C4378" w:rsidP="003C4378">
            <w:r>
              <w:t>-</w:t>
            </w:r>
            <w:ins w:id="744" w:author="David Conklin" w:date="2021-02-22T09:24:00Z">
              <w:r w:rsidR="00554CA6">
                <w:t>6.5</w:t>
              </w:r>
            </w:ins>
            <w:del w:id="745" w:author="David Conklin" w:date="2021-02-22T09:24:00Z">
              <w:r w:rsidR="008E188E" w:rsidDel="00554CA6">
                <w:delText>7.0</w:delText>
              </w:r>
            </w:del>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D624D50" w:rsidR="003C4378" w:rsidRDefault="003C4378" w:rsidP="003C4378">
            <w:r>
              <w:t>0.</w:t>
            </w:r>
            <w:ins w:id="746" w:author="David Conklin" w:date="2021-02-22T09:24:00Z">
              <w:r w:rsidR="00554CA6">
                <w:t>61</w:t>
              </w:r>
            </w:ins>
            <w:del w:id="747" w:author="David Conklin" w:date="2021-02-22T09:24:00Z">
              <w:r w:rsidR="008E188E" w:rsidDel="00554CA6">
                <w:delText>59</w:delText>
              </w:r>
            </w:del>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2F3CCD48" w:rsidR="003C4378" w:rsidRDefault="003C4378" w:rsidP="003C4378">
            <w:r>
              <w:t>0.6</w:t>
            </w:r>
            <w:ins w:id="748" w:author="David Conklin" w:date="2021-02-22T09:25:00Z">
              <w:r w:rsidR="00554CA6">
                <w:t>2</w:t>
              </w:r>
            </w:ins>
            <w:del w:id="749" w:author="David Conklin" w:date="2021-02-22T09:25:00Z">
              <w:r w:rsidR="008E188E" w:rsidDel="00554CA6">
                <w:delText>4</w:delText>
              </w:r>
            </w:del>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4A9C071E" w:rsidR="003C4378" w:rsidRDefault="003C4378" w:rsidP="003C4378">
            <w:r>
              <w:t>0.6</w:t>
            </w:r>
            <w:ins w:id="750" w:author="David Conklin" w:date="2021-02-22T09:25:00Z">
              <w:r w:rsidR="00554CA6">
                <w:t>7</w:t>
              </w:r>
            </w:ins>
            <w:del w:id="751" w:author="David Conklin" w:date="2021-02-22T09:25:00Z">
              <w:r w:rsidR="00610219" w:rsidDel="00554CA6">
                <w:delText>6</w:delText>
              </w:r>
            </w:del>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5F0DDF29" w:rsidR="003C4378" w:rsidRDefault="003C4378" w:rsidP="003C4378">
            <w:r>
              <w:t>MCKENZIE RIVER NEAR VIDA</w:t>
            </w:r>
            <w:r w:rsidR="00613CE3">
              <w:t xml:space="preserve"> (C</w:t>
            </w:r>
            <w:ins w:id="752" w:author="David Conklin" w:date="2021-02-22T09:06:00Z">
              <w:r w:rsidR="006749CE">
                <w:t>301</w:t>
              </w:r>
            </w:ins>
            <w:del w:id="753" w:author="David Conklin" w:date="2021-02-22T09:06:00Z">
              <w:r w:rsidR="00613CE3" w:rsidDel="006749CE">
                <w:delText>2</w:delText>
              </w:r>
              <w:r w:rsidR="008E188E" w:rsidDel="006749CE">
                <w:delText>19</w:delText>
              </w:r>
            </w:del>
            <w:r w:rsidR="00613CE3">
              <w:t>)</w:t>
            </w:r>
          </w:p>
        </w:tc>
        <w:tc>
          <w:tcPr>
            <w:tcW w:w="0" w:type="auto"/>
          </w:tcPr>
          <w:p w14:paraId="0BA6EA8B" w14:textId="7045D4AB" w:rsidR="003C4378" w:rsidRDefault="003C4378" w:rsidP="003C4378">
            <w:r>
              <w:t>%bias</w:t>
            </w:r>
          </w:p>
        </w:tc>
        <w:tc>
          <w:tcPr>
            <w:tcW w:w="0" w:type="auto"/>
          </w:tcPr>
          <w:p w14:paraId="1D809B5C" w14:textId="3236FF0A" w:rsidR="003C4378" w:rsidRDefault="008E188E" w:rsidP="003C4378">
            <w:r>
              <w:t>-0.</w:t>
            </w:r>
            <w:ins w:id="754" w:author="David Conklin" w:date="2021-02-22T09:06:00Z">
              <w:r w:rsidR="006749CE">
                <w:t>2</w:t>
              </w:r>
            </w:ins>
            <w:del w:id="755" w:author="David Conklin" w:date="2021-02-22T09:06:00Z">
              <w:r w:rsidDel="006749CE">
                <w:delText>1</w:delText>
              </w:r>
            </w:del>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02E2DFA1" w:rsidR="003C4378" w:rsidRDefault="003C4378" w:rsidP="003C4378">
            <w:r>
              <w:t>0.</w:t>
            </w:r>
            <w:r w:rsidR="00613CE3">
              <w:t>7</w:t>
            </w:r>
            <w:ins w:id="756" w:author="David Conklin" w:date="2021-02-22T09:07:00Z">
              <w:r w:rsidR="006749CE">
                <w:t>7</w:t>
              </w:r>
            </w:ins>
            <w:del w:id="757" w:author="David Conklin" w:date="2021-02-22T09:07:00Z">
              <w:r w:rsidR="008E188E" w:rsidDel="006749CE">
                <w:delText>6</w:delText>
              </w:r>
            </w:del>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54A9D16B" w:rsidR="003C4378" w:rsidRDefault="003C4378" w:rsidP="003C4378">
            <w:r>
              <w:t>0.</w:t>
            </w:r>
            <w:r w:rsidR="008E188E">
              <w:t>4</w:t>
            </w:r>
            <w:ins w:id="758" w:author="David Conklin" w:date="2021-02-22T09:07:00Z">
              <w:r w:rsidR="006749CE">
                <w:t>8</w:t>
              </w:r>
            </w:ins>
            <w:del w:id="759" w:author="David Conklin" w:date="2021-02-22T09:07:00Z">
              <w:r w:rsidR="008E188E" w:rsidDel="006749CE">
                <w:delText>9</w:delText>
              </w:r>
            </w:del>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11D3DCFA" w:rsidR="003C4378" w:rsidRDefault="003C4378" w:rsidP="003C4378">
            <w:r>
              <w:t>0.</w:t>
            </w:r>
            <w:r w:rsidR="00613CE3">
              <w:t>8</w:t>
            </w:r>
            <w:ins w:id="760" w:author="David Conklin" w:date="2021-02-22T09:07:00Z">
              <w:r w:rsidR="006749CE">
                <w:t>2</w:t>
              </w:r>
            </w:ins>
            <w:del w:id="761" w:author="David Conklin" w:date="2021-02-22T09:07:00Z">
              <w:r w:rsidR="008E188E" w:rsidDel="006749CE">
                <w:delText>1</w:delText>
              </w:r>
            </w:del>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2793C0AB" w:rsidR="003C4378" w:rsidRDefault="003C4378" w:rsidP="003C4378">
            <w:r>
              <w:t>MCKENZIE RIVER ABV HAYDEN BR</w:t>
            </w:r>
            <w:r w:rsidR="00613CE3">
              <w:t xml:space="preserve"> (C</w:t>
            </w:r>
            <w:ins w:id="762" w:author="David Conklin" w:date="2021-02-22T08:04:00Z">
              <w:r w:rsidR="002659AB">
                <w:t>301</w:t>
              </w:r>
            </w:ins>
            <w:del w:id="763" w:author="David Conklin" w:date="2021-02-22T08:04:00Z">
              <w:r w:rsidR="00613CE3" w:rsidDel="002659AB">
                <w:delText>2</w:delText>
              </w:r>
              <w:r w:rsidR="008E188E" w:rsidDel="002659AB">
                <w:delText>19</w:delText>
              </w:r>
            </w:del>
            <w:r w:rsidR="00613CE3">
              <w:t>)</w:t>
            </w:r>
          </w:p>
        </w:tc>
        <w:tc>
          <w:tcPr>
            <w:tcW w:w="0" w:type="auto"/>
          </w:tcPr>
          <w:p w14:paraId="18689C03" w14:textId="16E261AF" w:rsidR="003C4378" w:rsidRDefault="003C4378" w:rsidP="003C4378">
            <w:r>
              <w:t>%bias</w:t>
            </w:r>
          </w:p>
        </w:tc>
        <w:tc>
          <w:tcPr>
            <w:tcW w:w="0" w:type="auto"/>
          </w:tcPr>
          <w:p w14:paraId="0035DCAF" w14:textId="1347CB52" w:rsidR="003C4378" w:rsidRDefault="003C4378" w:rsidP="003C4378">
            <w:r>
              <w:t>-</w:t>
            </w:r>
            <w:r w:rsidR="00613CE3">
              <w:t>2.</w:t>
            </w:r>
            <w:ins w:id="764" w:author="David Conklin" w:date="2021-02-22T08:04:00Z">
              <w:r w:rsidR="002659AB">
                <w:t>1</w:t>
              </w:r>
            </w:ins>
            <w:del w:id="765" w:author="David Conklin" w:date="2021-02-22T08:04:00Z">
              <w:r w:rsidR="008E188E" w:rsidDel="002659AB">
                <w:delText>0</w:delText>
              </w:r>
            </w:del>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44FCE06" w:rsidR="003C4378" w:rsidRDefault="003C4378" w:rsidP="003C4378">
            <w:r>
              <w:t>0.4</w:t>
            </w:r>
            <w:ins w:id="766" w:author="David Conklin" w:date="2021-02-22T08:04:00Z">
              <w:r w:rsidR="002659AB">
                <w:t>3</w:t>
              </w:r>
            </w:ins>
            <w:del w:id="767" w:author="David Conklin" w:date="2021-02-22T08:04:00Z">
              <w:r w:rsidR="00613CE3" w:rsidDel="002659AB">
                <w:delText>4</w:delText>
              </w:r>
            </w:del>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449F8FBA" w:rsidR="003C4378" w:rsidRDefault="003C4378" w:rsidP="003C4378">
            <w:r>
              <w:t>0.</w:t>
            </w:r>
            <w:r w:rsidR="00613CE3">
              <w:t>8</w:t>
            </w:r>
            <w:ins w:id="768" w:author="David Conklin" w:date="2021-02-22T08:04:00Z">
              <w:r w:rsidR="002659AB">
                <w:t>2</w:t>
              </w:r>
            </w:ins>
            <w:del w:id="769" w:author="David Conklin" w:date="2021-02-22T08:04:00Z">
              <w:r w:rsidR="008E188E" w:rsidDel="002659AB">
                <w:delText>1</w:delText>
              </w:r>
            </w:del>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76E66267" w:rsidR="003C4378" w:rsidRDefault="003C4378" w:rsidP="003C4378">
            <w:r>
              <w:t>MOHAWK RIVER NEAR SPRINGFIELD</w:t>
            </w:r>
            <w:r w:rsidR="007A6DA3">
              <w:t xml:space="preserve"> (C</w:t>
            </w:r>
            <w:ins w:id="770" w:author="David Conklin" w:date="2021-02-22T08:40:00Z">
              <w:r w:rsidR="006D6F69">
                <w:t>301</w:t>
              </w:r>
            </w:ins>
            <w:del w:id="771" w:author="David Conklin" w:date="2021-02-22T08:40:00Z">
              <w:r w:rsidR="007A6DA3" w:rsidDel="006D6F69">
                <w:delText>2</w:delText>
              </w:r>
              <w:r w:rsidR="008E188E" w:rsidDel="006D6F69">
                <w:delText>19</w:delText>
              </w:r>
            </w:del>
            <w:r w:rsidR="007A6DA3">
              <w:t>)</w:t>
            </w:r>
          </w:p>
        </w:tc>
        <w:tc>
          <w:tcPr>
            <w:tcW w:w="0" w:type="auto"/>
          </w:tcPr>
          <w:p w14:paraId="3E7378FF" w14:textId="1660A2C9" w:rsidR="003C4378" w:rsidRDefault="003C4378" w:rsidP="003C4378">
            <w:r>
              <w:t>%bias</w:t>
            </w:r>
          </w:p>
        </w:tc>
        <w:tc>
          <w:tcPr>
            <w:tcW w:w="0" w:type="auto"/>
          </w:tcPr>
          <w:p w14:paraId="6EF59584" w14:textId="781E4D5D" w:rsidR="003C4378" w:rsidRDefault="006D6F69" w:rsidP="003C4378">
            <w:ins w:id="772" w:author="David Conklin" w:date="2021-02-22T08:38:00Z">
              <w:r>
                <w:t>-5.5</w:t>
              </w:r>
            </w:ins>
            <w:del w:id="773" w:author="David Conklin" w:date="2021-02-22T08:38:00Z">
              <w:r w:rsidR="007A6DA3" w:rsidDel="006D6F69">
                <w:delText>0.1</w:delText>
              </w:r>
            </w:del>
            <w:r w:rsidR="003C4378">
              <w:t>%</w:t>
            </w:r>
          </w:p>
        </w:tc>
        <w:tc>
          <w:tcPr>
            <w:tcW w:w="0" w:type="auto"/>
          </w:tcPr>
          <w:p w14:paraId="5E75E2B6" w14:textId="1E41BF91" w:rsidR="003C4378" w:rsidRDefault="003C4378" w:rsidP="003C4378">
            <w:del w:id="774" w:author="David Conklin" w:date="2021-02-22T08:39:00Z">
              <w:r w:rsidDel="006D6F69">
                <w:delText>V</w:delText>
              </w:r>
            </w:del>
            <w:r>
              <w:t>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14E825EF" w:rsidR="003C4378" w:rsidRDefault="003C4378" w:rsidP="003C4378">
            <w:r>
              <w:t>0.</w:t>
            </w:r>
            <w:ins w:id="775" w:author="David Conklin" w:date="2021-02-22T08:39:00Z">
              <w:r w:rsidR="006D6F69">
                <w:t>87</w:t>
              </w:r>
            </w:ins>
            <w:del w:id="776" w:author="David Conklin" w:date="2021-02-22T08:38:00Z">
              <w:r w:rsidDel="006D6F69">
                <w:delText>7</w:delText>
              </w:r>
              <w:r w:rsidR="007A6DA3" w:rsidDel="006D6F69">
                <w:delText>1</w:delText>
              </w:r>
            </w:del>
          </w:p>
        </w:tc>
        <w:tc>
          <w:tcPr>
            <w:tcW w:w="0" w:type="auto"/>
          </w:tcPr>
          <w:p w14:paraId="1B5AEDAE" w14:textId="71E5DAD1" w:rsidR="003C4378" w:rsidRDefault="006D6F69" w:rsidP="003C4378">
            <w:ins w:id="777" w:author="David Conklin" w:date="2021-02-22T08:39:00Z">
              <w:r>
                <w:t>V</w:t>
              </w:r>
            </w:ins>
            <w:r w:rsidR="003C4378">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18EBF0E1" w:rsidR="003C4378" w:rsidRDefault="003C4378" w:rsidP="003C4378">
            <w:r>
              <w:t>0.</w:t>
            </w:r>
            <w:ins w:id="778" w:author="David Conklin" w:date="2021-02-22T08:39:00Z">
              <w:r w:rsidR="006D6F69">
                <w:t>37</w:t>
              </w:r>
            </w:ins>
            <w:del w:id="779" w:author="David Conklin" w:date="2021-02-22T08:39:00Z">
              <w:r w:rsidDel="006D6F69">
                <w:delText>5</w:delText>
              </w:r>
              <w:r w:rsidR="007A6DA3" w:rsidDel="006D6F69">
                <w:delText>4</w:delText>
              </w:r>
            </w:del>
          </w:p>
        </w:tc>
        <w:tc>
          <w:tcPr>
            <w:tcW w:w="0" w:type="auto"/>
          </w:tcPr>
          <w:p w14:paraId="1AE778F8" w14:textId="317CB08F" w:rsidR="003C4378" w:rsidRDefault="006D6F69" w:rsidP="003C4378">
            <w:ins w:id="780" w:author="David Conklin" w:date="2021-02-22T08:39:00Z">
              <w:r>
                <w:t>V</w:t>
              </w:r>
            </w:ins>
            <w:r w:rsidR="003C4378">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84A362" w:rsidR="003C4378" w:rsidRDefault="003C4378" w:rsidP="003C4378">
            <w:r>
              <w:t>0.8</w:t>
            </w:r>
            <w:ins w:id="781" w:author="David Conklin" w:date="2021-02-22T08:39:00Z">
              <w:r w:rsidR="006D6F69">
                <w:t>7</w:t>
              </w:r>
            </w:ins>
            <w:del w:id="782" w:author="David Conklin" w:date="2021-02-22T08:39:00Z">
              <w:r w:rsidR="007A6DA3" w:rsidDel="006D6F69">
                <w:delText>5</w:delText>
              </w:r>
            </w:del>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1BA403CE" w:rsidR="00245C85" w:rsidRDefault="00245C85" w:rsidP="00E70EE0">
            <w:r>
              <w:t>SO FK MCKENZIE ABOVE COUGAR (C</w:t>
            </w:r>
            <w:ins w:id="783" w:author="David Conklin" w:date="2021-02-22T09:01:00Z">
              <w:r w:rsidR="00073079">
                <w:t>301</w:t>
              </w:r>
            </w:ins>
            <w:del w:id="784" w:author="David Conklin" w:date="2021-02-22T09:01:00Z">
              <w:r w:rsidDel="00073079">
                <w:delText>2</w:delText>
              </w:r>
              <w:r w:rsidR="00B7410E" w:rsidDel="00073079">
                <w:delText>19</w:delText>
              </w:r>
            </w:del>
            <w:r>
              <w:t>)</w:t>
            </w:r>
          </w:p>
        </w:tc>
        <w:tc>
          <w:tcPr>
            <w:tcW w:w="970" w:type="dxa"/>
          </w:tcPr>
          <w:p w14:paraId="219B605A" w14:textId="43B0B515" w:rsidR="00245C85" w:rsidRDefault="00245C85" w:rsidP="00E70EE0">
            <w:r>
              <w:t>%bias</w:t>
            </w:r>
          </w:p>
        </w:tc>
        <w:tc>
          <w:tcPr>
            <w:tcW w:w="1088" w:type="dxa"/>
          </w:tcPr>
          <w:p w14:paraId="60CC27D9" w14:textId="7E32A9E8" w:rsidR="00245C85" w:rsidRDefault="00245C85" w:rsidP="00E70EE0">
            <w:r>
              <w:t>-</w:t>
            </w:r>
            <w:r w:rsidR="00B7410E">
              <w:t>10.</w:t>
            </w:r>
            <w:ins w:id="785" w:author="David Conklin" w:date="2021-02-22T09:02:00Z">
              <w:r w:rsidR="00073079">
                <w:t>0</w:t>
              </w:r>
            </w:ins>
            <w:del w:id="786" w:author="David Conklin" w:date="2021-02-22T09:02:00Z">
              <w:r w:rsidR="00B7410E" w:rsidDel="00073079">
                <w:delText>1</w:delText>
              </w:r>
            </w:del>
            <w:r>
              <w:t>%</w:t>
            </w:r>
          </w:p>
        </w:tc>
        <w:tc>
          <w:tcPr>
            <w:tcW w:w="0" w:type="auto"/>
          </w:tcPr>
          <w:p w14:paraId="1E0F0D76" w14:textId="78AD32B2" w:rsidR="00245C85" w:rsidRDefault="00073079" w:rsidP="00E70EE0">
            <w:ins w:id="787" w:author="David Conklin" w:date="2021-02-22T09:02:00Z">
              <w:r>
                <w:t>S</w:t>
              </w:r>
            </w:ins>
            <w:del w:id="788" w:author="David Conklin" w:date="2021-02-22T09:02:00Z">
              <w:r w:rsidR="00245C85" w:rsidDel="00073079">
                <w:delText>VG</w:delText>
              </w:r>
            </w:del>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8C94B9A" w:rsidR="00245C85" w:rsidRDefault="00245C85" w:rsidP="00E70EE0">
            <w:r>
              <w:t>0.</w:t>
            </w:r>
            <w:ins w:id="789" w:author="David Conklin" w:date="2021-02-22T09:03:00Z">
              <w:r w:rsidR="00073079">
                <w:t>80</w:t>
              </w:r>
            </w:ins>
            <w:del w:id="790" w:author="David Conklin" w:date="2021-02-22T09:03:00Z">
              <w:r w:rsidR="00B7410E" w:rsidDel="00073079">
                <w:delText>7</w:delText>
              </w:r>
            </w:del>
            <w:del w:id="791" w:author="David Conklin" w:date="2021-02-22T09:02:00Z">
              <w:r w:rsidR="00B7410E" w:rsidDel="00073079">
                <w:delText>9</w:delText>
              </w:r>
            </w:del>
          </w:p>
        </w:tc>
        <w:tc>
          <w:tcPr>
            <w:tcW w:w="0" w:type="auto"/>
          </w:tcPr>
          <w:p w14:paraId="4DE27806" w14:textId="249D3D4B" w:rsidR="00245C85" w:rsidRDefault="00245C85" w:rsidP="00E70EE0">
            <w:del w:id="792" w:author="David Conklin" w:date="2021-02-22T09:03:00Z">
              <w:r w:rsidDel="00073079">
                <w:delText>V</w:delText>
              </w:r>
            </w:del>
            <w:r>
              <w:t>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6D66279D" w:rsidR="00245C85" w:rsidRDefault="00245C85" w:rsidP="00E70EE0">
            <w:r>
              <w:t>0.4</w:t>
            </w:r>
            <w:ins w:id="793" w:author="David Conklin" w:date="2021-02-22T09:03:00Z">
              <w:r w:rsidR="00073079">
                <w:t>2</w:t>
              </w:r>
            </w:ins>
            <w:del w:id="794" w:author="David Conklin" w:date="2021-02-22T09:03:00Z">
              <w:r w:rsidR="00B7410E" w:rsidDel="00073079">
                <w:delText>4</w:delText>
              </w:r>
            </w:del>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24A98A2E" w:rsidR="00245C85" w:rsidRDefault="00245C85" w:rsidP="00CA1E74">
            <w:r>
              <w:t>SO FK MCKENZIE BELOW COUGAR (C</w:t>
            </w:r>
            <w:ins w:id="795" w:author="David Conklin" w:date="2021-02-22T09:01:00Z">
              <w:r w:rsidR="00073079">
                <w:t>301</w:t>
              </w:r>
            </w:ins>
            <w:del w:id="796" w:author="David Conklin" w:date="2021-02-22T09:01:00Z">
              <w:r w:rsidDel="00073079">
                <w:delText>2</w:delText>
              </w:r>
              <w:r w:rsidR="00572FA4" w:rsidDel="00073079">
                <w:delText>19</w:delText>
              </w:r>
            </w:del>
            <w:r>
              <w:t>)</w:t>
            </w:r>
          </w:p>
        </w:tc>
        <w:tc>
          <w:tcPr>
            <w:tcW w:w="970" w:type="dxa"/>
          </w:tcPr>
          <w:p w14:paraId="522DC0D1" w14:textId="2F31C1DC" w:rsidR="00245C85" w:rsidRDefault="00245C85" w:rsidP="00CA1E74">
            <w:r>
              <w:t>%bias</w:t>
            </w:r>
          </w:p>
        </w:tc>
        <w:tc>
          <w:tcPr>
            <w:tcW w:w="1088" w:type="dxa"/>
          </w:tcPr>
          <w:p w14:paraId="404B0371" w14:textId="246F5DAB" w:rsidR="00245C85" w:rsidRDefault="00A87B6E" w:rsidP="00CA1E74">
            <w:ins w:id="797" w:author="David Conklin" w:date="2021-02-22T08:58:00Z">
              <w:r>
                <w:t>1.3</w:t>
              </w:r>
            </w:ins>
            <w:del w:id="798" w:author="David Conklin" w:date="2021-02-22T08:58:00Z">
              <w:r w:rsidR="00B7410E" w:rsidDel="00A87B6E">
                <w:delText>2.2</w:delText>
              </w:r>
            </w:del>
            <w:r w:rsidR="00B7410E">
              <w:t>%</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5F6930FA" w:rsidR="00245C85" w:rsidRDefault="00245C85" w:rsidP="00CA1E74">
            <w:r>
              <w:t>0.</w:t>
            </w:r>
            <w:r w:rsidR="00572FA4">
              <w:t>6</w:t>
            </w:r>
            <w:ins w:id="799" w:author="David Conklin" w:date="2021-02-22T08:58:00Z">
              <w:r w:rsidR="00A87B6E">
                <w:t>2</w:t>
              </w:r>
            </w:ins>
            <w:del w:id="800" w:author="David Conklin" w:date="2021-02-22T08:58:00Z">
              <w:r w:rsidR="00572FA4" w:rsidDel="00A87B6E">
                <w:delText>3</w:delText>
              </w:r>
            </w:del>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6188C813" w:rsidR="00245C85" w:rsidRDefault="00245C85" w:rsidP="00CA1E74">
            <w:r>
              <w:t>0.6</w:t>
            </w:r>
            <w:ins w:id="801" w:author="David Conklin" w:date="2021-02-22T08:58:00Z">
              <w:r w:rsidR="00A87B6E">
                <w:t>2</w:t>
              </w:r>
            </w:ins>
            <w:del w:id="802" w:author="David Conklin" w:date="2021-02-22T08:58:00Z">
              <w:r w:rsidR="00572FA4" w:rsidDel="00A87B6E">
                <w:delText>1</w:delText>
              </w:r>
            </w:del>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57707843" w:rsidR="00245C85" w:rsidRDefault="00245C85" w:rsidP="00CA1E74">
            <w:r>
              <w:t>0.6</w:t>
            </w:r>
            <w:ins w:id="803" w:author="David Conklin" w:date="2021-02-22T08:58:00Z">
              <w:r w:rsidR="00A87B6E">
                <w:t>2</w:t>
              </w:r>
            </w:ins>
            <w:del w:id="804" w:author="David Conklin" w:date="2021-02-22T08:58:00Z">
              <w:r w:rsidR="00572FA4" w:rsidDel="00A87B6E">
                <w:delText>3</w:delText>
              </w:r>
            </w:del>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631F15C3" w:rsidR="00245C85" w:rsidRDefault="00245C85" w:rsidP="00041D27">
            <w:r>
              <w:t>BLUE RIVER ABOVE THE RESERVOIR (C</w:t>
            </w:r>
            <w:ins w:id="805" w:author="David Conklin" w:date="2021-02-22T08:53:00Z">
              <w:r w:rsidR="00075E09">
                <w:t>301</w:t>
              </w:r>
            </w:ins>
            <w:del w:id="806" w:author="David Conklin" w:date="2021-02-22T08:53:00Z">
              <w:r w:rsidDel="00075E09">
                <w:delText>2</w:delText>
              </w:r>
              <w:r w:rsidR="00572FA4" w:rsidDel="00075E09">
                <w:delText>1</w:delText>
              </w:r>
            </w:del>
            <w:del w:id="807" w:author="David Conklin" w:date="2021-02-22T09:01:00Z">
              <w:r w:rsidR="00572FA4" w:rsidDel="00073079">
                <w:delText>9</w:delText>
              </w:r>
            </w:del>
            <w:r>
              <w:t>)</w:t>
            </w:r>
          </w:p>
        </w:tc>
        <w:tc>
          <w:tcPr>
            <w:tcW w:w="970" w:type="dxa"/>
          </w:tcPr>
          <w:p w14:paraId="3660BB27" w14:textId="031AD573" w:rsidR="00245C85" w:rsidRDefault="00245C85" w:rsidP="00041D27">
            <w:r>
              <w:t>%bias</w:t>
            </w:r>
          </w:p>
        </w:tc>
        <w:tc>
          <w:tcPr>
            <w:tcW w:w="1088" w:type="dxa"/>
          </w:tcPr>
          <w:p w14:paraId="37F8A474" w14:textId="451B60E1" w:rsidR="00245C85" w:rsidRDefault="00245C85" w:rsidP="00041D27">
            <w:r>
              <w:t>-</w:t>
            </w:r>
            <w:r w:rsidR="00572FA4">
              <w:t>1</w:t>
            </w:r>
            <w:ins w:id="808" w:author="David Conklin" w:date="2021-02-22T08:54:00Z">
              <w:r w:rsidR="00075E09">
                <w:t>6.9</w:t>
              </w:r>
            </w:ins>
            <w:del w:id="809" w:author="David Conklin" w:date="2021-02-22T08:54:00Z">
              <w:r w:rsidR="00572FA4" w:rsidDel="00075E09">
                <w:delText>7.2</w:delText>
              </w:r>
            </w:del>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466073C0" w:rsidR="00245C85" w:rsidRDefault="00245C85" w:rsidP="00041D27">
            <w:r>
              <w:t>0.</w:t>
            </w:r>
            <w:r w:rsidR="00572FA4">
              <w:t>4</w:t>
            </w:r>
            <w:ins w:id="810" w:author="David Conklin" w:date="2021-02-22T08:54:00Z">
              <w:r w:rsidR="00075E09">
                <w:t>6</w:t>
              </w:r>
            </w:ins>
            <w:del w:id="811" w:author="David Conklin" w:date="2021-02-22T08:54:00Z">
              <w:r w:rsidR="00572FA4" w:rsidDel="00075E09">
                <w:delText>7</w:delText>
              </w:r>
            </w:del>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411B2326" w:rsidR="00245C85" w:rsidRDefault="00245C85" w:rsidP="00771AAC">
            <w:r>
              <w:t>BLUE RIVER BELOW THE RESERVOIR (C</w:t>
            </w:r>
            <w:ins w:id="812" w:author="David Conklin" w:date="2021-02-22T08:50:00Z">
              <w:r w:rsidR="00C74814">
                <w:t>301</w:t>
              </w:r>
            </w:ins>
            <w:del w:id="813" w:author="David Conklin" w:date="2021-02-22T08:50:00Z">
              <w:r w:rsidDel="00C74814">
                <w:delText>2</w:delText>
              </w:r>
              <w:r w:rsidR="00572FA4" w:rsidDel="00C74814">
                <w:delText>19</w:delText>
              </w:r>
            </w:del>
            <w:r>
              <w:t>)</w:t>
            </w:r>
          </w:p>
        </w:tc>
        <w:tc>
          <w:tcPr>
            <w:tcW w:w="970" w:type="dxa"/>
          </w:tcPr>
          <w:p w14:paraId="0033914A" w14:textId="4B9CD9C7" w:rsidR="00245C85" w:rsidRDefault="00245C85" w:rsidP="00771AAC">
            <w:r>
              <w:t>%bias</w:t>
            </w:r>
          </w:p>
        </w:tc>
        <w:tc>
          <w:tcPr>
            <w:tcW w:w="1088" w:type="dxa"/>
          </w:tcPr>
          <w:p w14:paraId="55597B67" w14:textId="7B3900F6" w:rsidR="00245C85" w:rsidRDefault="00C74814" w:rsidP="00771AAC">
            <w:ins w:id="814" w:author="David Conklin" w:date="2021-02-22T08:49:00Z">
              <w:r>
                <w:t>3</w:t>
              </w:r>
            </w:ins>
            <w:del w:id="815" w:author="David Conklin" w:date="2021-02-22T08:49:00Z">
              <w:r w:rsidR="00572FA4" w:rsidDel="00C74814">
                <w:delText>4</w:delText>
              </w:r>
            </w:del>
            <w:r w:rsidR="00572FA4">
              <w:t>.3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54E6CE82" w:rsidR="00245C85" w:rsidRDefault="00245C85" w:rsidP="00771AAC">
            <w:r>
              <w:t>0.5</w:t>
            </w:r>
            <w:ins w:id="816" w:author="David Conklin" w:date="2021-02-22T08:50:00Z">
              <w:r w:rsidR="00C74814">
                <w:t>3</w:t>
              </w:r>
            </w:ins>
            <w:del w:id="817" w:author="David Conklin" w:date="2021-02-22T08:50:00Z">
              <w:r w:rsidR="00572FA4" w:rsidDel="00C74814">
                <w:delText>4</w:delText>
              </w:r>
            </w:del>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358D35DB" w:rsidR="00245C85" w:rsidRDefault="00572FA4" w:rsidP="00771AAC">
            <w:r>
              <w:t>0.6</w:t>
            </w:r>
            <w:ins w:id="818" w:author="David Conklin" w:date="2021-02-22T08:50:00Z">
              <w:r w:rsidR="00C74814">
                <w:t>8</w:t>
              </w:r>
            </w:ins>
            <w:del w:id="819" w:author="David Conklin" w:date="2021-02-22T08:50:00Z">
              <w:r w:rsidDel="00C74814">
                <w:delText>7</w:delText>
              </w:r>
            </w:del>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18C17A7B" w:rsidR="00245C85" w:rsidRDefault="00245C85" w:rsidP="00771AAC">
            <w:r>
              <w:t>0.</w:t>
            </w:r>
            <w:ins w:id="820" w:author="David Conklin" w:date="2021-02-22T08:50:00Z">
              <w:r w:rsidR="00C74814">
                <w:t>57</w:t>
              </w:r>
            </w:ins>
            <w:del w:id="821" w:author="David Conklin" w:date="2021-02-22T08:50:00Z">
              <w:r w:rsidDel="00C74814">
                <w:delText>6</w:delText>
              </w:r>
              <w:r w:rsidR="00572FA4" w:rsidDel="00C74814">
                <w:delText>0</w:delText>
              </w:r>
            </w:del>
          </w:p>
        </w:tc>
        <w:tc>
          <w:tcPr>
            <w:tcW w:w="0" w:type="auto"/>
          </w:tcPr>
          <w:p w14:paraId="67F765A3" w14:textId="51847821" w:rsidR="00245C85" w:rsidRDefault="00C74814" w:rsidP="00771AAC">
            <w:ins w:id="822" w:author="David Conklin" w:date="2021-02-22T08:50:00Z">
              <w:r w:rsidRPr="00A87B6E">
                <w:rPr>
                  <w:highlight w:val="yellow"/>
                  <w:rPrChange w:id="823" w:author="David Conklin" w:date="2021-02-22T08:55:00Z">
                    <w:rPr/>
                  </w:rPrChange>
                </w:rPr>
                <w:t>N</w:t>
              </w:r>
            </w:ins>
            <w:r w:rsidR="00245C85" w:rsidRPr="00A87B6E">
              <w:rPr>
                <w:highlight w:val="yellow"/>
                <w:rPrChange w:id="824" w:author="David Conklin" w:date="2021-02-22T08:55:00Z">
                  <w:rPr/>
                </w:rPrChange>
              </w:rP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808F3ED" w:rsidR="00245C85" w:rsidRDefault="00245C85" w:rsidP="00771AAC">
            <w:r>
              <w:t>MCKENZIE RIVER NEAR VIDA (C</w:t>
            </w:r>
            <w:ins w:id="825" w:author="David Conklin" w:date="2021-02-22T08:45:00Z">
              <w:r w:rsidR="00E74BCF">
                <w:t>301</w:t>
              </w:r>
            </w:ins>
            <w:del w:id="826" w:author="David Conklin" w:date="2021-02-22T08:45:00Z">
              <w:r w:rsidDel="00E74BCF">
                <w:delText>2</w:delText>
              </w:r>
              <w:r w:rsidR="003B2506" w:rsidDel="00E74BCF">
                <w:delText>19</w:delText>
              </w:r>
            </w:del>
            <w:r>
              <w:t>)</w:t>
            </w:r>
          </w:p>
        </w:tc>
        <w:tc>
          <w:tcPr>
            <w:tcW w:w="970" w:type="dxa"/>
          </w:tcPr>
          <w:p w14:paraId="28D95DBB" w14:textId="4CB4220B" w:rsidR="00245C85" w:rsidRDefault="00245C85" w:rsidP="00771AAC">
            <w:r>
              <w:t>%bias</w:t>
            </w:r>
          </w:p>
        </w:tc>
        <w:tc>
          <w:tcPr>
            <w:tcW w:w="1088" w:type="dxa"/>
          </w:tcPr>
          <w:p w14:paraId="35ED9764" w14:textId="6256E4DF" w:rsidR="00245C85" w:rsidRDefault="00245C85" w:rsidP="00771AAC">
            <w:r>
              <w:t>-</w:t>
            </w:r>
            <w:ins w:id="827" w:author="David Conklin" w:date="2021-02-22T08:45:00Z">
              <w:r w:rsidR="00E74BCF">
                <w:t>2.5</w:t>
              </w:r>
            </w:ins>
            <w:del w:id="828" w:author="David Conklin" w:date="2021-02-22T08:45:00Z">
              <w:r w:rsidR="003B2506" w:rsidDel="00E74BCF">
                <w:delText>0.6</w:delText>
              </w:r>
            </w:del>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3A973519" w:rsidR="00245C85" w:rsidRDefault="00245C85" w:rsidP="00771AAC">
            <w:r>
              <w:t>0.</w:t>
            </w:r>
            <w:r w:rsidR="003B2506">
              <w:t>9</w:t>
            </w:r>
            <w:ins w:id="829" w:author="David Conklin" w:date="2021-02-22T08:46:00Z">
              <w:r w:rsidR="00E74BCF">
                <w:t>5</w:t>
              </w:r>
            </w:ins>
            <w:del w:id="830" w:author="David Conklin" w:date="2021-02-22T08:45:00Z">
              <w:r w:rsidR="003B2506" w:rsidDel="00E74BCF">
                <w:delText>4</w:delText>
              </w:r>
            </w:del>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1316B1C3" w:rsidR="00245C85" w:rsidRDefault="00245C85" w:rsidP="00771AAC">
            <w:r>
              <w:t>MCKENZIE RIVER ABV HAYDEN BR (C</w:t>
            </w:r>
            <w:ins w:id="831" w:author="David Conklin" w:date="2021-02-22T08:05:00Z">
              <w:r w:rsidR="002659AB">
                <w:t>301</w:t>
              </w:r>
            </w:ins>
            <w:del w:id="832" w:author="David Conklin" w:date="2021-02-22T08:05:00Z">
              <w:r w:rsidDel="002659AB">
                <w:delText>2</w:delText>
              </w:r>
              <w:r w:rsidR="003B2506" w:rsidDel="002659AB">
                <w:delText>19</w:delText>
              </w:r>
            </w:del>
            <w:r>
              <w:t>)</w:t>
            </w:r>
          </w:p>
        </w:tc>
        <w:tc>
          <w:tcPr>
            <w:tcW w:w="970" w:type="dxa"/>
          </w:tcPr>
          <w:p w14:paraId="28F20A41" w14:textId="3A8F165D" w:rsidR="00245C85" w:rsidRDefault="00245C85" w:rsidP="00771AAC">
            <w:r>
              <w:t>%bias</w:t>
            </w:r>
          </w:p>
        </w:tc>
        <w:tc>
          <w:tcPr>
            <w:tcW w:w="1088" w:type="dxa"/>
          </w:tcPr>
          <w:p w14:paraId="68801782" w14:textId="68AE4946" w:rsidR="00245C85" w:rsidRDefault="002659AB" w:rsidP="00771AAC">
            <w:ins w:id="833" w:author="David Conklin" w:date="2021-02-22T08:05:00Z">
              <w:r>
                <w:t>8</w:t>
              </w:r>
            </w:ins>
            <w:del w:id="834" w:author="David Conklin" w:date="2021-02-22T08:05:00Z">
              <w:r w:rsidR="003B2506" w:rsidDel="002659AB">
                <w:delText>13</w:delText>
              </w:r>
            </w:del>
            <w:r w:rsidR="003B2506">
              <w:t>.8</w:t>
            </w:r>
            <w:r w:rsidR="00245C85">
              <w:t>%</w:t>
            </w:r>
          </w:p>
        </w:tc>
        <w:tc>
          <w:tcPr>
            <w:tcW w:w="0" w:type="auto"/>
          </w:tcPr>
          <w:p w14:paraId="1512C366" w14:textId="51C28E27" w:rsidR="00245C85" w:rsidRDefault="00A87B6E" w:rsidP="00771AAC">
            <w:ins w:id="835" w:author="David Conklin" w:date="2021-02-22T08:55:00Z">
              <w:r>
                <w:t>G</w:t>
              </w:r>
            </w:ins>
            <w:del w:id="836" w:author="David Conklin" w:date="2021-02-22T08:40:00Z">
              <w:r w:rsidR="003B2506" w:rsidDel="006D6F69">
                <w:delText>S</w:delText>
              </w:r>
            </w:del>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3FF5752F" w:rsidR="00245C85" w:rsidRDefault="00245C85" w:rsidP="00771AAC">
            <w:r>
              <w:t>0.</w:t>
            </w:r>
            <w:ins w:id="837" w:author="David Conklin" w:date="2021-02-22T08:05:00Z">
              <w:r w:rsidR="002659AB">
                <w:t>90</w:t>
              </w:r>
            </w:ins>
            <w:del w:id="838" w:author="David Conklin" w:date="2021-02-22T08:05:00Z">
              <w:r w:rsidR="003B2506" w:rsidDel="002659AB">
                <w:delText>79</w:delText>
              </w:r>
            </w:del>
          </w:p>
        </w:tc>
        <w:tc>
          <w:tcPr>
            <w:tcW w:w="0" w:type="auto"/>
          </w:tcPr>
          <w:p w14:paraId="2BD166C2" w14:textId="3C8626A1" w:rsidR="00245C85" w:rsidRDefault="006D6F69" w:rsidP="00771AAC">
            <w:ins w:id="839" w:author="David Conklin" w:date="2021-02-22T08:41:00Z">
              <w:r>
                <w:t>V</w:t>
              </w:r>
            </w:ins>
            <w:r w:rsidR="00245C85">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1E13EDE4" w:rsidR="00245C85" w:rsidRDefault="003B2506" w:rsidP="00771AAC">
            <w:r>
              <w:t>0</w:t>
            </w:r>
            <w:r w:rsidR="00245C85">
              <w:t>.</w:t>
            </w:r>
            <w:ins w:id="840" w:author="David Conklin" w:date="2021-02-22T08:05:00Z">
              <w:r w:rsidR="002659AB">
                <w:t>31</w:t>
              </w:r>
            </w:ins>
            <w:del w:id="841" w:author="David Conklin" w:date="2021-02-22T08:05:00Z">
              <w:r w:rsidDel="002659AB">
                <w:delText>43</w:delText>
              </w:r>
            </w:del>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7D99F846" w:rsidR="00245C85" w:rsidRDefault="00245C85" w:rsidP="00771AAC">
            <w:r>
              <w:t>0.9</w:t>
            </w:r>
            <w:ins w:id="842" w:author="David Conklin" w:date="2021-02-22T08:05:00Z">
              <w:r w:rsidR="002659AB">
                <w:t>7</w:t>
              </w:r>
            </w:ins>
            <w:del w:id="843" w:author="David Conklin" w:date="2021-02-22T08:05:00Z">
              <w:r w:rsidR="003B2506" w:rsidDel="002659AB">
                <w:delText>5</w:delText>
              </w:r>
            </w:del>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3B90F2A1" w:rsidR="00245C85" w:rsidRDefault="002659AB" w:rsidP="00771AAC">
            <w:ins w:id="844" w:author="David Conklin" w:date="2021-02-22T08:06:00Z">
              <w:r>
                <w:t>0.9</w:t>
              </w:r>
            </w:ins>
            <w:del w:id="845" w:author="David Conklin" w:date="2021-02-22T08:06:00Z">
              <w:r w:rsidR="003B2506" w:rsidDel="002659AB">
                <w:delText>1.3</w:delText>
              </w:r>
            </w:del>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846" w:name="_Toc65730812"/>
      <w:r>
        <w:t>Analysis of</w:t>
      </w:r>
      <w:r w:rsidR="003024C9">
        <w:t xml:space="preserve"> locations where the model has low skill</w:t>
      </w:r>
      <w:bookmarkEnd w:id="846"/>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333B8CC5" w:rsidR="002B6EA4" w:rsidDel="00BD3188" w:rsidRDefault="002B6EA4" w:rsidP="00535731">
      <w:pPr>
        <w:rPr>
          <w:del w:id="847" w:author="David Conklin" w:date="2021-02-22T11:44:00Z"/>
        </w:rPr>
      </w:pPr>
      <w:del w:id="848" w:author="David Conklin" w:date="2021-02-22T11:44:00Z">
        <w:r w:rsidDel="00BD3188">
          <w:delText xml:space="preserve">As of </w:delText>
        </w:r>
        <w:r w:rsidR="0060640B" w:rsidDel="00BD3188">
          <w:delText>1/3/21</w:delText>
        </w:r>
        <w:r w:rsidDel="00BD3188">
          <w:delText xml:space="preserve">, </w:delText>
        </w:r>
        <w:r w:rsidR="00034BCE" w:rsidDel="00BD3188">
          <w:delText>t</w:delText>
        </w:r>
        <w:r w:rsidR="00B47F76" w:rsidDel="00BD3188">
          <w:delText>he</w:delText>
        </w:r>
        <w:r w:rsidR="00034BCE" w:rsidDel="00BD3188">
          <w:delText>re are still some pieces</w:delText>
        </w:r>
        <w:r w:rsidR="00B47F76" w:rsidDel="00BD3188">
          <w:delText xml:space="preserve"> missing pieces </w:delText>
        </w:r>
        <w:r w:rsidR="00034BCE" w:rsidDel="00BD3188">
          <w:delText>from</w:delText>
        </w:r>
        <w:r w:rsidR="00B47F76" w:rsidDel="00BD3188">
          <w:delText xml:space="preserve"> the stream temperature model</w:delText>
        </w:r>
        <w:r w:rsidR="00034BCE" w:rsidDel="00BD3188">
          <w:delText xml:space="preserve">: the </w:delText>
        </w:r>
        <w:r w:rsidR="00B47F76" w:rsidDel="00BD3188">
          <w:delText>representation of shading</w:delText>
        </w:r>
        <w:r w:rsidR="0060640B" w:rsidDel="00BD3188">
          <w:delText xml:space="preserve"> of water in the reaches</w:delText>
        </w:r>
        <w:r w:rsidR="00B47F76" w:rsidDel="00BD3188">
          <w:delText xml:space="preserve"> from </w:delText>
        </w:r>
        <w:r w:rsidR="00034BCE" w:rsidDel="00BD3188">
          <w:delText xml:space="preserve">terrain, </w:delText>
        </w:r>
        <w:r w:rsidR="00B47F76" w:rsidDel="00BD3188">
          <w:delText>stream banks</w:delText>
        </w:r>
        <w:r w:rsidR="00034BCE" w:rsidDel="00BD3188">
          <w:delText>,</w:delText>
        </w:r>
        <w:r w:rsidR="00B47F76" w:rsidDel="00BD3188">
          <w:delText xml:space="preserve"> and </w:delText>
        </w:r>
        <w:r w:rsidR="00034BCE" w:rsidDel="00BD3188">
          <w:delText xml:space="preserve">streamside </w:delText>
        </w:r>
        <w:r w:rsidR="00B47F76" w:rsidDel="00BD3188">
          <w:delText xml:space="preserve">vegetation.  </w:delText>
        </w:r>
        <w:r w:rsidR="0060640B" w:rsidDel="00BD3188">
          <w:delTex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delText>
        </w:r>
      </w:del>
    </w:p>
    <w:p w14:paraId="59FAF5A0" w14:textId="0E942A07" w:rsidR="0027285C" w:rsidDel="00BD3188" w:rsidRDefault="0027285C" w:rsidP="00535731">
      <w:pPr>
        <w:rPr>
          <w:del w:id="849" w:author="David Conklin" w:date="2021-02-22T11:44:00Z"/>
        </w:rPr>
      </w:pPr>
    </w:p>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850" w:name="_Toc65730813"/>
      <w:r>
        <w:t>Simulated McKenzie basin water budget</w:t>
      </w:r>
      <w:r w:rsidR="00334ED8">
        <w:t xml:space="preserve"> and thermal energy budget</w:t>
      </w:r>
      <w:bookmarkEnd w:id="850"/>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512FA480"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del w:id="851" w:author="David Conklin" w:date="2021-02-22T06:16:00Z">
        <w:r w:rsidR="00082BCB" w:rsidDel="001655BE">
          <w:delText>As a figure of merit, the discrepancy in the simulated overall water budget for the McKenzie basin, including evapotranspiration from upland vegetation and municipal uses, is only 0.002%</w:delText>
        </w:r>
        <w:r w:rsidR="00DD6158" w:rsidDel="001655BE">
          <w:delText xml:space="preserve"> for 2010-18 in version 226.</w:delText>
        </w:r>
      </w:del>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pPr>
              <w:pPrChange w:id="852" w:author="David Conklin" w:date="2021-02-22T06:16:00Z">
                <w:pPr>
                  <w:jc w:val="right"/>
                </w:pPr>
              </w:pPrChange>
            </w:pPr>
          </w:p>
        </w:tc>
      </w:tr>
      <w:tr w:rsidR="001655BE" w14:paraId="7E48B294" w14:textId="77777777" w:rsidTr="00BB7B7B">
        <w:trPr>
          <w:ins w:id="853" w:author="David Conklin" w:date="2021-02-22T06:16:00Z"/>
        </w:trPr>
        <w:tc>
          <w:tcPr>
            <w:tcW w:w="0" w:type="auto"/>
          </w:tcPr>
          <w:p w14:paraId="57785E06" w14:textId="7B694AD8" w:rsidR="001655BE" w:rsidRDefault="001655BE" w:rsidP="00BB7B7B">
            <w:pPr>
              <w:jc w:val="right"/>
              <w:rPr>
                <w:ins w:id="854" w:author="David Conklin" w:date="2021-02-22T06:16:00Z"/>
              </w:rPr>
            </w:pPr>
            <w:ins w:id="855" w:author="David Conklin" w:date="2021-02-22T06:16:00Z">
              <w:r>
                <w:t>discrepan</w:t>
              </w:r>
            </w:ins>
            <w:ins w:id="856" w:author="David Conklin" w:date="2021-02-22T06:17:00Z">
              <w:r>
                <w:t>cy</w:t>
              </w:r>
            </w:ins>
            <w:ins w:id="857" w:author="David Conklin" w:date="2021-02-22T06:18:00Z">
              <w:r>
                <w:t>, mm</w:t>
              </w:r>
            </w:ins>
          </w:p>
        </w:tc>
        <w:tc>
          <w:tcPr>
            <w:tcW w:w="0" w:type="auto"/>
          </w:tcPr>
          <w:p w14:paraId="3FBBEEB6" w14:textId="60FE13F6" w:rsidR="001655BE" w:rsidRDefault="001655BE" w:rsidP="00BB7B7B">
            <w:pPr>
              <w:jc w:val="right"/>
              <w:rPr>
                <w:ins w:id="858" w:author="David Conklin" w:date="2021-02-22T06:16:00Z"/>
              </w:rPr>
            </w:pPr>
            <w:ins w:id="859" w:author="David Conklin" w:date="2021-02-22T06:17:00Z">
              <w:r>
                <w:t>16</w:t>
              </w:r>
            </w:ins>
          </w:p>
        </w:tc>
        <w:tc>
          <w:tcPr>
            <w:tcW w:w="0" w:type="auto"/>
          </w:tcPr>
          <w:p w14:paraId="27C1907D" w14:textId="77777777" w:rsidR="001655BE" w:rsidRDefault="001655BE" w:rsidP="00BB7B7B">
            <w:pPr>
              <w:jc w:val="right"/>
              <w:rPr>
                <w:ins w:id="860" w:author="David Conklin" w:date="2021-02-22T06:16:00Z"/>
              </w:rPr>
            </w:pPr>
          </w:p>
        </w:tc>
        <w:tc>
          <w:tcPr>
            <w:tcW w:w="0" w:type="auto"/>
          </w:tcPr>
          <w:p w14:paraId="47D0D31E" w14:textId="77777777" w:rsidR="001655BE" w:rsidRDefault="001655BE" w:rsidP="00BB7B7B">
            <w:pPr>
              <w:jc w:val="right"/>
              <w:rPr>
                <w:ins w:id="861" w:author="David Conklin" w:date="2021-02-22T06:16:00Z"/>
              </w:rPr>
            </w:pPr>
          </w:p>
        </w:tc>
        <w:tc>
          <w:tcPr>
            <w:tcW w:w="0" w:type="auto"/>
          </w:tcPr>
          <w:p w14:paraId="313FF938" w14:textId="77777777" w:rsidR="001655BE" w:rsidRDefault="001655BE" w:rsidP="001655BE">
            <w:pPr>
              <w:rPr>
                <w:ins w:id="862" w:author="David Conklin" w:date="2021-02-22T06:16:00Z"/>
              </w:rPr>
            </w:pPr>
          </w:p>
        </w:tc>
      </w:tr>
      <w:tr w:rsidR="001655BE" w14:paraId="4D2B2DDE" w14:textId="77777777" w:rsidTr="00BB7B7B">
        <w:trPr>
          <w:ins w:id="863" w:author="David Conklin" w:date="2021-02-22T06:18:00Z"/>
        </w:trPr>
        <w:tc>
          <w:tcPr>
            <w:tcW w:w="0" w:type="auto"/>
          </w:tcPr>
          <w:p w14:paraId="55DF48E6" w14:textId="4A4EFF32" w:rsidR="001655BE" w:rsidRDefault="001655BE" w:rsidP="00BB7B7B">
            <w:pPr>
              <w:jc w:val="right"/>
              <w:rPr>
                <w:ins w:id="864" w:author="David Conklin" w:date="2021-02-22T06:18:00Z"/>
              </w:rPr>
            </w:pPr>
            <w:ins w:id="865" w:author="David Conklin" w:date="2021-02-22T06:18:00Z">
              <w:r>
                <w:t>discrepancy, %</w:t>
              </w:r>
            </w:ins>
          </w:p>
        </w:tc>
        <w:tc>
          <w:tcPr>
            <w:tcW w:w="0" w:type="auto"/>
          </w:tcPr>
          <w:p w14:paraId="71FC7006" w14:textId="3E330480" w:rsidR="001655BE" w:rsidRDefault="001655BE" w:rsidP="00BB7B7B">
            <w:pPr>
              <w:jc w:val="right"/>
              <w:rPr>
                <w:ins w:id="866" w:author="David Conklin" w:date="2021-02-22T06:18:00Z"/>
              </w:rPr>
            </w:pPr>
            <w:ins w:id="867" w:author="David Conklin" w:date="2021-02-22T06:19:00Z">
              <w:r>
                <w:t>0.7%</w:t>
              </w:r>
            </w:ins>
          </w:p>
        </w:tc>
        <w:tc>
          <w:tcPr>
            <w:tcW w:w="0" w:type="auto"/>
          </w:tcPr>
          <w:p w14:paraId="7C629987" w14:textId="77777777" w:rsidR="001655BE" w:rsidRDefault="001655BE" w:rsidP="00BB7B7B">
            <w:pPr>
              <w:jc w:val="right"/>
              <w:rPr>
                <w:ins w:id="868" w:author="David Conklin" w:date="2021-02-22T06:18:00Z"/>
              </w:rPr>
            </w:pPr>
          </w:p>
        </w:tc>
        <w:tc>
          <w:tcPr>
            <w:tcW w:w="0" w:type="auto"/>
          </w:tcPr>
          <w:p w14:paraId="6DA8B9EA" w14:textId="77777777" w:rsidR="001655BE" w:rsidRDefault="001655BE" w:rsidP="00BB7B7B">
            <w:pPr>
              <w:jc w:val="right"/>
              <w:rPr>
                <w:ins w:id="869" w:author="David Conklin" w:date="2021-02-22T06:18:00Z"/>
              </w:rPr>
            </w:pPr>
          </w:p>
        </w:tc>
        <w:tc>
          <w:tcPr>
            <w:tcW w:w="0" w:type="auto"/>
          </w:tcPr>
          <w:p w14:paraId="7CF1392B" w14:textId="77777777" w:rsidR="001655BE" w:rsidRDefault="001655BE" w:rsidP="001655BE">
            <w:pPr>
              <w:rPr>
                <w:ins w:id="870" w:author="David Conklin" w:date="2021-02-22T06:18:00Z"/>
              </w:rPr>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871" w:name="_Toc65730814"/>
      <w:r>
        <w:t>CW3M v. Shade-a-lator</w:t>
      </w:r>
      <w:bookmarkEnd w:id="871"/>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872" w:author="David Conklin" w:date="2021-02-18T07:32:00Z">
        <w:r w:rsidR="006C0136">
          <w:t xml:space="preserve">TFT’s </w:t>
        </w:r>
      </w:ins>
      <w:r>
        <w:t>Shade-a-lator</w:t>
      </w:r>
      <w:ins w:id="873" w:author="David Conklin" w:date="2021-02-18T07:32:00Z">
        <w:r w:rsidR="006C0136">
          <w:t xml:space="preserve"> study was</w:t>
        </w:r>
      </w:ins>
      <w:del w:id="874" w:author="David Conklin" w:date="2021-02-18T07:32:00Z">
        <w:r w:rsidDel="006C0136">
          <w:delText xml:space="preserve"> is</w:delText>
        </w:r>
      </w:del>
      <w:r>
        <w:t xml:space="preserve"> </w:t>
      </w:r>
      <w:ins w:id="875" w:author="David Conklin" w:date="2021-02-18T07:32:00Z">
        <w:r w:rsidR="006C0136">
          <w:t>30 minutes</w:t>
        </w:r>
      </w:ins>
      <w:del w:id="876" w:author="David Conklin" w:date="2021-02-18T07:31:00Z">
        <w:r w:rsidDel="006C0136">
          <w:delText>one</w:delText>
        </w:r>
      </w:del>
      <w:del w:id="877"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878" w:author="David Conklin" w:date="2021-01-22T07:35:00Z">
        <w:r w:rsidR="00396FDB">
          <w:t xml:space="preserve">and </w:t>
        </w:r>
      </w:ins>
      <w:del w:id="879" w:author="David Conklin" w:date="2021-01-22T07:34:00Z">
        <w:r w:rsidDel="00396FDB">
          <w:delText xml:space="preserve">and </w:delText>
        </w:r>
      </w:del>
      <w:r>
        <w:t>aspect</w:t>
      </w:r>
      <w:del w:id="880"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881" w:author="David Conklin" w:date="2021-02-18T07:35:00Z"/>
        </w:rPr>
      </w:pPr>
      <w:r>
        <w:t>bottom width, elevation, and gradient</w:t>
      </w:r>
    </w:p>
    <w:p w14:paraId="1807B3A9" w14:textId="7A84150F" w:rsidR="006C0136" w:rsidRDefault="006C0136" w:rsidP="006C0136">
      <w:pPr>
        <w:pStyle w:val="ListParagraph"/>
        <w:rPr>
          <w:ins w:id="882" w:author="David Conklin" w:date="2021-02-18T07:35:00Z"/>
        </w:rPr>
      </w:pPr>
    </w:p>
    <w:p w14:paraId="05088C2B" w14:textId="7ACC8D24" w:rsidR="006C0136" w:rsidRDefault="006C0136">
      <w:pPr>
        <w:pStyle w:val="ListParagraph"/>
        <w:ind w:left="0"/>
        <w:pPrChange w:id="883" w:author="David Conklin" w:date="2021-02-18T07:36:00Z">
          <w:pPr>
            <w:pStyle w:val="ListParagraph"/>
            <w:numPr>
              <w:numId w:val="9"/>
            </w:numPr>
            <w:ind w:hanging="360"/>
          </w:pPr>
        </w:pPrChange>
      </w:pPr>
      <w:ins w:id="884" w:author="David Conklin" w:date="2021-02-18T07:37:00Z">
        <w:r>
          <w:t>The original intent in the McKenzie wetlands project was to replace the McKenzi</w:t>
        </w:r>
      </w:ins>
      <w:ins w:id="885" w:author="David Conklin" w:date="2021-02-18T07:38:00Z">
        <w:r>
          <w:t>e Reach GIS layer, inherited from the WW2100 project,  with a more detailed</w:t>
        </w:r>
      </w:ins>
      <w:ins w:id="886" w:author="David Conklin" w:date="2021-02-18T07:39:00Z">
        <w:r>
          <w:t xml:space="preserve"> version in which the division of reaches into subreaches reflected the shape of the stream on the landscape. </w:t>
        </w:r>
      </w:ins>
      <w:ins w:id="887" w:author="David Conklin" w:date="2021-02-18T07:40:00Z">
        <w:r>
          <w:t xml:space="preserve"> The idea was for each subreach to be relatively straigh</w:t>
        </w:r>
      </w:ins>
      <w:ins w:id="888" w:author="David Conklin" w:date="2021-02-18T07:41:00Z">
        <w:r>
          <w:t xml:space="preserve">t, and suitable to </w:t>
        </w:r>
        <w:r w:rsidR="006D3061">
          <w:t>be</w:t>
        </w:r>
      </w:ins>
      <w:ins w:id="889" w:author="David Conklin" w:date="2021-02-18T07:42:00Z">
        <w:r w:rsidR="006D3061">
          <w:t xml:space="preserve"> </w:t>
        </w:r>
      </w:ins>
      <w:ins w:id="890" w:author="David Conklin" w:date="2021-02-18T07:41:00Z">
        <w:r>
          <w:t>characterized by</w:t>
        </w:r>
      </w:ins>
      <w:ins w:id="891" w:author="David Conklin" w:date="2021-02-18T07:42:00Z">
        <w:r w:rsidR="006D3061">
          <w:t xml:space="preserve"> single values for direction and for the height of vegetation on each ban</w:t>
        </w:r>
      </w:ins>
      <w:ins w:id="892" w:author="David Conklin" w:date="2021-02-18T07:43:00Z">
        <w:r w:rsidR="006D3061">
          <w:t xml:space="preserve">k.  Subreaches would necessarily be of variable length, shorter in curved sections of the </w:t>
        </w:r>
      </w:ins>
      <w:ins w:id="893" w:author="David Conklin" w:date="2021-02-18T07:44:00Z">
        <w:r w:rsidR="006D3061">
          <w:t>stream, and potentially much longer in straighter sections.  Pr</w:t>
        </w:r>
      </w:ins>
      <w:ins w:id="894" w:author="David Conklin" w:date="2021-02-18T07:45:00Z">
        <w:r w:rsidR="006D3061">
          <w:t>eparation of the more detailed Reach layer is outside the scope of Oregon Freshwater’s part of the proje</w:t>
        </w:r>
      </w:ins>
      <w:ins w:id="895" w:author="David Conklin" w:date="2021-02-18T07:46:00Z">
        <w:r w:rsidR="006D3061">
          <w:t>ct and, as of February 2021, still remains to be done.</w:t>
        </w:r>
      </w:ins>
      <w:ins w:id="896" w:author="David Conklin" w:date="2021-02-18T07:47:00Z">
        <w:r w:rsidR="006D3061">
          <w:t xml:space="preserve">  In order to continue development of the thermal loading model</w:t>
        </w:r>
      </w:ins>
      <w:ins w:id="897" w:author="David Conklin" w:date="2021-02-18T07:48:00Z">
        <w:r w:rsidR="006D3061">
          <w:t>, Oregon Freshwater adopted the stream reaches inherited from the WW2100 project as the spatial unit of c</w:t>
        </w:r>
      </w:ins>
      <w:ins w:id="898" w:author="David Conklin" w:date="2021-02-18T07:49:00Z">
        <w:r w:rsidR="006D3061">
          <w:t>omputation.</w:t>
        </w:r>
      </w:ins>
      <w:ins w:id="899" w:author="David Conklin" w:date="2021-02-18T07:54:00Z">
        <w:r w:rsidR="00432929">
          <w:t xml:space="preserve">  The TFT Shade-a-lator</w:t>
        </w:r>
      </w:ins>
      <w:ins w:id="900" w:author="David Conklin" w:date="2021-02-18T07:55:00Z">
        <w:r w:rsidR="00432929">
          <w:t xml:space="preserve"> data for the lower McKenzie has </w:t>
        </w:r>
      </w:ins>
      <w:ins w:id="901" w:author="David Conklin" w:date="2021-02-18T07:56:00Z">
        <w:r w:rsidR="00432929">
          <w:t>2,251 stream segments each 25 meters long</w:t>
        </w:r>
      </w:ins>
      <w:ins w:id="902" w:author="David Conklin" w:date="2021-02-18T08:01:00Z">
        <w:r w:rsidR="00432929">
          <w:t>.  The 2,251 Shade-a-lator segments correspond t</w:t>
        </w:r>
      </w:ins>
      <w:ins w:id="903" w:author="David Conklin" w:date="2021-02-18T08:02:00Z">
        <w:r w:rsidR="00432929">
          <w:t>o 86 reaches in CW3M, averaging 654 meters long</w:t>
        </w:r>
      </w:ins>
      <w:ins w:id="904"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905"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906" w:author="David Conklin" w:date="2021-02-18T07:34:00Z">
        <w:r w:rsidR="006C0136">
          <w:t xml:space="preserve"> (azimuth)</w:t>
        </w:r>
      </w:ins>
      <w:r>
        <w:t xml:space="preserve"> and height above the horizon</w:t>
      </w:r>
      <w:ins w:id="907"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908" w:author="David Conklin" w:date="2021-02-18T08:05:00Z">
        <w:r w:rsidR="006D41D5" w:rsidDel="00911AF6">
          <w:delText>will reduce</w:delText>
        </w:r>
      </w:del>
      <w:ins w:id="909" w:author="David Conklin" w:date="2021-02-18T08:05:00Z">
        <w:r w:rsidR="00911AF6">
          <w:t>reduces</w:t>
        </w:r>
      </w:ins>
      <w:r w:rsidR="006D41D5">
        <w:t xml:space="preserve"> the shortwave radiation value by taking into account topographic shading</w:t>
      </w:r>
      <w:del w:id="910" w:author="David Conklin" w:date="2021-02-18T08:06:00Z">
        <w:r w:rsidR="006D41D5" w:rsidDel="00911AF6">
          <w:delText>, but that has not yet been implemented as of 1/12/21</w:delText>
        </w:r>
      </w:del>
      <w:r w:rsidR="006D41D5">
        <w:t>.</w:t>
      </w:r>
      <w:ins w:id="911" w:author="David Conklin" w:date="2021-02-18T08:06:00Z">
        <w:r w:rsidR="00911AF6">
          <w:t xml:space="preserve">  Note however, that the ability to account for topographic shading is dependent on the availability of topo</w:t>
        </w:r>
      </w:ins>
      <w:ins w:id="912" w:author="David Conklin" w:date="2021-02-18T08:07:00Z">
        <w:r w:rsidR="00911AF6">
          <w:t>graphic elevations to the east, south, and west.</w:t>
        </w:r>
      </w:ins>
      <w:ins w:id="913" w:author="David Conklin" w:date="2021-02-18T08:08:00Z">
        <w:r w:rsidR="00911AF6">
          <w:t xml:space="preserve">  Reach attributes for the topographic elevations have not been populated with</w:t>
        </w:r>
      </w:ins>
      <w:ins w:id="914" w:author="David Conklin" w:date="2021-02-18T08:09:00Z">
        <w:r w:rsidR="00911AF6">
          <w:t xml:space="preserve"> actual data.  Doing so requires ArcGIS work which is outside the scope o</w:t>
        </w:r>
      </w:ins>
      <w:ins w:id="915" w:author="David Conklin" w:date="2021-02-18T08:10:00Z">
        <w:r w:rsidR="00911AF6">
          <w:t>f Oregon Freshwater’s part of the project.  For code development purposes, the topographic elevations of reaches corresponding to Shade</w:t>
        </w:r>
      </w:ins>
      <w:ins w:id="916"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917" w:author="David Conklin" w:date="2021-01-22T07:38:00Z"/>
        </w:rPr>
      </w:pPr>
      <w:r>
        <w:t xml:space="preserve">The information about streamside vegetation is much more limited in CW3M than in Shade-a-lator.  </w:t>
      </w:r>
      <w:del w:id="918" w:author="David Conklin" w:date="2021-02-18T08:13:00Z">
        <w:r w:rsidDel="00911AF6">
          <w:delText xml:space="preserve">For each bank, </w:delText>
        </w:r>
      </w:del>
      <w:r>
        <w:t xml:space="preserve">CW3M </w:t>
      </w:r>
      <w:ins w:id="919" w:author="David Conklin" w:date="2021-02-18T08:13:00Z">
        <w:r w:rsidR="00911AF6">
          <w:t>averages</w:t>
        </w:r>
      </w:ins>
      <w:del w:id="920" w:author="David Conklin" w:date="2021-02-18T08:14:00Z">
        <w:r w:rsidDel="00911AF6">
          <w:delText>will</w:delText>
        </w:r>
      </w:del>
      <w:r>
        <w:t xml:space="preserve"> </w:t>
      </w:r>
      <w:del w:id="921" w:author="David Conklin" w:date="2021-02-18T08:13:00Z">
        <w:r w:rsidDel="00911AF6">
          <w:delText>infer the vegetation height from the VEGCLASS and AGECLASS of the</w:delText>
        </w:r>
      </w:del>
      <w:ins w:id="922" w:author="David Conklin" w:date="2021-02-18T08:13:00Z">
        <w:r w:rsidR="00911AF6">
          <w:t>the TREE_HT attribute</w:t>
        </w:r>
      </w:ins>
      <w:ins w:id="923" w:author="David Conklin" w:date="2021-02-18T08:14:00Z">
        <w:r w:rsidR="00911AF6">
          <w:t>s</w:t>
        </w:r>
      </w:ins>
      <w:ins w:id="924" w:author="David Conklin" w:date="2021-02-18T08:13:00Z">
        <w:r w:rsidR="00911AF6">
          <w:t xml:space="preserve"> of the</w:t>
        </w:r>
      </w:ins>
      <w:r>
        <w:t xml:space="preserve"> representative streamside IDU</w:t>
      </w:r>
      <w:ins w:id="925" w:author="David Conklin" w:date="2021-02-18T08:14:00Z">
        <w:r w:rsidR="00911AF6">
          <w:t>s</w:t>
        </w:r>
      </w:ins>
      <w:ins w:id="926" w:author="David Conklin" w:date="2021-02-18T08:15:00Z">
        <w:r w:rsidR="00911AF6">
          <w:t xml:space="preserve"> for each bank</w:t>
        </w:r>
      </w:ins>
      <w:r>
        <w:t xml:space="preserve">, and </w:t>
      </w:r>
      <w:del w:id="927" w:author="David Conklin" w:date="2021-02-18T08:15:00Z">
        <w:r w:rsidDel="00911AF6">
          <w:delText xml:space="preserve">will </w:delText>
        </w:r>
      </w:del>
      <w:r>
        <w:t>infer</w:t>
      </w:r>
      <w:ins w:id="928" w:author="David Conklin" w:date="2021-02-18T08:15:00Z">
        <w:r w:rsidR="00911AF6">
          <w:t>s</w:t>
        </w:r>
      </w:ins>
      <w:r>
        <w:t xml:space="preserve"> </w:t>
      </w:r>
      <w:r>
        <w:lastRenderedPageBreak/>
        <w:t xml:space="preserve">the canopy density from the </w:t>
      </w:r>
      <w:del w:id="929" w:author="David Conklin" w:date="2021-02-18T08:15:00Z">
        <w:r w:rsidDel="00911AF6">
          <w:delText>VEGCLASS and the calendar date</w:delText>
        </w:r>
      </w:del>
      <w:ins w:id="930" w:author="David Conklin" w:date="2021-02-18T08:15:00Z">
        <w:r w:rsidR="00911AF6">
          <w:t>LAI attributes</w:t>
        </w:r>
      </w:ins>
      <w:r>
        <w:t xml:space="preserve">.  Attenuation by streamside conditions </w:t>
      </w:r>
      <w:ins w:id="931" w:author="David Conklin" w:date="2021-02-18T08:16:00Z">
        <w:r w:rsidR="00F05F84">
          <w:t xml:space="preserve">is </w:t>
        </w:r>
      </w:ins>
      <w:del w:id="932" w:author="David Conklin" w:date="2021-02-18T08:16:00Z">
        <w:r w:rsidDel="00F05F84">
          <w:delText xml:space="preserve">will be </w:delText>
        </w:r>
      </w:del>
      <w:r>
        <w:t xml:space="preserve">estimated as a function of stream width, </w:t>
      </w:r>
      <w:del w:id="933" w:author="David Conklin" w:date="2021-02-18T08:17:00Z">
        <w:r w:rsidDel="002730CA">
          <w:delText>bank hei</w:delText>
        </w:r>
      </w:del>
      <w:del w:id="934" w:author="David Conklin" w:date="2021-02-18T08:16:00Z">
        <w:r w:rsidDel="002730CA">
          <w:delText>ght,</w:delText>
        </w:r>
      </w:del>
      <w:r>
        <w:t xml:space="preserve"> vegetation height, and canopy density</w:t>
      </w:r>
      <w:del w:id="935" w:author="David Conklin" w:date="2021-02-18T08:17:00Z">
        <w:r w:rsidDel="002730CA">
          <w:delText>; this has not yet been implemented as of 1/12/21.</w:delText>
        </w:r>
      </w:del>
      <w:ins w:id="936" w:author="David Conklin" w:date="2021-02-18T08:17:00Z">
        <w:r w:rsidR="002730CA">
          <w:t>.</w:t>
        </w:r>
      </w:ins>
    </w:p>
    <w:p w14:paraId="058325B8" w14:textId="3E69EC91" w:rsidR="00396FDB" w:rsidRDefault="00396FDB">
      <w:pPr>
        <w:rPr>
          <w:ins w:id="937" w:author="David Conklin" w:date="2021-01-22T08:36:00Z"/>
        </w:rPr>
      </w:pPr>
    </w:p>
    <w:p w14:paraId="11DC2EB1" w14:textId="41020FFD" w:rsidR="00F024C9" w:rsidRDefault="00F35FE9">
      <w:pPr>
        <w:rPr>
          <w:ins w:id="938" w:author="David Conklin" w:date="2021-02-18T10:05:00Z"/>
        </w:rPr>
      </w:pPr>
      <w:ins w:id="939" w:author="David Conklin" w:date="2021-02-18T09:58:00Z">
        <w:r>
          <w:t xml:space="preserve">Actual thermal loading of a stream by the sun depends not only on the </w:t>
        </w:r>
      </w:ins>
      <w:ins w:id="940" w:author="David Conklin" w:date="2021-02-18T09:59:00Z">
        <w:r>
          <w:t>average intensity of the shortwave radiation, but also o</w:t>
        </w:r>
      </w:ins>
      <w:ins w:id="941" w:author="David Conklin" w:date="2021-02-18T10:00:00Z">
        <w:r>
          <w:t>n the amount of surface area of the water.  S</w:t>
        </w:r>
      </w:ins>
      <w:ins w:id="942" w:author="David Conklin" w:date="2021-02-18T10:01:00Z">
        <w:r>
          <w:t>hallow streams warm up faster than deeper streams.</w:t>
        </w:r>
      </w:ins>
      <w:ins w:id="943" w:author="David Conklin" w:date="2021-02-18T10:02:00Z">
        <w:r>
          <w:t xml:space="preserve">  The stream width (“bottom width”) is part of the Shade-a-lator input data</w:t>
        </w:r>
      </w:ins>
      <w:ins w:id="944" w:author="David Conklin" w:date="2021-02-18T10:03:00Z">
        <w:r>
          <w:t>, but is not generally available as input data to CW3M.  CW3M estimates</w:t>
        </w:r>
      </w:ins>
      <w:ins w:id="945" w:author="David Conklin" w:date="2021-02-18T10:04:00Z">
        <w:r>
          <w:t xml:space="preserve"> </w:t>
        </w:r>
      </w:ins>
      <w:ins w:id="946" w:author="David Conklin" w:date="2021-02-18T10:05:00Z">
        <w:r>
          <w:t>the</w:t>
        </w:r>
      </w:ins>
      <w:ins w:id="947" w:author="David Conklin" w:date="2021-02-18T10:04:00Z">
        <w:r>
          <w:t xml:space="preserve"> width</w:t>
        </w:r>
      </w:ins>
      <w:ins w:id="948" w:author="David Conklin" w:date="2021-02-18T10:05:00Z">
        <w:r>
          <w:t xml:space="preserve"> of each subreach </w:t>
        </w:r>
      </w:ins>
      <w:ins w:id="949" w:author="David Conklin" w:date="2021-02-18T10:04:00Z">
        <w:r>
          <w:t xml:space="preserve"> daily as a function of stream </w:t>
        </w:r>
      </w:ins>
      <w:ins w:id="950" w:author="David Conklin" w:date="2021-02-18T10:05:00Z">
        <w:r>
          <w:t>order and flow rate.</w:t>
        </w:r>
      </w:ins>
      <w:ins w:id="951" w:author="David Conklin" w:date="2021-02-18T10:06:00Z">
        <w:r>
          <w:t xml:space="preserve">  </w:t>
        </w:r>
      </w:ins>
    </w:p>
    <w:p w14:paraId="148B880E" w14:textId="77777777" w:rsidR="00F35FE9" w:rsidRDefault="00F35FE9">
      <w:pPr>
        <w:rPr>
          <w:ins w:id="952" w:author="David Conklin" w:date="2021-01-22T07:38:00Z"/>
        </w:rPr>
      </w:pPr>
    </w:p>
    <w:p w14:paraId="611AC84D" w14:textId="03A94FE0" w:rsidR="00A00270" w:rsidRDefault="00A00270" w:rsidP="00A00270">
      <w:pPr>
        <w:rPr>
          <w:ins w:id="953" w:author="David Conklin" w:date="2021-01-22T08:58:00Z"/>
        </w:rPr>
      </w:pPr>
    </w:p>
    <w:p w14:paraId="116A02DE" w14:textId="511E14A1" w:rsidR="00A00270" w:rsidRDefault="00A00270" w:rsidP="00A00270">
      <w:pPr>
        <w:rPr>
          <w:ins w:id="954" w:author="David Conklin" w:date="2021-02-18T10:15:00Z"/>
        </w:rPr>
      </w:pPr>
    </w:p>
    <w:p w14:paraId="0A0A3CD5" w14:textId="6649A02A" w:rsidR="0000015C" w:rsidRDefault="0000015C" w:rsidP="0000015C">
      <w:pPr>
        <w:pStyle w:val="Heading2"/>
        <w:rPr>
          <w:ins w:id="955" w:author="David Conklin" w:date="2021-02-18T10:16:00Z"/>
        </w:rPr>
      </w:pPr>
      <w:bookmarkStart w:id="956" w:name="_Toc65730815"/>
      <w:ins w:id="957" w:author="David Conklin" w:date="2021-02-18T10:15:00Z">
        <w:r>
          <w:t xml:space="preserve">Comparison of </w:t>
        </w:r>
      </w:ins>
      <w:ins w:id="958" w:author="David Conklin" w:date="2021-02-18T10:16:00Z">
        <w:r>
          <w:t>CW3M results to Shade-a-lator results</w:t>
        </w:r>
        <w:bookmarkEnd w:id="956"/>
      </w:ins>
    </w:p>
    <w:p w14:paraId="319263E5" w14:textId="6F560236" w:rsidR="0000015C" w:rsidRDefault="0000015C" w:rsidP="0000015C">
      <w:pPr>
        <w:rPr>
          <w:ins w:id="959" w:author="David Conklin" w:date="2021-02-19T09:21:00Z"/>
        </w:rPr>
      </w:pPr>
    </w:p>
    <w:p w14:paraId="4A645D3F" w14:textId="273CAD9A" w:rsidR="007C047F" w:rsidRDefault="00B076DB" w:rsidP="0000015C">
      <w:pPr>
        <w:rPr>
          <w:ins w:id="960" w:author="David Conklin" w:date="2021-02-21T19:42:00Z"/>
        </w:rPr>
      </w:pPr>
      <w:ins w:id="961" w:author="David Conklin" w:date="2021-02-21T18:48:00Z">
        <w:r>
          <w:t>Sha</w:t>
        </w:r>
      </w:ins>
      <w:ins w:id="962" w:author="David Conklin" w:date="2021-02-21T18:49:00Z">
        <w:r>
          <w:t>de-a-lator data in files named “</w:t>
        </w:r>
      </w:ins>
      <w:ins w:id="963" w:author="David Conklin" w:date="2021-02-21T18:52:00Z">
        <w:r>
          <w:t xml:space="preserve">cc75_kcal.csv” and “fc75_kcal.csv” </w:t>
        </w:r>
      </w:ins>
      <w:ins w:id="964" w:author="David Conklin" w:date="2021-02-21T18:49:00Z">
        <w:r>
          <w:t xml:space="preserve">was compared to </w:t>
        </w:r>
      </w:ins>
      <w:ins w:id="965" w:author="David Conklin" w:date="2021-02-21T18:50:00Z">
        <w:r>
          <w:t xml:space="preserve">output data from CW3M.  </w:t>
        </w:r>
      </w:ins>
      <w:ins w:id="966" w:author="David Conklin" w:date="2021-02-21T18:53:00Z">
        <w:r>
          <w:t>“cc75” means “current coditions with canopy density of 75%”</w:t>
        </w:r>
      </w:ins>
      <w:ins w:id="967" w:author="David Conklin" w:date="2021-02-21T18:54:00Z">
        <w:r>
          <w:t>; “fc75” represents future conditions with that canopy de</w:t>
        </w:r>
      </w:ins>
      <w:ins w:id="968" w:author="David Conklin" w:date="2021-02-21T18:55:00Z">
        <w:r>
          <w:t xml:space="preserve">nsity.  The study period was from 4/1/20 through 10/31/20.  </w:t>
        </w:r>
      </w:ins>
      <w:ins w:id="969" w:author="David Conklin" w:date="2021-02-21T18:57:00Z">
        <w:r>
          <w:t xml:space="preserve">Data for the McKenzie River from km 0 up to km </w:t>
        </w:r>
      </w:ins>
      <w:ins w:id="970" w:author="David Conklin" w:date="2021-02-21T18:58:00Z">
        <w:r>
          <w:t>55.285 was used in the comparison</w:t>
        </w:r>
      </w:ins>
      <w:ins w:id="971" w:author="David Conklin" w:date="2021-02-21T19:04:00Z">
        <w:r w:rsidR="007C047F">
          <w:t>, representing reaches 23765583</w:t>
        </w:r>
      </w:ins>
      <w:ins w:id="972" w:author="David Conklin" w:date="2021-02-21T19:05:00Z">
        <w:r w:rsidR="007C047F">
          <w:t xml:space="preserve"> upstream through reach </w:t>
        </w:r>
      </w:ins>
      <w:ins w:id="973" w:author="David Conklin" w:date="2021-02-21T19:04:00Z">
        <w:r w:rsidR="007C047F">
          <w:t>23772865</w:t>
        </w:r>
      </w:ins>
      <w:ins w:id="974" w:author="David Conklin" w:date="2021-02-21T19:06:00Z">
        <w:r w:rsidR="007C047F">
          <w:t xml:space="preserve">.   </w:t>
        </w:r>
      </w:ins>
      <w:ins w:id="975" w:author="David Conklin" w:date="2021-02-21T18:59:00Z">
        <w:r w:rsidR="007C047F">
          <w:t>Shade-a-lator</w:t>
        </w:r>
      </w:ins>
      <w:ins w:id="976" w:author="David Conklin" w:date="2021-02-21T19:03:00Z">
        <w:r w:rsidR="007C047F">
          <w:t xml:space="preserve"> data was for</w:t>
        </w:r>
      </w:ins>
      <w:ins w:id="977" w:author="David Conklin" w:date="2021-02-21T19:01:00Z">
        <w:r w:rsidR="007C047F">
          <w:t xml:space="preserve"> 25 m river segments, </w:t>
        </w:r>
      </w:ins>
      <w:ins w:id="978" w:author="David Conklin" w:date="2021-02-21T19:02:00Z">
        <w:r w:rsidR="007C047F">
          <w:t>spanning the distance from km 0 through km 55.300.</w:t>
        </w:r>
      </w:ins>
    </w:p>
    <w:p w14:paraId="5DDCC73B" w14:textId="79D41DEA" w:rsidR="009957EB" w:rsidRDefault="009957EB" w:rsidP="0000015C">
      <w:pPr>
        <w:rPr>
          <w:ins w:id="979" w:author="David Conklin" w:date="2021-02-21T19:42:00Z"/>
        </w:rPr>
      </w:pPr>
    </w:p>
    <w:p w14:paraId="047C0561" w14:textId="77777777" w:rsidR="00390ABD" w:rsidRDefault="009957EB" w:rsidP="0000015C">
      <w:pPr>
        <w:rPr>
          <w:ins w:id="980" w:author="David Conklin" w:date="2021-02-22T06:11:00Z"/>
        </w:rPr>
      </w:pPr>
      <w:ins w:id="981" w:author="David Conklin" w:date="2021-02-21T19:43:00Z">
        <w:r>
          <w:t>CW3M simulations to generate output data for comparison with Shade-a-lator data made use of as much of the S</w:t>
        </w:r>
      </w:ins>
      <w:ins w:id="982" w:author="David Conklin" w:date="2021-02-21T19:44:00Z">
        <w:r>
          <w:t>hade-a-lator input data as possible.  Reach widths were taken as the average of corresponding segment widths.</w:t>
        </w:r>
      </w:ins>
      <w:ins w:id="983" w:author="David Conklin" w:date="2021-02-21T19:45:00Z">
        <w:r>
          <w:t xml:space="preserve">  Similar averages were made of topographic elevations and vegetation heights.  LAI </w:t>
        </w:r>
      </w:ins>
      <w:ins w:id="984" w:author="David Conklin" w:date="2021-02-21T19:46:00Z">
        <w:r>
          <w:t xml:space="preserve">in CW3M was inferred from Shade-a-lator’s canopy density using </w:t>
        </w:r>
      </w:ins>
      <w:ins w:id="985" w:author="David Conklin" w:date="2021-02-21T19:47:00Z">
        <w:r>
          <w:t>Beer’s law with k = 0.5.</w:t>
        </w:r>
      </w:ins>
      <w:ins w:id="986" w:author="David Conklin" w:date="2021-02-22T06:06:00Z">
        <w:r w:rsidR="00390ABD">
          <w:t xml:space="preserve">  </w:t>
        </w:r>
      </w:ins>
    </w:p>
    <w:p w14:paraId="51561C83" w14:textId="77777777" w:rsidR="00390ABD" w:rsidRDefault="00390ABD" w:rsidP="0000015C">
      <w:pPr>
        <w:rPr>
          <w:ins w:id="987" w:author="David Conklin" w:date="2021-02-22T06:11:00Z"/>
        </w:rPr>
      </w:pPr>
    </w:p>
    <w:p w14:paraId="06263C19" w14:textId="47487043" w:rsidR="007C047F" w:rsidRDefault="00390ABD" w:rsidP="0000015C">
      <w:pPr>
        <w:rPr>
          <w:ins w:id="988" w:author="David Conklin" w:date="2021-02-21T19:21:00Z"/>
        </w:rPr>
      </w:pPr>
      <w:ins w:id="989" w:author="David Conklin" w:date="2021-02-22T06:09:00Z">
        <w:r>
          <w:t>CW3M data in the f</w:t>
        </w:r>
      </w:ins>
      <w:ins w:id="990" w:author="David Conklin" w:date="2021-02-22T06:06:00Z">
        <w:r>
          <w:t>igures</w:t>
        </w:r>
      </w:ins>
      <w:ins w:id="991" w:author="David Conklin" w:date="2021-02-22T06:09:00Z">
        <w:r>
          <w:t xml:space="preserve"> below</w:t>
        </w:r>
      </w:ins>
      <w:ins w:id="992" w:author="David Conklin" w:date="2021-02-22T06:06:00Z">
        <w:r>
          <w:t xml:space="preserve"> comparing thermal loading for current and future conditions </w:t>
        </w:r>
      </w:ins>
      <w:ins w:id="993" w:author="David Conklin" w:date="2021-02-22T06:10:00Z">
        <w:r>
          <w:t xml:space="preserve">is </w:t>
        </w:r>
      </w:ins>
      <w:ins w:id="994" w:author="David Conklin" w:date="2021-02-22T06:08:00Z">
        <w:r>
          <w:t>from CW3M version 301 on 2/21/21.</w:t>
        </w:r>
      </w:ins>
      <w:ins w:id="995" w:author="David Conklin" w:date="2021-02-22T06:11:00Z">
        <w:r>
          <w:t xml:space="preserve">  </w:t>
        </w:r>
      </w:ins>
      <w:ins w:id="996" w:author="David Conklin" w:date="2021-02-21T19:08:00Z">
        <w:r w:rsidR="007C047F">
          <w:t>The figure titled “Daily kCal 75CC</w:t>
        </w:r>
      </w:ins>
      <w:ins w:id="997" w:author="David Conklin" w:date="2021-02-21T19:09:00Z">
        <w:r w:rsidR="004F4EA0">
          <w:t xml:space="preserve"> CW3M v Shade-a-lator” shows the </w:t>
        </w:r>
      </w:ins>
      <w:ins w:id="998" w:author="David Conklin" w:date="2021-02-21T19:10:00Z">
        <w:r w:rsidR="004F4EA0">
          <w:t xml:space="preserve">thermal energy </w:t>
        </w:r>
      </w:ins>
      <w:ins w:id="999" w:author="David Conklin" w:date="2021-02-21T19:11:00Z">
        <w:r w:rsidR="004F4EA0">
          <w:t xml:space="preserve">added </w:t>
        </w:r>
      </w:ins>
      <w:ins w:id="1000" w:author="David Conklin" w:date="2021-02-21T19:10:00Z">
        <w:r w:rsidR="004F4EA0">
          <w:t>to the river</w:t>
        </w:r>
      </w:ins>
      <w:ins w:id="1001" w:author="David Conklin" w:date="2021-02-21T19:11:00Z">
        <w:r w:rsidR="004F4EA0">
          <w:t xml:space="preserve"> between km 0 and km 55.</w:t>
        </w:r>
      </w:ins>
      <w:ins w:id="1002" w:author="David Conklin" w:date="2021-02-21T19:12:00Z">
        <w:r w:rsidR="004F4EA0">
          <w:t>3 for each day of the study period, as simulated by CW3M (blue) a</w:t>
        </w:r>
      </w:ins>
      <w:ins w:id="1003" w:author="David Conklin" w:date="2021-02-21T19:13:00Z">
        <w:r w:rsidR="004F4EA0">
          <w:t>nd from the Shade-a-lator cc</w:t>
        </w:r>
      </w:ins>
      <w:ins w:id="1004" w:author="David Conklin" w:date="2021-02-21T19:14:00Z">
        <w:r w:rsidR="004F4EA0">
          <w:t>75_</w:t>
        </w:r>
      </w:ins>
      <w:ins w:id="1005" w:author="David Conklin" w:date="2021-02-21T19:13:00Z">
        <w:r w:rsidR="004F4EA0">
          <w:t>kcal.csv</w:t>
        </w:r>
      </w:ins>
      <w:ins w:id="1006" w:author="David Conklin" w:date="2021-02-21T19:14:00Z">
        <w:r w:rsidR="004F4EA0">
          <w:t xml:space="preserve"> data</w:t>
        </w:r>
      </w:ins>
      <w:ins w:id="1007" w:author="David Conklin" w:date="2021-02-21T19:47:00Z">
        <w:r w:rsidR="009957EB">
          <w:t xml:space="preserve"> (orange)</w:t>
        </w:r>
      </w:ins>
      <w:ins w:id="1008" w:author="David Conklin" w:date="2021-02-21T19:14:00Z">
        <w:r w:rsidR="004F4EA0">
          <w:t xml:space="preserve">.  </w:t>
        </w:r>
      </w:ins>
      <w:ins w:id="1009" w:author="David Conklin" w:date="2021-02-21T19:15:00Z">
        <w:r w:rsidR="004F4EA0">
          <w:t>The CW3M line is irregular because it reflec</w:t>
        </w:r>
      </w:ins>
      <w:ins w:id="1010" w:author="David Conklin" w:date="2021-02-21T19:16:00Z">
        <w:r w:rsidR="004F4EA0">
          <w:t xml:space="preserve">ts the reduction of direct sunshine on cloudy and rainy days.  </w:t>
        </w:r>
      </w:ins>
      <w:ins w:id="1011" w:author="David Conklin" w:date="2021-02-21T19:20:00Z">
        <w:r w:rsidR="002E5F7F">
          <w:t>Summed</w:t>
        </w:r>
      </w:ins>
      <w:ins w:id="1012" w:author="David Conklin" w:date="2021-02-21T19:17:00Z">
        <w:r w:rsidR="004F4EA0">
          <w:t xml:space="preserve"> over the April 1 – October 31 period, </w:t>
        </w:r>
      </w:ins>
      <w:ins w:id="1013" w:author="David Conklin" w:date="2021-02-21T19:19:00Z">
        <w:r w:rsidR="002E5F7F">
          <w:t>the</w:t>
        </w:r>
      </w:ins>
      <w:ins w:id="1014" w:author="David Conklin" w:date="2021-02-21T19:20:00Z">
        <w:r w:rsidR="002E5F7F">
          <w:t xml:space="preserve"> thermal load calculated by Shade-a-lator on this 55 km section of river is 6% higher than t</w:t>
        </w:r>
      </w:ins>
      <w:ins w:id="1015" w:author="David Conklin" w:date="2021-02-21T19:21:00Z">
        <w:r w:rsidR="002E5F7F">
          <w:t>he thermal load calculated by CW3M.</w:t>
        </w:r>
      </w:ins>
    </w:p>
    <w:p w14:paraId="1E63640F" w14:textId="6602547C" w:rsidR="002E5F7F" w:rsidRDefault="002E5F7F" w:rsidP="0000015C">
      <w:pPr>
        <w:rPr>
          <w:ins w:id="1016" w:author="David Conklin" w:date="2021-02-21T19:21:00Z"/>
        </w:rPr>
      </w:pPr>
    </w:p>
    <w:p w14:paraId="02700C5E" w14:textId="488FBF78" w:rsidR="002E5F7F" w:rsidRDefault="002E5F7F" w:rsidP="0000015C">
      <w:pPr>
        <w:rPr>
          <w:ins w:id="1017" w:author="David Conklin" w:date="2021-02-21T19:19:00Z"/>
        </w:rPr>
      </w:pPr>
      <w:ins w:id="1018" w:author="David Conklin" w:date="2021-02-21T19:24:00Z">
        <w:r>
          <w:t xml:space="preserve">Taller </w:t>
        </w:r>
      </w:ins>
      <w:ins w:id="1019" w:author="David Conklin" w:date="2021-02-21T19:25:00Z">
        <w:r>
          <w:t xml:space="preserve">streamside vegetation decreases the thermal load on the stream from </w:t>
        </w:r>
      </w:ins>
      <w:ins w:id="1020" w:author="David Conklin" w:date="2021-02-21T19:26:00Z">
        <w:r>
          <w:t>direct sunshine.  In the “future conditions” simulati</w:t>
        </w:r>
      </w:ins>
      <w:ins w:id="1021" w:author="David Conklin" w:date="2021-02-21T19:27:00Z">
        <w:r>
          <w:t xml:space="preserve">ons, canopy under 5 m tall is </w:t>
        </w:r>
      </w:ins>
      <w:ins w:id="1022" w:author="David Conklin" w:date="2021-02-21T19:28:00Z">
        <w:r>
          <w:t>replaced with canopy 30.48 m tall (100 ft</w:t>
        </w:r>
      </w:ins>
      <w:ins w:id="1023" w:author="David Conklin" w:date="2021-02-21T19:29:00Z">
        <w:r>
          <w:t xml:space="preserve"> tall).</w:t>
        </w:r>
      </w:ins>
      <w:ins w:id="1024" w:author="David Conklin" w:date="2021-02-21T19:30:00Z">
        <w:r w:rsidR="00B74387">
          <w:t xml:space="preserve">  The figure titled “Daily kCal CW3M CC v FC” sh</w:t>
        </w:r>
      </w:ins>
      <w:ins w:id="1025" w:author="David Conklin" w:date="2021-02-21T19:31:00Z">
        <w:r w:rsidR="00B74387">
          <w:t xml:space="preserve">ows the thermal energy added to the river each day </w:t>
        </w:r>
      </w:ins>
      <w:ins w:id="1026" w:author="David Conklin" w:date="2021-02-21T19:32:00Z">
        <w:r w:rsidR="00B74387">
          <w:t>when shaded by</w:t>
        </w:r>
      </w:ins>
      <w:ins w:id="1027" w:author="David Conklin" w:date="2021-02-21T19:31:00Z">
        <w:r w:rsidR="00B74387">
          <w:t xml:space="preserve"> the original vegetation heights (CC) and </w:t>
        </w:r>
      </w:ins>
      <w:ins w:id="1028" w:author="David Conklin" w:date="2021-02-21T19:34:00Z">
        <w:r w:rsidR="00D008FE">
          <w:t>wh</w:t>
        </w:r>
      </w:ins>
      <w:ins w:id="1029" w:author="David Conklin" w:date="2021-02-21T19:35:00Z">
        <w:r w:rsidR="00D008FE">
          <w:t xml:space="preserve">en shaded by </w:t>
        </w:r>
      </w:ins>
      <w:ins w:id="1030" w:author="David Conklin" w:date="2021-02-21T19:31:00Z">
        <w:r w:rsidR="00B74387">
          <w:t>the taller veg</w:t>
        </w:r>
      </w:ins>
      <w:ins w:id="1031" w:author="David Conklin" w:date="2021-02-21T19:32:00Z">
        <w:r w:rsidR="00B74387">
          <w:t>etation (FC), as simulated by CW3M.</w:t>
        </w:r>
      </w:ins>
      <w:ins w:id="1032" w:author="David Conklin" w:date="2021-02-21T19:35:00Z">
        <w:r w:rsidR="00D008FE">
          <w:t xml:space="preserve">  CW3M simulates a reduction of the thermal load by 16%.  Finally, the </w:t>
        </w:r>
      </w:ins>
      <w:ins w:id="1033" w:author="David Conklin" w:date="2021-02-21T19:36:00Z">
        <w:r w:rsidR="00D008FE">
          <w:t>figure titled “Daily kCal Shade-a-lator CC v FC” show</w:t>
        </w:r>
      </w:ins>
      <w:ins w:id="1034" w:author="David Conklin" w:date="2021-02-21T19:37:00Z">
        <w:r w:rsidR="00D008FE">
          <w:t>s the same comparison using data from the cc75_kcal.csv and fc75_</w:t>
        </w:r>
      </w:ins>
      <w:ins w:id="1035" w:author="David Conklin" w:date="2021-02-21T19:38:00Z">
        <w:r w:rsidR="00D008FE">
          <w:t>kcal.csv Shade-a-lator files.  In this case, the reduction in thermal load is smaller, only 4%</w:t>
        </w:r>
      </w:ins>
      <w:ins w:id="1036" w:author="David Conklin" w:date="2021-02-21T19:39:00Z">
        <w:r w:rsidR="00D008FE">
          <w:t>.</w:t>
        </w:r>
      </w:ins>
    </w:p>
    <w:p w14:paraId="62092203" w14:textId="136ABCF6" w:rsidR="002E5F7F" w:rsidRDefault="002E5F7F" w:rsidP="0000015C">
      <w:pPr>
        <w:rPr>
          <w:ins w:id="1037" w:author="David Conklin" w:date="2021-02-21T19:19:00Z"/>
        </w:rPr>
      </w:pPr>
    </w:p>
    <w:p w14:paraId="3DCD85CB" w14:textId="2BC21B09" w:rsidR="002F4C66" w:rsidRDefault="007A5279" w:rsidP="0000015C">
      <w:pPr>
        <w:rPr>
          <w:ins w:id="1038" w:author="David Conklin" w:date="2021-02-21T18:42:00Z"/>
        </w:rPr>
      </w:pPr>
      <w:ins w:id="1039"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1040" w:author="David Conklin" w:date="2021-02-21T18:42:00Z"/>
        </w:rPr>
      </w:pPr>
    </w:p>
    <w:p w14:paraId="2BB0BB9D" w14:textId="6F85318B" w:rsidR="007A5279" w:rsidRDefault="007A5279" w:rsidP="0000015C">
      <w:pPr>
        <w:rPr>
          <w:ins w:id="1041" w:author="David Conklin" w:date="2021-02-21T18:42:00Z"/>
        </w:rPr>
      </w:pPr>
      <w:ins w:id="1042"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1043" w:author="David Conklin" w:date="2021-02-21T18:42:00Z"/>
        </w:rPr>
      </w:pPr>
    </w:p>
    <w:p w14:paraId="4CB724CF" w14:textId="6BC10E52" w:rsidR="007A5279" w:rsidRDefault="007A5279" w:rsidP="0000015C">
      <w:pPr>
        <w:rPr>
          <w:ins w:id="1044" w:author="David Conklin" w:date="2021-02-21T18:46:00Z"/>
        </w:rPr>
      </w:pPr>
      <w:ins w:id="1045"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1046" w:author="David Conklin" w:date="2021-02-21T18:46:00Z"/>
        </w:rPr>
      </w:pPr>
    </w:p>
    <w:p w14:paraId="08D40AE3" w14:textId="77777777" w:rsidR="007A5279" w:rsidRDefault="007A5279" w:rsidP="0000015C">
      <w:pPr>
        <w:rPr>
          <w:ins w:id="1047"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DD3F0A8" w:rsidR="005C537E" w:rsidRDefault="005C537E" w:rsidP="005C537E">
      <w:pPr>
        <w:pStyle w:val="Caption"/>
      </w:pPr>
      <w:bookmarkStart w:id="1048" w:name="_Ref48286765"/>
      <w:bookmarkStart w:id="1049" w:name="_Toc53219841"/>
      <w:r>
        <w:t xml:space="preserve">Figure </w:t>
      </w:r>
      <w:fldSimple w:instr=" SEQ Figure \* ARABIC ">
        <w:r w:rsidR="001B1970">
          <w:rPr>
            <w:noProof/>
          </w:rPr>
          <w:t>9</w:t>
        </w:r>
      </w:fldSimple>
      <w:bookmarkEnd w:id="1048"/>
      <w:r>
        <w:t>. Clackamas basin in CW3M screen capture</w:t>
      </w:r>
      <w:bookmarkEnd w:id="1049"/>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050" w:name="_Toc65730816"/>
      <w:r>
        <w:t>The Clackamas Basin</w:t>
      </w:r>
      <w:bookmarkEnd w:id="1050"/>
    </w:p>
    <w:p w14:paraId="4A96B042" w14:textId="77777777" w:rsidR="005C537E" w:rsidRPr="000E6A65" w:rsidRDefault="005C537E" w:rsidP="005C537E"/>
    <w:p w14:paraId="11F4A966" w14:textId="18521C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1B1970">
        <w:t xml:space="preserve">Figure </w:t>
      </w:r>
      <w:r w:rsidR="001B1970">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051" w:name="_Toc65730817"/>
      <w:r>
        <w:t>Directory structure and file names</w:t>
      </w:r>
      <w:bookmarkEnd w:id="105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052" w:name="_Toc65730818"/>
      <w:r>
        <w:lastRenderedPageBreak/>
        <w:t xml:space="preserve">Release </w:t>
      </w:r>
      <w:r w:rsidR="00E735F4">
        <w:t>Log</w:t>
      </w:r>
      <w:bookmarkEnd w:id="1052"/>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1053"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1054" w:author="David Conklin" w:date="2021-01-30T16:23:00Z"/>
          <w:rFonts w:cs="Times New Roman"/>
          <w:szCs w:val="24"/>
        </w:rPr>
      </w:pPr>
    </w:p>
    <w:p w14:paraId="609664BE" w14:textId="4286E524" w:rsidR="002E2334" w:rsidRDefault="002E2334" w:rsidP="008B6340">
      <w:pPr>
        <w:pStyle w:val="Body"/>
        <w:rPr>
          <w:ins w:id="1055" w:author="David Conklin" w:date="2021-01-30T16:24:00Z"/>
          <w:rFonts w:cs="Times New Roman"/>
          <w:szCs w:val="24"/>
        </w:rPr>
      </w:pPr>
      <w:ins w:id="1056" w:author="David Conklin" w:date="2021-01-30T16:23:00Z">
        <w:r>
          <w:rPr>
            <w:rFonts w:cs="Times New Roman"/>
            <w:szCs w:val="24"/>
          </w:rPr>
          <w:t>0.4.6</w:t>
        </w:r>
      </w:ins>
      <w:ins w:id="1057" w:author="David Conklin" w:date="2021-01-30T16:24:00Z">
        <w:r>
          <w:rPr>
            <w:rFonts w:cs="Times New Roman"/>
            <w:szCs w:val="24"/>
          </w:rPr>
          <w:t xml:space="preserve"> was cancelled.</w:t>
        </w:r>
      </w:ins>
    </w:p>
    <w:p w14:paraId="4C116F78" w14:textId="53EE1CD1" w:rsidR="002E2334" w:rsidRDefault="002E2334" w:rsidP="008B6340">
      <w:pPr>
        <w:pStyle w:val="Body"/>
        <w:rPr>
          <w:ins w:id="1058" w:author="David Conklin" w:date="2021-01-30T16:24:00Z"/>
          <w:rFonts w:cs="Times New Roman"/>
          <w:szCs w:val="24"/>
        </w:rPr>
      </w:pPr>
    </w:p>
    <w:p w14:paraId="70D4700A" w14:textId="2BBBCBEE" w:rsidR="002E2334" w:rsidRDefault="002E2334" w:rsidP="008B6340">
      <w:pPr>
        <w:pStyle w:val="Body"/>
        <w:rPr>
          <w:ins w:id="1059" w:author="David Conklin" w:date="2021-02-19T09:13:00Z"/>
          <w:rFonts w:cs="Times New Roman"/>
          <w:szCs w:val="24"/>
        </w:rPr>
      </w:pPr>
      <w:ins w:id="1060" w:author="David Conklin" w:date="2021-01-30T16:24:00Z">
        <w:r>
          <w:rPr>
            <w:rFonts w:cs="Times New Roman"/>
            <w:szCs w:val="24"/>
          </w:rPr>
          <w:t>CW3M_Installer_McKenzie-0.4.7.exe fromCW3M ver. 267 1/</w:t>
        </w:r>
      </w:ins>
      <w:ins w:id="1061" w:author="David Conklin" w:date="2021-01-30T16:25:00Z">
        <w:r>
          <w:rPr>
            <w:rFonts w:cs="Times New Roman"/>
            <w:szCs w:val="24"/>
          </w:rPr>
          <w:t xml:space="preserve">30/21.  This release was made to facilitate PEST </w:t>
        </w:r>
      </w:ins>
      <w:ins w:id="1062" w:author="David Conklin" w:date="2021-01-30T16:26:00Z">
        <w:r>
          <w:rPr>
            <w:rFonts w:cs="Times New Roman"/>
            <w:szCs w:val="24"/>
          </w:rPr>
          <w:t>calibration work for Lookout Creek</w:t>
        </w:r>
        <w:r w:rsidR="0080365E">
          <w:rPr>
            <w:rFonts w:cs="Times New Roman"/>
            <w:szCs w:val="24"/>
          </w:rPr>
          <w:t>, South Fork above Cougar, and the Mohawk b</w:t>
        </w:r>
      </w:ins>
      <w:ins w:id="1063" w:author="David Conklin" w:date="2021-01-30T16:27:00Z">
        <w:r w:rsidR="0080365E">
          <w:rPr>
            <w:rFonts w:cs="Times New Roman"/>
            <w:szCs w:val="24"/>
          </w:rPr>
          <w:t>asin.</w:t>
        </w:r>
      </w:ins>
      <w:ins w:id="1064" w:author="David Conklin" w:date="2021-01-30T16:28:00Z">
        <w:r w:rsidR="0080365E">
          <w:rPr>
            <w:rFonts w:cs="Times New Roman"/>
            <w:szCs w:val="24"/>
          </w:rPr>
          <w:t xml:space="preserve">  This release also inc</w:t>
        </w:r>
      </w:ins>
      <w:ins w:id="1065" w:author="David Conklin" w:date="2021-01-30T16:29:00Z">
        <w:r w:rsidR="0080365E">
          <w:rPr>
            <w:rFonts w:cs="Times New Roman"/>
            <w:szCs w:val="24"/>
          </w:rPr>
          <w:t xml:space="preserve">orporates the </w:t>
        </w:r>
      </w:ins>
      <w:ins w:id="1066" w:author="David Conklin" w:date="2021-01-30T16:32:00Z">
        <w:r w:rsidR="0080365E">
          <w:rPr>
            <w:rFonts w:cs="Times New Roman"/>
            <w:szCs w:val="24"/>
          </w:rPr>
          <w:t xml:space="preserve">addition of a “studyAreaName” field to the ENVX file, and the </w:t>
        </w:r>
      </w:ins>
      <w:ins w:id="1067" w:author="David Conklin" w:date="2021-01-30T16:29:00Z">
        <w:r w:rsidR="0080365E">
          <w:rPr>
            <w:rFonts w:cs="Times New Roman"/>
            <w:szCs w:val="24"/>
          </w:rPr>
          <w:t xml:space="preserve">separation of FLOW report specs from the Flow XML file into a </w:t>
        </w:r>
      </w:ins>
      <w:ins w:id="1068" w:author="David Conklin" w:date="2021-01-30T16:33:00Z">
        <w:r w:rsidR="0080365E">
          <w:rPr>
            <w:rFonts w:cs="Times New Roman"/>
            <w:szCs w:val="24"/>
          </w:rPr>
          <w:t>another</w:t>
        </w:r>
      </w:ins>
      <w:ins w:id="1069" w:author="David Conklin" w:date="2021-01-30T16:29:00Z">
        <w:r w:rsidR="0080365E">
          <w:rPr>
            <w:rFonts w:cs="Times New Roman"/>
            <w:szCs w:val="24"/>
          </w:rPr>
          <w:t xml:space="preserve"> file</w:t>
        </w:r>
      </w:ins>
      <w:ins w:id="1070" w:author="David Conklin" w:date="2021-01-30T16:30:00Z">
        <w:r w:rsidR="0080365E">
          <w:rPr>
            <w:rFonts w:cs="Times New Roman"/>
            <w:szCs w:val="24"/>
          </w:rPr>
          <w:t>.</w:t>
        </w:r>
      </w:ins>
    </w:p>
    <w:p w14:paraId="5E8B3942" w14:textId="1E2083FA" w:rsidR="00811477" w:rsidRDefault="00811477" w:rsidP="008B6340">
      <w:pPr>
        <w:pStyle w:val="Body"/>
        <w:rPr>
          <w:ins w:id="1071" w:author="David Conklin" w:date="2021-02-19T09:13:00Z"/>
          <w:rFonts w:cs="Times New Roman"/>
          <w:szCs w:val="24"/>
        </w:rPr>
      </w:pPr>
    </w:p>
    <w:p w14:paraId="746CA643" w14:textId="77777777" w:rsidR="001B1970" w:rsidRPr="008B6340" w:rsidRDefault="001B1970" w:rsidP="001B1970">
      <w:pPr>
        <w:pStyle w:val="Body"/>
        <w:rPr>
          <w:ins w:id="1072" w:author="David Conklin" w:date="2021-03-04T06:02:00Z"/>
          <w:rFonts w:cs="Times New Roman"/>
          <w:szCs w:val="24"/>
        </w:rPr>
      </w:pPr>
      <w:ins w:id="1073" w:author="David Conklin" w:date="2021-03-04T06:02:00Z">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ins>
    </w:p>
    <w:p w14:paraId="07334943" w14:textId="77777777" w:rsidR="001B1970" w:rsidRDefault="001B1970" w:rsidP="001B1970">
      <w:pPr>
        <w:pStyle w:val="Body"/>
        <w:rPr>
          <w:ins w:id="1074" w:author="David Conklin" w:date="2021-03-04T06:02:00Z"/>
        </w:rPr>
      </w:pPr>
    </w:p>
    <w:p w14:paraId="558E38A0" w14:textId="7DBD7376" w:rsidR="001B1970" w:rsidRDefault="001B1970" w:rsidP="001B1970">
      <w:pPr>
        <w:pStyle w:val="Body"/>
        <w:rPr>
          <w:ins w:id="1075" w:author="David Conklin" w:date="2021-03-04T06:02:00Z"/>
          <w:rFonts w:cs="Times New Roman"/>
          <w:szCs w:val="24"/>
        </w:rPr>
      </w:pPr>
      <w:ins w:id="1076" w:author="David Conklin" w:date="2021-03-04T06:02:00Z">
        <w:r>
          <w:rPr>
            <w:rFonts w:cs="Times New Roman"/>
            <w:szCs w:val="24"/>
          </w:rPr>
          <w:t xml:space="preserve">CW3M_Installer_McKenzie-0.4.9.exe fromCW3M ver. </w:t>
        </w:r>
      </w:ins>
      <w:ins w:id="1077" w:author="David Conklin" w:date="2021-03-04T06:07:00Z">
        <w:r w:rsidR="00BE5AC5">
          <w:rPr>
            <w:rFonts w:cs="Times New Roman"/>
            <w:szCs w:val="24"/>
          </w:rPr>
          <w:t xml:space="preserve">302 </w:t>
        </w:r>
      </w:ins>
      <w:ins w:id="1078" w:author="David Conklin" w:date="2021-03-04T06:08:00Z">
        <w:r w:rsidR="00BE5AC5">
          <w:rPr>
            <w:rFonts w:cs="Times New Roman"/>
            <w:szCs w:val="24"/>
          </w:rPr>
          <w:t>2/22</w:t>
        </w:r>
      </w:ins>
      <w:ins w:id="1079" w:author="David Conklin" w:date="2021-03-04T06:02:00Z">
        <w:r>
          <w:rPr>
            <w:rFonts w:cs="Times New Roman"/>
            <w:szCs w:val="24"/>
          </w:rPr>
          <w:t xml:space="preserve">/21.  </w:t>
        </w:r>
      </w:ins>
      <w:ins w:id="1080" w:author="David Conklin" w:date="2021-03-04T06:09:00Z">
        <w:r w:rsidR="00BE5AC5">
          <w:rPr>
            <w:rFonts w:cs="Times New Roman"/>
            <w:szCs w:val="24"/>
          </w:rPr>
          <w:t>Convert a non-essential but inconvenient warning message into a log message.</w:t>
        </w:r>
      </w:ins>
    </w:p>
    <w:p w14:paraId="64376C12" w14:textId="77777777" w:rsidR="001B1970" w:rsidRDefault="001B1970" w:rsidP="001B1970">
      <w:pPr>
        <w:pStyle w:val="Body"/>
        <w:rPr>
          <w:ins w:id="1081" w:author="David Conklin" w:date="2021-03-04T06:02:00Z"/>
          <w:rFonts w:cs="Times New Roman"/>
          <w:szCs w:val="24"/>
        </w:rPr>
      </w:pPr>
    </w:p>
    <w:p w14:paraId="7C9049A5" w14:textId="40D2BA03" w:rsidR="001B1970" w:rsidRPr="008B6340" w:rsidRDefault="001B1970" w:rsidP="001B1970">
      <w:pPr>
        <w:pStyle w:val="Body"/>
        <w:rPr>
          <w:ins w:id="1082" w:author="David Conklin" w:date="2021-03-04T06:02:00Z"/>
          <w:rFonts w:cs="Times New Roman"/>
          <w:szCs w:val="24"/>
        </w:rPr>
      </w:pPr>
      <w:ins w:id="1083" w:author="David Conklin" w:date="2021-03-04T06:02:00Z">
        <w:r>
          <w:rPr>
            <w:rFonts w:cs="Times New Roman"/>
            <w:szCs w:val="24"/>
          </w:rPr>
          <w:t xml:space="preserve">CW3M_Installer_McKenzie-0.4.10.exe fromCW3M ver. </w:t>
        </w:r>
      </w:ins>
      <w:ins w:id="1084" w:author="David Conklin" w:date="2021-03-04T06:03:00Z">
        <w:r>
          <w:rPr>
            <w:rFonts w:cs="Times New Roman"/>
            <w:szCs w:val="24"/>
          </w:rPr>
          <w:t>305</w:t>
        </w:r>
      </w:ins>
      <w:ins w:id="1085" w:author="David Conklin" w:date="2021-03-04T06:02:00Z">
        <w:r>
          <w:rPr>
            <w:rFonts w:cs="Times New Roman"/>
            <w:szCs w:val="24"/>
          </w:rPr>
          <w:t xml:space="preserve"> </w:t>
        </w:r>
      </w:ins>
      <w:ins w:id="1086" w:author="David Conklin" w:date="2021-03-04T06:03:00Z">
        <w:r>
          <w:rPr>
            <w:rFonts w:cs="Times New Roman"/>
            <w:szCs w:val="24"/>
          </w:rPr>
          <w:t>3/4</w:t>
        </w:r>
      </w:ins>
      <w:ins w:id="1087" w:author="David Conklin" w:date="2021-03-04T06:02:00Z">
        <w:r>
          <w:rPr>
            <w:rFonts w:cs="Times New Roman"/>
            <w:szCs w:val="24"/>
          </w:rPr>
          <w:t xml:space="preserve">/21.  </w:t>
        </w:r>
      </w:ins>
      <w:ins w:id="1088" w:author="David Conklin" w:date="2021-03-04T06:03:00Z">
        <w:r>
          <w:rPr>
            <w:rFonts w:cs="Times New Roman"/>
            <w:szCs w:val="24"/>
          </w:rPr>
          <w:t>For David Rupp running Marys River, fix da</w:t>
        </w:r>
      </w:ins>
      <w:ins w:id="1089" w:author="David Conklin" w:date="2021-03-04T06:04:00Z">
        <w:r>
          <w:rPr>
            <w:rFonts w:cs="Times New Roman"/>
            <w:szCs w:val="24"/>
          </w:rPr>
          <w:t>ta errors in the specification for climate scenario 9 MIROC5 20</w:t>
        </w:r>
        <w:r w:rsidRPr="001B1970">
          <w:rPr>
            <w:rFonts w:cs="Times New Roman"/>
            <w:szCs w:val="24"/>
            <w:vertAlign w:val="superscript"/>
            <w:rPrChange w:id="1090" w:author="David Conklin" w:date="2021-03-04T06:04:00Z">
              <w:rPr>
                <w:rFonts w:cs="Times New Roman"/>
                <w:szCs w:val="24"/>
              </w:rPr>
            </w:rPrChange>
          </w:rPr>
          <w:t>th</w:t>
        </w:r>
        <w:r>
          <w:rPr>
            <w:rFonts w:cs="Times New Roman"/>
            <w:szCs w:val="24"/>
          </w:rPr>
          <w:t xml:space="preserve"> century.</w:t>
        </w:r>
      </w:ins>
      <w:ins w:id="1091" w:author="David Conklin" w:date="2021-03-04T06:06:00Z">
        <w:r w:rsidR="00BE5AC5">
          <w:rPr>
            <w:rFonts w:cs="Times New Roman"/>
            <w:szCs w:val="24"/>
          </w:rPr>
          <w:t xml:space="preserve"> For David Holman, turn on Land Use Transitions in </w:t>
        </w:r>
      </w:ins>
      <w:ins w:id="1092" w:author="David Conklin" w:date="2021-03-04T06:07:00Z">
        <w:r w:rsidR="00BE5AC5">
          <w:rPr>
            <w:rFonts w:cs="Times New Roman"/>
            <w:szCs w:val="24"/>
          </w:rPr>
          <w:t>PEST_Smith47.</w:t>
        </w:r>
      </w:ins>
    </w:p>
    <w:p w14:paraId="46664A02" w14:textId="77777777" w:rsidR="001B1970" w:rsidRDefault="001B1970" w:rsidP="001B1970">
      <w:pPr>
        <w:pStyle w:val="Body"/>
        <w:rPr>
          <w:ins w:id="1093" w:author="David Conklin" w:date="2021-03-04T06:02:00Z"/>
        </w:rPr>
      </w:pPr>
    </w:p>
    <w:p w14:paraId="0FDBC138" w14:textId="77777777" w:rsidR="001B1970" w:rsidRPr="008B6340" w:rsidRDefault="001B1970" w:rsidP="001B1970">
      <w:pPr>
        <w:pStyle w:val="Body"/>
        <w:rPr>
          <w:ins w:id="1094" w:author="David Conklin" w:date="2021-03-04T06:02:00Z"/>
          <w:rFonts w:cs="Times New Roman"/>
          <w:szCs w:val="24"/>
        </w:rPr>
      </w:pPr>
    </w:p>
    <w:p w14:paraId="4C1F2F2F" w14:textId="77777777" w:rsidR="001B1970" w:rsidRDefault="001B1970" w:rsidP="001B1970">
      <w:pPr>
        <w:pStyle w:val="Body"/>
        <w:rPr>
          <w:ins w:id="1095" w:author="David Conklin" w:date="2021-03-04T06:02:00Z"/>
        </w:rPr>
      </w:pPr>
    </w:p>
    <w:p w14:paraId="6073CFFB" w14:textId="52661CA2" w:rsidR="00811477" w:rsidRPr="008B6340" w:rsidDel="001B1970" w:rsidRDefault="00811477" w:rsidP="008B6340">
      <w:pPr>
        <w:pStyle w:val="Body"/>
        <w:rPr>
          <w:del w:id="1096" w:author="David Conklin" w:date="2021-03-04T06:02:00Z"/>
          <w:rFonts w:cs="Times New Roman"/>
          <w:szCs w:val="24"/>
        </w:rPr>
      </w:pPr>
    </w:p>
    <w:p w14:paraId="5A89EB77" w14:textId="326554A2" w:rsidR="002D591A" w:rsidDel="001B1970" w:rsidRDefault="002D591A" w:rsidP="002D591A">
      <w:pPr>
        <w:pStyle w:val="Body"/>
        <w:rPr>
          <w:del w:id="1097" w:author="David Conklin" w:date="2021-03-04T06:02:00Z"/>
        </w:rPr>
      </w:pPr>
    </w:p>
    <w:p w14:paraId="7840B9A7" w14:textId="77777777" w:rsidR="005F3D22" w:rsidRDefault="005F3D22" w:rsidP="005F3D22">
      <w:pPr>
        <w:pStyle w:val="Heading1"/>
      </w:pPr>
      <w:bookmarkStart w:id="1098" w:name="_Toc65730819"/>
      <w:r>
        <w:t>References</w:t>
      </w:r>
      <w:bookmarkEnd w:id="109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lastRenderedPageBreak/>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099" w:name="_Toc65730820"/>
      <w:r>
        <w:rPr>
          <w:rFonts w:eastAsiaTheme="minorHAnsi"/>
        </w:rPr>
        <w:t>Acronyms</w:t>
      </w:r>
      <w:r w:rsidR="009D540F">
        <w:rPr>
          <w:rFonts w:eastAsiaTheme="minorHAnsi"/>
        </w:rPr>
        <w:t xml:space="preserve"> and Abbreviations</w:t>
      </w:r>
      <w:bookmarkEnd w:id="109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lastRenderedPageBreak/>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Del="00BE5AC5" w:rsidRDefault="00787B73" w:rsidP="00D14E53">
      <w:pPr>
        <w:spacing w:after="120"/>
        <w:rPr>
          <w:del w:id="1100" w:author="David Conklin" w:date="2021-03-04T06:11:00Z"/>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4A2A6" w14:textId="77777777" w:rsidR="00D03F03" w:rsidRDefault="00D03F03" w:rsidP="00064E77">
      <w:r>
        <w:separator/>
      </w:r>
    </w:p>
  </w:endnote>
  <w:endnote w:type="continuationSeparator" w:id="0">
    <w:p w14:paraId="0736EE6C" w14:textId="77777777" w:rsidR="00D03F03" w:rsidRDefault="00D03F0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B1970" w:rsidRDefault="001B19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B1970" w:rsidRDefault="001B19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9A40D" w14:textId="77777777" w:rsidR="00D03F03" w:rsidRDefault="00D03F03" w:rsidP="00064E77">
      <w:r>
        <w:separator/>
      </w:r>
    </w:p>
  </w:footnote>
  <w:footnote w:type="continuationSeparator" w:id="0">
    <w:p w14:paraId="1ED0163A" w14:textId="77777777" w:rsidR="00D03F03" w:rsidRDefault="00D03F0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5BE"/>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AB"/>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0ABD"/>
    <w:rsid w:val="00391B57"/>
    <w:rsid w:val="0039253D"/>
    <w:rsid w:val="00393586"/>
    <w:rsid w:val="00393ACA"/>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54CA6"/>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49CE"/>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D6F69"/>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87B6E"/>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91B08"/>
    <w:rsid w:val="00C93662"/>
    <w:rsid w:val="00C97C9B"/>
    <w:rsid w:val="00CA1E74"/>
    <w:rsid w:val="00CA1F9F"/>
    <w:rsid w:val="00CA55FC"/>
    <w:rsid w:val="00CA564C"/>
    <w:rsid w:val="00CA57D5"/>
    <w:rsid w:val="00CA72BF"/>
    <w:rsid w:val="00CB13A9"/>
    <w:rsid w:val="00CB152A"/>
    <w:rsid w:val="00CB4C46"/>
    <w:rsid w:val="00CB4C77"/>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3F03"/>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109411</TotalTime>
  <Pages>66</Pages>
  <Words>25060</Words>
  <Characters>142845</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465</cp:revision>
  <cp:lastPrinted>2021-03-01T16:37:00Z</cp:lastPrinted>
  <dcterms:created xsi:type="dcterms:W3CDTF">2018-11-09T13:56:00Z</dcterms:created>
  <dcterms:modified xsi:type="dcterms:W3CDTF">2021-03-04T14:11:00Z</dcterms:modified>
</cp:coreProperties>
</file>