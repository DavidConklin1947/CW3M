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02DD847D" w:rsidR="00064E77" w:rsidRPr="00064E77" w:rsidRDefault="003F1C20" w:rsidP="00484223">
      <w:pPr>
        <w:pStyle w:val="Subtitle"/>
        <w:tabs>
          <w:tab w:val="left" w:pos="7950"/>
          <w:tab w:val="right" w:pos="9360"/>
        </w:tabs>
      </w:pPr>
      <w:ins w:id="0" w:author="David Conklin" w:date="2021-07-01T11:42:00Z">
        <w:r>
          <w:t>7/</w:t>
        </w:r>
      </w:ins>
      <w:ins w:id="1" w:author="David Conklin" w:date="2021-07-05T06:53:00Z">
        <w:r w:rsidR="00613067">
          <w:t>5</w:t>
        </w:r>
      </w:ins>
      <w:del w:id="2" w:author="David Conklin" w:date="2021-06-25T12:18:00Z">
        <w:r w:rsidR="0000027B" w:rsidDel="008F7442">
          <w:delText>5/1</w:delText>
        </w:r>
      </w:del>
      <w:del w:id="3"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4"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7B49B7E2" w:rsidR="008F7442" w:rsidRDefault="008F7442">
      <w:pPr>
        <w:ind w:left="288" w:hanging="288"/>
        <w:rPr>
          <w:rStyle w:val="Hyperlink"/>
          <w:color w:val="auto"/>
          <w:u w:val="none"/>
        </w:rPr>
      </w:pPr>
      <w:ins w:id="5" w:author="David Conklin" w:date="2021-06-25T12:18:00Z">
        <w:r>
          <w:rPr>
            <w:rStyle w:val="Hyperlink"/>
            <w:color w:val="auto"/>
            <w:u w:val="none"/>
          </w:rPr>
          <w:t xml:space="preserve">Add to </w:t>
        </w:r>
      </w:ins>
      <w:ins w:id="6" w:author="David Conklin" w:date="2021-06-27T11:24:00Z">
        <w:r w:rsidR="00103D58">
          <w:rPr>
            <w:rStyle w:val="Hyperlink"/>
            <w:color w:val="auto"/>
            <w:u w:val="none"/>
          </w:rPr>
          <w:t xml:space="preserve">the </w:t>
        </w:r>
      </w:ins>
      <w:ins w:id="7" w:author="David Conklin" w:date="2021-06-25T12:19:00Z">
        <w:r>
          <w:rPr>
            <w:rStyle w:val="Hyperlink"/>
            <w:color w:val="auto"/>
            <w:u w:val="none"/>
          </w:rPr>
          <w:t>“</w:t>
        </w:r>
      </w:ins>
      <w:ins w:id="8" w:author="David Conklin" w:date="2021-06-25T12:18:00Z">
        <w:r>
          <w:rPr>
            <w:rStyle w:val="Hyperlink"/>
            <w:color w:val="auto"/>
            <w:u w:val="none"/>
          </w:rPr>
          <w:t>Water rights”</w:t>
        </w:r>
      </w:ins>
      <w:ins w:id="9" w:author="David Conklin" w:date="2021-06-25T12:19:00Z">
        <w:r>
          <w:rPr>
            <w:rStyle w:val="Hyperlink"/>
            <w:color w:val="auto"/>
            <w:u w:val="none"/>
          </w:rPr>
          <w:t xml:space="preserve"> section.</w:t>
        </w:r>
      </w:ins>
    </w:p>
    <w:p w14:paraId="3327E607" w14:textId="77777777" w:rsidR="006636CC" w:rsidRPr="00A8214A" w:rsidRDefault="006636CC" w:rsidP="006231D1">
      <w:pPr>
        <w:ind w:left="288" w:hanging="288"/>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3528882" w14:textId="205BBB5D" w:rsidR="00D33947" w:rsidRDefault="006636CC">
          <w:pPr>
            <w:pStyle w:val="TOC1"/>
            <w:tabs>
              <w:tab w:val="right" w:leader="dot" w:pos="9350"/>
            </w:tabs>
            <w:rPr>
              <w:ins w:id="10" w:author="David Conklin" w:date="2021-07-05T10:48:00Z"/>
              <w:rFonts w:eastAsiaTheme="minorEastAsia"/>
              <w:noProof/>
            </w:rPr>
          </w:pPr>
          <w:r>
            <w:fldChar w:fldCharType="begin"/>
          </w:r>
          <w:r>
            <w:instrText xml:space="preserve"> TOC \o "1-3" \h \z \u </w:instrText>
          </w:r>
          <w:r>
            <w:fldChar w:fldCharType="separate"/>
          </w:r>
          <w:ins w:id="11" w:author="David Conklin" w:date="2021-07-05T10:48:00Z">
            <w:r w:rsidR="00D33947" w:rsidRPr="00E156AA">
              <w:rPr>
                <w:rStyle w:val="Hyperlink"/>
                <w:noProof/>
              </w:rPr>
              <w:fldChar w:fldCharType="begin"/>
            </w:r>
            <w:r w:rsidR="00D33947" w:rsidRPr="00E156AA">
              <w:rPr>
                <w:rStyle w:val="Hyperlink"/>
                <w:noProof/>
              </w:rPr>
              <w:instrText xml:space="preserve"> </w:instrText>
            </w:r>
            <w:r w:rsidR="00D33947">
              <w:rPr>
                <w:noProof/>
              </w:rPr>
              <w:instrText>HYPERLINK \l "_Toc76374547"</w:instrText>
            </w:r>
            <w:r w:rsidR="00D33947" w:rsidRPr="00E156AA">
              <w:rPr>
                <w:rStyle w:val="Hyperlink"/>
                <w:noProof/>
              </w:rPr>
              <w:instrText xml:space="preserve"> </w:instrText>
            </w:r>
            <w:r w:rsidR="00D33947" w:rsidRPr="00E156AA">
              <w:rPr>
                <w:rStyle w:val="Hyperlink"/>
                <w:noProof/>
              </w:rPr>
            </w:r>
            <w:r w:rsidR="00D33947" w:rsidRPr="00E156AA">
              <w:rPr>
                <w:rStyle w:val="Hyperlink"/>
                <w:noProof/>
              </w:rPr>
              <w:fldChar w:fldCharType="separate"/>
            </w:r>
            <w:r w:rsidR="00D33947" w:rsidRPr="00E156AA">
              <w:rPr>
                <w:rStyle w:val="Hyperlink"/>
                <w:noProof/>
              </w:rPr>
              <w:t>What is a digital handbook?</w:t>
            </w:r>
            <w:r w:rsidR="00D33947">
              <w:rPr>
                <w:noProof/>
                <w:webHidden/>
              </w:rPr>
              <w:tab/>
            </w:r>
            <w:r w:rsidR="00D33947">
              <w:rPr>
                <w:noProof/>
                <w:webHidden/>
              </w:rPr>
              <w:fldChar w:fldCharType="begin"/>
            </w:r>
            <w:r w:rsidR="00D33947">
              <w:rPr>
                <w:noProof/>
                <w:webHidden/>
              </w:rPr>
              <w:instrText xml:space="preserve"> PAGEREF _Toc76374547 \h </w:instrText>
            </w:r>
            <w:r w:rsidR="00D33947">
              <w:rPr>
                <w:noProof/>
                <w:webHidden/>
              </w:rPr>
            </w:r>
          </w:ins>
          <w:r w:rsidR="00D33947">
            <w:rPr>
              <w:noProof/>
              <w:webHidden/>
            </w:rPr>
            <w:fldChar w:fldCharType="separate"/>
          </w:r>
          <w:ins w:id="12" w:author="David Conklin" w:date="2021-07-05T10:48:00Z">
            <w:r w:rsidR="00D33947">
              <w:rPr>
                <w:noProof/>
                <w:webHidden/>
              </w:rPr>
              <w:t>4</w:t>
            </w:r>
            <w:r w:rsidR="00D33947">
              <w:rPr>
                <w:noProof/>
                <w:webHidden/>
              </w:rPr>
              <w:fldChar w:fldCharType="end"/>
            </w:r>
            <w:r w:rsidR="00D33947" w:rsidRPr="00E156AA">
              <w:rPr>
                <w:rStyle w:val="Hyperlink"/>
                <w:noProof/>
              </w:rPr>
              <w:fldChar w:fldCharType="end"/>
            </w:r>
          </w:ins>
        </w:p>
        <w:p w14:paraId="304BA0D2" w14:textId="18E2EA5D" w:rsidR="00D33947" w:rsidRDefault="00D33947">
          <w:pPr>
            <w:pStyle w:val="TOC1"/>
            <w:tabs>
              <w:tab w:val="right" w:leader="dot" w:pos="9350"/>
            </w:tabs>
            <w:rPr>
              <w:ins w:id="13" w:author="David Conklin" w:date="2021-07-05T10:48:00Z"/>
              <w:rFonts w:eastAsiaTheme="minorEastAsia"/>
              <w:noProof/>
            </w:rPr>
          </w:pPr>
          <w:ins w:id="14"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"_Toc76374548"</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CW3M concept</w:t>
            </w:r>
            <w:r>
              <w:rPr>
                <w:noProof/>
                <w:webHidden/>
              </w:rPr>
              <w:tab/>
            </w:r>
            <w:r>
              <w:rPr>
                <w:noProof/>
                <w:webHidden/>
              </w:rPr>
              <w:fldChar w:fldCharType="begin"/>
            </w:r>
            <w:r>
              <w:rPr>
                <w:noProof/>
                <w:webHidden/>
              </w:rPr>
              <w:instrText xml:space="preserve"> PAGEREF _Toc76374548 \h </w:instrText>
            </w:r>
            <w:r>
              <w:rPr>
                <w:noProof/>
                <w:webHidden/>
              </w:rPr>
            </w:r>
          </w:ins>
          <w:r>
            <w:rPr>
              <w:noProof/>
              <w:webHidden/>
            </w:rPr>
            <w:fldChar w:fldCharType="separate"/>
          </w:r>
          <w:ins w:id="15" w:author="David Conklin" w:date="2021-07-05T10:48:00Z">
            <w:r>
              <w:rPr>
                <w:noProof/>
                <w:webHidden/>
              </w:rPr>
              <w:t>4</w:t>
            </w:r>
            <w:r>
              <w:rPr>
                <w:noProof/>
                <w:webHidden/>
              </w:rPr>
              <w:fldChar w:fldCharType="end"/>
            </w:r>
            <w:r w:rsidRPr="00E156AA">
              <w:rPr>
                <w:rStyle w:val="Hyperlink"/>
                <w:noProof/>
              </w:rPr>
              <w:fldChar w:fldCharType="end"/>
            </w:r>
          </w:ins>
        </w:p>
        <w:p w14:paraId="6065579A" w14:textId="1F3581E5" w:rsidR="00D33947" w:rsidRDefault="00D33947">
          <w:pPr>
            <w:pStyle w:val="TOC2"/>
            <w:tabs>
              <w:tab w:val="right" w:leader="dot" w:pos="9350"/>
            </w:tabs>
            <w:rPr>
              <w:ins w:id="16" w:author="David Conklin" w:date="2021-07-05T10:48:00Z"/>
              <w:rFonts w:eastAsiaTheme="minorEastAsia"/>
              <w:noProof/>
            </w:rPr>
          </w:pPr>
          <w:ins w:id="17"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"_Toc76374549"</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A different kind of community model</w:t>
            </w:r>
            <w:r>
              <w:rPr>
                <w:noProof/>
                <w:webHidden/>
              </w:rPr>
              <w:tab/>
            </w:r>
            <w:r>
              <w:rPr>
                <w:noProof/>
                <w:webHidden/>
              </w:rPr>
              <w:fldChar w:fldCharType="begin"/>
            </w:r>
            <w:r>
              <w:rPr>
                <w:noProof/>
                <w:webHidden/>
              </w:rPr>
              <w:instrText xml:space="preserve"> PAGEREF _Toc76374549 \h </w:instrText>
            </w:r>
            <w:r>
              <w:rPr>
                <w:noProof/>
                <w:webHidden/>
              </w:rPr>
            </w:r>
          </w:ins>
          <w:r>
            <w:rPr>
              <w:noProof/>
              <w:webHidden/>
            </w:rPr>
            <w:fldChar w:fldCharType="separate"/>
          </w:r>
          <w:ins w:id="18" w:author="David Conklin" w:date="2021-07-05T10:48:00Z">
            <w:r>
              <w:rPr>
                <w:noProof/>
                <w:webHidden/>
              </w:rPr>
              <w:t>4</w:t>
            </w:r>
            <w:r>
              <w:rPr>
                <w:noProof/>
                <w:webHidden/>
              </w:rPr>
              <w:fldChar w:fldCharType="end"/>
            </w:r>
            <w:r w:rsidRPr="00E156AA">
              <w:rPr>
                <w:rStyle w:val="Hyperlink"/>
                <w:noProof/>
              </w:rPr>
              <w:fldChar w:fldCharType="end"/>
            </w:r>
          </w:ins>
        </w:p>
        <w:p w14:paraId="2ADE9B71" w14:textId="7D1DCF31" w:rsidR="00D33947" w:rsidRDefault="00D33947">
          <w:pPr>
            <w:pStyle w:val="TOC2"/>
            <w:tabs>
              <w:tab w:val="right" w:leader="dot" w:pos="9350"/>
            </w:tabs>
            <w:rPr>
              <w:ins w:id="19" w:author="David Conklin" w:date="2021-07-05T10:48:00Z"/>
              <w:rFonts w:eastAsiaTheme="minorEastAsia"/>
              <w:noProof/>
            </w:rPr>
          </w:pPr>
          <w:ins w:id="20"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"_Toc76374550"</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What CW3M is for</w:t>
            </w:r>
            <w:r>
              <w:rPr>
                <w:noProof/>
                <w:webHidden/>
              </w:rPr>
              <w:tab/>
            </w:r>
            <w:r>
              <w:rPr>
                <w:noProof/>
                <w:webHidden/>
              </w:rPr>
              <w:fldChar w:fldCharType="begin"/>
            </w:r>
            <w:r>
              <w:rPr>
                <w:noProof/>
                <w:webHidden/>
              </w:rPr>
              <w:instrText xml:space="preserve"> PAGEREF _Toc76374550 \h </w:instrText>
            </w:r>
            <w:r>
              <w:rPr>
                <w:noProof/>
                <w:webHidden/>
              </w:rPr>
            </w:r>
          </w:ins>
          <w:r>
            <w:rPr>
              <w:noProof/>
              <w:webHidden/>
            </w:rPr>
            <w:fldChar w:fldCharType="separate"/>
          </w:r>
          <w:ins w:id="21" w:author="David Conklin" w:date="2021-07-05T10:48:00Z">
            <w:r>
              <w:rPr>
                <w:noProof/>
                <w:webHidden/>
              </w:rPr>
              <w:t>5</w:t>
            </w:r>
            <w:r>
              <w:rPr>
                <w:noProof/>
                <w:webHidden/>
              </w:rPr>
              <w:fldChar w:fldCharType="end"/>
            </w:r>
            <w:r w:rsidRPr="00E156AA">
              <w:rPr>
                <w:rStyle w:val="Hyperlink"/>
                <w:noProof/>
              </w:rPr>
              <w:fldChar w:fldCharType="end"/>
            </w:r>
          </w:ins>
        </w:p>
        <w:p w14:paraId="38FE187D" w14:textId="52D026E1" w:rsidR="00D33947" w:rsidRDefault="00D33947">
          <w:pPr>
            <w:pStyle w:val="TOC2"/>
            <w:tabs>
              <w:tab w:val="right" w:leader="dot" w:pos="9350"/>
            </w:tabs>
            <w:rPr>
              <w:ins w:id="22" w:author="David Conklin" w:date="2021-07-05T10:48:00Z"/>
              <w:rFonts w:eastAsiaTheme="minorEastAsia"/>
              <w:noProof/>
            </w:rPr>
          </w:pPr>
          <w:ins w:id="23"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"_Toc76374551"</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Management and maintenance</w:t>
            </w:r>
            <w:r>
              <w:rPr>
                <w:noProof/>
                <w:webHidden/>
              </w:rPr>
              <w:tab/>
            </w:r>
            <w:r>
              <w:rPr>
                <w:noProof/>
                <w:webHidden/>
              </w:rPr>
              <w:fldChar w:fldCharType="begin"/>
            </w:r>
            <w:r>
              <w:rPr>
                <w:noProof/>
                <w:webHidden/>
              </w:rPr>
              <w:instrText xml:space="preserve"> PAGEREF _Toc76374551 \h </w:instrText>
            </w:r>
            <w:r>
              <w:rPr>
                <w:noProof/>
                <w:webHidden/>
              </w:rPr>
            </w:r>
          </w:ins>
          <w:r>
            <w:rPr>
              <w:noProof/>
              <w:webHidden/>
            </w:rPr>
            <w:fldChar w:fldCharType="separate"/>
          </w:r>
          <w:ins w:id="24" w:author="David Conklin" w:date="2021-07-05T10:48:00Z">
            <w:r>
              <w:rPr>
                <w:noProof/>
                <w:webHidden/>
              </w:rPr>
              <w:t>5</w:t>
            </w:r>
            <w:r>
              <w:rPr>
                <w:noProof/>
                <w:webHidden/>
              </w:rPr>
              <w:fldChar w:fldCharType="end"/>
            </w:r>
            <w:r w:rsidRPr="00E156AA">
              <w:rPr>
                <w:rStyle w:val="Hyperlink"/>
                <w:noProof/>
              </w:rPr>
              <w:fldChar w:fldCharType="end"/>
            </w:r>
          </w:ins>
        </w:p>
        <w:p w14:paraId="06FE5678" w14:textId="72B20431" w:rsidR="00D33947" w:rsidRDefault="00D33947">
          <w:pPr>
            <w:pStyle w:val="TOC1"/>
            <w:tabs>
              <w:tab w:val="right" w:leader="dot" w:pos="9350"/>
            </w:tabs>
            <w:rPr>
              <w:ins w:id="25" w:author="David Conklin" w:date="2021-07-05T10:48:00Z"/>
              <w:rFonts w:eastAsiaTheme="minorEastAsia"/>
              <w:noProof/>
            </w:rPr>
          </w:pPr>
          <w:ins w:id="26"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"_Toc76374552"</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CW3M – A “first principles” model with tuning knobs</w:t>
            </w:r>
            <w:r>
              <w:rPr>
                <w:noProof/>
                <w:webHidden/>
              </w:rPr>
              <w:tab/>
            </w:r>
            <w:r>
              <w:rPr>
                <w:noProof/>
                <w:webHidden/>
              </w:rPr>
              <w:fldChar w:fldCharType="begin"/>
            </w:r>
            <w:r>
              <w:rPr>
                <w:noProof/>
                <w:webHidden/>
              </w:rPr>
              <w:instrText xml:space="preserve"> PAGEREF _Toc76374552 \h </w:instrText>
            </w:r>
            <w:r>
              <w:rPr>
                <w:noProof/>
                <w:webHidden/>
              </w:rPr>
            </w:r>
          </w:ins>
          <w:r>
            <w:rPr>
              <w:noProof/>
              <w:webHidden/>
            </w:rPr>
            <w:fldChar w:fldCharType="separate"/>
          </w:r>
          <w:ins w:id="27" w:author="David Conklin" w:date="2021-07-05T10:48:00Z">
            <w:r>
              <w:rPr>
                <w:noProof/>
                <w:webHidden/>
              </w:rPr>
              <w:t>5</w:t>
            </w:r>
            <w:r>
              <w:rPr>
                <w:noProof/>
                <w:webHidden/>
              </w:rPr>
              <w:fldChar w:fldCharType="end"/>
            </w:r>
            <w:r w:rsidRPr="00E156AA">
              <w:rPr>
                <w:rStyle w:val="Hyperlink"/>
                <w:noProof/>
              </w:rPr>
              <w:fldChar w:fldCharType="end"/>
            </w:r>
          </w:ins>
        </w:p>
        <w:p w14:paraId="6647F203" w14:textId="1C376F20" w:rsidR="00D33947" w:rsidRDefault="00D33947">
          <w:pPr>
            <w:pStyle w:val="TOC1"/>
            <w:tabs>
              <w:tab w:val="right" w:leader="dot" w:pos="9350"/>
            </w:tabs>
            <w:rPr>
              <w:ins w:id="28" w:author="David Conklin" w:date="2021-07-05T10:48:00Z"/>
              <w:rFonts w:eastAsiaTheme="minorEastAsia"/>
              <w:noProof/>
            </w:rPr>
          </w:pPr>
          <w:ins w:id="29"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"_Toc76374553"</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The tuning knobs</w:t>
            </w:r>
            <w:r>
              <w:rPr>
                <w:noProof/>
                <w:webHidden/>
              </w:rPr>
              <w:tab/>
            </w:r>
            <w:r>
              <w:rPr>
                <w:noProof/>
                <w:webHidden/>
              </w:rPr>
              <w:fldChar w:fldCharType="begin"/>
            </w:r>
            <w:r>
              <w:rPr>
                <w:noProof/>
                <w:webHidden/>
              </w:rPr>
              <w:instrText xml:space="preserve"> PAGEREF _Toc76374553 \h </w:instrText>
            </w:r>
            <w:r>
              <w:rPr>
                <w:noProof/>
                <w:webHidden/>
              </w:rPr>
            </w:r>
          </w:ins>
          <w:r>
            <w:rPr>
              <w:noProof/>
              <w:webHidden/>
            </w:rPr>
            <w:fldChar w:fldCharType="separate"/>
          </w:r>
          <w:ins w:id="30" w:author="David Conklin" w:date="2021-07-05T10:48:00Z">
            <w:r>
              <w:rPr>
                <w:noProof/>
                <w:webHidden/>
              </w:rPr>
              <w:t>6</w:t>
            </w:r>
            <w:r>
              <w:rPr>
                <w:noProof/>
                <w:webHidden/>
              </w:rPr>
              <w:fldChar w:fldCharType="end"/>
            </w:r>
            <w:r w:rsidRPr="00E156AA">
              <w:rPr>
                <w:rStyle w:val="Hyperlink"/>
                <w:noProof/>
              </w:rPr>
              <w:fldChar w:fldCharType="end"/>
            </w:r>
          </w:ins>
        </w:p>
        <w:p w14:paraId="711C54AC" w14:textId="488689C4" w:rsidR="00D33947" w:rsidRDefault="00D33947">
          <w:pPr>
            <w:pStyle w:val="TOC2"/>
            <w:tabs>
              <w:tab w:val="right" w:leader="dot" w:pos="9350"/>
            </w:tabs>
            <w:rPr>
              <w:ins w:id="31" w:author="David Conklin" w:date="2021-07-05T10:48:00Z"/>
              <w:rFonts w:eastAsiaTheme="minorEastAsia"/>
              <w:noProof/>
            </w:rPr>
          </w:pPr>
          <w:ins w:id="32"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"_Toc76374554"</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ET_MULT – forest evapotranspiration</w:t>
            </w:r>
            <w:r>
              <w:rPr>
                <w:noProof/>
                <w:webHidden/>
              </w:rPr>
              <w:tab/>
            </w:r>
            <w:r>
              <w:rPr>
                <w:noProof/>
                <w:webHidden/>
              </w:rPr>
              <w:fldChar w:fldCharType="begin"/>
            </w:r>
            <w:r>
              <w:rPr>
                <w:noProof/>
                <w:webHidden/>
              </w:rPr>
              <w:instrText xml:space="preserve"> PAGEREF _Toc76374554 \h </w:instrText>
            </w:r>
            <w:r>
              <w:rPr>
                <w:noProof/>
                <w:webHidden/>
              </w:rPr>
            </w:r>
          </w:ins>
          <w:r>
            <w:rPr>
              <w:noProof/>
              <w:webHidden/>
            </w:rPr>
            <w:fldChar w:fldCharType="separate"/>
          </w:r>
          <w:ins w:id="33" w:author="David Conklin" w:date="2021-07-05T10:48:00Z">
            <w:r>
              <w:rPr>
                <w:noProof/>
                <w:webHidden/>
              </w:rPr>
              <w:t>6</w:t>
            </w:r>
            <w:r>
              <w:rPr>
                <w:noProof/>
                <w:webHidden/>
              </w:rPr>
              <w:fldChar w:fldCharType="end"/>
            </w:r>
            <w:r w:rsidRPr="00E156AA">
              <w:rPr>
                <w:rStyle w:val="Hyperlink"/>
                <w:noProof/>
              </w:rPr>
              <w:fldChar w:fldCharType="end"/>
            </w:r>
          </w:ins>
        </w:p>
        <w:p w14:paraId="66E946CA" w14:textId="268AF17B" w:rsidR="00D33947" w:rsidRDefault="00D33947">
          <w:pPr>
            <w:pStyle w:val="TOC2"/>
            <w:tabs>
              <w:tab w:val="right" w:leader="dot" w:pos="9350"/>
            </w:tabs>
            <w:rPr>
              <w:ins w:id="34" w:author="David Conklin" w:date="2021-07-05T10:48:00Z"/>
              <w:rFonts w:eastAsiaTheme="minorEastAsia"/>
              <w:noProof/>
            </w:rPr>
          </w:pPr>
          <w:ins w:id="35"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"_Toc76374555"</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SOLAR_RADIATION_MULTIPLIER – reservoir insolation</w:t>
            </w:r>
            <w:r>
              <w:rPr>
                <w:noProof/>
                <w:webHidden/>
              </w:rPr>
              <w:tab/>
            </w:r>
            <w:r>
              <w:rPr>
                <w:noProof/>
                <w:webHidden/>
              </w:rPr>
              <w:fldChar w:fldCharType="begin"/>
            </w:r>
            <w:r>
              <w:rPr>
                <w:noProof/>
                <w:webHidden/>
              </w:rPr>
              <w:instrText xml:space="preserve"> PAGEREF _Toc76374555 \h </w:instrText>
            </w:r>
            <w:r>
              <w:rPr>
                <w:noProof/>
                <w:webHidden/>
              </w:rPr>
            </w:r>
          </w:ins>
          <w:r>
            <w:rPr>
              <w:noProof/>
              <w:webHidden/>
            </w:rPr>
            <w:fldChar w:fldCharType="separate"/>
          </w:r>
          <w:ins w:id="36" w:author="David Conklin" w:date="2021-07-05T10:48:00Z">
            <w:r>
              <w:rPr>
                <w:noProof/>
                <w:webHidden/>
              </w:rPr>
              <w:t>6</w:t>
            </w:r>
            <w:r>
              <w:rPr>
                <w:noProof/>
                <w:webHidden/>
              </w:rPr>
              <w:fldChar w:fldCharType="end"/>
            </w:r>
            <w:r w:rsidRPr="00E156AA">
              <w:rPr>
                <w:rStyle w:val="Hyperlink"/>
                <w:noProof/>
              </w:rPr>
              <w:fldChar w:fldCharType="end"/>
            </w:r>
          </w:ins>
        </w:p>
        <w:p w14:paraId="1E4D9A69" w14:textId="123075EC" w:rsidR="00D33947" w:rsidRDefault="00D33947">
          <w:pPr>
            <w:pStyle w:val="TOC2"/>
            <w:tabs>
              <w:tab w:val="right" w:leader="dot" w:pos="9350"/>
            </w:tabs>
            <w:rPr>
              <w:ins w:id="37" w:author="David Conklin" w:date="2021-07-05T10:48:00Z"/>
              <w:rFonts w:eastAsiaTheme="minorEastAsia"/>
              <w:noProof/>
            </w:rPr>
          </w:pPr>
          <w:ins w:id="38"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"_Toc76374556"</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FLOW_CMS – Discharge from High Cascade springs</w:t>
            </w:r>
            <w:r>
              <w:rPr>
                <w:noProof/>
                <w:webHidden/>
              </w:rPr>
              <w:tab/>
            </w:r>
            <w:r>
              <w:rPr>
                <w:noProof/>
                <w:webHidden/>
              </w:rPr>
              <w:fldChar w:fldCharType="begin"/>
            </w:r>
            <w:r>
              <w:rPr>
                <w:noProof/>
                <w:webHidden/>
              </w:rPr>
              <w:instrText xml:space="preserve"> PAGEREF _Toc76374556 \h </w:instrText>
            </w:r>
            <w:r>
              <w:rPr>
                <w:noProof/>
                <w:webHidden/>
              </w:rPr>
            </w:r>
          </w:ins>
          <w:r>
            <w:rPr>
              <w:noProof/>
              <w:webHidden/>
            </w:rPr>
            <w:fldChar w:fldCharType="separate"/>
          </w:r>
          <w:ins w:id="39" w:author="David Conklin" w:date="2021-07-05T10:48:00Z">
            <w:r>
              <w:rPr>
                <w:noProof/>
                <w:webHidden/>
              </w:rPr>
              <w:t>7</w:t>
            </w:r>
            <w:r>
              <w:rPr>
                <w:noProof/>
                <w:webHidden/>
              </w:rPr>
              <w:fldChar w:fldCharType="end"/>
            </w:r>
            <w:r w:rsidRPr="00E156AA">
              <w:rPr>
                <w:rStyle w:val="Hyperlink"/>
                <w:noProof/>
              </w:rPr>
              <w:fldChar w:fldCharType="end"/>
            </w:r>
          </w:ins>
        </w:p>
        <w:p w14:paraId="22297E9F" w14:textId="50926E84" w:rsidR="00D33947" w:rsidRDefault="00D33947">
          <w:pPr>
            <w:pStyle w:val="TOC1"/>
            <w:tabs>
              <w:tab w:val="right" w:leader="dot" w:pos="9350"/>
            </w:tabs>
            <w:rPr>
              <w:ins w:id="40" w:author="David Conklin" w:date="2021-07-05T10:48:00Z"/>
              <w:rFonts w:eastAsiaTheme="minorEastAsia"/>
              <w:noProof/>
            </w:rPr>
          </w:pPr>
          <w:ins w:id="41"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"_Toc76374557"</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The Envision framework and the GIS Layers</w:t>
            </w:r>
            <w:r>
              <w:rPr>
                <w:noProof/>
                <w:webHidden/>
              </w:rPr>
              <w:tab/>
            </w:r>
            <w:r>
              <w:rPr>
                <w:noProof/>
                <w:webHidden/>
              </w:rPr>
              <w:fldChar w:fldCharType="begin"/>
            </w:r>
            <w:r>
              <w:rPr>
                <w:noProof/>
                <w:webHidden/>
              </w:rPr>
              <w:instrText xml:space="preserve"> PAGEREF _Toc76374557 \h </w:instrText>
            </w:r>
            <w:r>
              <w:rPr>
                <w:noProof/>
                <w:webHidden/>
              </w:rPr>
            </w:r>
          </w:ins>
          <w:r>
            <w:rPr>
              <w:noProof/>
              <w:webHidden/>
            </w:rPr>
            <w:fldChar w:fldCharType="separate"/>
          </w:r>
          <w:ins w:id="42" w:author="David Conklin" w:date="2021-07-05T10:48:00Z">
            <w:r>
              <w:rPr>
                <w:noProof/>
                <w:webHidden/>
              </w:rPr>
              <w:t>7</w:t>
            </w:r>
            <w:r>
              <w:rPr>
                <w:noProof/>
                <w:webHidden/>
              </w:rPr>
              <w:fldChar w:fldCharType="end"/>
            </w:r>
            <w:r w:rsidRPr="00E156AA">
              <w:rPr>
                <w:rStyle w:val="Hyperlink"/>
                <w:noProof/>
              </w:rPr>
              <w:fldChar w:fldCharType="end"/>
            </w:r>
          </w:ins>
        </w:p>
        <w:p w14:paraId="2CEB5063" w14:textId="71D81D06" w:rsidR="00D33947" w:rsidRDefault="00D33947">
          <w:pPr>
            <w:pStyle w:val="TOC2"/>
            <w:tabs>
              <w:tab w:val="right" w:leader="dot" w:pos="9350"/>
            </w:tabs>
            <w:rPr>
              <w:ins w:id="43" w:author="David Conklin" w:date="2021-07-05T10:48:00Z"/>
              <w:rFonts w:eastAsiaTheme="minorEastAsia"/>
              <w:noProof/>
            </w:rPr>
          </w:pPr>
          <w:ins w:id="44"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"_Toc76374558"</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The Reach Layer</w:t>
            </w:r>
            <w:r>
              <w:rPr>
                <w:noProof/>
                <w:webHidden/>
              </w:rPr>
              <w:tab/>
            </w:r>
            <w:r>
              <w:rPr>
                <w:noProof/>
                <w:webHidden/>
              </w:rPr>
              <w:fldChar w:fldCharType="begin"/>
            </w:r>
            <w:r>
              <w:rPr>
                <w:noProof/>
                <w:webHidden/>
              </w:rPr>
              <w:instrText xml:space="preserve"> PAGEREF _Toc76374558 \h </w:instrText>
            </w:r>
            <w:r>
              <w:rPr>
                <w:noProof/>
                <w:webHidden/>
              </w:rPr>
            </w:r>
          </w:ins>
          <w:r>
            <w:rPr>
              <w:noProof/>
              <w:webHidden/>
            </w:rPr>
            <w:fldChar w:fldCharType="separate"/>
          </w:r>
          <w:ins w:id="45" w:author="David Conklin" w:date="2021-07-05T10:48:00Z">
            <w:r>
              <w:rPr>
                <w:noProof/>
                <w:webHidden/>
              </w:rPr>
              <w:t>7</w:t>
            </w:r>
            <w:r>
              <w:rPr>
                <w:noProof/>
                <w:webHidden/>
              </w:rPr>
              <w:fldChar w:fldCharType="end"/>
            </w:r>
            <w:r w:rsidRPr="00E156AA">
              <w:rPr>
                <w:rStyle w:val="Hyperlink"/>
                <w:noProof/>
              </w:rPr>
              <w:fldChar w:fldCharType="end"/>
            </w:r>
          </w:ins>
        </w:p>
        <w:p w14:paraId="5A77A966" w14:textId="10B0CEDF" w:rsidR="00D33947" w:rsidRDefault="00D33947">
          <w:pPr>
            <w:pStyle w:val="TOC2"/>
            <w:tabs>
              <w:tab w:val="right" w:leader="dot" w:pos="9350"/>
            </w:tabs>
            <w:rPr>
              <w:ins w:id="46" w:author="David Conklin" w:date="2021-07-05T10:48:00Z"/>
              <w:rFonts w:eastAsiaTheme="minorEastAsia"/>
              <w:noProof/>
            </w:rPr>
          </w:pPr>
          <w:ins w:id="47"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"_Toc76374559"</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Time steps, autonomous processes, and global methods</w:t>
            </w:r>
            <w:r>
              <w:rPr>
                <w:noProof/>
                <w:webHidden/>
              </w:rPr>
              <w:tab/>
            </w:r>
            <w:r>
              <w:rPr>
                <w:noProof/>
                <w:webHidden/>
              </w:rPr>
              <w:fldChar w:fldCharType="begin"/>
            </w:r>
            <w:r>
              <w:rPr>
                <w:noProof/>
                <w:webHidden/>
              </w:rPr>
              <w:instrText xml:space="preserve"> PAGEREF _Toc76374559 \h </w:instrText>
            </w:r>
            <w:r>
              <w:rPr>
                <w:noProof/>
                <w:webHidden/>
              </w:rPr>
            </w:r>
          </w:ins>
          <w:r>
            <w:rPr>
              <w:noProof/>
              <w:webHidden/>
            </w:rPr>
            <w:fldChar w:fldCharType="separate"/>
          </w:r>
          <w:ins w:id="48" w:author="David Conklin" w:date="2021-07-05T10:48:00Z">
            <w:r>
              <w:rPr>
                <w:noProof/>
                <w:webHidden/>
              </w:rPr>
              <w:t>8</w:t>
            </w:r>
            <w:r>
              <w:rPr>
                <w:noProof/>
                <w:webHidden/>
              </w:rPr>
              <w:fldChar w:fldCharType="end"/>
            </w:r>
            <w:r w:rsidRPr="00E156AA">
              <w:rPr>
                <w:rStyle w:val="Hyperlink"/>
                <w:noProof/>
              </w:rPr>
              <w:fldChar w:fldCharType="end"/>
            </w:r>
          </w:ins>
        </w:p>
        <w:p w14:paraId="3BAA9A2D" w14:textId="3B5365D7" w:rsidR="00D33947" w:rsidRDefault="00D33947">
          <w:pPr>
            <w:pStyle w:val="TOC2"/>
            <w:tabs>
              <w:tab w:val="right" w:leader="dot" w:pos="9350"/>
            </w:tabs>
            <w:rPr>
              <w:ins w:id="49" w:author="David Conklin" w:date="2021-07-05T10:48:00Z"/>
              <w:rFonts w:eastAsiaTheme="minorEastAsia"/>
              <w:noProof/>
            </w:rPr>
          </w:pPr>
          <w:ins w:id="50"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"_Toc76374560"</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Some global method details</w:t>
            </w:r>
            <w:r>
              <w:rPr>
                <w:noProof/>
                <w:webHidden/>
              </w:rPr>
              <w:tab/>
            </w:r>
            <w:r>
              <w:rPr>
                <w:noProof/>
                <w:webHidden/>
              </w:rPr>
              <w:fldChar w:fldCharType="begin"/>
            </w:r>
            <w:r>
              <w:rPr>
                <w:noProof/>
                <w:webHidden/>
              </w:rPr>
              <w:instrText xml:space="preserve"> PAGEREF _Toc76374560 \h </w:instrText>
            </w:r>
            <w:r>
              <w:rPr>
                <w:noProof/>
                <w:webHidden/>
              </w:rPr>
            </w:r>
          </w:ins>
          <w:r>
            <w:rPr>
              <w:noProof/>
              <w:webHidden/>
            </w:rPr>
            <w:fldChar w:fldCharType="separate"/>
          </w:r>
          <w:ins w:id="51" w:author="David Conklin" w:date="2021-07-05T10:48:00Z">
            <w:r>
              <w:rPr>
                <w:noProof/>
                <w:webHidden/>
              </w:rPr>
              <w:t>8</w:t>
            </w:r>
            <w:r>
              <w:rPr>
                <w:noProof/>
                <w:webHidden/>
              </w:rPr>
              <w:fldChar w:fldCharType="end"/>
            </w:r>
            <w:r w:rsidRPr="00E156AA">
              <w:rPr>
                <w:rStyle w:val="Hyperlink"/>
                <w:noProof/>
              </w:rPr>
              <w:fldChar w:fldCharType="end"/>
            </w:r>
          </w:ins>
        </w:p>
        <w:p w14:paraId="1AE98E4F" w14:textId="4FFAB2E0" w:rsidR="00D33947" w:rsidRDefault="00D33947">
          <w:pPr>
            <w:pStyle w:val="TOC1"/>
            <w:tabs>
              <w:tab w:val="right" w:leader="dot" w:pos="9350"/>
            </w:tabs>
            <w:rPr>
              <w:ins w:id="52" w:author="David Conklin" w:date="2021-07-05T10:48:00Z"/>
              <w:rFonts w:eastAsiaTheme="minorEastAsia"/>
              <w:noProof/>
            </w:rPr>
          </w:pPr>
          <w:ins w:id="53"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"_Toc76374561"</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Study areas</w:t>
            </w:r>
            <w:r>
              <w:rPr>
                <w:noProof/>
                <w:webHidden/>
              </w:rPr>
              <w:tab/>
            </w:r>
            <w:r>
              <w:rPr>
                <w:noProof/>
                <w:webHidden/>
              </w:rPr>
              <w:fldChar w:fldCharType="begin"/>
            </w:r>
            <w:r>
              <w:rPr>
                <w:noProof/>
                <w:webHidden/>
              </w:rPr>
              <w:instrText xml:space="preserve"> PAGEREF _Toc76374561 \h </w:instrText>
            </w:r>
            <w:r>
              <w:rPr>
                <w:noProof/>
                <w:webHidden/>
              </w:rPr>
            </w:r>
          </w:ins>
          <w:r>
            <w:rPr>
              <w:noProof/>
              <w:webHidden/>
            </w:rPr>
            <w:fldChar w:fldCharType="separate"/>
          </w:r>
          <w:ins w:id="54" w:author="David Conklin" w:date="2021-07-05T10:48:00Z">
            <w:r>
              <w:rPr>
                <w:noProof/>
                <w:webHidden/>
              </w:rPr>
              <w:t>9</w:t>
            </w:r>
            <w:r>
              <w:rPr>
                <w:noProof/>
                <w:webHidden/>
              </w:rPr>
              <w:fldChar w:fldCharType="end"/>
            </w:r>
            <w:r w:rsidRPr="00E156AA">
              <w:rPr>
                <w:rStyle w:val="Hyperlink"/>
                <w:noProof/>
              </w:rPr>
              <w:fldChar w:fldCharType="end"/>
            </w:r>
          </w:ins>
        </w:p>
        <w:p w14:paraId="0D053E00" w14:textId="20B6B166" w:rsidR="00D33947" w:rsidRDefault="00D33947">
          <w:pPr>
            <w:pStyle w:val="TOC2"/>
            <w:tabs>
              <w:tab w:val="right" w:leader="dot" w:pos="9350"/>
            </w:tabs>
            <w:rPr>
              <w:ins w:id="55" w:author="David Conklin" w:date="2021-07-05T10:48:00Z"/>
              <w:rFonts w:eastAsiaTheme="minorEastAsia"/>
              <w:noProof/>
            </w:rPr>
          </w:pPr>
          <w:ins w:id="56"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"_Toc76374562"</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DataCW3M directory structure</w:t>
            </w:r>
            <w:r>
              <w:rPr>
                <w:noProof/>
                <w:webHidden/>
              </w:rPr>
              <w:tab/>
            </w:r>
            <w:r>
              <w:rPr>
                <w:noProof/>
                <w:webHidden/>
              </w:rPr>
              <w:fldChar w:fldCharType="begin"/>
            </w:r>
            <w:r>
              <w:rPr>
                <w:noProof/>
                <w:webHidden/>
              </w:rPr>
              <w:instrText xml:space="preserve"> PAGEREF _Toc76374562 \h </w:instrText>
            </w:r>
            <w:r>
              <w:rPr>
                <w:noProof/>
                <w:webHidden/>
              </w:rPr>
            </w:r>
          </w:ins>
          <w:r>
            <w:rPr>
              <w:noProof/>
              <w:webHidden/>
            </w:rPr>
            <w:fldChar w:fldCharType="separate"/>
          </w:r>
          <w:ins w:id="57" w:author="David Conklin" w:date="2021-07-05T10:48:00Z">
            <w:r>
              <w:rPr>
                <w:noProof/>
                <w:webHidden/>
              </w:rPr>
              <w:t>9</w:t>
            </w:r>
            <w:r>
              <w:rPr>
                <w:noProof/>
                <w:webHidden/>
              </w:rPr>
              <w:fldChar w:fldCharType="end"/>
            </w:r>
            <w:r w:rsidRPr="00E156AA">
              <w:rPr>
                <w:rStyle w:val="Hyperlink"/>
                <w:noProof/>
              </w:rPr>
              <w:fldChar w:fldCharType="end"/>
            </w:r>
          </w:ins>
        </w:p>
        <w:p w14:paraId="1D283C8D" w14:textId="0E00BAB7" w:rsidR="00D33947" w:rsidRDefault="00D33947">
          <w:pPr>
            <w:pStyle w:val="TOC2"/>
            <w:tabs>
              <w:tab w:val="right" w:leader="dot" w:pos="9350"/>
            </w:tabs>
            <w:rPr>
              <w:ins w:id="58" w:author="David Conklin" w:date="2021-07-05T10:48:00Z"/>
              <w:rFonts w:eastAsiaTheme="minorEastAsia"/>
              <w:noProof/>
            </w:rPr>
          </w:pPr>
          <w:ins w:id="59"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"_Toc76374563"</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DataCW3M\ScenarioData directory structure</w:t>
            </w:r>
            <w:r>
              <w:rPr>
                <w:noProof/>
                <w:webHidden/>
              </w:rPr>
              <w:tab/>
            </w:r>
            <w:r>
              <w:rPr>
                <w:noProof/>
                <w:webHidden/>
              </w:rPr>
              <w:fldChar w:fldCharType="begin"/>
            </w:r>
            <w:r>
              <w:rPr>
                <w:noProof/>
                <w:webHidden/>
              </w:rPr>
              <w:instrText xml:space="preserve"> PAGEREF _Toc76374563 \h </w:instrText>
            </w:r>
            <w:r>
              <w:rPr>
                <w:noProof/>
                <w:webHidden/>
              </w:rPr>
            </w:r>
          </w:ins>
          <w:r>
            <w:rPr>
              <w:noProof/>
              <w:webHidden/>
            </w:rPr>
            <w:fldChar w:fldCharType="separate"/>
          </w:r>
          <w:ins w:id="60" w:author="David Conklin" w:date="2021-07-05T10:48:00Z">
            <w:r>
              <w:rPr>
                <w:noProof/>
                <w:webHidden/>
              </w:rPr>
              <w:t>10</w:t>
            </w:r>
            <w:r>
              <w:rPr>
                <w:noProof/>
                <w:webHidden/>
              </w:rPr>
              <w:fldChar w:fldCharType="end"/>
            </w:r>
            <w:r w:rsidRPr="00E156AA">
              <w:rPr>
                <w:rStyle w:val="Hyperlink"/>
                <w:noProof/>
              </w:rPr>
              <w:fldChar w:fldCharType="end"/>
            </w:r>
          </w:ins>
        </w:p>
        <w:p w14:paraId="2BA7A9B1" w14:textId="0DFF5BD3" w:rsidR="00D33947" w:rsidRDefault="00D33947">
          <w:pPr>
            <w:pStyle w:val="TOC2"/>
            <w:tabs>
              <w:tab w:val="right" w:leader="dot" w:pos="9350"/>
            </w:tabs>
            <w:rPr>
              <w:ins w:id="61" w:author="David Conklin" w:date="2021-07-05T10:48:00Z"/>
              <w:rFonts w:eastAsiaTheme="minorEastAsia"/>
              <w:noProof/>
            </w:rPr>
          </w:pPr>
          <w:ins w:id="62"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"_Toc76374564"</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DataCW3M\ScenarioData\&lt;scenario&gt; folder contents</w:t>
            </w:r>
            <w:r>
              <w:rPr>
                <w:noProof/>
                <w:webHidden/>
              </w:rPr>
              <w:tab/>
            </w:r>
            <w:r>
              <w:rPr>
                <w:noProof/>
                <w:webHidden/>
              </w:rPr>
              <w:fldChar w:fldCharType="begin"/>
            </w:r>
            <w:r>
              <w:rPr>
                <w:noProof/>
                <w:webHidden/>
              </w:rPr>
              <w:instrText xml:space="preserve"> PAGEREF _Toc76374564 \h </w:instrText>
            </w:r>
            <w:r>
              <w:rPr>
                <w:noProof/>
                <w:webHidden/>
              </w:rPr>
            </w:r>
          </w:ins>
          <w:r>
            <w:rPr>
              <w:noProof/>
              <w:webHidden/>
            </w:rPr>
            <w:fldChar w:fldCharType="separate"/>
          </w:r>
          <w:ins w:id="63" w:author="David Conklin" w:date="2021-07-05T10:48:00Z">
            <w:r>
              <w:rPr>
                <w:noProof/>
                <w:webHidden/>
              </w:rPr>
              <w:t>11</w:t>
            </w:r>
            <w:r>
              <w:rPr>
                <w:noProof/>
                <w:webHidden/>
              </w:rPr>
              <w:fldChar w:fldCharType="end"/>
            </w:r>
            <w:r w:rsidRPr="00E156AA">
              <w:rPr>
                <w:rStyle w:val="Hyperlink"/>
                <w:noProof/>
              </w:rPr>
              <w:fldChar w:fldCharType="end"/>
            </w:r>
          </w:ins>
        </w:p>
        <w:p w14:paraId="5A25B52E" w14:textId="36860E89" w:rsidR="00D33947" w:rsidRDefault="00D33947">
          <w:pPr>
            <w:pStyle w:val="TOC2"/>
            <w:tabs>
              <w:tab w:val="right" w:leader="dot" w:pos="9350"/>
            </w:tabs>
            <w:rPr>
              <w:ins w:id="64" w:author="David Conklin" w:date="2021-07-05T10:48:00Z"/>
              <w:rFonts w:eastAsiaTheme="minorEastAsia"/>
              <w:noProof/>
            </w:rPr>
          </w:pPr>
          <w:ins w:id="65"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"_Toc76374565"</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DataCW3M\&lt;study area&gt; folder contents</w:t>
            </w:r>
            <w:r>
              <w:rPr>
                <w:noProof/>
                <w:webHidden/>
              </w:rPr>
              <w:tab/>
            </w:r>
            <w:r>
              <w:rPr>
                <w:noProof/>
                <w:webHidden/>
              </w:rPr>
              <w:fldChar w:fldCharType="begin"/>
            </w:r>
            <w:r>
              <w:rPr>
                <w:noProof/>
                <w:webHidden/>
              </w:rPr>
              <w:instrText xml:space="preserve"> PAGEREF _Toc76374565 \h </w:instrText>
            </w:r>
            <w:r>
              <w:rPr>
                <w:noProof/>
                <w:webHidden/>
              </w:rPr>
            </w:r>
          </w:ins>
          <w:r>
            <w:rPr>
              <w:noProof/>
              <w:webHidden/>
            </w:rPr>
            <w:fldChar w:fldCharType="separate"/>
          </w:r>
          <w:ins w:id="66" w:author="David Conklin" w:date="2021-07-05T10:48:00Z">
            <w:r>
              <w:rPr>
                <w:noProof/>
                <w:webHidden/>
              </w:rPr>
              <w:t>11</w:t>
            </w:r>
            <w:r>
              <w:rPr>
                <w:noProof/>
                <w:webHidden/>
              </w:rPr>
              <w:fldChar w:fldCharType="end"/>
            </w:r>
            <w:r w:rsidRPr="00E156AA">
              <w:rPr>
                <w:rStyle w:val="Hyperlink"/>
                <w:noProof/>
              </w:rPr>
              <w:fldChar w:fldCharType="end"/>
            </w:r>
          </w:ins>
        </w:p>
        <w:p w14:paraId="73A4834B" w14:textId="6F645C12" w:rsidR="00D33947" w:rsidRDefault="00D33947">
          <w:pPr>
            <w:pStyle w:val="TOC1"/>
            <w:tabs>
              <w:tab w:val="right" w:leader="dot" w:pos="9350"/>
            </w:tabs>
            <w:rPr>
              <w:ins w:id="67" w:author="David Conklin" w:date="2021-07-05T10:48:00Z"/>
              <w:rFonts w:eastAsiaTheme="minorEastAsia"/>
              <w:noProof/>
            </w:rPr>
          </w:pPr>
          <w:ins w:id="68"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"_Toc76374566"</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Calendar conventions</w:t>
            </w:r>
            <w:r>
              <w:rPr>
                <w:noProof/>
                <w:webHidden/>
              </w:rPr>
              <w:tab/>
            </w:r>
            <w:r>
              <w:rPr>
                <w:noProof/>
                <w:webHidden/>
              </w:rPr>
              <w:fldChar w:fldCharType="begin"/>
            </w:r>
            <w:r>
              <w:rPr>
                <w:noProof/>
                <w:webHidden/>
              </w:rPr>
              <w:instrText xml:space="preserve"> PAGEREF _Toc76374566 \h </w:instrText>
            </w:r>
            <w:r>
              <w:rPr>
                <w:noProof/>
                <w:webHidden/>
              </w:rPr>
            </w:r>
          </w:ins>
          <w:r>
            <w:rPr>
              <w:noProof/>
              <w:webHidden/>
            </w:rPr>
            <w:fldChar w:fldCharType="separate"/>
          </w:r>
          <w:ins w:id="69" w:author="David Conklin" w:date="2021-07-05T10:48:00Z">
            <w:r>
              <w:rPr>
                <w:noProof/>
                <w:webHidden/>
              </w:rPr>
              <w:t>17</w:t>
            </w:r>
            <w:r>
              <w:rPr>
                <w:noProof/>
                <w:webHidden/>
              </w:rPr>
              <w:fldChar w:fldCharType="end"/>
            </w:r>
            <w:r w:rsidRPr="00E156AA">
              <w:rPr>
                <w:rStyle w:val="Hyperlink"/>
                <w:noProof/>
              </w:rPr>
              <w:fldChar w:fldCharType="end"/>
            </w:r>
          </w:ins>
        </w:p>
        <w:p w14:paraId="094DCF6F" w14:textId="5D4F3F2E" w:rsidR="00D33947" w:rsidRDefault="00D33947">
          <w:pPr>
            <w:pStyle w:val="TOC2"/>
            <w:tabs>
              <w:tab w:val="right" w:leader="dot" w:pos="9350"/>
            </w:tabs>
            <w:rPr>
              <w:ins w:id="70" w:author="David Conklin" w:date="2021-07-05T10:48:00Z"/>
              <w:rFonts w:eastAsiaTheme="minorEastAsia"/>
              <w:noProof/>
            </w:rPr>
          </w:pPr>
          <w:ins w:id="71"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"_Toc76374567"</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Water years</w:t>
            </w:r>
            <w:r>
              <w:rPr>
                <w:noProof/>
                <w:webHidden/>
              </w:rPr>
              <w:tab/>
            </w:r>
            <w:r>
              <w:rPr>
                <w:noProof/>
                <w:webHidden/>
              </w:rPr>
              <w:fldChar w:fldCharType="begin"/>
            </w:r>
            <w:r>
              <w:rPr>
                <w:noProof/>
                <w:webHidden/>
              </w:rPr>
              <w:instrText xml:space="preserve"> PAGEREF _Toc76374567 \h </w:instrText>
            </w:r>
            <w:r>
              <w:rPr>
                <w:noProof/>
                <w:webHidden/>
              </w:rPr>
            </w:r>
          </w:ins>
          <w:r>
            <w:rPr>
              <w:noProof/>
              <w:webHidden/>
            </w:rPr>
            <w:fldChar w:fldCharType="separate"/>
          </w:r>
          <w:ins w:id="72" w:author="David Conklin" w:date="2021-07-05T10:48:00Z">
            <w:r>
              <w:rPr>
                <w:noProof/>
                <w:webHidden/>
              </w:rPr>
              <w:t>17</w:t>
            </w:r>
            <w:r>
              <w:rPr>
                <w:noProof/>
                <w:webHidden/>
              </w:rPr>
              <w:fldChar w:fldCharType="end"/>
            </w:r>
            <w:r w:rsidRPr="00E156AA">
              <w:rPr>
                <w:rStyle w:val="Hyperlink"/>
                <w:noProof/>
              </w:rPr>
              <w:fldChar w:fldCharType="end"/>
            </w:r>
          </w:ins>
        </w:p>
        <w:p w14:paraId="091B7A1E" w14:textId="535ECDE6" w:rsidR="00D33947" w:rsidRDefault="00D33947">
          <w:pPr>
            <w:pStyle w:val="TOC1"/>
            <w:tabs>
              <w:tab w:val="right" w:leader="dot" w:pos="9350"/>
            </w:tabs>
            <w:rPr>
              <w:ins w:id="73" w:author="David Conklin" w:date="2021-07-05T10:48:00Z"/>
              <w:rFonts w:eastAsiaTheme="minorEastAsia"/>
              <w:noProof/>
            </w:rPr>
          </w:pPr>
          <w:ins w:id="74"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"_Toc76374568"</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Climate data</w:t>
            </w:r>
            <w:r>
              <w:rPr>
                <w:noProof/>
                <w:webHidden/>
              </w:rPr>
              <w:tab/>
            </w:r>
            <w:r>
              <w:rPr>
                <w:noProof/>
                <w:webHidden/>
              </w:rPr>
              <w:fldChar w:fldCharType="begin"/>
            </w:r>
            <w:r>
              <w:rPr>
                <w:noProof/>
                <w:webHidden/>
              </w:rPr>
              <w:instrText xml:space="preserve"> PAGEREF _Toc76374568 \h </w:instrText>
            </w:r>
            <w:r>
              <w:rPr>
                <w:noProof/>
                <w:webHidden/>
              </w:rPr>
            </w:r>
          </w:ins>
          <w:r>
            <w:rPr>
              <w:noProof/>
              <w:webHidden/>
            </w:rPr>
            <w:fldChar w:fldCharType="separate"/>
          </w:r>
          <w:ins w:id="75" w:author="David Conklin" w:date="2021-07-05T10:48:00Z">
            <w:r>
              <w:rPr>
                <w:noProof/>
                <w:webHidden/>
              </w:rPr>
              <w:t>17</w:t>
            </w:r>
            <w:r>
              <w:rPr>
                <w:noProof/>
                <w:webHidden/>
              </w:rPr>
              <w:fldChar w:fldCharType="end"/>
            </w:r>
            <w:r w:rsidRPr="00E156AA">
              <w:rPr>
                <w:rStyle w:val="Hyperlink"/>
                <w:noProof/>
              </w:rPr>
              <w:fldChar w:fldCharType="end"/>
            </w:r>
          </w:ins>
        </w:p>
        <w:p w14:paraId="7E288B7D" w14:textId="3DCAC0AD" w:rsidR="00D33947" w:rsidRDefault="00D33947">
          <w:pPr>
            <w:pStyle w:val="TOC2"/>
            <w:tabs>
              <w:tab w:val="right" w:leader="dot" w:pos="9350"/>
            </w:tabs>
            <w:rPr>
              <w:ins w:id="76" w:author="David Conklin" w:date="2021-07-05T10:48:00Z"/>
              <w:rFonts w:eastAsiaTheme="minorEastAsia"/>
              <w:noProof/>
            </w:rPr>
          </w:pPr>
          <w:ins w:id="77"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"_Toc76374569"</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Numbered climate scenarios in the model</w:t>
            </w:r>
            <w:r>
              <w:rPr>
                <w:noProof/>
                <w:webHidden/>
              </w:rPr>
              <w:tab/>
            </w:r>
            <w:r>
              <w:rPr>
                <w:noProof/>
                <w:webHidden/>
              </w:rPr>
              <w:fldChar w:fldCharType="begin"/>
            </w:r>
            <w:r>
              <w:rPr>
                <w:noProof/>
                <w:webHidden/>
              </w:rPr>
              <w:instrText xml:space="preserve"> PAGEREF _Toc76374569 \h </w:instrText>
            </w:r>
            <w:r>
              <w:rPr>
                <w:noProof/>
                <w:webHidden/>
              </w:rPr>
            </w:r>
          </w:ins>
          <w:r>
            <w:rPr>
              <w:noProof/>
              <w:webHidden/>
            </w:rPr>
            <w:fldChar w:fldCharType="separate"/>
          </w:r>
          <w:ins w:id="78" w:author="David Conklin" w:date="2021-07-05T10:48:00Z">
            <w:r>
              <w:rPr>
                <w:noProof/>
                <w:webHidden/>
              </w:rPr>
              <w:t>17</w:t>
            </w:r>
            <w:r>
              <w:rPr>
                <w:noProof/>
                <w:webHidden/>
              </w:rPr>
              <w:fldChar w:fldCharType="end"/>
            </w:r>
            <w:r w:rsidRPr="00E156AA">
              <w:rPr>
                <w:rStyle w:val="Hyperlink"/>
                <w:noProof/>
              </w:rPr>
              <w:fldChar w:fldCharType="end"/>
            </w:r>
          </w:ins>
        </w:p>
        <w:p w14:paraId="747C3C42" w14:textId="28F1D7D0" w:rsidR="00D33947" w:rsidRDefault="00D33947">
          <w:pPr>
            <w:pStyle w:val="TOC2"/>
            <w:tabs>
              <w:tab w:val="right" w:leader="dot" w:pos="9350"/>
            </w:tabs>
            <w:rPr>
              <w:ins w:id="79" w:author="David Conklin" w:date="2021-07-05T10:48:00Z"/>
              <w:rFonts w:eastAsiaTheme="minorEastAsia"/>
              <w:noProof/>
            </w:rPr>
          </w:pPr>
          <w:ins w:id="80"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"_Toc76374570"</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Monthly and seasonal weather data</w:t>
            </w:r>
            <w:r>
              <w:rPr>
                <w:noProof/>
                <w:webHidden/>
              </w:rPr>
              <w:tab/>
            </w:r>
            <w:r>
              <w:rPr>
                <w:noProof/>
                <w:webHidden/>
              </w:rPr>
              <w:fldChar w:fldCharType="begin"/>
            </w:r>
            <w:r>
              <w:rPr>
                <w:noProof/>
                <w:webHidden/>
              </w:rPr>
              <w:instrText xml:space="preserve"> PAGEREF _Toc76374570 \h </w:instrText>
            </w:r>
            <w:r>
              <w:rPr>
                <w:noProof/>
                <w:webHidden/>
              </w:rPr>
            </w:r>
          </w:ins>
          <w:r>
            <w:rPr>
              <w:noProof/>
              <w:webHidden/>
            </w:rPr>
            <w:fldChar w:fldCharType="separate"/>
          </w:r>
          <w:ins w:id="81" w:author="David Conklin" w:date="2021-07-05T10:48:00Z">
            <w:r>
              <w:rPr>
                <w:noProof/>
                <w:webHidden/>
              </w:rPr>
              <w:t>18</w:t>
            </w:r>
            <w:r>
              <w:rPr>
                <w:noProof/>
                <w:webHidden/>
              </w:rPr>
              <w:fldChar w:fldCharType="end"/>
            </w:r>
            <w:r w:rsidRPr="00E156AA">
              <w:rPr>
                <w:rStyle w:val="Hyperlink"/>
                <w:noProof/>
              </w:rPr>
              <w:fldChar w:fldCharType="end"/>
            </w:r>
          </w:ins>
        </w:p>
        <w:p w14:paraId="5D20A7EF" w14:textId="790C1D9E" w:rsidR="00D33947" w:rsidRDefault="00D33947">
          <w:pPr>
            <w:pStyle w:val="TOC2"/>
            <w:tabs>
              <w:tab w:val="right" w:leader="dot" w:pos="9350"/>
            </w:tabs>
            <w:rPr>
              <w:ins w:id="82" w:author="David Conklin" w:date="2021-07-05T10:48:00Z"/>
              <w:rFonts w:eastAsiaTheme="minorEastAsia"/>
              <w:noProof/>
            </w:rPr>
          </w:pPr>
          <w:ins w:id="83" w:author="David Conklin" w:date="2021-07-05T10:48:00Z">
            <w:r w:rsidRPr="00E156AA">
              <w:rPr>
                <w:rStyle w:val="Hyperlink"/>
                <w:noProof/>
              </w:rPr>
              <w:lastRenderedPageBreak/>
              <w:fldChar w:fldCharType="begin"/>
            </w:r>
            <w:r w:rsidRPr="00E156AA">
              <w:rPr>
                <w:rStyle w:val="Hyperlink"/>
                <w:noProof/>
              </w:rPr>
              <w:instrText xml:space="preserve"> </w:instrText>
            </w:r>
            <w:r>
              <w:rPr>
                <w:noProof/>
              </w:rPr>
              <w:instrText>HYPERLINK \l "_Toc76374571"</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Climate data grids</w:t>
            </w:r>
            <w:r>
              <w:rPr>
                <w:noProof/>
                <w:webHidden/>
              </w:rPr>
              <w:tab/>
            </w:r>
            <w:r>
              <w:rPr>
                <w:noProof/>
                <w:webHidden/>
              </w:rPr>
              <w:fldChar w:fldCharType="begin"/>
            </w:r>
            <w:r>
              <w:rPr>
                <w:noProof/>
                <w:webHidden/>
              </w:rPr>
              <w:instrText xml:space="preserve"> PAGEREF _Toc76374571 \h </w:instrText>
            </w:r>
            <w:r>
              <w:rPr>
                <w:noProof/>
                <w:webHidden/>
              </w:rPr>
            </w:r>
          </w:ins>
          <w:r>
            <w:rPr>
              <w:noProof/>
              <w:webHidden/>
            </w:rPr>
            <w:fldChar w:fldCharType="separate"/>
          </w:r>
          <w:ins w:id="84" w:author="David Conklin" w:date="2021-07-05T10:48:00Z">
            <w:r>
              <w:rPr>
                <w:noProof/>
                <w:webHidden/>
              </w:rPr>
              <w:t>19</w:t>
            </w:r>
            <w:r>
              <w:rPr>
                <w:noProof/>
                <w:webHidden/>
              </w:rPr>
              <w:fldChar w:fldCharType="end"/>
            </w:r>
            <w:r w:rsidRPr="00E156AA">
              <w:rPr>
                <w:rStyle w:val="Hyperlink"/>
                <w:noProof/>
              </w:rPr>
              <w:fldChar w:fldCharType="end"/>
            </w:r>
          </w:ins>
        </w:p>
        <w:p w14:paraId="48D774AF" w14:textId="391CEEFB" w:rsidR="00D33947" w:rsidRDefault="00D33947">
          <w:pPr>
            <w:pStyle w:val="TOC3"/>
            <w:tabs>
              <w:tab w:val="right" w:leader="dot" w:pos="9350"/>
            </w:tabs>
            <w:rPr>
              <w:ins w:id="85" w:author="David Conklin" w:date="2021-07-05T10:48:00Z"/>
              <w:rFonts w:eastAsiaTheme="minorEastAsia"/>
              <w:noProof/>
            </w:rPr>
          </w:pPr>
          <w:ins w:id="86"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"_Toc76374572"</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The WW2100 climate grid</w:t>
            </w:r>
            <w:r>
              <w:rPr>
                <w:noProof/>
                <w:webHidden/>
              </w:rPr>
              <w:tab/>
            </w:r>
            <w:r>
              <w:rPr>
                <w:noProof/>
                <w:webHidden/>
              </w:rPr>
              <w:fldChar w:fldCharType="begin"/>
            </w:r>
            <w:r>
              <w:rPr>
                <w:noProof/>
                <w:webHidden/>
              </w:rPr>
              <w:instrText xml:space="preserve"> PAGEREF _Toc76374572 \h </w:instrText>
            </w:r>
            <w:r>
              <w:rPr>
                <w:noProof/>
                <w:webHidden/>
              </w:rPr>
            </w:r>
          </w:ins>
          <w:r>
            <w:rPr>
              <w:noProof/>
              <w:webHidden/>
            </w:rPr>
            <w:fldChar w:fldCharType="separate"/>
          </w:r>
          <w:ins w:id="87" w:author="David Conklin" w:date="2021-07-05T10:48:00Z">
            <w:r>
              <w:rPr>
                <w:noProof/>
                <w:webHidden/>
              </w:rPr>
              <w:t>19</w:t>
            </w:r>
            <w:r>
              <w:rPr>
                <w:noProof/>
                <w:webHidden/>
              </w:rPr>
              <w:fldChar w:fldCharType="end"/>
            </w:r>
            <w:r w:rsidRPr="00E156AA">
              <w:rPr>
                <w:rStyle w:val="Hyperlink"/>
                <w:noProof/>
              </w:rPr>
              <w:fldChar w:fldCharType="end"/>
            </w:r>
          </w:ins>
        </w:p>
        <w:p w14:paraId="0CA436E4" w14:textId="48455306" w:rsidR="00D33947" w:rsidRDefault="00D33947">
          <w:pPr>
            <w:pStyle w:val="TOC3"/>
            <w:tabs>
              <w:tab w:val="right" w:leader="dot" w:pos="9350"/>
            </w:tabs>
            <w:rPr>
              <w:ins w:id="88" w:author="David Conklin" w:date="2021-07-05T10:48:00Z"/>
              <w:rFonts w:eastAsiaTheme="minorEastAsia"/>
              <w:noProof/>
            </w:rPr>
          </w:pPr>
          <w:ins w:id="89"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"_Toc76374573"</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The v2 climate grid</w:t>
            </w:r>
            <w:r>
              <w:rPr>
                <w:noProof/>
                <w:webHidden/>
              </w:rPr>
              <w:tab/>
            </w:r>
            <w:r>
              <w:rPr>
                <w:noProof/>
                <w:webHidden/>
              </w:rPr>
              <w:fldChar w:fldCharType="begin"/>
            </w:r>
            <w:r>
              <w:rPr>
                <w:noProof/>
                <w:webHidden/>
              </w:rPr>
              <w:instrText xml:space="preserve"> PAGEREF _Toc76374573 \h </w:instrText>
            </w:r>
            <w:r>
              <w:rPr>
                <w:noProof/>
                <w:webHidden/>
              </w:rPr>
            </w:r>
          </w:ins>
          <w:r>
            <w:rPr>
              <w:noProof/>
              <w:webHidden/>
            </w:rPr>
            <w:fldChar w:fldCharType="separate"/>
          </w:r>
          <w:ins w:id="90" w:author="David Conklin" w:date="2021-07-05T10:48:00Z">
            <w:r>
              <w:rPr>
                <w:noProof/>
                <w:webHidden/>
              </w:rPr>
              <w:t>20</w:t>
            </w:r>
            <w:r>
              <w:rPr>
                <w:noProof/>
                <w:webHidden/>
              </w:rPr>
              <w:fldChar w:fldCharType="end"/>
            </w:r>
            <w:r w:rsidRPr="00E156AA">
              <w:rPr>
                <w:rStyle w:val="Hyperlink"/>
                <w:noProof/>
              </w:rPr>
              <w:fldChar w:fldCharType="end"/>
            </w:r>
          </w:ins>
        </w:p>
        <w:p w14:paraId="12DA9017" w14:textId="05453650" w:rsidR="00D33947" w:rsidRDefault="00D33947">
          <w:pPr>
            <w:pStyle w:val="TOC2"/>
            <w:tabs>
              <w:tab w:val="right" w:leader="dot" w:pos="9350"/>
            </w:tabs>
            <w:rPr>
              <w:ins w:id="91" w:author="David Conklin" w:date="2021-07-05T10:48:00Z"/>
              <w:rFonts w:eastAsiaTheme="minorEastAsia"/>
              <w:noProof/>
            </w:rPr>
          </w:pPr>
          <w:ins w:id="92"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"_Toc76374574"</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How climate data is looked up</w:t>
            </w:r>
            <w:r>
              <w:rPr>
                <w:noProof/>
                <w:webHidden/>
              </w:rPr>
              <w:tab/>
            </w:r>
            <w:r>
              <w:rPr>
                <w:noProof/>
                <w:webHidden/>
              </w:rPr>
              <w:fldChar w:fldCharType="begin"/>
            </w:r>
            <w:r>
              <w:rPr>
                <w:noProof/>
                <w:webHidden/>
              </w:rPr>
              <w:instrText xml:space="preserve"> PAGEREF _Toc76374574 \h </w:instrText>
            </w:r>
            <w:r>
              <w:rPr>
                <w:noProof/>
                <w:webHidden/>
              </w:rPr>
            </w:r>
          </w:ins>
          <w:r>
            <w:rPr>
              <w:noProof/>
              <w:webHidden/>
            </w:rPr>
            <w:fldChar w:fldCharType="separate"/>
          </w:r>
          <w:ins w:id="93" w:author="David Conklin" w:date="2021-07-05T10:48:00Z">
            <w:r>
              <w:rPr>
                <w:noProof/>
                <w:webHidden/>
              </w:rPr>
              <w:t>20</w:t>
            </w:r>
            <w:r>
              <w:rPr>
                <w:noProof/>
                <w:webHidden/>
              </w:rPr>
              <w:fldChar w:fldCharType="end"/>
            </w:r>
            <w:r w:rsidRPr="00E156AA">
              <w:rPr>
                <w:rStyle w:val="Hyperlink"/>
                <w:noProof/>
              </w:rPr>
              <w:fldChar w:fldCharType="end"/>
            </w:r>
          </w:ins>
        </w:p>
        <w:p w14:paraId="65D66BDD" w14:textId="07072D56" w:rsidR="00D33947" w:rsidRDefault="00D33947">
          <w:pPr>
            <w:pStyle w:val="TOC2"/>
            <w:tabs>
              <w:tab w:val="right" w:leader="dot" w:pos="9350"/>
            </w:tabs>
            <w:rPr>
              <w:ins w:id="94" w:author="David Conklin" w:date="2021-07-05T10:48:00Z"/>
              <w:rFonts w:eastAsiaTheme="minorEastAsia"/>
              <w:noProof/>
            </w:rPr>
          </w:pPr>
          <w:ins w:id="95"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"_Toc76374575"</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What is in a climate dataset</w:t>
            </w:r>
            <w:r>
              <w:rPr>
                <w:noProof/>
                <w:webHidden/>
              </w:rPr>
              <w:tab/>
            </w:r>
            <w:r>
              <w:rPr>
                <w:noProof/>
                <w:webHidden/>
              </w:rPr>
              <w:fldChar w:fldCharType="begin"/>
            </w:r>
            <w:r>
              <w:rPr>
                <w:noProof/>
                <w:webHidden/>
              </w:rPr>
              <w:instrText xml:space="preserve"> PAGEREF _Toc76374575 \h </w:instrText>
            </w:r>
            <w:r>
              <w:rPr>
                <w:noProof/>
                <w:webHidden/>
              </w:rPr>
            </w:r>
          </w:ins>
          <w:r>
            <w:rPr>
              <w:noProof/>
              <w:webHidden/>
            </w:rPr>
            <w:fldChar w:fldCharType="separate"/>
          </w:r>
          <w:ins w:id="96" w:author="David Conklin" w:date="2021-07-05T10:48:00Z">
            <w:r>
              <w:rPr>
                <w:noProof/>
                <w:webHidden/>
              </w:rPr>
              <w:t>21</w:t>
            </w:r>
            <w:r>
              <w:rPr>
                <w:noProof/>
                <w:webHidden/>
              </w:rPr>
              <w:fldChar w:fldCharType="end"/>
            </w:r>
            <w:r w:rsidRPr="00E156AA">
              <w:rPr>
                <w:rStyle w:val="Hyperlink"/>
                <w:noProof/>
              </w:rPr>
              <w:fldChar w:fldCharType="end"/>
            </w:r>
          </w:ins>
        </w:p>
        <w:p w14:paraId="6DF4EF40" w14:textId="1C363D06" w:rsidR="00D33947" w:rsidRDefault="00D33947">
          <w:pPr>
            <w:pStyle w:val="TOC1"/>
            <w:tabs>
              <w:tab w:val="right" w:leader="dot" w:pos="9350"/>
            </w:tabs>
            <w:rPr>
              <w:ins w:id="97" w:author="David Conklin" w:date="2021-07-05T10:48:00Z"/>
              <w:rFonts w:eastAsiaTheme="minorEastAsia"/>
              <w:noProof/>
            </w:rPr>
          </w:pPr>
          <w:ins w:id="98"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"_Toc76374576"</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Water rights</w:t>
            </w:r>
            <w:r>
              <w:rPr>
                <w:noProof/>
                <w:webHidden/>
              </w:rPr>
              <w:tab/>
            </w:r>
            <w:r>
              <w:rPr>
                <w:noProof/>
                <w:webHidden/>
              </w:rPr>
              <w:fldChar w:fldCharType="begin"/>
            </w:r>
            <w:r>
              <w:rPr>
                <w:noProof/>
                <w:webHidden/>
              </w:rPr>
              <w:instrText xml:space="preserve"> PAGEREF _Toc76374576 \h </w:instrText>
            </w:r>
            <w:r>
              <w:rPr>
                <w:noProof/>
                <w:webHidden/>
              </w:rPr>
            </w:r>
          </w:ins>
          <w:r>
            <w:rPr>
              <w:noProof/>
              <w:webHidden/>
            </w:rPr>
            <w:fldChar w:fldCharType="separate"/>
          </w:r>
          <w:ins w:id="99" w:author="David Conklin" w:date="2021-07-05T10:48:00Z">
            <w:r>
              <w:rPr>
                <w:noProof/>
                <w:webHidden/>
              </w:rPr>
              <w:t>22</w:t>
            </w:r>
            <w:r>
              <w:rPr>
                <w:noProof/>
                <w:webHidden/>
              </w:rPr>
              <w:fldChar w:fldCharType="end"/>
            </w:r>
            <w:r w:rsidRPr="00E156AA">
              <w:rPr>
                <w:rStyle w:val="Hyperlink"/>
                <w:noProof/>
              </w:rPr>
              <w:fldChar w:fldCharType="end"/>
            </w:r>
          </w:ins>
        </w:p>
        <w:p w14:paraId="688B4EA7" w14:textId="305D1F08" w:rsidR="00D33947" w:rsidRDefault="00D33947">
          <w:pPr>
            <w:pStyle w:val="TOC2"/>
            <w:tabs>
              <w:tab w:val="right" w:leader="dot" w:pos="9350"/>
            </w:tabs>
            <w:rPr>
              <w:ins w:id="100" w:author="David Conklin" w:date="2021-07-05T10:48:00Z"/>
              <w:rFonts w:eastAsiaTheme="minorEastAsia"/>
              <w:noProof/>
            </w:rPr>
          </w:pPr>
          <w:ins w:id="101"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"_Toc76374577"</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Water rights data</w:t>
            </w:r>
            <w:r>
              <w:rPr>
                <w:noProof/>
                <w:webHidden/>
              </w:rPr>
              <w:tab/>
            </w:r>
            <w:r>
              <w:rPr>
                <w:noProof/>
                <w:webHidden/>
              </w:rPr>
              <w:fldChar w:fldCharType="begin"/>
            </w:r>
            <w:r>
              <w:rPr>
                <w:noProof/>
                <w:webHidden/>
              </w:rPr>
              <w:instrText xml:space="preserve"> PAGEREF _Toc76374577 \h </w:instrText>
            </w:r>
            <w:r>
              <w:rPr>
                <w:noProof/>
                <w:webHidden/>
              </w:rPr>
            </w:r>
          </w:ins>
          <w:r>
            <w:rPr>
              <w:noProof/>
              <w:webHidden/>
            </w:rPr>
            <w:fldChar w:fldCharType="separate"/>
          </w:r>
          <w:ins w:id="102" w:author="David Conklin" w:date="2021-07-05T10:48:00Z">
            <w:r>
              <w:rPr>
                <w:noProof/>
                <w:webHidden/>
              </w:rPr>
              <w:t>22</w:t>
            </w:r>
            <w:r>
              <w:rPr>
                <w:noProof/>
                <w:webHidden/>
              </w:rPr>
              <w:fldChar w:fldCharType="end"/>
            </w:r>
            <w:r w:rsidRPr="00E156AA">
              <w:rPr>
                <w:rStyle w:val="Hyperlink"/>
                <w:noProof/>
              </w:rPr>
              <w:fldChar w:fldCharType="end"/>
            </w:r>
          </w:ins>
        </w:p>
        <w:p w14:paraId="435545CB" w14:textId="0AF0528C" w:rsidR="00D33947" w:rsidRDefault="00D33947">
          <w:pPr>
            <w:pStyle w:val="TOC2"/>
            <w:tabs>
              <w:tab w:val="right" w:leader="dot" w:pos="9350"/>
            </w:tabs>
            <w:rPr>
              <w:ins w:id="103" w:author="David Conklin" w:date="2021-07-05T10:48:00Z"/>
              <w:rFonts w:eastAsiaTheme="minorEastAsia"/>
              <w:noProof/>
            </w:rPr>
          </w:pPr>
          <w:ins w:id="104"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"_Toc76374578"</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The wr_pods.csv file</w:t>
            </w:r>
            <w:r>
              <w:rPr>
                <w:noProof/>
                <w:webHidden/>
              </w:rPr>
              <w:tab/>
            </w:r>
            <w:r>
              <w:rPr>
                <w:noProof/>
                <w:webHidden/>
              </w:rPr>
              <w:fldChar w:fldCharType="begin"/>
            </w:r>
            <w:r>
              <w:rPr>
                <w:noProof/>
                <w:webHidden/>
              </w:rPr>
              <w:instrText xml:space="preserve"> PAGEREF _Toc76374578 \h </w:instrText>
            </w:r>
            <w:r>
              <w:rPr>
                <w:noProof/>
                <w:webHidden/>
              </w:rPr>
            </w:r>
          </w:ins>
          <w:r>
            <w:rPr>
              <w:noProof/>
              <w:webHidden/>
            </w:rPr>
            <w:fldChar w:fldCharType="separate"/>
          </w:r>
          <w:ins w:id="105" w:author="David Conklin" w:date="2021-07-05T10:48:00Z">
            <w:r>
              <w:rPr>
                <w:noProof/>
                <w:webHidden/>
              </w:rPr>
              <w:t>22</w:t>
            </w:r>
            <w:r>
              <w:rPr>
                <w:noProof/>
                <w:webHidden/>
              </w:rPr>
              <w:fldChar w:fldCharType="end"/>
            </w:r>
            <w:r w:rsidRPr="00E156AA">
              <w:rPr>
                <w:rStyle w:val="Hyperlink"/>
                <w:noProof/>
              </w:rPr>
              <w:fldChar w:fldCharType="end"/>
            </w:r>
          </w:ins>
        </w:p>
        <w:p w14:paraId="39635084" w14:textId="6CC15706" w:rsidR="00D33947" w:rsidRDefault="00D33947">
          <w:pPr>
            <w:pStyle w:val="TOC2"/>
            <w:tabs>
              <w:tab w:val="right" w:leader="dot" w:pos="9350"/>
            </w:tabs>
            <w:rPr>
              <w:ins w:id="106" w:author="David Conklin" w:date="2021-07-05T10:48:00Z"/>
              <w:rFonts w:eastAsiaTheme="minorEastAsia"/>
              <w:noProof/>
            </w:rPr>
          </w:pPr>
          <w:ins w:id="107"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"_Toc76374579"</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The wr_pous.csv file</w:t>
            </w:r>
            <w:r>
              <w:rPr>
                <w:noProof/>
                <w:webHidden/>
              </w:rPr>
              <w:tab/>
            </w:r>
            <w:r>
              <w:rPr>
                <w:noProof/>
                <w:webHidden/>
              </w:rPr>
              <w:fldChar w:fldCharType="begin"/>
            </w:r>
            <w:r>
              <w:rPr>
                <w:noProof/>
                <w:webHidden/>
              </w:rPr>
              <w:instrText xml:space="preserve"> PAGEREF _Toc76374579 \h </w:instrText>
            </w:r>
            <w:r>
              <w:rPr>
                <w:noProof/>
                <w:webHidden/>
              </w:rPr>
            </w:r>
          </w:ins>
          <w:r>
            <w:rPr>
              <w:noProof/>
              <w:webHidden/>
            </w:rPr>
            <w:fldChar w:fldCharType="separate"/>
          </w:r>
          <w:ins w:id="108" w:author="David Conklin" w:date="2021-07-05T10:48:00Z">
            <w:r>
              <w:rPr>
                <w:noProof/>
                <w:webHidden/>
              </w:rPr>
              <w:t>23</w:t>
            </w:r>
            <w:r>
              <w:rPr>
                <w:noProof/>
                <w:webHidden/>
              </w:rPr>
              <w:fldChar w:fldCharType="end"/>
            </w:r>
            <w:r w:rsidRPr="00E156AA">
              <w:rPr>
                <w:rStyle w:val="Hyperlink"/>
                <w:noProof/>
              </w:rPr>
              <w:fldChar w:fldCharType="end"/>
            </w:r>
          </w:ins>
        </w:p>
        <w:p w14:paraId="3214B4A4" w14:textId="024EAC6F" w:rsidR="00D33947" w:rsidRDefault="00D33947">
          <w:pPr>
            <w:pStyle w:val="TOC2"/>
            <w:tabs>
              <w:tab w:val="right" w:leader="dot" w:pos="9350"/>
            </w:tabs>
            <w:rPr>
              <w:ins w:id="109" w:author="David Conklin" w:date="2021-07-05T10:48:00Z"/>
              <w:rFonts w:eastAsiaTheme="minorEastAsia"/>
              <w:noProof/>
            </w:rPr>
          </w:pPr>
          <w:ins w:id="110"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"_Toc76374580"</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Allocating surface water rights to irrigation</w:t>
            </w:r>
            <w:r>
              <w:rPr>
                <w:noProof/>
                <w:webHidden/>
              </w:rPr>
              <w:tab/>
            </w:r>
            <w:r>
              <w:rPr>
                <w:noProof/>
                <w:webHidden/>
              </w:rPr>
              <w:fldChar w:fldCharType="begin"/>
            </w:r>
            <w:r>
              <w:rPr>
                <w:noProof/>
                <w:webHidden/>
              </w:rPr>
              <w:instrText xml:space="preserve"> PAGEREF _Toc76374580 \h </w:instrText>
            </w:r>
            <w:r>
              <w:rPr>
                <w:noProof/>
                <w:webHidden/>
              </w:rPr>
            </w:r>
          </w:ins>
          <w:r>
            <w:rPr>
              <w:noProof/>
              <w:webHidden/>
            </w:rPr>
            <w:fldChar w:fldCharType="separate"/>
          </w:r>
          <w:ins w:id="111" w:author="David Conklin" w:date="2021-07-05T10:48:00Z">
            <w:r>
              <w:rPr>
                <w:noProof/>
                <w:webHidden/>
              </w:rPr>
              <w:t>24</w:t>
            </w:r>
            <w:r>
              <w:rPr>
                <w:noProof/>
                <w:webHidden/>
              </w:rPr>
              <w:fldChar w:fldCharType="end"/>
            </w:r>
            <w:r w:rsidRPr="00E156AA">
              <w:rPr>
                <w:rStyle w:val="Hyperlink"/>
                <w:noProof/>
              </w:rPr>
              <w:fldChar w:fldCharType="end"/>
            </w:r>
          </w:ins>
        </w:p>
        <w:p w14:paraId="5F62C581" w14:textId="538BA80E" w:rsidR="00D33947" w:rsidRDefault="00D33947">
          <w:pPr>
            <w:pStyle w:val="TOC2"/>
            <w:tabs>
              <w:tab w:val="right" w:leader="dot" w:pos="9350"/>
            </w:tabs>
            <w:rPr>
              <w:ins w:id="112" w:author="David Conklin" w:date="2021-07-05T10:48:00Z"/>
              <w:rFonts w:eastAsiaTheme="minorEastAsia"/>
              <w:noProof/>
            </w:rPr>
          </w:pPr>
          <w:ins w:id="113"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"_Toc76374581"</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Adding a water right</w:t>
            </w:r>
            <w:r>
              <w:rPr>
                <w:noProof/>
                <w:webHidden/>
              </w:rPr>
              <w:tab/>
            </w:r>
            <w:r>
              <w:rPr>
                <w:noProof/>
                <w:webHidden/>
              </w:rPr>
              <w:fldChar w:fldCharType="begin"/>
            </w:r>
            <w:r>
              <w:rPr>
                <w:noProof/>
                <w:webHidden/>
              </w:rPr>
              <w:instrText xml:space="preserve"> PAGEREF _Toc76374581 \h </w:instrText>
            </w:r>
            <w:r>
              <w:rPr>
                <w:noProof/>
                <w:webHidden/>
              </w:rPr>
            </w:r>
          </w:ins>
          <w:r>
            <w:rPr>
              <w:noProof/>
              <w:webHidden/>
            </w:rPr>
            <w:fldChar w:fldCharType="separate"/>
          </w:r>
          <w:ins w:id="114" w:author="David Conklin" w:date="2021-07-05T10:48:00Z">
            <w:r>
              <w:rPr>
                <w:noProof/>
                <w:webHidden/>
              </w:rPr>
              <w:t>24</w:t>
            </w:r>
            <w:r>
              <w:rPr>
                <w:noProof/>
                <w:webHidden/>
              </w:rPr>
              <w:fldChar w:fldCharType="end"/>
            </w:r>
            <w:r w:rsidRPr="00E156AA">
              <w:rPr>
                <w:rStyle w:val="Hyperlink"/>
                <w:noProof/>
              </w:rPr>
              <w:fldChar w:fldCharType="end"/>
            </w:r>
          </w:ins>
        </w:p>
        <w:p w14:paraId="6B3FBC1A" w14:textId="3F1ABD87" w:rsidR="00D33947" w:rsidRDefault="00D33947">
          <w:pPr>
            <w:pStyle w:val="TOC1"/>
            <w:tabs>
              <w:tab w:val="right" w:leader="dot" w:pos="9350"/>
            </w:tabs>
            <w:rPr>
              <w:ins w:id="115" w:author="David Conklin" w:date="2021-07-05T10:48:00Z"/>
              <w:rFonts w:eastAsiaTheme="minorEastAsia"/>
              <w:noProof/>
            </w:rPr>
          </w:pPr>
          <w:ins w:id="116"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"_Toc76374582"</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Initial conditions</w:t>
            </w:r>
            <w:r>
              <w:rPr>
                <w:noProof/>
                <w:webHidden/>
              </w:rPr>
              <w:tab/>
            </w:r>
            <w:r>
              <w:rPr>
                <w:noProof/>
                <w:webHidden/>
              </w:rPr>
              <w:fldChar w:fldCharType="begin"/>
            </w:r>
            <w:r>
              <w:rPr>
                <w:noProof/>
                <w:webHidden/>
              </w:rPr>
              <w:instrText xml:space="preserve"> PAGEREF _Toc76374582 \h </w:instrText>
            </w:r>
            <w:r>
              <w:rPr>
                <w:noProof/>
                <w:webHidden/>
              </w:rPr>
            </w:r>
          </w:ins>
          <w:r>
            <w:rPr>
              <w:noProof/>
              <w:webHidden/>
            </w:rPr>
            <w:fldChar w:fldCharType="separate"/>
          </w:r>
          <w:ins w:id="117" w:author="David Conklin" w:date="2021-07-05T10:48:00Z">
            <w:r>
              <w:rPr>
                <w:noProof/>
                <w:webHidden/>
              </w:rPr>
              <w:t>25</w:t>
            </w:r>
            <w:r>
              <w:rPr>
                <w:noProof/>
                <w:webHidden/>
              </w:rPr>
              <w:fldChar w:fldCharType="end"/>
            </w:r>
            <w:r w:rsidRPr="00E156AA">
              <w:rPr>
                <w:rStyle w:val="Hyperlink"/>
                <w:noProof/>
              </w:rPr>
              <w:fldChar w:fldCharType="end"/>
            </w:r>
          </w:ins>
        </w:p>
        <w:p w14:paraId="07203446" w14:textId="07506AFF" w:rsidR="00D33947" w:rsidRDefault="00D33947">
          <w:pPr>
            <w:pStyle w:val="TOC2"/>
            <w:tabs>
              <w:tab w:val="right" w:leader="dot" w:pos="9350"/>
            </w:tabs>
            <w:rPr>
              <w:ins w:id="118" w:author="David Conklin" w:date="2021-07-05T10:48:00Z"/>
              <w:rFonts w:eastAsiaTheme="minorEastAsia"/>
              <w:noProof/>
            </w:rPr>
          </w:pPr>
          <w:ins w:id="119"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"_Toc76374583"</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State variables</w:t>
            </w:r>
            <w:r>
              <w:rPr>
                <w:noProof/>
                <w:webHidden/>
              </w:rPr>
              <w:tab/>
            </w:r>
            <w:r>
              <w:rPr>
                <w:noProof/>
                <w:webHidden/>
              </w:rPr>
              <w:fldChar w:fldCharType="begin"/>
            </w:r>
            <w:r>
              <w:rPr>
                <w:noProof/>
                <w:webHidden/>
              </w:rPr>
              <w:instrText xml:space="preserve"> PAGEREF _Toc76374583 \h </w:instrText>
            </w:r>
            <w:r>
              <w:rPr>
                <w:noProof/>
                <w:webHidden/>
              </w:rPr>
            </w:r>
          </w:ins>
          <w:r>
            <w:rPr>
              <w:noProof/>
              <w:webHidden/>
            </w:rPr>
            <w:fldChar w:fldCharType="separate"/>
          </w:r>
          <w:ins w:id="120" w:author="David Conklin" w:date="2021-07-05T10:48:00Z">
            <w:r>
              <w:rPr>
                <w:noProof/>
                <w:webHidden/>
              </w:rPr>
              <w:t>25</w:t>
            </w:r>
            <w:r>
              <w:rPr>
                <w:noProof/>
                <w:webHidden/>
              </w:rPr>
              <w:fldChar w:fldCharType="end"/>
            </w:r>
            <w:r w:rsidRPr="00E156AA">
              <w:rPr>
                <w:rStyle w:val="Hyperlink"/>
                <w:noProof/>
              </w:rPr>
              <w:fldChar w:fldCharType="end"/>
            </w:r>
          </w:ins>
        </w:p>
        <w:p w14:paraId="79821A99" w14:textId="40407DF0" w:rsidR="00D33947" w:rsidRDefault="00D33947">
          <w:pPr>
            <w:pStyle w:val="TOC2"/>
            <w:tabs>
              <w:tab w:val="right" w:leader="dot" w:pos="9350"/>
            </w:tabs>
            <w:rPr>
              <w:ins w:id="121" w:author="David Conklin" w:date="2021-07-05T10:48:00Z"/>
              <w:rFonts w:eastAsiaTheme="minorEastAsia"/>
              <w:noProof/>
            </w:rPr>
          </w:pPr>
          <w:ins w:id="122"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"_Toc76374584"</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_Toc76374584 \h </w:instrText>
            </w:r>
            <w:r>
              <w:rPr>
                <w:noProof/>
                <w:webHidden/>
              </w:rPr>
            </w:r>
          </w:ins>
          <w:r>
            <w:rPr>
              <w:noProof/>
              <w:webHidden/>
            </w:rPr>
            <w:fldChar w:fldCharType="separate"/>
          </w:r>
          <w:ins w:id="123" w:author="David Conklin" w:date="2021-07-05T10:48:00Z">
            <w:r>
              <w:rPr>
                <w:noProof/>
                <w:webHidden/>
              </w:rPr>
              <w:t>25</w:t>
            </w:r>
            <w:r>
              <w:rPr>
                <w:noProof/>
                <w:webHidden/>
              </w:rPr>
              <w:fldChar w:fldCharType="end"/>
            </w:r>
            <w:r w:rsidRPr="00E156AA">
              <w:rPr>
                <w:rStyle w:val="Hyperlink"/>
                <w:noProof/>
              </w:rPr>
              <w:fldChar w:fldCharType="end"/>
            </w:r>
          </w:ins>
        </w:p>
        <w:p w14:paraId="0F435021" w14:textId="73D77C29" w:rsidR="00D33947" w:rsidRDefault="00D33947">
          <w:pPr>
            <w:pStyle w:val="TOC2"/>
            <w:tabs>
              <w:tab w:val="right" w:leader="dot" w:pos="9350"/>
            </w:tabs>
            <w:rPr>
              <w:ins w:id="124" w:author="David Conklin" w:date="2021-07-05T10:48:00Z"/>
              <w:rFonts w:eastAsiaTheme="minorEastAsia"/>
              <w:noProof/>
            </w:rPr>
          </w:pPr>
          <w:ins w:id="125"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"_Toc76374585"</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Initializing ID numbers: coldstart</w:t>
            </w:r>
            <w:r>
              <w:rPr>
                <w:noProof/>
                <w:webHidden/>
              </w:rPr>
              <w:tab/>
            </w:r>
            <w:r>
              <w:rPr>
                <w:noProof/>
                <w:webHidden/>
              </w:rPr>
              <w:fldChar w:fldCharType="begin"/>
            </w:r>
            <w:r>
              <w:rPr>
                <w:noProof/>
                <w:webHidden/>
              </w:rPr>
              <w:instrText xml:space="preserve"> PAGEREF _Toc76374585 \h </w:instrText>
            </w:r>
            <w:r>
              <w:rPr>
                <w:noProof/>
                <w:webHidden/>
              </w:rPr>
            </w:r>
          </w:ins>
          <w:r>
            <w:rPr>
              <w:noProof/>
              <w:webHidden/>
            </w:rPr>
            <w:fldChar w:fldCharType="separate"/>
          </w:r>
          <w:ins w:id="126" w:author="David Conklin" w:date="2021-07-05T10:48:00Z">
            <w:r>
              <w:rPr>
                <w:noProof/>
                <w:webHidden/>
              </w:rPr>
              <w:t>25</w:t>
            </w:r>
            <w:r>
              <w:rPr>
                <w:noProof/>
                <w:webHidden/>
              </w:rPr>
              <w:fldChar w:fldCharType="end"/>
            </w:r>
            <w:r w:rsidRPr="00E156AA">
              <w:rPr>
                <w:rStyle w:val="Hyperlink"/>
                <w:noProof/>
              </w:rPr>
              <w:fldChar w:fldCharType="end"/>
            </w:r>
          </w:ins>
        </w:p>
        <w:p w14:paraId="2465AEDF" w14:textId="32E69563" w:rsidR="00D33947" w:rsidRDefault="00D33947">
          <w:pPr>
            <w:pStyle w:val="TOC2"/>
            <w:tabs>
              <w:tab w:val="right" w:leader="dot" w:pos="9350"/>
            </w:tabs>
            <w:rPr>
              <w:ins w:id="127" w:author="David Conklin" w:date="2021-07-05T10:48:00Z"/>
              <w:rFonts w:eastAsiaTheme="minorEastAsia"/>
              <w:noProof/>
            </w:rPr>
          </w:pPr>
          <w:ins w:id="128"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"_Toc76374586"</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_Toc76374586 \h </w:instrText>
            </w:r>
            <w:r>
              <w:rPr>
                <w:noProof/>
                <w:webHidden/>
              </w:rPr>
            </w:r>
          </w:ins>
          <w:r>
            <w:rPr>
              <w:noProof/>
              <w:webHidden/>
            </w:rPr>
            <w:fldChar w:fldCharType="separate"/>
          </w:r>
          <w:ins w:id="129" w:author="David Conklin" w:date="2021-07-05T10:48:00Z">
            <w:r>
              <w:rPr>
                <w:noProof/>
                <w:webHidden/>
              </w:rPr>
              <w:t>26</w:t>
            </w:r>
            <w:r>
              <w:rPr>
                <w:noProof/>
                <w:webHidden/>
              </w:rPr>
              <w:fldChar w:fldCharType="end"/>
            </w:r>
            <w:r w:rsidRPr="00E156AA">
              <w:rPr>
                <w:rStyle w:val="Hyperlink"/>
                <w:noProof/>
              </w:rPr>
              <w:fldChar w:fldCharType="end"/>
            </w:r>
          </w:ins>
        </w:p>
        <w:p w14:paraId="6BF27348" w14:textId="60F011DB" w:rsidR="00D33947" w:rsidRDefault="00D33947">
          <w:pPr>
            <w:pStyle w:val="TOC2"/>
            <w:tabs>
              <w:tab w:val="right" w:leader="dot" w:pos="9350"/>
            </w:tabs>
            <w:rPr>
              <w:ins w:id="130" w:author="David Conklin" w:date="2021-07-05T10:48:00Z"/>
              <w:rFonts w:eastAsiaTheme="minorEastAsia"/>
              <w:noProof/>
            </w:rPr>
          </w:pPr>
          <w:ins w:id="131"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"_Toc76374587"</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Initializing HBVCALIB attributes: spinup</w:t>
            </w:r>
            <w:r>
              <w:rPr>
                <w:noProof/>
                <w:webHidden/>
              </w:rPr>
              <w:tab/>
            </w:r>
            <w:r>
              <w:rPr>
                <w:noProof/>
                <w:webHidden/>
              </w:rPr>
              <w:fldChar w:fldCharType="begin"/>
            </w:r>
            <w:r>
              <w:rPr>
                <w:noProof/>
                <w:webHidden/>
              </w:rPr>
              <w:instrText xml:space="preserve"> PAGEREF _Toc76374587 \h </w:instrText>
            </w:r>
            <w:r>
              <w:rPr>
                <w:noProof/>
                <w:webHidden/>
              </w:rPr>
            </w:r>
          </w:ins>
          <w:r>
            <w:rPr>
              <w:noProof/>
              <w:webHidden/>
            </w:rPr>
            <w:fldChar w:fldCharType="separate"/>
          </w:r>
          <w:ins w:id="132" w:author="David Conklin" w:date="2021-07-05T10:48:00Z">
            <w:r>
              <w:rPr>
                <w:noProof/>
                <w:webHidden/>
              </w:rPr>
              <w:t>26</w:t>
            </w:r>
            <w:r>
              <w:rPr>
                <w:noProof/>
                <w:webHidden/>
              </w:rPr>
              <w:fldChar w:fldCharType="end"/>
            </w:r>
            <w:r w:rsidRPr="00E156AA">
              <w:rPr>
                <w:rStyle w:val="Hyperlink"/>
                <w:noProof/>
              </w:rPr>
              <w:fldChar w:fldCharType="end"/>
            </w:r>
          </w:ins>
        </w:p>
        <w:p w14:paraId="4F3D7BEE" w14:textId="26E91DCA" w:rsidR="00D33947" w:rsidRDefault="00D33947">
          <w:pPr>
            <w:pStyle w:val="TOC2"/>
            <w:tabs>
              <w:tab w:val="right" w:leader="dot" w:pos="9350"/>
            </w:tabs>
            <w:rPr>
              <w:ins w:id="133" w:author="David Conklin" w:date="2021-07-05T10:48:00Z"/>
              <w:rFonts w:eastAsiaTheme="minorEastAsia"/>
              <w:noProof/>
            </w:rPr>
          </w:pPr>
          <w:ins w:id="134"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"_Toc76374588"</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_Toc76374588 \h </w:instrText>
            </w:r>
            <w:r>
              <w:rPr>
                <w:noProof/>
                <w:webHidden/>
              </w:rPr>
            </w:r>
          </w:ins>
          <w:r>
            <w:rPr>
              <w:noProof/>
              <w:webHidden/>
            </w:rPr>
            <w:fldChar w:fldCharType="separate"/>
          </w:r>
          <w:ins w:id="135" w:author="David Conklin" w:date="2021-07-05T10:48:00Z">
            <w:r>
              <w:rPr>
                <w:noProof/>
                <w:webHidden/>
              </w:rPr>
              <w:t>27</w:t>
            </w:r>
            <w:r>
              <w:rPr>
                <w:noProof/>
                <w:webHidden/>
              </w:rPr>
              <w:fldChar w:fldCharType="end"/>
            </w:r>
            <w:r w:rsidRPr="00E156AA">
              <w:rPr>
                <w:rStyle w:val="Hyperlink"/>
                <w:noProof/>
              </w:rPr>
              <w:fldChar w:fldCharType="end"/>
            </w:r>
          </w:ins>
        </w:p>
        <w:p w14:paraId="04C82D29" w14:textId="2F49CC54" w:rsidR="00D33947" w:rsidRDefault="00D33947">
          <w:pPr>
            <w:pStyle w:val="TOC2"/>
            <w:tabs>
              <w:tab w:val="right" w:leader="dot" w:pos="9350"/>
            </w:tabs>
            <w:rPr>
              <w:ins w:id="136" w:author="David Conklin" w:date="2021-07-05T10:48:00Z"/>
              <w:rFonts w:eastAsiaTheme="minorEastAsia"/>
              <w:noProof/>
            </w:rPr>
          </w:pPr>
          <w:ins w:id="137"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"_Toc76374589"</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What is in the IC file</w:t>
            </w:r>
            <w:r>
              <w:rPr>
                <w:noProof/>
                <w:webHidden/>
              </w:rPr>
              <w:tab/>
            </w:r>
            <w:r>
              <w:rPr>
                <w:noProof/>
                <w:webHidden/>
              </w:rPr>
              <w:fldChar w:fldCharType="begin"/>
            </w:r>
            <w:r>
              <w:rPr>
                <w:noProof/>
                <w:webHidden/>
              </w:rPr>
              <w:instrText xml:space="preserve"> PAGEREF _Toc76374589 \h </w:instrText>
            </w:r>
            <w:r>
              <w:rPr>
                <w:noProof/>
                <w:webHidden/>
              </w:rPr>
            </w:r>
          </w:ins>
          <w:r>
            <w:rPr>
              <w:noProof/>
              <w:webHidden/>
            </w:rPr>
            <w:fldChar w:fldCharType="separate"/>
          </w:r>
          <w:ins w:id="138" w:author="David Conklin" w:date="2021-07-05T10:48:00Z">
            <w:r>
              <w:rPr>
                <w:noProof/>
                <w:webHidden/>
              </w:rPr>
              <w:t>27</w:t>
            </w:r>
            <w:r>
              <w:rPr>
                <w:noProof/>
                <w:webHidden/>
              </w:rPr>
              <w:fldChar w:fldCharType="end"/>
            </w:r>
            <w:r w:rsidRPr="00E156AA">
              <w:rPr>
                <w:rStyle w:val="Hyperlink"/>
                <w:noProof/>
              </w:rPr>
              <w:fldChar w:fldCharType="end"/>
            </w:r>
          </w:ins>
        </w:p>
        <w:p w14:paraId="0E792D41" w14:textId="04C22C01" w:rsidR="00D33947" w:rsidRDefault="00D33947">
          <w:pPr>
            <w:pStyle w:val="TOC2"/>
            <w:tabs>
              <w:tab w:val="right" w:leader="dot" w:pos="9350"/>
            </w:tabs>
            <w:rPr>
              <w:ins w:id="139" w:author="David Conklin" w:date="2021-07-05T10:48:00Z"/>
              <w:rFonts w:eastAsiaTheme="minorEastAsia"/>
              <w:noProof/>
            </w:rPr>
          </w:pPr>
          <w:ins w:id="140"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"_Toc76374590"</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State variables in the IDU shapefile</w:t>
            </w:r>
            <w:r>
              <w:rPr>
                <w:noProof/>
                <w:webHidden/>
              </w:rPr>
              <w:tab/>
            </w:r>
            <w:r>
              <w:rPr>
                <w:noProof/>
                <w:webHidden/>
              </w:rPr>
              <w:fldChar w:fldCharType="begin"/>
            </w:r>
            <w:r>
              <w:rPr>
                <w:noProof/>
                <w:webHidden/>
              </w:rPr>
              <w:instrText xml:space="preserve"> PAGEREF _Toc76374590 \h </w:instrText>
            </w:r>
            <w:r>
              <w:rPr>
                <w:noProof/>
                <w:webHidden/>
              </w:rPr>
            </w:r>
          </w:ins>
          <w:r>
            <w:rPr>
              <w:noProof/>
              <w:webHidden/>
            </w:rPr>
            <w:fldChar w:fldCharType="separate"/>
          </w:r>
          <w:ins w:id="141" w:author="David Conklin" w:date="2021-07-05T10:48:00Z">
            <w:r>
              <w:rPr>
                <w:noProof/>
                <w:webHidden/>
              </w:rPr>
              <w:t>27</w:t>
            </w:r>
            <w:r>
              <w:rPr>
                <w:noProof/>
                <w:webHidden/>
              </w:rPr>
              <w:fldChar w:fldCharType="end"/>
            </w:r>
            <w:r w:rsidRPr="00E156AA">
              <w:rPr>
                <w:rStyle w:val="Hyperlink"/>
                <w:noProof/>
              </w:rPr>
              <w:fldChar w:fldCharType="end"/>
            </w:r>
          </w:ins>
        </w:p>
        <w:p w14:paraId="59C9C24C" w14:textId="6913B53D" w:rsidR="00D33947" w:rsidRDefault="00D33947">
          <w:pPr>
            <w:pStyle w:val="TOC2"/>
            <w:tabs>
              <w:tab w:val="right" w:leader="dot" w:pos="9350"/>
            </w:tabs>
            <w:rPr>
              <w:ins w:id="142" w:author="David Conklin" w:date="2021-07-05T10:48:00Z"/>
              <w:rFonts w:eastAsiaTheme="minorEastAsia"/>
              <w:noProof/>
            </w:rPr>
          </w:pPr>
          <w:ins w:id="143"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"_Toc76374591"</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_Toc76374591 \h </w:instrText>
            </w:r>
            <w:r>
              <w:rPr>
                <w:noProof/>
                <w:webHidden/>
              </w:rPr>
            </w:r>
          </w:ins>
          <w:r>
            <w:rPr>
              <w:noProof/>
              <w:webHidden/>
            </w:rPr>
            <w:fldChar w:fldCharType="separate"/>
          </w:r>
          <w:ins w:id="144" w:author="David Conklin" w:date="2021-07-05T10:48:00Z">
            <w:r>
              <w:rPr>
                <w:noProof/>
                <w:webHidden/>
              </w:rPr>
              <w:t>27</w:t>
            </w:r>
            <w:r>
              <w:rPr>
                <w:noProof/>
                <w:webHidden/>
              </w:rPr>
              <w:fldChar w:fldCharType="end"/>
            </w:r>
            <w:r w:rsidRPr="00E156AA">
              <w:rPr>
                <w:rStyle w:val="Hyperlink"/>
                <w:noProof/>
              </w:rPr>
              <w:fldChar w:fldCharType="end"/>
            </w:r>
          </w:ins>
        </w:p>
        <w:p w14:paraId="2C2FB37B" w14:textId="69D27BE7" w:rsidR="00D33947" w:rsidRDefault="00D33947">
          <w:pPr>
            <w:pStyle w:val="TOC2"/>
            <w:tabs>
              <w:tab w:val="right" w:leader="dot" w:pos="9350"/>
            </w:tabs>
            <w:rPr>
              <w:ins w:id="145" w:author="David Conklin" w:date="2021-07-05T10:48:00Z"/>
              <w:rFonts w:eastAsiaTheme="minorEastAsia"/>
              <w:noProof/>
            </w:rPr>
          </w:pPr>
          <w:ins w:id="146"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"_Toc76374592"</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Default values used when the data is incomplete</w:t>
            </w:r>
            <w:r>
              <w:rPr>
                <w:noProof/>
                <w:webHidden/>
              </w:rPr>
              <w:tab/>
            </w:r>
            <w:r>
              <w:rPr>
                <w:noProof/>
                <w:webHidden/>
              </w:rPr>
              <w:fldChar w:fldCharType="begin"/>
            </w:r>
            <w:r>
              <w:rPr>
                <w:noProof/>
                <w:webHidden/>
              </w:rPr>
              <w:instrText xml:space="preserve"> PAGEREF _Toc76374592 \h </w:instrText>
            </w:r>
            <w:r>
              <w:rPr>
                <w:noProof/>
                <w:webHidden/>
              </w:rPr>
            </w:r>
          </w:ins>
          <w:r>
            <w:rPr>
              <w:noProof/>
              <w:webHidden/>
            </w:rPr>
            <w:fldChar w:fldCharType="separate"/>
          </w:r>
          <w:ins w:id="147" w:author="David Conklin" w:date="2021-07-05T10:48:00Z">
            <w:r>
              <w:rPr>
                <w:noProof/>
                <w:webHidden/>
              </w:rPr>
              <w:t>28</w:t>
            </w:r>
            <w:r>
              <w:rPr>
                <w:noProof/>
                <w:webHidden/>
              </w:rPr>
              <w:fldChar w:fldCharType="end"/>
            </w:r>
            <w:r w:rsidRPr="00E156AA">
              <w:rPr>
                <w:rStyle w:val="Hyperlink"/>
                <w:noProof/>
              </w:rPr>
              <w:fldChar w:fldCharType="end"/>
            </w:r>
          </w:ins>
        </w:p>
        <w:p w14:paraId="3D052F4E" w14:textId="377B5B8E" w:rsidR="00D33947" w:rsidRDefault="00D33947">
          <w:pPr>
            <w:pStyle w:val="TOC1"/>
            <w:tabs>
              <w:tab w:val="right" w:leader="dot" w:pos="9350"/>
            </w:tabs>
            <w:rPr>
              <w:ins w:id="148" w:author="David Conklin" w:date="2021-07-05T10:48:00Z"/>
              <w:rFonts w:eastAsiaTheme="minorEastAsia"/>
              <w:noProof/>
            </w:rPr>
          </w:pPr>
          <w:ins w:id="149"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"_Toc76374593"</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Stream flow and stream temperature</w:t>
            </w:r>
            <w:r>
              <w:rPr>
                <w:noProof/>
                <w:webHidden/>
              </w:rPr>
              <w:tab/>
            </w:r>
            <w:r>
              <w:rPr>
                <w:noProof/>
                <w:webHidden/>
              </w:rPr>
              <w:fldChar w:fldCharType="begin"/>
            </w:r>
            <w:r>
              <w:rPr>
                <w:noProof/>
                <w:webHidden/>
              </w:rPr>
              <w:instrText xml:space="preserve"> PAGEREF _Toc76374593 \h </w:instrText>
            </w:r>
            <w:r>
              <w:rPr>
                <w:noProof/>
                <w:webHidden/>
              </w:rPr>
            </w:r>
          </w:ins>
          <w:r>
            <w:rPr>
              <w:noProof/>
              <w:webHidden/>
            </w:rPr>
            <w:fldChar w:fldCharType="separate"/>
          </w:r>
          <w:ins w:id="150" w:author="David Conklin" w:date="2021-07-05T10:48:00Z">
            <w:r>
              <w:rPr>
                <w:noProof/>
                <w:webHidden/>
              </w:rPr>
              <w:t>29</w:t>
            </w:r>
            <w:r>
              <w:rPr>
                <w:noProof/>
                <w:webHidden/>
              </w:rPr>
              <w:fldChar w:fldCharType="end"/>
            </w:r>
            <w:r w:rsidRPr="00E156AA">
              <w:rPr>
                <w:rStyle w:val="Hyperlink"/>
                <w:noProof/>
              </w:rPr>
              <w:fldChar w:fldCharType="end"/>
            </w:r>
          </w:ins>
        </w:p>
        <w:p w14:paraId="0AF490F7" w14:textId="0B6F1825" w:rsidR="00D33947" w:rsidRDefault="00D33947">
          <w:pPr>
            <w:pStyle w:val="TOC2"/>
            <w:tabs>
              <w:tab w:val="right" w:leader="dot" w:pos="9350"/>
            </w:tabs>
            <w:rPr>
              <w:ins w:id="151" w:author="David Conklin" w:date="2021-07-05T10:48:00Z"/>
              <w:rFonts w:eastAsiaTheme="minorEastAsia"/>
              <w:noProof/>
            </w:rPr>
          </w:pPr>
          <w:ins w:id="152"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"_Toc76374594"</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Water parcels</w:t>
            </w:r>
            <w:r>
              <w:rPr>
                <w:noProof/>
                <w:webHidden/>
              </w:rPr>
              <w:tab/>
            </w:r>
            <w:r>
              <w:rPr>
                <w:noProof/>
                <w:webHidden/>
              </w:rPr>
              <w:fldChar w:fldCharType="begin"/>
            </w:r>
            <w:r>
              <w:rPr>
                <w:noProof/>
                <w:webHidden/>
              </w:rPr>
              <w:instrText xml:space="preserve"> PAGEREF _Toc76374594 \h </w:instrText>
            </w:r>
            <w:r>
              <w:rPr>
                <w:noProof/>
                <w:webHidden/>
              </w:rPr>
            </w:r>
          </w:ins>
          <w:r>
            <w:rPr>
              <w:noProof/>
              <w:webHidden/>
            </w:rPr>
            <w:fldChar w:fldCharType="separate"/>
          </w:r>
          <w:ins w:id="153" w:author="David Conklin" w:date="2021-07-05T10:48:00Z">
            <w:r>
              <w:rPr>
                <w:noProof/>
                <w:webHidden/>
              </w:rPr>
              <w:t>29</w:t>
            </w:r>
            <w:r>
              <w:rPr>
                <w:noProof/>
                <w:webHidden/>
              </w:rPr>
              <w:fldChar w:fldCharType="end"/>
            </w:r>
            <w:r w:rsidRPr="00E156AA">
              <w:rPr>
                <w:rStyle w:val="Hyperlink"/>
                <w:noProof/>
              </w:rPr>
              <w:fldChar w:fldCharType="end"/>
            </w:r>
          </w:ins>
        </w:p>
        <w:p w14:paraId="636A0E19" w14:textId="15D889D0" w:rsidR="00D33947" w:rsidRDefault="00D33947">
          <w:pPr>
            <w:pStyle w:val="TOC2"/>
            <w:tabs>
              <w:tab w:val="right" w:leader="dot" w:pos="9350"/>
            </w:tabs>
            <w:rPr>
              <w:ins w:id="154" w:author="David Conklin" w:date="2021-07-05T10:48:00Z"/>
              <w:rFonts w:eastAsiaTheme="minorEastAsia"/>
              <w:noProof/>
            </w:rPr>
          </w:pPr>
          <w:ins w:id="155"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"_Toc76374595"</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Daily water mass and energy balance</w:t>
            </w:r>
            <w:r>
              <w:rPr>
                <w:noProof/>
                <w:webHidden/>
              </w:rPr>
              <w:tab/>
            </w:r>
            <w:r>
              <w:rPr>
                <w:noProof/>
                <w:webHidden/>
              </w:rPr>
              <w:fldChar w:fldCharType="begin"/>
            </w:r>
            <w:r>
              <w:rPr>
                <w:noProof/>
                <w:webHidden/>
              </w:rPr>
              <w:instrText xml:space="preserve"> PAGEREF _Toc76374595 \h </w:instrText>
            </w:r>
            <w:r>
              <w:rPr>
                <w:noProof/>
                <w:webHidden/>
              </w:rPr>
            </w:r>
          </w:ins>
          <w:r>
            <w:rPr>
              <w:noProof/>
              <w:webHidden/>
            </w:rPr>
            <w:fldChar w:fldCharType="separate"/>
          </w:r>
          <w:ins w:id="156" w:author="David Conklin" w:date="2021-07-05T10:48:00Z">
            <w:r>
              <w:rPr>
                <w:noProof/>
                <w:webHidden/>
              </w:rPr>
              <w:t>29</w:t>
            </w:r>
            <w:r>
              <w:rPr>
                <w:noProof/>
                <w:webHidden/>
              </w:rPr>
              <w:fldChar w:fldCharType="end"/>
            </w:r>
            <w:r w:rsidRPr="00E156AA">
              <w:rPr>
                <w:rStyle w:val="Hyperlink"/>
                <w:noProof/>
              </w:rPr>
              <w:fldChar w:fldCharType="end"/>
            </w:r>
          </w:ins>
        </w:p>
        <w:p w14:paraId="76ABC206" w14:textId="7AB0F414" w:rsidR="00D33947" w:rsidRDefault="00D33947">
          <w:pPr>
            <w:pStyle w:val="TOC2"/>
            <w:tabs>
              <w:tab w:val="right" w:leader="dot" w:pos="9350"/>
            </w:tabs>
            <w:rPr>
              <w:ins w:id="157" w:author="David Conklin" w:date="2021-07-05T10:48:00Z"/>
              <w:rFonts w:eastAsiaTheme="minorEastAsia"/>
              <w:noProof/>
            </w:rPr>
          </w:pPr>
          <w:ins w:id="158"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"_Toc76374596"</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Estimating the rate of flow in a stream reach</w:t>
            </w:r>
            <w:r>
              <w:rPr>
                <w:noProof/>
                <w:webHidden/>
              </w:rPr>
              <w:tab/>
            </w:r>
            <w:r>
              <w:rPr>
                <w:noProof/>
                <w:webHidden/>
              </w:rPr>
              <w:fldChar w:fldCharType="begin"/>
            </w:r>
            <w:r>
              <w:rPr>
                <w:noProof/>
                <w:webHidden/>
              </w:rPr>
              <w:instrText xml:space="preserve"> PAGEREF _Toc76374596 \h </w:instrText>
            </w:r>
            <w:r>
              <w:rPr>
                <w:noProof/>
                <w:webHidden/>
              </w:rPr>
            </w:r>
          </w:ins>
          <w:r>
            <w:rPr>
              <w:noProof/>
              <w:webHidden/>
            </w:rPr>
            <w:fldChar w:fldCharType="separate"/>
          </w:r>
          <w:ins w:id="159" w:author="David Conklin" w:date="2021-07-05T10:48:00Z">
            <w:r>
              <w:rPr>
                <w:noProof/>
                <w:webHidden/>
              </w:rPr>
              <w:t>30</w:t>
            </w:r>
            <w:r>
              <w:rPr>
                <w:noProof/>
                <w:webHidden/>
              </w:rPr>
              <w:fldChar w:fldCharType="end"/>
            </w:r>
            <w:r w:rsidRPr="00E156AA">
              <w:rPr>
                <w:rStyle w:val="Hyperlink"/>
                <w:noProof/>
              </w:rPr>
              <w:fldChar w:fldCharType="end"/>
            </w:r>
          </w:ins>
        </w:p>
        <w:p w14:paraId="363F646E" w14:textId="23EA2779" w:rsidR="00D33947" w:rsidRDefault="00D33947">
          <w:pPr>
            <w:pStyle w:val="TOC2"/>
            <w:tabs>
              <w:tab w:val="right" w:leader="dot" w:pos="9350"/>
            </w:tabs>
            <w:rPr>
              <w:ins w:id="160" w:author="David Conklin" w:date="2021-07-05T10:48:00Z"/>
              <w:rFonts w:eastAsiaTheme="minorEastAsia"/>
              <w:noProof/>
            </w:rPr>
          </w:pPr>
          <w:ins w:id="161"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"_Toc76374597"</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_Toc76374597 \h </w:instrText>
            </w:r>
            <w:r>
              <w:rPr>
                <w:noProof/>
                <w:webHidden/>
              </w:rPr>
            </w:r>
          </w:ins>
          <w:r>
            <w:rPr>
              <w:noProof/>
              <w:webHidden/>
            </w:rPr>
            <w:fldChar w:fldCharType="separate"/>
          </w:r>
          <w:ins w:id="162" w:author="David Conklin" w:date="2021-07-05T10:48:00Z">
            <w:r>
              <w:rPr>
                <w:noProof/>
                <w:webHidden/>
              </w:rPr>
              <w:t>33</w:t>
            </w:r>
            <w:r>
              <w:rPr>
                <w:noProof/>
                <w:webHidden/>
              </w:rPr>
              <w:fldChar w:fldCharType="end"/>
            </w:r>
            <w:r w:rsidRPr="00E156AA">
              <w:rPr>
                <w:rStyle w:val="Hyperlink"/>
                <w:noProof/>
              </w:rPr>
              <w:fldChar w:fldCharType="end"/>
            </w:r>
          </w:ins>
        </w:p>
        <w:p w14:paraId="38FC9A5E" w14:textId="7E39272D" w:rsidR="00D33947" w:rsidRDefault="00D33947">
          <w:pPr>
            <w:pStyle w:val="TOC2"/>
            <w:tabs>
              <w:tab w:val="right" w:leader="dot" w:pos="9350"/>
            </w:tabs>
            <w:rPr>
              <w:ins w:id="163" w:author="David Conklin" w:date="2021-07-05T10:48:00Z"/>
              <w:rFonts w:eastAsiaTheme="minorEastAsia"/>
              <w:noProof/>
            </w:rPr>
          </w:pPr>
          <w:ins w:id="164"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"_Toc76374598"</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Water temperature from thermal energy</w:t>
            </w:r>
            <w:r>
              <w:rPr>
                <w:noProof/>
                <w:webHidden/>
              </w:rPr>
              <w:tab/>
            </w:r>
            <w:r>
              <w:rPr>
                <w:noProof/>
                <w:webHidden/>
              </w:rPr>
              <w:fldChar w:fldCharType="begin"/>
            </w:r>
            <w:r>
              <w:rPr>
                <w:noProof/>
                <w:webHidden/>
              </w:rPr>
              <w:instrText xml:space="preserve"> PAGEREF _Toc76374598 \h </w:instrText>
            </w:r>
            <w:r>
              <w:rPr>
                <w:noProof/>
                <w:webHidden/>
              </w:rPr>
            </w:r>
          </w:ins>
          <w:r>
            <w:rPr>
              <w:noProof/>
              <w:webHidden/>
            </w:rPr>
            <w:fldChar w:fldCharType="separate"/>
          </w:r>
          <w:ins w:id="165" w:author="David Conklin" w:date="2021-07-05T10:48:00Z">
            <w:r>
              <w:rPr>
                <w:noProof/>
                <w:webHidden/>
              </w:rPr>
              <w:t>34</w:t>
            </w:r>
            <w:r>
              <w:rPr>
                <w:noProof/>
                <w:webHidden/>
              </w:rPr>
              <w:fldChar w:fldCharType="end"/>
            </w:r>
            <w:r w:rsidRPr="00E156AA">
              <w:rPr>
                <w:rStyle w:val="Hyperlink"/>
                <w:noProof/>
              </w:rPr>
              <w:fldChar w:fldCharType="end"/>
            </w:r>
          </w:ins>
        </w:p>
        <w:p w14:paraId="4DBAC9C9" w14:textId="04F8C222" w:rsidR="00D33947" w:rsidRDefault="00D33947">
          <w:pPr>
            <w:pStyle w:val="TOC2"/>
            <w:tabs>
              <w:tab w:val="right" w:leader="dot" w:pos="9350"/>
            </w:tabs>
            <w:rPr>
              <w:ins w:id="166" w:author="David Conklin" w:date="2021-07-05T10:48:00Z"/>
              <w:rFonts w:eastAsiaTheme="minorEastAsia"/>
              <w:noProof/>
            </w:rPr>
          </w:pPr>
          <w:ins w:id="167"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"_Toc76374599"</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Boundary conditions for stream water temperature</w:t>
            </w:r>
            <w:r>
              <w:rPr>
                <w:noProof/>
                <w:webHidden/>
              </w:rPr>
              <w:tab/>
            </w:r>
            <w:r>
              <w:rPr>
                <w:noProof/>
                <w:webHidden/>
              </w:rPr>
              <w:fldChar w:fldCharType="begin"/>
            </w:r>
            <w:r>
              <w:rPr>
                <w:noProof/>
                <w:webHidden/>
              </w:rPr>
              <w:instrText xml:space="preserve"> PAGEREF _Toc76374599 \h </w:instrText>
            </w:r>
            <w:r>
              <w:rPr>
                <w:noProof/>
                <w:webHidden/>
              </w:rPr>
            </w:r>
          </w:ins>
          <w:r>
            <w:rPr>
              <w:noProof/>
              <w:webHidden/>
            </w:rPr>
            <w:fldChar w:fldCharType="separate"/>
          </w:r>
          <w:ins w:id="168" w:author="David Conklin" w:date="2021-07-05T10:48:00Z">
            <w:r>
              <w:rPr>
                <w:noProof/>
                <w:webHidden/>
              </w:rPr>
              <w:t>34</w:t>
            </w:r>
            <w:r>
              <w:rPr>
                <w:noProof/>
                <w:webHidden/>
              </w:rPr>
              <w:fldChar w:fldCharType="end"/>
            </w:r>
            <w:r w:rsidRPr="00E156AA">
              <w:rPr>
                <w:rStyle w:val="Hyperlink"/>
                <w:noProof/>
              </w:rPr>
              <w:fldChar w:fldCharType="end"/>
            </w:r>
          </w:ins>
        </w:p>
        <w:p w14:paraId="11DC025B" w14:textId="404101EC" w:rsidR="00D33947" w:rsidRDefault="00D33947">
          <w:pPr>
            <w:pStyle w:val="TOC2"/>
            <w:tabs>
              <w:tab w:val="right" w:leader="dot" w:pos="9350"/>
            </w:tabs>
            <w:rPr>
              <w:ins w:id="169" w:author="David Conklin" w:date="2021-07-05T10:48:00Z"/>
              <w:rFonts w:eastAsiaTheme="minorEastAsia"/>
              <w:noProof/>
            </w:rPr>
          </w:pPr>
          <w:ins w:id="170"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"_Toc76374600"</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Thermal stratification in reservoirs</w:t>
            </w:r>
            <w:r>
              <w:rPr>
                <w:noProof/>
                <w:webHidden/>
              </w:rPr>
              <w:tab/>
            </w:r>
            <w:r>
              <w:rPr>
                <w:noProof/>
                <w:webHidden/>
              </w:rPr>
              <w:fldChar w:fldCharType="begin"/>
            </w:r>
            <w:r>
              <w:rPr>
                <w:noProof/>
                <w:webHidden/>
              </w:rPr>
              <w:instrText xml:space="preserve"> PAGEREF _Toc76374600 \h </w:instrText>
            </w:r>
            <w:r>
              <w:rPr>
                <w:noProof/>
                <w:webHidden/>
              </w:rPr>
            </w:r>
          </w:ins>
          <w:r>
            <w:rPr>
              <w:noProof/>
              <w:webHidden/>
            </w:rPr>
            <w:fldChar w:fldCharType="separate"/>
          </w:r>
          <w:ins w:id="171" w:author="David Conklin" w:date="2021-07-05T10:48:00Z">
            <w:r>
              <w:rPr>
                <w:noProof/>
                <w:webHidden/>
              </w:rPr>
              <w:t>35</w:t>
            </w:r>
            <w:r>
              <w:rPr>
                <w:noProof/>
                <w:webHidden/>
              </w:rPr>
              <w:fldChar w:fldCharType="end"/>
            </w:r>
            <w:r w:rsidRPr="00E156AA">
              <w:rPr>
                <w:rStyle w:val="Hyperlink"/>
                <w:noProof/>
              </w:rPr>
              <w:fldChar w:fldCharType="end"/>
            </w:r>
          </w:ins>
        </w:p>
        <w:p w14:paraId="40532AD6" w14:textId="2A789715" w:rsidR="00D33947" w:rsidRDefault="00D33947">
          <w:pPr>
            <w:pStyle w:val="TOC2"/>
            <w:tabs>
              <w:tab w:val="right" w:leader="dot" w:pos="9350"/>
            </w:tabs>
            <w:rPr>
              <w:ins w:id="172" w:author="David Conklin" w:date="2021-07-05T10:48:00Z"/>
              <w:rFonts w:eastAsiaTheme="minorEastAsia"/>
              <w:noProof/>
            </w:rPr>
          </w:pPr>
          <w:ins w:id="173"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"_Toc76374601"</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Thermal loading</w:t>
            </w:r>
            <w:r>
              <w:rPr>
                <w:noProof/>
                <w:webHidden/>
              </w:rPr>
              <w:tab/>
            </w:r>
            <w:r>
              <w:rPr>
                <w:noProof/>
                <w:webHidden/>
              </w:rPr>
              <w:fldChar w:fldCharType="begin"/>
            </w:r>
            <w:r>
              <w:rPr>
                <w:noProof/>
                <w:webHidden/>
              </w:rPr>
              <w:instrText xml:space="preserve"> PAGEREF _Toc76374601 \h </w:instrText>
            </w:r>
            <w:r>
              <w:rPr>
                <w:noProof/>
                <w:webHidden/>
              </w:rPr>
            </w:r>
          </w:ins>
          <w:r>
            <w:rPr>
              <w:noProof/>
              <w:webHidden/>
            </w:rPr>
            <w:fldChar w:fldCharType="separate"/>
          </w:r>
          <w:ins w:id="174" w:author="David Conklin" w:date="2021-07-05T10:48:00Z">
            <w:r>
              <w:rPr>
                <w:noProof/>
                <w:webHidden/>
              </w:rPr>
              <w:t>35</w:t>
            </w:r>
            <w:r>
              <w:rPr>
                <w:noProof/>
                <w:webHidden/>
              </w:rPr>
              <w:fldChar w:fldCharType="end"/>
            </w:r>
            <w:r w:rsidRPr="00E156AA">
              <w:rPr>
                <w:rStyle w:val="Hyperlink"/>
                <w:noProof/>
              </w:rPr>
              <w:fldChar w:fldCharType="end"/>
            </w:r>
          </w:ins>
        </w:p>
        <w:p w14:paraId="519F1C0C" w14:textId="093EC8B7" w:rsidR="00D33947" w:rsidRDefault="00D33947">
          <w:pPr>
            <w:pStyle w:val="TOC1"/>
            <w:tabs>
              <w:tab w:val="right" w:leader="dot" w:pos="9350"/>
            </w:tabs>
            <w:rPr>
              <w:ins w:id="175" w:author="David Conklin" w:date="2021-07-05T10:48:00Z"/>
              <w:rFonts w:eastAsiaTheme="minorEastAsia"/>
              <w:noProof/>
            </w:rPr>
          </w:pPr>
          <w:ins w:id="176"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"_Toc76374602"</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Reservoirs</w:t>
            </w:r>
            <w:r>
              <w:rPr>
                <w:noProof/>
                <w:webHidden/>
              </w:rPr>
              <w:tab/>
            </w:r>
            <w:r>
              <w:rPr>
                <w:noProof/>
                <w:webHidden/>
              </w:rPr>
              <w:fldChar w:fldCharType="begin"/>
            </w:r>
            <w:r>
              <w:rPr>
                <w:noProof/>
                <w:webHidden/>
              </w:rPr>
              <w:instrText xml:space="preserve"> PAGEREF _Toc76374602 \h </w:instrText>
            </w:r>
            <w:r>
              <w:rPr>
                <w:noProof/>
                <w:webHidden/>
              </w:rPr>
            </w:r>
          </w:ins>
          <w:r>
            <w:rPr>
              <w:noProof/>
              <w:webHidden/>
            </w:rPr>
            <w:fldChar w:fldCharType="separate"/>
          </w:r>
          <w:ins w:id="177" w:author="David Conklin" w:date="2021-07-05T10:48:00Z">
            <w:r>
              <w:rPr>
                <w:noProof/>
                <w:webHidden/>
              </w:rPr>
              <w:t>36</w:t>
            </w:r>
            <w:r>
              <w:rPr>
                <w:noProof/>
                <w:webHidden/>
              </w:rPr>
              <w:fldChar w:fldCharType="end"/>
            </w:r>
            <w:r w:rsidRPr="00E156AA">
              <w:rPr>
                <w:rStyle w:val="Hyperlink"/>
                <w:noProof/>
              </w:rPr>
              <w:fldChar w:fldCharType="end"/>
            </w:r>
          </w:ins>
        </w:p>
        <w:p w14:paraId="6003DD10" w14:textId="62BC306D" w:rsidR="00D33947" w:rsidRDefault="00D33947">
          <w:pPr>
            <w:pStyle w:val="TOC2"/>
            <w:tabs>
              <w:tab w:val="right" w:leader="dot" w:pos="9350"/>
            </w:tabs>
            <w:rPr>
              <w:ins w:id="178" w:author="David Conklin" w:date="2021-07-05T10:48:00Z"/>
              <w:rFonts w:eastAsiaTheme="minorEastAsia"/>
              <w:noProof/>
            </w:rPr>
          </w:pPr>
          <w:ins w:id="179"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"_Toc76374603"</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Reservoir data</w:t>
            </w:r>
            <w:r>
              <w:rPr>
                <w:noProof/>
                <w:webHidden/>
              </w:rPr>
              <w:tab/>
            </w:r>
            <w:r>
              <w:rPr>
                <w:noProof/>
                <w:webHidden/>
              </w:rPr>
              <w:fldChar w:fldCharType="begin"/>
            </w:r>
            <w:r>
              <w:rPr>
                <w:noProof/>
                <w:webHidden/>
              </w:rPr>
              <w:instrText xml:space="preserve"> PAGEREF _Toc76374603 \h </w:instrText>
            </w:r>
            <w:r>
              <w:rPr>
                <w:noProof/>
                <w:webHidden/>
              </w:rPr>
            </w:r>
          </w:ins>
          <w:r>
            <w:rPr>
              <w:noProof/>
              <w:webHidden/>
            </w:rPr>
            <w:fldChar w:fldCharType="separate"/>
          </w:r>
          <w:ins w:id="180" w:author="David Conklin" w:date="2021-07-05T10:48:00Z">
            <w:r>
              <w:rPr>
                <w:noProof/>
                <w:webHidden/>
              </w:rPr>
              <w:t>37</w:t>
            </w:r>
            <w:r>
              <w:rPr>
                <w:noProof/>
                <w:webHidden/>
              </w:rPr>
              <w:fldChar w:fldCharType="end"/>
            </w:r>
            <w:r w:rsidRPr="00E156AA">
              <w:rPr>
                <w:rStyle w:val="Hyperlink"/>
                <w:noProof/>
              </w:rPr>
              <w:fldChar w:fldCharType="end"/>
            </w:r>
          </w:ins>
        </w:p>
        <w:p w14:paraId="0F448D73" w14:textId="52366939" w:rsidR="00D33947" w:rsidRDefault="00D33947">
          <w:pPr>
            <w:pStyle w:val="TOC2"/>
            <w:tabs>
              <w:tab w:val="right" w:leader="dot" w:pos="9350"/>
            </w:tabs>
            <w:rPr>
              <w:ins w:id="181" w:author="David Conklin" w:date="2021-07-05T10:48:00Z"/>
              <w:rFonts w:eastAsiaTheme="minorEastAsia"/>
              <w:noProof/>
            </w:rPr>
          </w:pPr>
          <w:ins w:id="182"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"_Toc76374604"</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Reservoir data sources</w:t>
            </w:r>
            <w:r>
              <w:rPr>
                <w:noProof/>
                <w:webHidden/>
              </w:rPr>
              <w:tab/>
            </w:r>
            <w:r>
              <w:rPr>
                <w:noProof/>
                <w:webHidden/>
              </w:rPr>
              <w:fldChar w:fldCharType="begin"/>
            </w:r>
            <w:r>
              <w:rPr>
                <w:noProof/>
                <w:webHidden/>
              </w:rPr>
              <w:instrText xml:space="preserve"> PAGEREF _Toc76374604 \h </w:instrText>
            </w:r>
            <w:r>
              <w:rPr>
                <w:noProof/>
                <w:webHidden/>
              </w:rPr>
            </w:r>
          </w:ins>
          <w:r>
            <w:rPr>
              <w:noProof/>
              <w:webHidden/>
            </w:rPr>
            <w:fldChar w:fldCharType="separate"/>
          </w:r>
          <w:ins w:id="183" w:author="David Conklin" w:date="2021-07-05T10:48:00Z">
            <w:r>
              <w:rPr>
                <w:noProof/>
                <w:webHidden/>
              </w:rPr>
              <w:t>39</w:t>
            </w:r>
            <w:r>
              <w:rPr>
                <w:noProof/>
                <w:webHidden/>
              </w:rPr>
              <w:fldChar w:fldCharType="end"/>
            </w:r>
            <w:r w:rsidRPr="00E156AA">
              <w:rPr>
                <w:rStyle w:val="Hyperlink"/>
                <w:noProof/>
              </w:rPr>
              <w:fldChar w:fldCharType="end"/>
            </w:r>
          </w:ins>
        </w:p>
        <w:p w14:paraId="53F33810" w14:textId="389A16A0" w:rsidR="00D33947" w:rsidRDefault="00D33947">
          <w:pPr>
            <w:pStyle w:val="TOC1"/>
            <w:tabs>
              <w:tab w:val="right" w:leader="dot" w:pos="9350"/>
            </w:tabs>
            <w:rPr>
              <w:ins w:id="184" w:author="David Conklin" w:date="2021-07-05T10:48:00Z"/>
              <w:rFonts w:eastAsiaTheme="minorEastAsia"/>
              <w:noProof/>
            </w:rPr>
          </w:pPr>
          <w:ins w:id="185"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"_Toc76374605"</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_Toc76374605 \h </w:instrText>
            </w:r>
            <w:r>
              <w:rPr>
                <w:noProof/>
                <w:webHidden/>
              </w:rPr>
            </w:r>
          </w:ins>
          <w:r>
            <w:rPr>
              <w:noProof/>
              <w:webHidden/>
            </w:rPr>
            <w:fldChar w:fldCharType="separate"/>
          </w:r>
          <w:ins w:id="186" w:author="David Conklin" w:date="2021-07-05T10:48:00Z">
            <w:r>
              <w:rPr>
                <w:noProof/>
                <w:webHidden/>
              </w:rPr>
              <w:t>39</w:t>
            </w:r>
            <w:r>
              <w:rPr>
                <w:noProof/>
                <w:webHidden/>
              </w:rPr>
              <w:fldChar w:fldCharType="end"/>
            </w:r>
            <w:r w:rsidRPr="00E156AA">
              <w:rPr>
                <w:rStyle w:val="Hyperlink"/>
                <w:noProof/>
              </w:rPr>
              <w:fldChar w:fldCharType="end"/>
            </w:r>
          </w:ins>
        </w:p>
        <w:p w14:paraId="34BA9C00" w14:textId="1467D190" w:rsidR="00D33947" w:rsidRDefault="00D33947">
          <w:pPr>
            <w:pStyle w:val="TOC2"/>
            <w:tabs>
              <w:tab w:val="right" w:leader="dot" w:pos="9350"/>
            </w:tabs>
            <w:rPr>
              <w:ins w:id="187" w:author="David Conklin" w:date="2021-07-05T10:48:00Z"/>
              <w:rFonts w:eastAsiaTheme="minorEastAsia"/>
              <w:noProof/>
            </w:rPr>
          </w:pPr>
          <w:ins w:id="188" w:author="David Conklin" w:date="2021-07-05T10:48:00Z">
            <w:r w:rsidRPr="00E156AA">
              <w:rPr>
                <w:rStyle w:val="Hyperlink"/>
                <w:noProof/>
              </w:rPr>
              <w:lastRenderedPageBreak/>
              <w:fldChar w:fldCharType="begin"/>
            </w:r>
            <w:r w:rsidRPr="00E156AA">
              <w:rPr>
                <w:rStyle w:val="Hyperlink"/>
                <w:noProof/>
              </w:rPr>
              <w:instrText xml:space="preserve"> </w:instrText>
            </w:r>
            <w:r>
              <w:rPr>
                <w:noProof/>
              </w:rPr>
              <w:instrText>HYPERLINK \l "_Toc76374606"</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Limitations of subbasin simulations</w:t>
            </w:r>
            <w:r>
              <w:rPr>
                <w:noProof/>
                <w:webHidden/>
              </w:rPr>
              <w:tab/>
            </w:r>
            <w:r>
              <w:rPr>
                <w:noProof/>
                <w:webHidden/>
              </w:rPr>
              <w:fldChar w:fldCharType="begin"/>
            </w:r>
            <w:r>
              <w:rPr>
                <w:noProof/>
                <w:webHidden/>
              </w:rPr>
              <w:instrText xml:space="preserve"> PAGEREF _Toc76374606 \h </w:instrText>
            </w:r>
            <w:r>
              <w:rPr>
                <w:noProof/>
                <w:webHidden/>
              </w:rPr>
            </w:r>
          </w:ins>
          <w:r>
            <w:rPr>
              <w:noProof/>
              <w:webHidden/>
            </w:rPr>
            <w:fldChar w:fldCharType="separate"/>
          </w:r>
          <w:ins w:id="189" w:author="David Conklin" w:date="2021-07-05T10:48:00Z">
            <w:r>
              <w:rPr>
                <w:noProof/>
                <w:webHidden/>
              </w:rPr>
              <w:t>41</w:t>
            </w:r>
            <w:r>
              <w:rPr>
                <w:noProof/>
                <w:webHidden/>
              </w:rPr>
              <w:fldChar w:fldCharType="end"/>
            </w:r>
            <w:r w:rsidRPr="00E156AA">
              <w:rPr>
                <w:rStyle w:val="Hyperlink"/>
                <w:noProof/>
              </w:rPr>
              <w:fldChar w:fldCharType="end"/>
            </w:r>
          </w:ins>
        </w:p>
        <w:p w14:paraId="75FF6BD6" w14:textId="7472CEF5" w:rsidR="00D33947" w:rsidRDefault="00D33947">
          <w:pPr>
            <w:pStyle w:val="TOC1"/>
            <w:tabs>
              <w:tab w:val="right" w:leader="dot" w:pos="9350"/>
            </w:tabs>
            <w:rPr>
              <w:ins w:id="190" w:author="David Conklin" w:date="2021-07-05T10:48:00Z"/>
              <w:rFonts w:eastAsiaTheme="minorEastAsia"/>
              <w:noProof/>
            </w:rPr>
          </w:pPr>
          <w:ins w:id="191"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"_Toc76374607"</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Calibration procedure</w:t>
            </w:r>
            <w:r>
              <w:rPr>
                <w:noProof/>
                <w:webHidden/>
              </w:rPr>
              <w:tab/>
            </w:r>
            <w:r>
              <w:rPr>
                <w:noProof/>
                <w:webHidden/>
              </w:rPr>
              <w:fldChar w:fldCharType="begin"/>
            </w:r>
            <w:r>
              <w:rPr>
                <w:noProof/>
                <w:webHidden/>
              </w:rPr>
              <w:instrText xml:space="preserve"> PAGEREF _Toc76374607 \h </w:instrText>
            </w:r>
            <w:r>
              <w:rPr>
                <w:noProof/>
                <w:webHidden/>
              </w:rPr>
            </w:r>
          </w:ins>
          <w:r>
            <w:rPr>
              <w:noProof/>
              <w:webHidden/>
            </w:rPr>
            <w:fldChar w:fldCharType="separate"/>
          </w:r>
          <w:ins w:id="192" w:author="David Conklin" w:date="2021-07-05T10:48:00Z">
            <w:r>
              <w:rPr>
                <w:noProof/>
                <w:webHidden/>
              </w:rPr>
              <w:t>41</w:t>
            </w:r>
            <w:r>
              <w:rPr>
                <w:noProof/>
                <w:webHidden/>
              </w:rPr>
              <w:fldChar w:fldCharType="end"/>
            </w:r>
            <w:r w:rsidRPr="00E156AA">
              <w:rPr>
                <w:rStyle w:val="Hyperlink"/>
                <w:noProof/>
              </w:rPr>
              <w:fldChar w:fldCharType="end"/>
            </w:r>
          </w:ins>
        </w:p>
        <w:p w14:paraId="62D8E7A7" w14:textId="595456DC" w:rsidR="00D33947" w:rsidRDefault="00D33947">
          <w:pPr>
            <w:pStyle w:val="TOC2"/>
            <w:tabs>
              <w:tab w:val="right" w:leader="dot" w:pos="9350"/>
            </w:tabs>
            <w:rPr>
              <w:ins w:id="193" w:author="David Conklin" w:date="2021-07-05T10:48:00Z"/>
              <w:rFonts w:eastAsiaTheme="minorEastAsia"/>
              <w:noProof/>
            </w:rPr>
          </w:pPr>
          <w:ins w:id="194"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"_Toc76374608"</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Using PEST to determine HBV parameter values</w:t>
            </w:r>
            <w:r>
              <w:rPr>
                <w:noProof/>
                <w:webHidden/>
              </w:rPr>
              <w:tab/>
            </w:r>
            <w:r>
              <w:rPr>
                <w:noProof/>
                <w:webHidden/>
              </w:rPr>
              <w:fldChar w:fldCharType="begin"/>
            </w:r>
            <w:r>
              <w:rPr>
                <w:noProof/>
                <w:webHidden/>
              </w:rPr>
              <w:instrText xml:space="preserve"> PAGEREF _Toc76374608 \h </w:instrText>
            </w:r>
            <w:r>
              <w:rPr>
                <w:noProof/>
                <w:webHidden/>
              </w:rPr>
            </w:r>
          </w:ins>
          <w:r>
            <w:rPr>
              <w:noProof/>
              <w:webHidden/>
            </w:rPr>
            <w:fldChar w:fldCharType="separate"/>
          </w:r>
          <w:ins w:id="195" w:author="David Conklin" w:date="2021-07-05T10:48:00Z">
            <w:r>
              <w:rPr>
                <w:noProof/>
                <w:webHidden/>
              </w:rPr>
              <w:t>42</w:t>
            </w:r>
            <w:r>
              <w:rPr>
                <w:noProof/>
                <w:webHidden/>
              </w:rPr>
              <w:fldChar w:fldCharType="end"/>
            </w:r>
            <w:r w:rsidRPr="00E156AA">
              <w:rPr>
                <w:rStyle w:val="Hyperlink"/>
                <w:noProof/>
              </w:rPr>
              <w:fldChar w:fldCharType="end"/>
            </w:r>
          </w:ins>
        </w:p>
        <w:p w14:paraId="363BD5B3" w14:textId="7035F7A4" w:rsidR="00D33947" w:rsidRDefault="00D33947">
          <w:pPr>
            <w:pStyle w:val="TOC2"/>
            <w:tabs>
              <w:tab w:val="right" w:leader="dot" w:pos="9350"/>
            </w:tabs>
            <w:rPr>
              <w:ins w:id="196" w:author="David Conklin" w:date="2021-07-05T10:48:00Z"/>
              <w:rFonts w:eastAsiaTheme="minorEastAsia"/>
              <w:noProof/>
            </w:rPr>
          </w:pPr>
          <w:ins w:id="197"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"_Toc76374609"</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_Toc76374609 \h </w:instrText>
            </w:r>
            <w:r>
              <w:rPr>
                <w:noProof/>
                <w:webHidden/>
              </w:rPr>
            </w:r>
          </w:ins>
          <w:r>
            <w:rPr>
              <w:noProof/>
              <w:webHidden/>
            </w:rPr>
            <w:fldChar w:fldCharType="separate"/>
          </w:r>
          <w:ins w:id="198" w:author="David Conklin" w:date="2021-07-05T10:48:00Z">
            <w:r>
              <w:rPr>
                <w:noProof/>
                <w:webHidden/>
              </w:rPr>
              <w:t>42</w:t>
            </w:r>
            <w:r>
              <w:rPr>
                <w:noProof/>
                <w:webHidden/>
              </w:rPr>
              <w:fldChar w:fldCharType="end"/>
            </w:r>
            <w:r w:rsidRPr="00E156AA">
              <w:rPr>
                <w:rStyle w:val="Hyperlink"/>
                <w:noProof/>
              </w:rPr>
              <w:fldChar w:fldCharType="end"/>
            </w:r>
          </w:ins>
        </w:p>
        <w:p w14:paraId="3081FA50" w14:textId="6256FD02" w:rsidR="00D33947" w:rsidRDefault="00D33947">
          <w:pPr>
            <w:pStyle w:val="TOC2"/>
            <w:tabs>
              <w:tab w:val="right" w:leader="dot" w:pos="9350"/>
            </w:tabs>
            <w:rPr>
              <w:ins w:id="199" w:author="David Conklin" w:date="2021-07-05T10:48:00Z"/>
              <w:rFonts w:eastAsiaTheme="minorEastAsia"/>
              <w:noProof/>
            </w:rPr>
          </w:pPr>
          <w:ins w:id="200"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"_Toc76374610"</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Calibrating stream temperatures</w:t>
            </w:r>
            <w:r>
              <w:rPr>
                <w:noProof/>
                <w:webHidden/>
              </w:rPr>
              <w:tab/>
            </w:r>
            <w:r>
              <w:rPr>
                <w:noProof/>
                <w:webHidden/>
              </w:rPr>
              <w:fldChar w:fldCharType="begin"/>
            </w:r>
            <w:r>
              <w:rPr>
                <w:noProof/>
                <w:webHidden/>
              </w:rPr>
              <w:instrText xml:space="preserve"> PAGEREF _Toc76374610 \h </w:instrText>
            </w:r>
            <w:r>
              <w:rPr>
                <w:noProof/>
                <w:webHidden/>
              </w:rPr>
            </w:r>
          </w:ins>
          <w:r>
            <w:rPr>
              <w:noProof/>
              <w:webHidden/>
            </w:rPr>
            <w:fldChar w:fldCharType="separate"/>
          </w:r>
          <w:ins w:id="201" w:author="David Conklin" w:date="2021-07-05T10:48:00Z">
            <w:r>
              <w:rPr>
                <w:noProof/>
                <w:webHidden/>
              </w:rPr>
              <w:t>43</w:t>
            </w:r>
            <w:r>
              <w:rPr>
                <w:noProof/>
                <w:webHidden/>
              </w:rPr>
              <w:fldChar w:fldCharType="end"/>
            </w:r>
            <w:r w:rsidRPr="00E156AA">
              <w:rPr>
                <w:rStyle w:val="Hyperlink"/>
                <w:noProof/>
              </w:rPr>
              <w:fldChar w:fldCharType="end"/>
            </w:r>
          </w:ins>
        </w:p>
        <w:p w14:paraId="056C9114" w14:textId="1DA089AC" w:rsidR="00D33947" w:rsidRDefault="00D33947">
          <w:pPr>
            <w:pStyle w:val="TOC1"/>
            <w:tabs>
              <w:tab w:val="right" w:leader="dot" w:pos="9350"/>
            </w:tabs>
            <w:rPr>
              <w:ins w:id="202" w:author="David Conklin" w:date="2021-07-05T10:48:00Z"/>
              <w:rFonts w:eastAsiaTheme="minorEastAsia"/>
              <w:noProof/>
            </w:rPr>
          </w:pPr>
          <w:ins w:id="203"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"_Toc76374611"</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North Santiam study area</w:t>
            </w:r>
            <w:r>
              <w:rPr>
                <w:noProof/>
                <w:webHidden/>
              </w:rPr>
              <w:tab/>
            </w:r>
            <w:r>
              <w:rPr>
                <w:noProof/>
                <w:webHidden/>
              </w:rPr>
              <w:fldChar w:fldCharType="begin"/>
            </w:r>
            <w:r>
              <w:rPr>
                <w:noProof/>
                <w:webHidden/>
              </w:rPr>
              <w:instrText xml:space="preserve"> PAGEREF _Toc76374611 \h </w:instrText>
            </w:r>
            <w:r>
              <w:rPr>
                <w:noProof/>
                <w:webHidden/>
              </w:rPr>
            </w:r>
          </w:ins>
          <w:r>
            <w:rPr>
              <w:noProof/>
              <w:webHidden/>
            </w:rPr>
            <w:fldChar w:fldCharType="separate"/>
          </w:r>
          <w:ins w:id="204" w:author="David Conklin" w:date="2021-07-05T10:48:00Z">
            <w:r>
              <w:rPr>
                <w:noProof/>
                <w:webHidden/>
              </w:rPr>
              <w:t>44</w:t>
            </w:r>
            <w:r>
              <w:rPr>
                <w:noProof/>
                <w:webHidden/>
              </w:rPr>
              <w:fldChar w:fldCharType="end"/>
            </w:r>
            <w:r w:rsidRPr="00E156AA">
              <w:rPr>
                <w:rStyle w:val="Hyperlink"/>
                <w:noProof/>
              </w:rPr>
              <w:fldChar w:fldCharType="end"/>
            </w:r>
          </w:ins>
        </w:p>
        <w:p w14:paraId="310660B7" w14:textId="7BCE9C92" w:rsidR="00D33947" w:rsidRDefault="00D33947">
          <w:pPr>
            <w:pStyle w:val="TOC2"/>
            <w:tabs>
              <w:tab w:val="right" w:leader="dot" w:pos="9350"/>
            </w:tabs>
            <w:rPr>
              <w:ins w:id="205" w:author="David Conklin" w:date="2021-07-05T10:48:00Z"/>
              <w:rFonts w:eastAsiaTheme="minorEastAsia"/>
              <w:noProof/>
            </w:rPr>
          </w:pPr>
          <w:ins w:id="206"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"_Toc76374612"</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_Toc76374612 \h </w:instrText>
            </w:r>
            <w:r>
              <w:rPr>
                <w:noProof/>
                <w:webHidden/>
              </w:rPr>
            </w:r>
          </w:ins>
          <w:r>
            <w:rPr>
              <w:noProof/>
              <w:webHidden/>
            </w:rPr>
            <w:fldChar w:fldCharType="separate"/>
          </w:r>
          <w:ins w:id="207" w:author="David Conklin" w:date="2021-07-05T10:48:00Z">
            <w:r>
              <w:rPr>
                <w:noProof/>
                <w:webHidden/>
              </w:rPr>
              <w:t>44</w:t>
            </w:r>
            <w:r>
              <w:rPr>
                <w:noProof/>
                <w:webHidden/>
              </w:rPr>
              <w:fldChar w:fldCharType="end"/>
            </w:r>
            <w:r w:rsidRPr="00E156AA">
              <w:rPr>
                <w:rStyle w:val="Hyperlink"/>
                <w:noProof/>
              </w:rPr>
              <w:fldChar w:fldCharType="end"/>
            </w:r>
          </w:ins>
        </w:p>
        <w:p w14:paraId="5CB92C03" w14:textId="43819BF7" w:rsidR="00D33947" w:rsidRDefault="00D33947">
          <w:pPr>
            <w:pStyle w:val="TOC2"/>
            <w:tabs>
              <w:tab w:val="right" w:leader="dot" w:pos="9350"/>
            </w:tabs>
            <w:rPr>
              <w:ins w:id="208" w:author="David Conklin" w:date="2021-07-05T10:48:00Z"/>
              <w:rFonts w:eastAsiaTheme="minorEastAsia"/>
              <w:noProof/>
            </w:rPr>
          </w:pPr>
          <w:ins w:id="209"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"_Toc76374613"</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Municipal water rights</w:t>
            </w:r>
            <w:r>
              <w:rPr>
                <w:noProof/>
                <w:webHidden/>
              </w:rPr>
              <w:tab/>
            </w:r>
            <w:r>
              <w:rPr>
                <w:noProof/>
                <w:webHidden/>
              </w:rPr>
              <w:fldChar w:fldCharType="begin"/>
            </w:r>
            <w:r>
              <w:rPr>
                <w:noProof/>
                <w:webHidden/>
              </w:rPr>
              <w:instrText xml:space="preserve"> PAGEREF _Toc76374613 \h </w:instrText>
            </w:r>
            <w:r>
              <w:rPr>
                <w:noProof/>
                <w:webHidden/>
              </w:rPr>
            </w:r>
          </w:ins>
          <w:r>
            <w:rPr>
              <w:noProof/>
              <w:webHidden/>
            </w:rPr>
            <w:fldChar w:fldCharType="separate"/>
          </w:r>
          <w:ins w:id="210" w:author="David Conklin" w:date="2021-07-05T10:48:00Z">
            <w:r>
              <w:rPr>
                <w:noProof/>
                <w:webHidden/>
              </w:rPr>
              <w:t>45</w:t>
            </w:r>
            <w:r>
              <w:rPr>
                <w:noProof/>
                <w:webHidden/>
              </w:rPr>
              <w:fldChar w:fldCharType="end"/>
            </w:r>
            <w:r w:rsidRPr="00E156AA">
              <w:rPr>
                <w:rStyle w:val="Hyperlink"/>
                <w:noProof/>
              </w:rPr>
              <w:fldChar w:fldCharType="end"/>
            </w:r>
          </w:ins>
        </w:p>
        <w:p w14:paraId="46DA5FA2" w14:textId="71490973" w:rsidR="00D33947" w:rsidRDefault="00D33947">
          <w:pPr>
            <w:pStyle w:val="TOC2"/>
            <w:tabs>
              <w:tab w:val="right" w:leader="dot" w:pos="9350"/>
            </w:tabs>
            <w:rPr>
              <w:ins w:id="211" w:author="David Conklin" w:date="2021-07-05T10:48:00Z"/>
              <w:rFonts w:eastAsiaTheme="minorEastAsia"/>
              <w:noProof/>
            </w:rPr>
          </w:pPr>
          <w:ins w:id="212"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"_Toc76374614"</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Reality check</w:t>
            </w:r>
            <w:r>
              <w:rPr>
                <w:noProof/>
                <w:webHidden/>
              </w:rPr>
              <w:tab/>
            </w:r>
            <w:r>
              <w:rPr>
                <w:noProof/>
                <w:webHidden/>
              </w:rPr>
              <w:fldChar w:fldCharType="begin"/>
            </w:r>
            <w:r>
              <w:rPr>
                <w:noProof/>
                <w:webHidden/>
              </w:rPr>
              <w:instrText xml:space="preserve"> PAGEREF _Toc76374614 \h </w:instrText>
            </w:r>
            <w:r>
              <w:rPr>
                <w:noProof/>
                <w:webHidden/>
              </w:rPr>
            </w:r>
          </w:ins>
          <w:r>
            <w:rPr>
              <w:noProof/>
              <w:webHidden/>
            </w:rPr>
            <w:fldChar w:fldCharType="separate"/>
          </w:r>
          <w:ins w:id="213" w:author="David Conklin" w:date="2021-07-05T10:48:00Z">
            <w:r>
              <w:rPr>
                <w:noProof/>
                <w:webHidden/>
              </w:rPr>
              <w:t>45</w:t>
            </w:r>
            <w:r>
              <w:rPr>
                <w:noProof/>
                <w:webHidden/>
              </w:rPr>
              <w:fldChar w:fldCharType="end"/>
            </w:r>
            <w:r w:rsidRPr="00E156AA">
              <w:rPr>
                <w:rStyle w:val="Hyperlink"/>
                <w:noProof/>
              </w:rPr>
              <w:fldChar w:fldCharType="end"/>
            </w:r>
          </w:ins>
        </w:p>
        <w:p w14:paraId="42939CF2" w14:textId="7AE9A852" w:rsidR="00D33947" w:rsidRDefault="00D33947">
          <w:pPr>
            <w:pStyle w:val="TOC2"/>
            <w:tabs>
              <w:tab w:val="right" w:leader="dot" w:pos="9350"/>
            </w:tabs>
            <w:rPr>
              <w:ins w:id="214" w:author="David Conklin" w:date="2021-07-05T10:48:00Z"/>
              <w:rFonts w:eastAsiaTheme="minorEastAsia"/>
              <w:noProof/>
            </w:rPr>
          </w:pPr>
          <w:ins w:id="215"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"_Toc76374615"</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Inflows from springs</w:t>
            </w:r>
            <w:r>
              <w:rPr>
                <w:noProof/>
                <w:webHidden/>
              </w:rPr>
              <w:tab/>
            </w:r>
            <w:r>
              <w:rPr>
                <w:noProof/>
                <w:webHidden/>
              </w:rPr>
              <w:fldChar w:fldCharType="begin"/>
            </w:r>
            <w:r>
              <w:rPr>
                <w:noProof/>
                <w:webHidden/>
              </w:rPr>
              <w:instrText xml:space="preserve"> PAGEREF _Toc76374615 \h </w:instrText>
            </w:r>
            <w:r>
              <w:rPr>
                <w:noProof/>
                <w:webHidden/>
              </w:rPr>
            </w:r>
          </w:ins>
          <w:r>
            <w:rPr>
              <w:noProof/>
              <w:webHidden/>
            </w:rPr>
            <w:fldChar w:fldCharType="separate"/>
          </w:r>
          <w:ins w:id="216" w:author="David Conklin" w:date="2021-07-05T10:48:00Z">
            <w:r>
              <w:rPr>
                <w:noProof/>
                <w:webHidden/>
              </w:rPr>
              <w:t>47</w:t>
            </w:r>
            <w:r>
              <w:rPr>
                <w:noProof/>
                <w:webHidden/>
              </w:rPr>
              <w:fldChar w:fldCharType="end"/>
            </w:r>
            <w:r w:rsidRPr="00E156AA">
              <w:rPr>
                <w:rStyle w:val="Hyperlink"/>
                <w:noProof/>
              </w:rPr>
              <w:fldChar w:fldCharType="end"/>
            </w:r>
          </w:ins>
        </w:p>
        <w:p w14:paraId="33F8DA9D" w14:textId="6E420B3E" w:rsidR="00D33947" w:rsidRDefault="00D33947">
          <w:pPr>
            <w:pStyle w:val="TOC2"/>
            <w:tabs>
              <w:tab w:val="right" w:leader="dot" w:pos="9350"/>
            </w:tabs>
            <w:rPr>
              <w:ins w:id="217" w:author="David Conklin" w:date="2021-07-05T10:48:00Z"/>
              <w:rFonts w:eastAsiaTheme="minorEastAsia"/>
              <w:noProof/>
            </w:rPr>
          </w:pPr>
          <w:ins w:id="218"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"_Toc76374616"</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Calibration and simulation skill</w:t>
            </w:r>
            <w:r>
              <w:rPr>
                <w:noProof/>
                <w:webHidden/>
              </w:rPr>
              <w:tab/>
            </w:r>
            <w:r>
              <w:rPr>
                <w:noProof/>
                <w:webHidden/>
              </w:rPr>
              <w:fldChar w:fldCharType="begin"/>
            </w:r>
            <w:r>
              <w:rPr>
                <w:noProof/>
                <w:webHidden/>
              </w:rPr>
              <w:instrText xml:space="preserve"> PAGEREF _Toc76374616 \h </w:instrText>
            </w:r>
            <w:r>
              <w:rPr>
                <w:noProof/>
                <w:webHidden/>
              </w:rPr>
            </w:r>
          </w:ins>
          <w:r>
            <w:rPr>
              <w:noProof/>
              <w:webHidden/>
            </w:rPr>
            <w:fldChar w:fldCharType="separate"/>
          </w:r>
          <w:ins w:id="219" w:author="David Conklin" w:date="2021-07-05T10:48:00Z">
            <w:r>
              <w:rPr>
                <w:noProof/>
                <w:webHidden/>
              </w:rPr>
              <w:t>4</w:t>
            </w:r>
            <w:r>
              <w:rPr>
                <w:noProof/>
                <w:webHidden/>
              </w:rPr>
              <w:t>7</w:t>
            </w:r>
            <w:r>
              <w:rPr>
                <w:noProof/>
                <w:webHidden/>
              </w:rPr>
              <w:fldChar w:fldCharType="end"/>
            </w:r>
            <w:r w:rsidRPr="00E156AA">
              <w:rPr>
                <w:rStyle w:val="Hyperlink"/>
                <w:noProof/>
              </w:rPr>
              <w:fldChar w:fldCharType="end"/>
            </w:r>
          </w:ins>
        </w:p>
        <w:p w14:paraId="6CE785AF" w14:textId="38529293" w:rsidR="00D33947" w:rsidRDefault="00D33947">
          <w:pPr>
            <w:pStyle w:val="TOC2"/>
            <w:tabs>
              <w:tab w:val="right" w:leader="dot" w:pos="9350"/>
            </w:tabs>
            <w:rPr>
              <w:ins w:id="220" w:author="David Conklin" w:date="2021-07-05T10:48:00Z"/>
              <w:rFonts w:eastAsiaTheme="minorEastAsia"/>
              <w:noProof/>
            </w:rPr>
          </w:pPr>
          <w:ins w:id="221"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"_Toc76374617"</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Analysis of locations where the model has low skill</w:t>
            </w:r>
            <w:r>
              <w:rPr>
                <w:noProof/>
                <w:webHidden/>
              </w:rPr>
              <w:tab/>
            </w:r>
            <w:r>
              <w:rPr>
                <w:noProof/>
                <w:webHidden/>
              </w:rPr>
              <w:fldChar w:fldCharType="begin"/>
            </w:r>
            <w:r>
              <w:rPr>
                <w:noProof/>
                <w:webHidden/>
              </w:rPr>
              <w:instrText xml:space="preserve"> PAGEREF _Toc76374617 \h </w:instrText>
            </w:r>
            <w:r>
              <w:rPr>
                <w:noProof/>
                <w:webHidden/>
              </w:rPr>
            </w:r>
          </w:ins>
          <w:r>
            <w:rPr>
              <w:noProof/>
              <w:webHidden/>
            </w:rPr>
            <w:fldChar w:fldCharType="separate"/>
          </w:r>
          <w:ins w:id="222" w:author="David Conklin" w:date="2021-07-05T10:48:00Z">
            <w:r>
              <w:rPr>
                <w:noProof/>
                <w:webHidden/>
              </w:rPr>
              <w:t>50</w:t>
            </w:r>
            <w:r>
              <w:rPr>
                <w:noProof/>
                <w:webHidden/>
              </w:rPr>
              <w:fldChar w:fldCharType="end"/>
            </w:r>
            <w:r w:rsidRPr="00E156AA">
              <w:rPr>
                <w:rStyle w:val="Hyperlink"/>
                <w:noProof/>
              </w:rPr>
              <w:fldChar w:fldCharType="end"/>
            </w:r>
          </w:ins>
        </w:p>
        <w:p w14:paraId="090083D0" w14:textId="0D29F059" w:rsidR="00D33947" w:rsidRDefault="00D33947">
          <w:pPr>
            <w:pStyle w:val="TOC2"/>
            <w:tabs>
              <w:tab w:val="right" w:leader="dot" w:pos="9350"/>
            </w:tabs>
            <w:rPr>
              <w:ins w:id="223" w:author="David Conklin" w:date="2021-07-05T10:48:00Z"/>
              <w:rFonts w:eastAsiaTheme="minorEastAsia"/>
              <w:noProof/>
            </w:rPr>
          </w:pPr>
          <w:ins w:id="224"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"_Toc76374618"</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_Toc76374618 \h </w:instrText>
            </w:r>
            <w:r>
              <w:rPr>
                <w:noProof/>
                <w:webHidden/>
              </w:rPr>
            </w:r>
          </w:ins>
          <w:r>
            <w:rPr>
              <w:noProof/>
              <w:webHidden/>
            </w:rPr>
            <w:fldChar w:fldCharType="separate"/>
          </w:r>
          <w:ins w:id="225" w:author="David Conklin" w:date="2021-07-05T10:48:00Z">
            <w:r>
              <w:rPr>
                <w:noProof/>
                <w:webHidden/>
              </w:rPr>
              <w:t>51</w:t>
            </w:r>
            <w:r>
              <w:rPr>
                <w:noProof/>
                <w:webHidden/>
              </w:rPr>
              <w:fldChar w:fldCharType="end"/>
            </w:r>
            <w:r w:rsidRPr="00E156AA">
              <w:rPr>
                <w:rStyle w:val="Hyperlink"/>
                <w:noProof/>
              </w:rPr>
              <w:fldChar w:fldCharType="end"/>
            </w:r>
          </w:ins>
        </w:p>
        <w:p w14:paraId="73CD7224" w14:textId="09840385" w:rsidR="00D33947" w:rsidRDefault="00D33947">
          <w:pPr>
            <w:pStyle w:val="TOC1"/>
            <w:tabs>
              <w:tab w:val="right" w:leader="dot" w:pos="9350"/>
            </w:tabs>
            <w:rPr>
              <w:ins w:id="226" w:author="David Conklin" w:date="2021-07-05T10:48:00Z"/>
              <w:rFonts w:eastAsiaTheme="minorEastAsia"/>
              <w:noProof/>
            </w:rPr>
          </w:pPr>
          <w:ins w:id="227"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"_Toc76374619"</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McKenzie Basin Wetlands Study</w:t>
            </w:r>
            <w:r>
              <w:rPr>
                <w:noProof/>
                <w:webHidden/>
              </w:rPr>
              <w:tab/>
            </w:r>
            <w:r>
              <w:rPr>
                <w:noProof/>
                <w:webHidden/>
              </w:rPr>
              <w:fldChar w:fldCharType="begin"/>
            </w:r>
            <w:r>
              <w:rPr>
                <w:noProof/>
                <w:webHidden/>
              </w:rPr>
              <w:instrText xml:space="preserve"> PAGEREF _Toc76374619 \h </w:instrText>
            </w:r>
            <w:r>
              <w:rPr>
                <w:noProof/>
                <w:webHidden/>
              </w:rPr>
            </w:r>
          </w:ins>
          <w:r>
            <w:rPr>
              <w:noProof/>
              <w:webHidden/>
            </w:rPr>
            <w:fldChar w:fldCharType="separate"/>
          </w:r>
          <w:ins w:id="228" w:author="David Conklin" w:date="2021-07-05T10:48:00Z">
            <w:r>
              <w:rPr>
                <w:noProof/>
                <w:webHidden/>
              </w:rPr>
              <w:t>52</w:t>
            </w:r>
            <w:r>
              <w:rPr>
                <w:noProof/>
                <w:webHidden/>
              </w:rPr>
              <w:fldChar w:fldCharType="end"/>
            </w:r>
            <w:r w:rsidRPr="00E156AA">
              <w:rPr>
                <w:rStyle w:val="Hyperlink"/>
                <w:noProof/>
              </w:rPr>
              <w:fldChar w:fldCharType="end"/>
            </w:r>
          </w:ins>
        </w:p>
        <w:p w14:paraId="2BA0B608" w14:textId="492E4FA4" w:rsidR="00D33947" w:rsidRDefault="00D33947">
          <w:pPr>
            <w:pStyle w:val="TOC2"/>
            <w:tabs>
              <w:tab w:val="right" w:leader="dot" w:pos="9350"/>
            </w:tabs>
            <w:rPr>
              <w:ins w:id="229" w:author="David Conklin" w:date="2021-07-05T10:48:00Z"/>
              <w:rFonts w:eastAsiaTheme="minorEastAsia"/>
              <w:noProof/>
            </w:rPr>
          </w:pPr>
          <w:ins w:id="230"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"_Toc76374620"</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Project Overview</w:t>
            </w:r>
            <w:r>
              <w:rPr>
                <w:noProof/>
                <w:webHidden/>
              </w:rPr>
              <w:tab/>
            </w:r>
            <w:r>
              <w:rPr>
                <w:noProof/>
                <w:webHidden/>
              </w:rPr>
              <w:fldChar w:fldCharType="begin"/>
            </w:r>
            <w:r>
              <w:rPr>
                <w:noProof/>
                <w:webHidden/>
              </w:rPr>
              <w:instrText xml:space="preserve"> PAGEREF _Toc76374620 \h </w:instrText>
            </w:r>
            <w:r>
              <w:rPr>
                <w:noProof/>
                <w:webHidden/>
              </w:rPr>
            </w:r>
          </w:ins>
          <w:r>
            <w:rPr>
              <w:noProof/>
              <w:webHidden/>
            </w:rPr>
            <w:fldChar w:fldCharType="separate"/>
          </w:r>
          <w:ins w:id="231" w:author="David Conklin" w:date="2021-07-05T10:48:00Z">
            <w:r>
              <w:rPr>
                <w:noProof/>
                <w:webHidden/>
              </w:rPr>
              <w:t>52</w:t>
            </w:r>
            <w:r>
              <w:rPr>
                <w:noProof/>
                <w:webHidden/>
              </w:rPr>
              <w:fldChar w:fldCharType="end"/>
            </w:r>
            <w:r w:rsidRPr="00E156AA">
              <w:rPr>
                <w:rStyle w:val="Hyperlink"/>
                <w:noProof/>
              </w:rPr>
              <w:fldChar w:fldCharType="end"/>
            </w:r>
          </w:ins>
        </w:p>
        <w:p w14:paraId="4F741A8F" w14:textId="623E8530" w:rsidR="00D33947" w:rsidRDefault="00D33947">
          <w:pPr>
            <w:pStyle w:val="TOC2"/>
            <w:tabs>
              <w:tab w:val="right" w:leader="dot" w:pos="9350"/>
            </w:tabs>
            <w:rPr>
              <w:ins w:id="232" w:author="David Conklin" w:date="2021-07-05T10:48:00Z"/>
              <w:rFonts w:eastAsiaTheme="minorEastAsia"/>
              <w:noProof/>
            </w:rPr>
          </w:pPr>
          <w:ins w:id="233"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"_Toc76374621"</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Model and Simulation Overview</w:t>
            </w:r>
            <w:r>
              <w:rPr>
                <w:noProof/>
                <w:webHidden/>
              </w:rPr>
              <w:tab/>
            </w:r>
            <w:r>
              <w:rPr>
                <w:noProof/>
                <w:webHidden/>
              </w:rPr>
              <w:fldChar w:fldCharType="begin"/>
            </w:r>
            <w:r>
              <w:rPr>
                <w:noProof/>
                <w:webHidden/>
              </w:rPr>
              <w:instrText xml:space="preserve"> PAGEREF _Toc76374621 \h </w:instrText>
            </w:r>
            <w:r>
              <w:rPr>
                <w:noProof/>
                <w:webHidden/>
              </w:rPr>
            </w:r>
          </w:ins>
          <w:r>
            <w:rPr>
              <w:noProof/>
              <w:webHidden/>
            </w:rPr>
            <w:fldChar w:fldCharType="separate"/>
          </w:r>
          <w:ins w:id="234" w:author="David Conklin" w:date="2021-07-05T10:48:00Z">
            <w:r>
              <w:rPr>
                <w:noProof/>
                <w:webHidden/>
              </w:rPr>
              <w:t>55</w:t>
            </w:r>
            <w:r>
              <w:rPr>
                <w:noProof/>
                <w:webHidden/>
              </w:rPr>
              <w:fldChar w:fldCharType="end"/>
            </w:r>
            <w:r w:rsidRPr="00E156AA">
              <w:rPr>
                <w:rStyle w:val="Hyperlink"/>
                <w:noProof/>
              </w:rPr>
              <w:fldChar w:fldCharType="end"/>
            </w:r>
          </w:ins>
        </w:p>
        <w:p w14:paraId="342BCEFE" w14:textId="561EACCD" w:rsidR="00D33947" w:rsidRDefault="00D33947">
          <w:pPr>
            <w:pStyle w:val="TOC2"/>
            <w:tabs>
              <w:tab w:val="right" w:leader="dot" w:pos="9350"/>
            </w:tabs>
            <w:rPr>
              <w:ins w:id="235" w:author="David Conklin" w:date="2021-07-05T10:48:00Z"/>
              <w:rFonts w:eastAsiaTheme="minorEastAsia"/>
              <w:noProof/>
            </w:rPr>
          </w:pPr>
          <w:ins w:id="236"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"_Toc76374622"</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_Toc76374622 \h </w:instrText>
            </w:r>
            <w:r>
              <w:rPr>
                <w:noProof/>
                <w:webHidden/>
              </w:rPr>
            </w:r>
          </w:ins>
          <w:r>
            <w:rPr>
              <w:noProof/>
              <w:webHidden/>
            </w:rPr>
            <w:fldChar w:fldCharType="separate"/>
          </w:r>
          <w:ins w:id="237" w:author="David Conklin" w:date="2021-07-05T10:48:00Z">
            <w:r>
              <w:rPr>
                <w:noProof/>
                <w:webHidden/>
              </w:rPr>
              <w:t>56</w:t>
            </w:r>
            <w:r>
              <w:rPr>
                <w:noProof/>
                <w:webHidden/>
              </w:rPr>
              <w:fldChar w:fldCharType="end"/>
            </w:r>
            <w:r w:rsidRPr="00E156AA">
              <w:rPr>
                <w:rStyle w:val="Hyperlink"/>
                <w:noProof/>
              </w:rPr>
              <w:fldChar w:fldCharType="end"/>
            </w:r>
          </w:ins>
        </w:p>
        <w:p w14:paraId="0FB0C775" w14:textId="06FBECB5" w:rsidR="00D33947" w:rsidRDefault="00D33947">
          <w:pPr>
            <w:pStyle w:val="TOC2"/>
            <w:tabs>
              <w:tab w:val="right" w:leader="dot" w:pos="9350"/>
            </w:tabs>
            <w:rPr>
              <w:ins w:id="238" w:author="David Conklin" w:date="2021-07-05T10:48:00Z"/>
              <w:rFonts w:eastAsiaTheme="minorEastAsia"/>
              <w:noProof/>
            </w:rPr>
          </w:pPr>
          <w:ins w:id="239"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"_Toc76374623"</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Data changes for better representation of wetlands</w:t>
            </w:r>
            <w:r>
              <w:rPr>
                <w:noProof/>
                <w:webHidden/>
              </w:rPr>
              <w:tab/>
            </w:r>
            <w:r>
              <w:rPr>
                <w:noProof/>
                <w:webHidden/>
              </w:rPr>
              <w:fldChar w:fldCharType="begin"/>
            </w:r>
            <w:r>
              <w:rPr>
                <w:noProof/>
                <w:webHidden/>
              </w:rPr>
              <w:instrText xml:space="preserve"> PAGEREF _Toc76374623 \h </w:instrText>
            </w:r>
            <w:r>
              <w:rPr>
                <w:noProof/>
                <w:webHidden/>
              </w:rPr>
            </w:r>
          </w:ins>
          <w:r>
            <w:rPr>
              <w:noProof/>
              <w:webHidden/>
            </w:rPr>
            <w:fldChar w:fldCharType="separate"/>
          </w:r>
          <w:ins w:id="240" w:author="David Conklin" w:date="2021-07-05T10:48:00Z">
            <w:r>
              <w:rPr>
                <w:noProof/>
                <w:webHidden/>
              </w:rPr>
              <w:t>56</w:t>
            </w:r>
            <w:r>
              <w:rPr>
                <w:noProof/>
                <w:webHidden/>
              </w:rPr>
              <w:fldChar w:fldCharType="end"/>
            </w:r>
            <w:r w:rsidRPr="00E156AA">
              <w:rPr>
                <w:rStyle w:val="Hyperlink"/>
                <w:noProof/>
              </w:rPr>
              <w:fldChar w:fldCharType="end"/>
            </w:r>
          </w:ins>
        </w:p>
        <w:p w14:paraId="0BE09D89" w14:textId="5FA76DCC" w:rsidR="00D33947" w:rsidRDefault="00D33947">
          <w:pPr>
            <w:pStyle w:val="TOC2"/>
            <w:tabs>
              <w:tab w:val="right" w:leader="dot" w:pos="9350"/>
            </w:tabs>
            <w:rPr>
              <w:ins w:id="241" w:author="David Conklin" w:date="2021-07-05T10:48:00Z"/>
              <w:rFonts w:eastAsiaTheme="minorEastAsia"/>
              <w:noProof/>
            </w:rPr>
          </w:pPr>
          <w:ins w:id="242"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"_Toc76374624"</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Projection, Calendar, and Units</w:t>
            </w:r>
            <w:r>
              <w:rPr>
                <w:noProof/>
                <w:webHidden/>
              </w:rPr>
              <w:tab/>
            </w:r>
            <w:r>
              <w:rPr>
                <w:noProof/>
                <w:webHidden/>
              </w:rPr>
              <w:fldChar w:fldCharType="begin"/>
            </w:r>
            <w:r>
              <w:rPr>
                <w:noProof/>
                <w:webHidden/>
              </w:rPr>
              <w:instrText xml:space="preserve"> PAGEREF _Toc76374624 \h </w:instrText>
            </w:r>
            <w:r>
              <w:rPr>
                <w:noProof/>
                <w:webHidden/>
              </w:rPr>
            </w:r>
          </w:ins>
          <w:r>
            <w:rPr>
              <w:noProof/>
              <w:webHidden/>
            </w:rPr>
            <w:fldChar w:fldCharType="separate"/>
          </w:r>
          <w:ins w:id="243" w:author="David Conklin" w:date="2021-07-05T10:48:00Z">
            <w:r>
              <w:rPr>
                <w:noProof/>
                <w:webHidden/>
              </w:rPr>
              <w:t>57</w:t>
            </w:r>
            <w:r>
              <w:rPr>
                <w:noProof/>
                <w:webHidden/>
              </w:rPr>
              <w:fldChar w:fldCharType="end"/>
            </w:r>
            <w:r w:rsidRPr="00E156AA">
              <w:rPr>
                <w:rStyle w:val="Hyperlink"/>
                <w:noProof/>
              </w:rPr>
              <w:fldChar w:fldCharType="end"/>
            </w:r>
          </w:ins>
        </w:p>
        <w:p w14:paraId="430855EE" w14:textId="1B75C162" w:rsidR="00D33947" w:rsidRDefault="00D33947">
          <w:pPr>
            <w:pStyle w:val="TOC2"/>
            <w:tabs>
              <w:tab w:val="right" w:leader="dot" w:pos="9350"/>
            </w:tabs>
            <w:rPr>
              <w:ins w:id="244" w:author="David Conklin" w:date="2021-07-05T10:48:00Z"/>
              <w:rFonts w:eastAsiaTheme="minorEastAsia"/>
              <w:noProof/>
            </w:rPr>
          </w:pPr>
          <w:ins w:id="245"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"_Toc76374625"</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Simulation of changes in wetlands over time</w:t>
            </w:r>
            <w:r>
              <w:rPr>
                <w:noProof/>
                <w:webHidden/>
              </w:rPr>
              <w:tab/>
            </w:r>
            <w:r>
              <w:rPr>
                <w:noProof/>
                <w:webHidden/>
              </w:rPr>
              <w:fldChar w:fldCharType="begin"/>
            </w:r>
            <w:r>
              <w:rPr>
                <w:noProof/>
                <w:webHidden/>
              </w:rPr>
              <w:instrText xml:space="preserve"> PAGEREF _Toc76374625 \h </w:instrText>
            </w:r>
            <w:r>
              <w:rPr>
                <w:noProof/>
                <w:webHidden/>
              </w:rPr>
            </w:r>
          </w:ins>
          <w:r>
            <w:rPr>
              <w:noProof/>
              <w:webHidden/>
            </w:rPr>
            <w:fldChar w:fldCharType="separate"/>
          </w:r>
          <w:ins w:id="246" w:author="David Conklin" w:date="2021-07-05T10:48:00Z">
            <w:r>
              <w:rPr>
                <w:noProof/>
                <w:webHidden/>
              </w:rPr>
              <w:t>57</w:t>
            </w:r>
            <w:r>
              <w:rPr>
                <w:noProof/>
                <w:webHidden/>
              </w:rPr>
              <w:fldChar w:fldCharType="end"/>
            </w:r>
            <w:r w:rsidRPr="00E156AA">
              <w:rPr>
                <w:rStyle w:val="Hyperlink"/>
                <w:noProof/>
              </w:rPr>
              <w:fldChar w:fldCharType="end"/>
            </w:r>
          </w:ins>
        </w:p>
        <w:p w14:paraId="31D5580A" w14:textId="3CBF8C20" w:rsidR="00D33947" w:rsidRDefault="00D33947">
          <w:pPr>
            <w:pStyle w:val="TOC2"/>
            <w:tabs>
              <w:tab w:val="right" w:leader="dot" w:pos="9350"/>
            </w:tabs>
            <w:rPr>
              <w:ins w:id="247" w:author="David Conklin" w:date="2021-07-05T10:48:00Z"/>
              <w:rFonts w:eastAsiaTheme="minorEastAsia"/>
              <w:noProof/>
            </w:rPr>
          </w:pPr>
          <w:ins w:id="248"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"_Toc76374626"</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How wetlands are represented in the model</w:t>
            </w:r>
            <w:r>
              <w:rPr>
                <w:noProof/>
                <w:webHidden/>
              </w:rPr>
              <w:tab/>
            </w:r>
            <w:r>
              <w:rPr>
                <w:noProof/>
                <w:webHidden/>
              </w:rPr>
              <w:fldChar w:fldCharType="begin"/>
            </w:r>
            <w:r>
              <w:rPr>
                <w:noProof/>
                <w:webHidden/>
              </w:rPr>
              <w:instrText xml:space="preserve"> PAGEREF _Toc76374626 \h </w:instrText>
            </w:r>
            <w:r>
              <w:rPr>
                <w:noProof/>
                <w:webHidden/>
              </w:rPr>
            </w:r>
          </w:ins>
          <w:r>
            <w:rPr>
              <w:noProof/>
              <w:webHidden/>
            </w:rPr>
            <w:fldChar w:fldCharType="separate"/>
          </w:r>
          <w:ins w:id="249" w:author="David Conklin" w:date="2021-07-05T10:48:00Z">
            <w:r>
              <w:rPr>
                <w:noProof/>
                <w:webHidden/>
              </w:rPr>
              <w:t>57</w:t>
            </w:r>
            <w:r>
              <w:rPr>
                <w:noProof/>
                <w:webHidden/>
              </w:rPr>
              <w:fldChar w:fldCharType="end"/>
            </w:r>
            <w:r w:rsidRPr="00E156AA">
              <w:rPr>
                <w:rStyle w:val="Hyperlink"/>
                <w:noProof/>
              </w:rPr>
              <w:fldChar w:fldCharType="end"/>
            </w:r>
          </w:ins>
        </w:p>
        <w:p w14:paraId="609F4389" w14:textId="6892331C" w:rsidR="00D33947" w:rsidRDefault="00D33947">
          <w:pPr>
            <w:pStyle w:val="TOC2"/>
            <w:tabs>
              <w:tab w:val="right" w:leader="dot" w:pos="9350"/>
            </w:tabs>
            <w:rPr>
              <w:ins w:id="250" w:author="David Conklin" w:date="2021-07-05T10:48:00Z"/>
              <w:rFonts w:eastAsiaTheme="minorEastAsia"/>
              <w:noProof/>
            </w:rPr>
          </w:pPr>
          <w:ins w:id="251"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"_Toc76374627"</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The Wetland class and Wetland objects in the C++ code</w:t>
            </w:r>
            <w:r>
              <w:rPr>
                <w:noProof/>
                <w:webHidden/>
              </w:rPr>
              <w:tab/>
            </w:r>
            <w:r>
              <w:rPr>
                <w:noProof/>
                <w:webHidden/>
              </w:rPr>
              <w:fldChar w:fldCharType="begin"/>
            </w:r>
            <w:r>
              <w:rPr>
                <w:noProof/>
                <w:webHidden/>
              </w:rPr>
              <w:instrText xml:space="preserve"> PAGEREF _Toc76374627 \h </w:instrText>
            </w:r>
            <w:r>
              <w:rPr>
                <w:noProof/>
                <w:webHidden/>
              </w:rPr>
            </w:r>
          </w:ins>
          <w:r>
            <w:rPr>
              <w:noProof/>
              <w:webHidden/>
            </w:rPr>
            <w:fldChar w:fldCharType="separate"/>
          </w:r>
          <w:ins w:id="252" w:author="David Conklin" w:date="2021-07-05T10:48:00Z">
            <w:r>
              <w:rPr>
                <w:noProof/>
                <w:webHidden/>
              </w:rPr>
              <w:t>59</w:t>
            </w:r>
            <w:r>
              <w:rPr>
                <w:noProof/>
                <w:webHidden/>
              </w:rPr>
              <w:fldChar w:fldCharType="end"/>
            </w:r>
            <w:r w:rsidRPr="00E156AA">
              <w:rPr>
                <w:rStyle w:val="Hyperlink"/>
                <w:noProof/>
              </w:rPr>
              <w:fldChar w:fldCharType="end"/>
            </w:r>
          </w:ins>
        </w:p>
        <w:p w14:paraId="58EEB8AF" w14:textId="29149AD5" w:rsidR="00D33947" w:rsidRDefault="00D33947">
          <w:pPr>
            <w:pStyle w:val="TOC2"/>
            <w:tabs>
              <w:tab w:val="right" w:leader="dot" w:pos="9350"/>
            </w:tabs>
            <w:rPr>
              <w:ins w:id="253" w:author="David Conklin" w:date="2021-07-05T10:48:00Z"/>
              <w:rFonts w:eastAsiaTheme="minorEastAsia"/>
              <w:noProof/>
            </w:rPr>
          </w:pPr>
          <w:ins w:id="254"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"_Toc76374628"</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Attributes of interest in the wetlands study</w:t>
            </w:r>
            <w:r>
              <w:rPr>
                <w:noProof/>
                <w:webHidden/>
              </w:rPr>
              <w:tab/>
            </w:r>
            <w:r>
              <w:rPr>
                <w:noProof/>
                <w:webHidden/>
              </w:rPr>
              <w:fldChar w:fldCharType="begin"/>
            </w:r>
            <w:r>
              <w:rPr>
                <w:noProof/>
                <w:webHidden/>
              </w:rPr>
              <w:instrText xml:space="preserve"> PAGEREF _Toc76374628 \h </w:instrText>
            </w:r>
            <w:r>
              <w:rPr>
                <w:noProof/>
                <w:webHidden/>
              </w:rPr>
            </w:r>
          </w:ins>
          <w:r>
            <w:rPr>
              <w:noProof/>
              <w:webHidden/>
            </w:rPr>
            <w:fldChar w:fldCharType="separate"/>
          </w:r>
          <w:ins w:id="255" w:author="David Conklin" w:date="2021-07-05T10:48:00Z">
            <w:r>
              <w:rPr>
                <w:noProof/>
                <w:webHidden/>
              </w:rPr>
              <w:t>59</w:t>
            </w:r>
            <w:r>
              <w:rPr>
                <w:noProof/>
                <w:webHidden/>
              </w:rPr>
              <w:fldChar w:fldCharType="end"/>
            </w:r>
            <w:r w:rsidRPr="00E156AA">
              <w:rPr>
                <w:rStyle w:val="Hyperlink"/>
                <w:noProof/>
              </w:rPr>
              <w:fldChar w:fldCharType="end"/>
            </w:r>
          </w:ins>
        </w:p>
        <w:p w14:paraId="592FEA37" w14:textId="48B94E89" w:rsidR="00D33947" w:rsidRDefault="00D33947">
          <w:pPr>
            <w:pStyle w:val="TOC2"/>
            <w:tabs>
              <w:tab w:val="right" w:leader="dot" w:pos="9350"/>
            </w:tabs>
            <w:rPr>
              <w:ins w:id="256" w:author="David Conklin" w:date="2021-07-05T10:48:00Z"/>
              <w:rFonts w:eastAsiaTheme="minorEastAsia"/>
              <w:noProof/>
            </w:rPr>
          </w:pPr>
          <w:ins w:id="257"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"_Toc76374629"</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A WETNESS attribute</w:t>
            </w:r>
            <w:r>
              <w:rPr>
                <w:noProof/>
                <w:webHidden/>
              </w:rPr>
              <w:tab/>
            </w:r>
            <w:r>
              <w:rPr>
                <w:noProof/>
                <w:webHidden/>
              </w:rPr>
              <w:fldChar w:fldCharType="begin"/>
            </w:r>
            <w:r>
              <w:rPr>
                <w:noProof/>
                <w:webHidden/>
              </w:rPr>
              <w:instrText xml:space="preserve"> PAGEREF _Toc76374629 \h </w:instrText>
            </w:r>
            <w:r>
              <w:rPr>
                <w:noProof/>
                <w:webHidden/>
              </w:rPr>
            </w:r>
          </w:ins>
          <w:r>
            <w:rPr>
              <w:noProof/>
              <w:webHidden/>
            </w:rPr>
            <w:fldChar w:fldCharType="separate"/>
          </w:r>
          <w:ins w:id="258" w:author="David Conklin" w:date="2021-07-05T10:48:00Z">
            <w:r>
              <w:rPr>
                <w:noProof/>
                <w:webHidden/>
              </w:rPr>
              <w:t>59</w:t>
            </w:r>
            <w:r>
              <w:rPr>
                <w:noProof/>
                <w:webHidden/>
              </w:rPr>
              <w:fldChar w:fldCharType="end"/>
            </w:r>
            <w:r w:rsidRPr="00E156AA">
              <w:rPr>
                <w:rStyle w:val="Hyperlink"/>
                <w:noProof/>
              </w:rPr>
              <w:fldChar w:fldCharType="end"/>
            </w:r>
          </w:ins>
        </w:p>
        <w:p w14:paraId="1E391540" w14:textId="139BA84B" w:rsidR="00D33947" w:rsidRDefault="00D33947">
          <w:pPr>
            <w:pStyle w:val="TOC2"/>
            <w:tabs>
              <w:tab w:val="right" w:leader="dot" w:pos="9350"/>
            </w:tabs>
            <w:rPr>
              <w:ins w:id="259" w:author="David Conklin" w:date="2021-07-05T10:48:00Z"/>
              <w:rFonts w:eastAsiaTheme="minorEastAsia"/>
              <w:noProof/>
            </w:rPr>
          </w:pPr>
          <w:ins w:id="260"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"_Toc76374630"</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_Toc76374630 \h </w:instrText>
            </w:r>
            <w:r>
              <w:rPr>
                <w:noProof/>
                <w:webHidden/>
              </w:rPr>
            </w:r>
          </w:ins>
          <w:r>
            <w:rPr>
              <w:noProof/>
              <w:webHidden/>
            </w:rPr>
            <w:fldChar w:fldCharType="separate"/>
          </w:r>
          <w:ins w:id="261" w:author="David Conklin" w:date="2021-07-05T10:48:00Z">
            <w:r>
              <w:rPr>
                <w:noProof/>
                <w:webHidden/>
              </w:rPr>
              <w:t>60</w:t>
            </w:r>
            <w:r>
              <w:rPr>
                <w:noProof/>
                <w:webHidden/>
              </w:rPr>
              <w:fldChar w:fldCharType="end"/>
            </w:r>
            <w:r w:rsidRPr="00E156AA">
              <w:rPr>
                <w:rStyle w:val="Hyperlink"/>
                <w:noProof/>
              </w:rPr>
              <w:fldChar w:fldCharType="end"/>
            </w:r>
          </w:ins>
        </w:p>
        <w:p w14:paraId="0EF106DA" w14:textId="5904D8B3" w:rsidR="00D33947" w:rsidRDefault="00D33947">
          <w:pPr>
            <w:pStyle w:val="TOC3"/>
            <w:tabs>
              <w:tab w:val="right" w:leader="dot" w:pos="9350"/>
            </w:tabs>
            <w:rPr>
              <w:ins w:id="262" w:author="David Conklin" w:date="2021-07-05T10:48:00Z"/>
              <w:rFonts w:eastAsiaTheme="minorEastAsia"/>
              <w:noProof/>
            </w:rPr>
          </w:pPr>
          <w:ins w:id="263"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"_Toc76374631"</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Wetland IDU parameters</w:t>
            </w:r>
            <w:r>
              <w:rPr>
                <w:noProof/>
                <w:webHidden/>
              </w:rPr>
              <w:tab/>
            </w:r>
            <w:r>
              <w:rPr>
                <w:noProof/>
                <w:webHidden/>
              </w:rPr>
              <w:fldChar w:fldCharType="begin"/>
            </w:r>
            <w:r>
              <w:rPr>
                <w:noProof/>
                <w:webHidden/>
              </w:rPr>
              <w:instrText xml:space="preserve"> PAGEREF _Toc76374631 \h </w:instrText>
            </w:r>
            <w:r>
              <w:rPr>
                <w:noProof/>
                <w:webHidden/>
              </w:rPr>
            </w:r>
          </w:ins>
          <w:r>
            <w:rPr>
              <w:noProof/>
              <w:webHidden/>
            </w:rPr>
            <w:fldChar w:fldCharType="separate"/>
          </w:r>
          <w:ins w:id="264" w:author="David Conklin" w:date="2021-07-05T10:48:00Z">
            <w:r>
              <w:rPr>
                <w:noProof/>
                <w:webHidden/>
              </w:rPr>
              <w:t>60</w:t>
            </w:r>
            <w:r>
              <w:rPr>
                <w:noProof/>
                <w:webHidden/>
              </w:rPr>
              <w:fldChar w:fldCharType="end"/>
            </w:r>
            <w:r w:rsidRPr="00E156AA">
              <w:rPr>
                <w:rStyle w:val="Hyperlink"/>
                <w:noProof/>
              </w:rPr>
              <w:fldChar w:fldCharType="end"/>
            </w:r>
          </w:ins>
        </w:p>
        <w:p w14:paraId="4FA0A16D" w14:textId="42D1F7C8" w:rsidR="00D33947" w:rsidRDefault="00D33947">
          <w:pPr>
            <w:pStyle w:val="TOC3"/>
            <w:tabs>
              <w:tab w:val="right" w:leader="dot" w:pos="9350"/>
            </w:tabs>
            <w:rPr>
              <w:ins w:id="265" w:author="David Conklin" w:date="2021-07-05T10:48:00Z"/>
              <w:rFonts w:eastAsiaTheme="minorEastAsia"/>
              <w:noProof/>
            </w:rPr>
          </w:pPr>
          <w:ins w:id="266"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"_Toc76374632"</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Reach parameters</w:t>
            </w:r>
            <w:r>
              <w:rPr>
                <w:noProof/>
                <w:webHidden/>
              </w:rPr>
              <w:tab/>
            </w:r>
            <w:r>
              <w:rPr>
                <w:noProof/>
                <w:webHidden/>
              </w:rPr>
              <w:fldChar w:fldCharType="begin"/>
            </w:r>
            <w:r>
              <w:rPr>
                <w:noProof/>
                <w:webHidden/>
              </w:rPr>
              <w:instrText xml:space="preserve"> PAGEREF _Toc76374632 \h </w:instrText>
            </w:r>
            <w:r>
              <w:rPr>
                <w:noProof/>
                <w:webHidden/>
              </w:rPr>
            </w:r>
          </w:ins>
          <w:r>
            <w:rPr>
              <w:noProof/>
              <w:webHidden/>
            </w:rPr>
            <w:fldChar w:fldCharType="separate"/>
          </w:r>
          <w:ins w:id="267" w:author="David Conklin" w:date="2021-07-05T10:48:00Z">
            <w:r>
              <w:rPr>
                <w:noProof/>
                <w:webHidden/>
              </w:rPr>
              <w:t>60</w:t>
            </w:r>
            <w:r>
              <w:rPr>
                <w:noProof/>
                <w:webHidden/>
              </w:rPr>
              <w:fldChar w:fldCharType="end"/>
            </w:r>
            <w:r w:rsidRPr="00E156AA">
              <w:rPr>
                <w:rStyle w:val="Hyperlink"/>
                <w:noProof/>
              </w:rPr>
              <w:fldChar w:fldCharType="end"/>
            </w:r>
          </w:ins>
        </w:p>
        <w:p w14:paraId="605DB055" w14:textId="0DE2BB09" w:rsidR="00D33947" w:rsidRDefault="00D33947">
          <w:pPr>
            <w:pStyle w:val="TOC2"/>
            <w:tabs>
              <w:tab w:val="right" w:leader="dot" w:pos="9350"/>
            </w:tabs>
            <w:rPr>
              <w:ins w:id="268" w:author="David Conklin" w:date="2021-07-05T10:48:00Z"/>
              <w:rFonts w:eastAsiaTheme="minorEastAsia"/>
              <w:noProof/>
            </w:rPr>
          </w:pPr>
          <w:ins w:id="269"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"_Toc76374633"</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_Toc76374633 \h </w:instrText>
            </w:r>
            <w:r>
              <w:rPr>
                <w:noProof/>
                <w:webHidden/>
              </w:rPr>
            </w:r>
          </w:ins>
          <w:r>
            <w:rPr>
              <w:noProof/>
              <w:webHidden/>
            </w:rPr>
            <w:fldChar w:fldCharType="separate"/>
          </w:r>
          <w:ins w:id="270" w:author="David Conklin" w:date="2021-07-05T10:48:00Z">
            <w:r>
              <w:rPr>
                <w:noProof/>
                <w:webHidden/>
              </w:rPr>
              <w:t>61</w:t>
            </w:r>
            <w:r>
              <w:rPr>
                <w:noProof/>
                <w:webHidden/>
              </w:rPr>
              <w:fldChar w:fldCharType="end"/>
            </w:r>
            <w:r w:rsidRPr="00E156AA">
              <w:rPr>
                <w:rStyle w:val="Hyperlink"/>
                <w:noProof/>
              </w:rPr>
              <w:fldChar w:fldCharType="end"/>
            </w:r>
          </w:ins>
        </w:p>
        <w:p w14:paraId="05428FA3" w14:textId="6B810473" w:rsidR="00D33947" w:rsidRDefault="00D33947">
          <w:pPr>
            <w:pStyle w:val="TOC2"/>
            <w:tabs>
              <w:tab w:val="right" w:leader="dot" w:pos="9350"/>
            </w:tabs>
            <w:rPr>
              <w:ins w:id="271" w:author="David Conklin" w:date="2021-07-05T10:48:00Z"/>
              <w:rFonts w:eastAsiaTheme="minorEastAsia"/>
              <w:noProof/>
            </w:rPr>
          </w:pPr>
          <w:ins w:id="272"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"_Toc76374634"</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Standing water temperature</w:t>
            </w:r>
            <w:r>
              <w:rPr>
                <w:noProof/>
                <w:webHidden/>
              </w:rPr>
              <w:tab/>
            </w:r>
            <w:r>
              <w:rPr>
                <w:noProof/>
                <w:webHidden/>
              </w:rPr>
              <w:fldChar w:fldCharType="begin"/>
            </w:r>
            <w:r>
              <w:rPr>
                <w:noProof/>
                <w:webHidden/>
              </w:rPr>
              <w:instrText xml:space="preserve"> PAGEREF _Toc76374634 \h </w:instrText>
            </w:r>
            <w:r>
              <w:rPr>
                <w:noProof/>
                <w:webHidden/>
              </w:rPr>
            </w:r>
          </w:ins>
          <w:r>
            <w:rPr>
              <w:noProof/>
              <w:webHidden/>
            </w:rPr>
            <w:fldChar w:fldCharType="separate"/>
          </w:r>
          <w:ins w:id="273" w:author="David Conklin" w:date="2021-07-05T10:48:00Z">
            <w:r>
              <w:rPr>
                <w:noProof/>
                <w:webHidden/>
              </w:rPr>
              <w:t>63</w:t>
            </w:r>
            <w:r>
              <w:rPr>
                <w:noProof/>
                <w:webHidden/>
              </w:rPr>
              <w:fldChar w:fldCharType="end"/>
            </w:r>
            <w:r w:rsidRPr="00E156AA">
              <w:rPr>
                <w:rStyle w:val="Hyperlink"/>
                <w:noProof/>
              </w:rPr>
              <w:fldChar w:fldCharType="end"/>
            </w:r>
          </w:ins>
        </w:p>
        <w:p w14:paraId="658D2320" w14:textId="4D0DC9C3" w:rsidR="00D33947" w:rsidRDefault="00D33947">
          <w:pPr>
            <w:pStyle w:val="TOC2"/>
            <w:tabs>
              <w:tab w:val="right" w:leader="dot" w:pos="9350"/>
            </w:tabs>
            <w:rPr>
              <w:ins w:id="274" w:author="David Conklin" w:date="2021-07-05T10:48:00Z"/>
              <w:rFonts w:eastAsiaTheme="minorEastAsia"/>
              <w:noProof/>
            </w:rPr>
          </w:pPr>
          <w:ins w:id="275"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"_Toc76374635"</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Evapotranspiration from wetlands</w:t>
            </w:r>
            <w:r>
              <w:rPr>
                <w:noProof/>
                <w:webHidden/>
              </w:rPr>
              <w:tab/>
            </w:r>
            <w:r>
              <w:rPr>
                <w:noProof/>
                <w:webHidden/>
              </w:rPr>
              <w:fldChar w:fldCharType="begin"/>
            </w:r>
            <w:r>
              <w:rPr>
                <w:noProof/>
                <w:webHidden/>
              </w:rPr>
              <w:instrText xml:space="preserve"> PAGEREF _Toc76374635 \h </w:instrText>
            </w:r>
            <w:r>
              <w:rPr>
                <w:noProof/>
                <w:webHidden/>
              </w:rPr>
            </w:r>
          </w:ins>
          <w:r>
            <w:rPr>
              <w:noProof/>
              <w:webHidden/>
            </w:rPr>
            <w:fldChar w:fldCharType="separate"/>
          </w:r>
          <w:ins w:id="276" w:author="David Conklin" w:date="2021-07-05T10:48:00Z">
            <w:r>
              <w:rPr>
                <w:noProof/>
                <w:webHidden/>
              </w:rPr>
              <w:t>63</w:t>
            </w:r>
            <w:r>
              <w:rPr>
                <w:noProof/>
                <w:webHidden/>
              </w:rPr>
              <w:fldChar w:fldCharType="end"/>
            </w:r>
            <w:r w:rsidRPr="00E156AA">
              <w:rPr>
                <w:rStyle w:val="Hyperlink"/>
                <w:noProof/>
              </w:rPr>
              <w:fldChar w:fldCharType="end"/>
            </w:r>
          </w:ins>
        </w:p>
        <w:p w14:paraId="72896454" w14:textId="6EF5A9FC" w:rsidR="00D33947" w:rsidRDefault="00D33947">
          <w:pPr>
            <w:pStyle w:val="TOC2"/>
            <w:tabs>
              <w:tab w:val="right" w:leader="dot" w:pos="9350"/>
            </w:tabs>
            <w:rPr>
              <w:ins w:id="277" w:author="David Conklin" w:date="2021-07-05T10:48:00Z"/>
              <w:rFonts w:eastAsiaTheme="minorEastAsia"/>
              <w:noProof/>
            </w:rPr>
          </w:pPr>
          <w:ins w:id="278"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"_Toc76374636"</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Loss (or gain) of wetlands</w:t>
            </w:r>
            <w:r>
              <w:rPr>
                <w:noProof/>
                <w:webHidden/>
              </w:rPr>
              <w:tab/>
            </w:r>
            <w:r>
              <w:rPr>
                <w:noProof/>
                <w:webHidden/>
              </w:rPr>
              <w:fldChar w:fldCharType="begin"/>
            </w:r>
            <w:r>
              <w:rPr>
                <w:noProof/>
                <w:webHidden/>
              </w:rPr>
              <w:instrText xml:space="preserve"> PAGEREF _Toc76374636 \h </w:instrText>
            </w:r>
            <w:r>
              <w:rPr>
                <w:noProof/>
                <w:webHidden/>
              </w:rPr>
            </w:r>
          </w:ins>
          <w:r>
            <w:rPr>
              <w:noProof/>
              <w:webHidden/>
            </w:rPr>
            <w:fldChar w:fldCharType="separate"/>
          </w:r>
          <w:ins w:id="279" w:author="David Conklin" w:date="2021-07-05T10:48:00Z">
            <w:r>
              <w:rPr>
                <w:noProof/>
                <w:webHidden/>
              </w:rPr>
              <w:t>63</w:t>
            </w:r>
            <w:r>
              <w:rPr>
                <w:noProof/>
                <w:webHidden/>
              </w:rPr>
              <w:fldChar w:fldCharType="end"/>
            </w:r>
            <w:r w:rsidRPr="00E156AA">
              <w:rPr>
                <w:rStyle w:val="Hyperlink"/>
                <w:noProof/>
              </w:rPr>
              <w:fldChar w:fldCharType="end"/>
            </w:r>
          </w:ins>
        </w:p>
        <w:p w14:paraId="1BDAE553" w14:textId="36E18121" w:rsidR="00D33947" w:rsidRDefault="00D33947">
          <w:pPr>
            <w:pStyle w:val="TOC2"/>
            <w:tabs>
              <w:tab w:val="right" w:leader="dot" w:pos="9350"/>
            </w:tabs>
            <w:rPr>
              <w:ins w:id="280" w:author="David Conklin" w:date="2021-07-05T10:48:00Z"/>
              <w:rFonts w:eastAsiaTheme="minorEastAsia"/>
              <w:noProof/>
            </w:rPr>
          </w:pPr>
          <w:ins w:id="281"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"_Toc76374637"</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Reality check</w:t>
            </w:r>
            <w:r>
              <w:rPr>
                <w:noProof/>
                <w:webHidden/>
              </w:rPr>
              <w:tab/>
            </w:r>
            <w:r>
              <w:rPr>
                <w:noProof/>
                <w:webHidden/>
              </w:rPr>
              <w:fldChar w:fldCharType="begin"/>
            </w:r>
            <w:r>
              <w:rPr>
                <w:noProof/>
                <w:webHidden/>
              </w:rPr>
              <w:instrText xml:space="preserve"> PAGEREF _Toc76374637 \h </w:instrText>
            </w:r>
            <w:r>
              <w:rPr>
                <w:noProof/>
                <w:webHidden/>
              </w:rPr>
            </w:r>
          </w:ins>
          <w:r>
            <w:rPr>
              <w:noProof/>
              <w:webHidden/>
            </w:rPr>
            <w:fldChar w:fldCharType="separate"/>
          </w:r>
          <w:ins w:id="282" w:author="David Conklin" w:date="2021-07-05T10:48:00Z">
            <w:r>
              <w:rPr>
                <w:noProof/>
                <w:webHidden/>
              </w:rPr>
              <w:t>63</w:t>
            </w:r>
            <w:r>
              <w:rPr>
                <w:noProof/>
                <w:webHidden/>
              </w:rPr>
              <w:fldChar w:fldCharType="end"/>
            </w:r>
            <w:r w:rsidRPr="00E156AA">
              <w:rPr>
                <w:rStyle w:val="Hyperlink"/>
                <w:noProof/>
              </w:rPr>
              <w:fldChar w:fldCharType="end"/>
            </w:r>
          </w:ins>
        </w:p>
        <w:p w14:paraId="379C6FE7" w14:textId="455B5220" w:rsidR="00D33947" w:rsidRDefault="00D33947">
          <w:pPr>
            <w:pStyle w:val="TOC2"/>
            <w:tabs>
              <w:tab w:val="right" w:leader="dot" w:pos="9350"/>
            </w:tabs>
            <w:rPr>
              <w:ins w:id="283" w:author="David Conklin" w:date="2021-07-05T10:48:00Z"/>
              <w:rFonts w:eastAsiaTheme="minorEastAsia"/>
              <w:noProof/>
            </w:rPr>
          </w:pPr>
          <w:ins w:id="284"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"_Toc76374638"</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High Cascades Springs</w:t>
            </w:r>
            <w:r>
              <w:rPr>
                <w:noProof/>
                <w:webHidden/>
              </w:rPr>
              <w:tab/>
            </w:r>
            <w:r>
              <w:rPr>
                <w:noProof/>
                <w:webHidden/>
              </w:rPr>
              <w:fldChar w:fldCharType="begin"/>
            </w:r>
            <w:r>
              <w:rPr>
                <w:noProof/>
                <w:webHidden/>
              </w:rPr>
              <w:instrText xml:space="preserve"> PAGEREF _Toc76374638 \h </w:instrText>
            </w:r>
            <w:r>
              <w:rPr>
                <w:noProof/>
                <w:webHidden/>
              </w:rPr>
            </w:r>
          </w:ins>
          <w:r>
            <w:rPr>
              <w:noProof/>
              <w:webHidden/>
            </w:rPr>
            <w:fldChar w:fldCharType="separate"/>
          </w:r>
          <w:ins w:id="285" w:author="David Conklin" w:date="2021-07-05T10:48:00Z">
            <w:r>
              <w:rPr>
                <w:noProof/>
                <w:webHidden/>
              </w:rPr>
              <w:t>65</w:t>
            </w:r>
            <w:r>
              <w:rPr>
                <w:noProof/>
                <w:webHidden/>
              </w:rPr>
              <w:fldChar w:fldCharType="end"/>
            </w:r>
            <w:r w:rsidRPr="00E156AA">
              <w:rPr>
                <w:rStyle w:val="Hyperlink"/>
                <w:noProof/>
              </w:rPr>
              <w:fldChar w:fldCharType="end"/>
            </w:r>
          </w:ins>
        </w:p>
        <w:p w14:paraId="077DC717" w14:textId="4F6FA1C4" w:rsidR="00D33947" w:rsidRDefault="00D33947">
          <w:pPr>
            <w:pStyle w:val="TOC2"/>
            <w:tabs>
              <w:tab w:val="right" w:leader="dot" w:pos="9350"/>
            </w:tabs>
            <w:rPr>
              <w:ins w:id="286" w:author="David Conklin" w:date="2021-07-05T10:48:00Z"/>
              <w:rFonts w:eastAsiaTheme="minorEastAsia"/>
              <w:noProof/>
            </w:rPr>
          </w:pPr>
          <w:ins w:id="287"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"_Toc76374639"</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Calibration and simulation skill</w:t>
            </w:r>
            <w:r>
              <w:rPr>
                <w:noProof/>
                <w:webHidden/>
              </w:rPr>
              <w:tab/>
            </w:r>
            <w:r>
              <w:rPr>
                <w:noProof/>
                <w:webHidden/>
              </w:rPr>
              <w:fldChar w:fldCharType="begin"/>
            </w:r>
            <w:r>
              <w:rPr>
                <w:noProof/>
                <w:webHidden/>
              </w:rPr>
              <w:instrText xml:space="preserve"> PAGEREF _Toc76374639 \h </w:instrText>
            </w:r>
            <w:r>
              <w:rPr>
                <w:noProof/>
                <w:webHidden/>
              </w:rPr>
            </w:r>
          </w:ins>
          <w:r>
            <w:rPr>
              <w:noProof/>
              <w:webHidden/>
            </w:rPr>
            <w:fldChar w:fldCharType="separate"/>
          </w:r>
          <w:ins w:id="288" w:author="David Conklin" w:date="2021-07-05T10:48:00Z">
            <w:r>
              <w:rPr>
                <w:noProof/>
                <w:webHidden/>
              </w:rPr>
              <w:t>66</w:t>
            </w:r>
            <w:r>
              <w:rPr>
                <w:noProof/>
                <w:webHidden/>
              </w:rPr>
              <w:fldChar w:fldCharType="end"/>
            </w:r>
            <w:r w:rsidRPr="00E156AA">
              <w:rPr>
                <w:rStyle w:val="Hyperlink"/>
                <w:noProof/>
              </w:rPr>
              <w:fldChar w:fldCharType="end"/>
            </w:r>
          </w:ins>
        </w:p>
        <w:p w14:paraId="7F4B6C7B" w14:textId="4CAF5E6C" w:rsidR="00D33947" w:rsidRDefault="00D33947">
          <w:pPr>
            <w:pStyle w:val="TOC2"/>
            <w:tabs>
              <w:tab w:val="right" w:leader="dot" w:pos="9350"/>
            </w:tabs>
            <w:rPr>
              <w:ins w:id="289" w:author="David Conklin" w:date="2021-07-05T10:48:00Z"/>
              <w:rFonts w:eastAsiaTheme="minorEastAsia"/>
              <w:noProof/>
            </w:rPr>
          </w:pPr>
          <w:ins w:id="290"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"_Toc76374640"</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Analysis of locations where the model has low skill</w:t>
            </w:r>
            <w:r>
              <w:rPr>
                <w:noProof/>
                <w:webHidden/>
              </w:rPr>
              <w:tab/>
            </w:r>
            <w:r>
              <w:rPr>
                <w:noProof/>
                <w:webHidden/>
              </w:rPr>
              <w:fldChar w:fldCharType="begin"/>
            </w:r>
            <w:r>
              <w:rPr>
                <w:noProof/>
                <w:webHidden/>
              </w:rPr>
              <w:instrText xml:space="preserve"> PAGEREF _Toc76374640 \h </w:instrText>
            </w:r>
            <w:r>
              <w:rPr>
                <w:noProof/>
                <w:webHidden/>
              </w:rPr>
            </w:r>
          </w:ins>
          <w:r>
            <w:rPr>
              <w:noProof/>
              <w:webHidden/>
            </w:rPr>
            <w:fldChar w:fldCharType="separate"/>
          </w:r>
          <w:ins w:id="291" w:author="David Conklin" w:date="2021-07-05T10:48:00Z">
            <w:r>
              <w:rPr>
                <w:noProof/>
                <w:webHidden/>
              </w:rPr>
              <w:t>69</w:t>
            </w:r>
            <w:r>
              <w:rPr>
                <w:noProof/>
                <w:webHidden/>
              </w:rPr>
              <w:fldChar w:fldCharType="end"/>
            </w:r>
            <w:r w:rsidRPr="00E156AA">
              <w:rPr>
                <w:rStyle w:val="Hyperlink"/>
                <w:noProof/>
              </w:rPr>
              <w:fldChar w:fldCharType="end"/>
            </w:r>
          </w:ins>
        </w:p>
        <w:p w14:paraId="0B8DB48E" w14:textId="46CEAB1B" w:rsidR="00D33947" w:rsidRDefault="00D33947">
          <w:pPr>
            <w:pStyle w:val="TOC2"/>
            <w:tabs>
              <w:tab w:val="right" w:leader="dot" w:pos="9350"/>
            </w:tabs>
            <w:rPr>
              <w:ins w:id="292" w:author="David Conklin" w:date="2021-07-05T10:48:00Z"/>
              <w:rFonts w:eastAsiaTheme="minorEastAsia"/>
              <w:noProof/>
            </w:rPr>
          </w:pPr>
          <w:ins w:id="293" w:author="David Conklin" w:date="2021-07-05T10:48:00Z">
            <w:r w:rsidRPr="00E156AA">
              <w:rPr>
                <w:rStyle w:val="Hyperlink"/>
                <w:noProof/>
              </w:rPr>
              <w:lastRenderedPageBreak/>
              <w:fldChar w:fldCharType="begin"/>
            </w:r>
            <w:r w:rsidRPr="00E156AA">
              <w:rPr>
                <w:rStyle w:val="Hyperlink"/>
                <w:noProof/>
              </w:rPr>
              <w:instrText xml:space="preserve"> </w:instrText>
            </w:r>
            <w:r>
              <w:rPr>
                <w:noProof/>
              </w:rPr>
              <w:instrText>HYPERLINK \l "_Toc76374641"</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_Toc76374641 \h </w:instrText>
            </w:r>
            <w:r>
              <w:rPr>
                <w:noProof/>
                <w:webHidden/>
              </w:rPr>
            </w:r>
          </w:ins>
          <w:r>
            <w:rPr>
              <w:noProof/>
              <w:webHidden/>
            </w:rPr>
            <w:fldChar w:fldCharType="separate"/>
          </w:r>
          <w:ins w:id="294" w:author="David Conklin" w:date="2021-07-05T10:48:00Z">
            <w:r>
              <w:rPr>
                <w:noProof/>
                <w:webHidden/>
              </w:rPr>
              <w:t>70</w:t>
            </w:r>
            <w:r>
              <w:rPr>
                <w:noProof/>
                <w:webHidden/>
              </w:rPr>
              <w:fldChar w:fldCharType="end"/>
            </w:r>
            <w:r w:rsidRPr="00E156AA">
              <w:rPr>
                <w:rStyle w:val="Hyperlink"/>
                <w:noProof/>
              </w:rPr>
              <w:fldChar w:fldCharType="end"/>
            </w:r>
          </w:ins>
        </w:p>
        <w:p w14:paraId="56546774" w14:textId="5889D659" w:rsidR="00D33947" w:rsidRDefault="00D33947">
          <w:pPr>
            <w:pStyle w:val="TOC2"/>
            <w:tabs>
              <w:tab w:val="right" w:leader="dot" w:pos="9350"/>
            </w:tabs>
            <w:rPr>
              <w:ins w:id="295" w:author="David Conklin" w:date="2021-07-05T10:48:00Z"/>
              <w:rFonts w:eastAsiaTheme="minorEastAsia"/>
              <w:noProof/>
            </w:rPr>
          </w:pPr>
          <w:ins w:id="296"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"_Toc76374642"</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CW3M v. Shade-a-lator</w:t>
            </w:r>
            <w:r>
              <w:rPr>
                <w:noProof/>
                <w:webHidden/>
              </w:rPr>
              <w:tab/>
            </w:r>
            <w:r>
              <w:rPr>
                <w:noProof/>
                <w:webHidden/>
              </w:rPr>
              <w:fldChar w:fldCharType="begin"/>
            </w:r>
            <w:r>
              <w:rPr>
                <w:noProof/>
                <w:webHidden/>
              </w:rPr>
              <w:instrText xml:space="preserve"> PAGEREF _Toc76374642 \h </w:instrText>
            </w:r>
            <w:r>
              <w:rPr>
                <w:noProof/>
                <w:webHidden/>
              </w:rPr>
            </w:r>
          </w:ins>
          <w:r>
            <w:rPr>
              <w:noProof/>
              <w:webHidden/>
            </w:rPr>
            <w:fldChar w:fldCharType="separate"/>
          </w:r>
          <w:ins w:id="297" w:author="David Conklin" w:date="2021-07-05T10:48:00Z">
            <w:r>
              <w:rPr>
                <w:noProof/>
                <w:webHidden/>
              </w:rPr>
              <w:t>71</w:t>
            </w:r>
            <w:r>
              <w:rPr>
                <w:noProof/>
                <w:webHidden/>
              </w:rPr>
              <w:fldChar w:fldCharType="end"/>
            </w:r>
            <w:r w:rsidRPr="00E156AA">
              <w:rPr>
                <w:rStyle w:val="Hyperlink"/>
                <w:noProof/>
              </w:rPr>
              <w:fldChar w:fldCharType="end"/>
            </w:r>
          </w:ins>
        </w:p>
        <w:p w14:paraId="7F11ABFF" w14:textId="7FA3CD9C" w:rsidR="00D33947" w:rsidRDefault="00D33947">
          <w:pPr>
            <w:pStyle w:val="TOC2"/>
            <w:tabs>
              <w:tab w:val="right" w:leader="dot" w:pos="9350"/>
            </w:tabs>
            <w:rPr>
              <w:ins w:id="298" w:author="David Conklin" w:date="2021-07-05T10:48:00Z"/>
              <w:rFonts w:eastAsiaTheme="minorEastAsia"/>
              <w:noProof/>
            </w:rPr>
          </w:pPr>
          <w:ins w:id="299"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"_Toc76374643"</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Comparison of CW3M results to Shade-a-lator results</w:t>
            </w:r>
            <w:r>
              <w:rPr>
                <w:noProof/>
                <w:webHidden/>
              </w:rPr>
              <w:tab/>
            </w:r>
            <w:r>
              <w:rPr>
                <w:noProof/>
                <w:webHidden/>
              </w:rPr>
              <w:fldChar w:fldCharType="begin"/>
            </w:r>
            <w:r>
              <w:rPr>
                <w:noProof/>
                <w:webHidden/>
              </w:rPr>
              <w:instrText xml:space="preserve"> PAGEREF _Toc76374643 \h </w:instrText>
            </w:r>
            <w:r>
              <w:rPr>
                <w:noProof/>
                <w:webHidden/>
              </w:rPr>
            </w:r>
          </w:ins>
          <w:r>
            <w:rPr>
              <w:noProof/>
              <w:webHidden/>
            </w:rPr>
            <w:fldChar w:fldCharType="separate"/>
          </w:r>
          <w:ins w:id="300" w:author="David Conklin" w:date="2021-07-05T10:48:00Z">
            <w:r>
              <w:rPr>
                <w:noProof/>
                <w:webHidden/>
              </w:rPr>
              <w:t>73</w:t>
            </w:r>
            <w:r>
              <w:rPr>
                <w:noProof/>
                <w:webHidden/>
              </w:rPr>
              <w:fldChar w:fldCharType="end"/>
            </w:r>
            <w:r w:rsidRPr="00E156AA">
              <w:rPr>
                <w:rStyle w:val="Hyperlink"/>
                <w:noProof/>
              </w:rPr>
              <w:fldChar w:fldCharType="end"/>
            </w:r>
          </w:ins>
        </w:p>
        <w:p w14:paraId="64005430" w14:textId="41F38B36" w:rsidR="00D33947" w:rsidRDefault="00D33947">
          <w:pPr>
            <w:pStyle w:val="TOC1"/>
            <w:tabs>
              <w:tab w:val="right" w:leader="dot" w:pos="9350"/>
            </w:tabs>
            <w:rPr>
              <w:ins w:id="301" w:author="David Conklin" w:date="2021-07-05T10:48:00Z"/>
              <w:rFonts w:eastAsiaTheme="minorEastAsia"/>
              <w:noProof/>
            </w:rPr>
          </w:pPr>
          <w:ins w:id="302"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"_Toc76374644"</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The Clackamas Basin</w:t>
            </w:r>
            <w:r>
              <w:rPr>
                <w:noProof/>
                <w:webHidden/>
              </w:rPr>
              <w:tab/>
            </w:r>
            <w:r>
              <w:rPr>
                <w:noProof/>
                <w:webHidden/>
              </w:rPr>
              <w:fldChar w:fldCharType="begin"/>
            </w:r>
            <w:r>
              <w:rPr>
                <w:noProof/>
                <w:webHidden/>
              </w:rPr>
              <w:instrText xml:space="preserve"> PAGEREF _Toc76374644 \h </w:instrText>
            </w:r>
            <w:r>
              <w:rPr>
                <w:noProof/>
                <w:webHidden/>
              </w:rPr>
            </w:r>
          </w:ins>
          <w:r>
            <w:rPr>
              <w:noProof/>
              <w:webHidden/>
            </w:rPr>
            <w:fldChar w:fldCharType="separate"/>
          </w:r>
          <w:ins w:id="303" w:author="David Conklin" w:date="2021-07-05T10:48:00Z">
            <w:r>
              <w:rPr>
                <w:noProof/>
                <w:webHidden/>
              </w:rPr>
              <w:t>76</w:t>
            </w:r>
            <w:r>
              <w:rPr>
                <w:noProof/>
                <w:webHidden/>
              </w:rPr>
              <w:fldChar w:fldCharType="end"/>
            </w:r>
            <w:r w:rsidRPr="00E156AA">
              <w:rPr>
                <w:rStyle w:val="Hyperlink"/>
                <w:noProof/>
              </w:rPr>
              <w:fldChar w:fldCharType="end"/>
            </w:r>
          </w:ins>
        </w:p>
        <w:p w14:paraId="7BAAADB2" w14:textId="518D668E" w:rsidR="00D33947" w:rsidRDefault="00D33947">
          <w:pPr>
            <w:pStyle w:val="TOC1"/>
            <w:tabs>
              <w:tab w:val="right" w:leader="dot" w:pos="9350"/>
            </w:tabs>
            <w:rPr>
              <w:ins w:id="304" w:author="David Conklin" w:date="2021-07-05T10:48:00Z"/>
              <w:rFonts w:eastAsiaTheme="minorEastAsia"/>
              <w:noProof/>
            </w:rPr>
          </w:pPr>
          <w:ins w:id="305"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"_Toc76374645"</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Directory structure and file names</w:t>
            </w:r>
            <w:r>
              <w:rPr>
                <w:noProof/>
                <w:webHidden/>
              </w:rPr>
              <w:tab/>
            </w:r>
            <w:r>
              <w:rPr>
                <w:noProof/>
                <w:webHidden/>
              </w:rPr>
              <w:fldChar w:fldCharType="begin"/>
            </w:r>
            <w:r>
              <w:rPr>
                <w:noProof/>
                <w:webHidden/>
              </w:rPr>
              <w:instrText xml:space="preserve"> PAGEREF _Toc76374645 \h </w:instrText>
            </w:r>
            <w:r>
              <w:rPr>
                <w:noProof/>
                <w:webHidden/>
              </w:rPr>
            </w:r>
          </w:ins>
          <w:r>
            <w:rPr>
              <w:noProof/>
              <w:webHidden/>
            </w:rPr>
            <w:fldChar w:fldCharType="separate"/>
          </w:r>
          <w:ins w:id="306" w:author="David Conklin" w:date="2021-07-05T10:48:00Z">
            <w:r>
              <w:rPr>
                <w:noProof/>
                <w:webHidden/>
              </w:rPr>
              <w:t>77</w:t>
            </w:r>
            <w:r>
              <w:rPr>
                <w:noProof/>
                <w:webHidden/>
              </w:rPr>
              <w:fldChar w:fldCharType="end"/>
            </w:r>
            <w:r w:rsidRPr="00E156AA">
              <w:rPr>
                <w:rStyle w:val="Hyperlink"/>
                <w:noProof/>
              </w:rPr>
              <w:fldChar w:fldCharType="end"/>
            </w:r>
          </w:ins>
        </w:p>
        <w:p w14:paraId="5DD673F5" w14:textId="76CB5815" w:rsidR="00D33947" w:rsidRDefault="00D33947">
          <w:pPr>
            <w:pStyle w:val="TOC1"/>
            <w:tabs>
              <w:tab w:val="right" w:leader="dot" w:pos="9350"/>
            </w:tabs>
            <w:rPr>
              <w:ins w:id="307" w:author="David Conklin" w:date="2021-07-05T10:48:00Z"/>
              <w:rFonts w:eastAsiaTheme="minorEastAsia"/>
              <w:noProof/>
            </w:rPr>
          </w:pPr>
          <w:ins w:id="308"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"_Toc76374646"</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Release Log</w:t>
            </w:r>
            <w:r>
              <w:rPr>
                <w:noProof/>
                <w:webHidden/>
              </w:rPr>
              <w:tab/>
            </w:r>
            <w:r>
              <w:rPr>
                <w:noProof/>
                <w:webHidden/>
              </w:rPr>
              <w:fldChar w:fldCharType="begin"/>
            </w:r>
            <w:r>
              <w:rPr>
                <w:noProof/>
                <w:webHidden/>
              </w:rPr>
              <w:instrText xml:space="preserve"> PAGEREF _Toc76374646 \h </w:instrText>
            </w:r>
            <w:r>
              <w:rPr>
                <w:noProof/>
                <w:webHidden/>
              </w:rPr>
            </w:r>
          </w:ins>
          <w:r>
            <w:rPr>
              <w:noProof/>
              <w:webHidden/>
            </w:rPr>
            <w:fldChar w:fldCharType="separate"/>
          </w:r>
          <w:ins w:id="309" w:author="David Conklin" w:date="2021-07-05T10:48:00Z">
            <w:r>
              <w:rPr>
                <w:noProof/>
                <w:webHidden/>
              </w:rPr>
              <w:t>78</w:t>
            </w:r>
            <w:r>
              <w:rPr>
                <w:noProof/>
                <w:webHidden/>
              </w:rPr>
              <w:fldChar w:fldCharType="end"/>
            </w:r>
            <w:r w:rsidRPr="00E156AA">
              <w:rPr>
                <w:rStyle w:val="Hyperlink"/>
                <w:noProof/>
              </w:rPr>
              <w:fldChar w:fldCharType="end"/>
            </w:r>
          </w:ins>
        </w:p>
        <w:p w14:paraId="072B663C" w14:textId="05130A74" w:rsidR="00D33947" w:rsidRDefault="00D33947">
          <w:pPr>
            <w:pStyle w:val="TOC1"/>
            <w:tabs>
              <w:tab w:val="right" w:leader="dot" w:pos="9350"/>
            </w:tabs>
            <w:rPr>
              <w:ins w:id="310" w:author="David Conklin" w:date="2021-07-05T10:48:00Z"/>
              <w:rFonts w:eastAsiaTheme="minorEastAsia"/>
              <w:noProof/>
            </w:rPr>
          </w:pPr>
          <w:ins w:id="311"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"_Toc76374647"</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References</w:t>
            </w:r>
            <w:r>
              <w:rPr>
                <w:noProof/>
                <w:webHidden/>
              </w:rPr>
              <w:tab/>
            </w:r>
            <w:r>
              <w:rPr>
                <w:noProof/>
                <w:webHidden/>
              </w:rPr>
              <w:fldChar w:fldCharType="begin"/>
            </w:r>
            <w:r>
              <w:rPr>
                <w:noProof/>
                <w:webHidden/>
              </w:rPr>
              <w:instrText xml:space="preserve"> PAGEREF _Toc76374647 \h </w:instrText>
            </w:r>
            <w:r>
              <w:rPr>
                <w:noProof/>
                <w:webHidden/>
              </w:rPr>
            </w:r>
          </w:ins>
          <w:r>
            <w:rPr>
              <w:noProof/>
              <w:webHidden/>
            </w:rPr>
            <w:fldChar w:fldCharType="separate"/>
          </w:r>
          <w:ins w:id="312" w:author="David Conklin" w:date="2021-07-05T10:48:00Z">
            <w:r>
              <w:rPr>
                <w:noProof/>
                <w:webHidden/>
              </w:rPr>
              <w:t>81</w:t>
            </w:r>
            <w:r>
              <w:rPr>
                <w:noProof/>
                <w:webHidden/>
              </w:rPr>
              <w:fldChar w:fldCharType="end"/>
            </w:r>
            <w:r w:rsidRPr="00E156AA">
              <w:rPr>
                <w:rStyle w:val="Hyperlink"/>
                <w:noProof/>
              </w:rPr>
              <w:fldChar w:fldCharType="end"/>
            </w:r>
          </w:ins>
        </w:p>
        <w:p w14:paraId="26FDB250" w14:textId="03D692DD" w:rsidR="00D33947" w:rsidRDefault="00D33947">
          <w:pPr>
            <w:pStyle w:val="TOC1"/>
            <w:tabs>
              <w:tab w:val="right" w:leader="dot" w:pos="9350"/>
            </w:tabs>
            <w:rPr>
              <w:ins w:id="313" w:author="David Conklin" w:date="2021-07-05T10:48:00Z"/>
              <w:rFonts w:eastAsiaTheme="minorEastAsia"/>
              <w:noProof/>
            </w:rPr>
          </w:pPr>
          <w:ins w:id="314" w:author="David Conklin" w:date="2021-07-05T10:48:00Z">
            <w:r w:rsidRPr="00E156AA">
              <w:rPr>
                <w:rStyle w:val="Hyperlink"/>
                <w:noProof/>
              </w:rPr>
              <w:fldChar w:fldCharType="begin"/>
            </w:r>
            <w:r w:rsidRPr="00E156AA">
              <w:rPr>
                <w:rStyle w:val="Hyperlink"/>
                <w:noProof/>
              </w:rPr>
              <w:instrText xml:space="preserve"> </w:instrText>
            </w:r>
            <w:r>
              <w:rPr>
                <w:noProof/>
              </w:rPr>
              <w:instrText>HYPERLINK \l "_Toc76374648"</w:instrText>
            </w:r>
            <w:r w:rsidRPr="00E156AA">
              <w:rPr>
                <w:rStyle w:val="Hyperlink"/>
                <w:noProof/>
              </w:rPr>
              <w:instrText xml:space="preserve"> </w:instrText>
            </w:r>
            <w:r w:rsidRPr="00E156AA">
              <w:rPr>
                <w:rStyle w:val="Hyperlink"/>
                <w:noProof/>
              </w:rPr>
            </w:r>
            <w:r w:rsidRPr="00E156AA">
              <w:rPr>
                <w:rStyle w:val="Hyperlink"/>
                <w:noProof/>
              </w:rPr>
              <w:fldChar w:fldCharType="separate"/>
            </w:r>
            <w:r w:rsidRPr="00E156AA">
              <w:rPr>
                <w:rStyle w:val="Hyperlink"/>
                <w:noProof/>
              </w:rPr>
              <w:t>Acronyms and Abbreviations</w:t>
            </w:r>
            <w:r>
              <w:rPr>
                <w:noProof/>
                <w:webHidden/>
              </w:rPr>
              <w:tab/>
            </w:r>
            <w:r>
              <w:rPr>
                <w:noProof/>
                <w:webHidden/>
              </w:rPr>
              <w:fldChar w:fldCharType="begin"/>
            </w:r>
            <w:r>
              <w:rPr>
                <w:noProof/>
                <w:webHidden/>
              </w:rPr>
              <w:instrText xml:space="preserve"> PAGEREF _Toc76374648 \h </w:instrText>
            </w:r>
            <w:r>
              <w:rPr>
                <w:noProof/>
                <w:webHidden/>
              </w:rPr>
            </w:r>
          </w:ins>
          <w:r>
            <w:rPr>
              <w:noProof/>
              <w:webHidden/>
            </w:rPr>
            <w:fldChar w:fldCharType="separate"/>
          </w:r>
          <w:ins w:id="315" w:author="David Conklin" w:date="2021-07-05T10:48:00Z">
            <w:r>
              <w:rPr>
                <w:noProof/>
                <w:webHidden/>
              </w:rPr>
              <w:t>83</w:t>
            </w:r>
            <w:r>
              <w:rPr>
                <w:noProof/>
                <w:webHidden/>
              </w:rPr>
              <w:fldChar w:fldCharType="end"/>
            </w:r>
            <w:r w:rsidRPr="00E156AA">
              <w:rPr>
                <w:rStyle w:val="Hyperlink"/>
                <w:noProof/>
              </w:rPr>
              <w:fldChar w:fldCharType="end"/>
            </w:r>
          </w:ins>
        </w:p>
        <w:p w14:paraId="4DC3E686" w14:textId="213A6EFB" w:rsidR="006231D1" w:rsidDel="00EF6419" w:rsidRDefault="006231D1">
          <w:pPr>
            <w:pStyle w:val="TOC1"/>
            <w:tabs>
              <w:tab w:val="right" w:leader="dot" w:pos="9350"/>
            </w:tabs>
            <w:rPr>
              <w:del w:id="316" w:author="David Conklin" w:date="2021-05-12T11:03:00Z"/>
              <w:rFonts w:eastAsiaTheme="minorEastAsia"/>
              <w:noProof/>
            </w:rPr>
          </w:pPr>
          <w:del w:id="3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"_Toc71555619"</w:delInstrText>
            </w:r>
            <w:r w:rsidRPr="00DA2E90" w:rsidDel="00EF6419">
              <w:rPr>
                <w:rStyle w:val="Hyperlink"/>
                <w:noProof/>
              </w:rPr>
              <w:delInstrText xml:space="preserve"> </w:delInstrText>
            </w:r>
            <w:r w:rsidRPr="00DA2E90" w:rsidDel="00EF6419">
              <w:rPr>
                <w:rStyle w:val="Hyperlink"/>
                <w:noProof/>
              </w:rPr>
              <w:fldChar w:fldCharType="separate"/>
            </w:r>
          </w:del>
          <w:ins w:id="318" w:author="David Conklin" w:date="2021-07-05T10:48:00Z">
            <w:r w:rsidR="00D33947">
              <w:rPr>
                <w:rStyle w:val="Hyperlink"/>
                <w:b/>
                <w:bCs/>
                <w:noProof/>
              </w:rPr>
              <w:t>Error! Hyperlink reference not valid.</w:t>
            </w:r>
          </w:ins>
          <w:del w:id="319" w:author="David Conklin" w:date="2021-05-12T11:03:00Z">
            <w:r w:rsidRPr="00DA2E90" w:rsidDel="00EF6419">
              <w:rPr>
                <w:rStyle w:val="Hyperlink"/>
                <w:noProof/>
              </w:rPr>
              <w:delText>What is a digital handbook?</w:delText>
            </w:r>
            <w:r w:rsidDel="00EF6419">
              <w:rPr>
                <w:noProof/>
                <w:webHidden/>
              </w:rPr>
              <w:tab/>
            </w:r>
            <w:r w:rsidDel="00EF6419">
              <w:rPr>
                <w:noProof/>
                <w:webHidden/>
              </w:rPr>
              <w:fldChar w:fldCharType="begin"/>
            </w:r>
            <w:r w:rsidDel="00EF6419">
              <w:rPr>
                <w:noProof/>
                <w:webHidden/>
              </w:rPr>
              <w:delInstrText xml:space="preserve"> PAGEREF _Toc71555619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F6F8788" w14:textId="451ADCC0" w:rsidR="006231D1" w:rsidDel="00EF6419" w:rsidRDefault="006231D1">
          <w:pPr>
            <w:pStyle w:val="TOC1"/>
            <w:tabs>
              <w:tab w:val="right" w:leader="dot" w:pos="9350"/>
            </w:tabs>
            <w:rPr>
              <w:del w:id="320" w:author="David Conklin" w:date="2021-05-12T11:03:00Z"/>
              <w:rFonts w:eastAsiaTheme="minorEastAsia"/>
              <w:noProof/>
            </w:rPr>
          </w:pPr>
          <w:del w:id="3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"_Toc71555620"</w:delInstrText>
            </w:r>
            <w:r w:rsidRPr="00DA2E90" w:rsidDel="00EF6419">
              <w:rPr>
                <w:rStyle w:val="Hyperlink"/>
                <w:noProof/>
              </w:rPr>
              <w:delInstrText xml:space="preserve"> </w:delInstrText>
            </w:r>
            <w:r w:rsidRPr="00DA2E90" w:rsidDel="00EF6419">
              <w:rPr>
                <w:rStyle w:val="Hyperlink"/>
                <w:noProof/>
              </w:rPr>
              <w:fldChar w:fldCharType="separate"/>
            </w:r>
          </w:del>
          <w:ins w:id="322" w:author="David Conklin" w:date="2021-07-05T10:48:00Z">
            <w:r w:rsidR="00D33947">
              <w:rPr>
                <w:rStyle w:val="Hyperlink"/>
                <w:b/>
                <w:bCs/>
                <w:noProof/>
              </w:rPr>
              <w:t>Error! Hyperlink reference not valid.</w:t>
            </w:r>
          </w:ins>
          <w:del w:id="323" w:author="David Conklin" w:date="2021-05-12T11:03:00Z">
            <w:r w:rsidRPr="00DA2E90" w:rsidDel="00EF6419">
              <w:rPr>
                <w:rStyle w:val="Hyperlink"/>
                <w:noProof/>
              </w:rPr>
              <w:delText>CW3M concept</w:delText>
            </w:r>
            <w:r w:rsidDel="00EF6419">
              <w:rPr>
                <w:noProof/>
                <w:webHidden/>
              </w:rPr>
              <w:tab/>
            </w:r>
            <w:r w:rsidDel="00EF6419">
              <w:rPr>
                <w:noProof/>
                <w:webHidden/>
              </w:rPr>
              <w:fldChar w:fldCharType="begin"/>
            </w:r>
            <w:r w:rsidDel="00EF6419">
              <w:rPr>
                <w:noProof/>
                <w:webHidden/>
              </w:rPr>
              <w:delInstrText xml:space="preserve"> PAGEREF _Toc71555620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24AF58FB" w14:textId="60A13A10" w:rsidR="006231D1" w:rsidDel="00EF6419" w:rsidRDefault="006231D1">
          <w:pPr>
            <w:pStyle w:val="TOC2"/>
            <w:tabs>
              <w:tab w:val="right" w:leader="dot" w:pos="9350"/>
            </w:tabs>
            <w:rPr>
              <w:del w:id="324" w:author="David Conklin" w:date="2021-05-12T11:03:00Z"/>
              <w:rFonts w:eastAsiaTheme="minorEastAsia"/>
              <w:noProof/>
            </w:rPr>
          </w:pPr>
          <w:del w:id="3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"_Toc71555621"</w:delInstrText>
            </w:r>
            <w:r w:rsidRPr="00DA2E90" w:rsidDel="00EF6419">
              <w:rPr>
                <w:rStyle w:val="Hyperlink"/>
                <w:noProof/>
              </w:rPr>
              <w:delInstrText xml:space="preserve"> </w:delInstrText>
            </w:r>
            <w:r w:rsidRPr="00DA2E90" w:rsidDel="00EF6419">
              <w:rPr>
                <w:rStyle w:val="Hyperlink"/>
                <w:noProof/>
              </w:rPr>
              <w:fldChar w:fldCharType="separate"/>
            </w:r>
          </w:del>
          <w:ins w:id="326" w:author="David Conklin" w:date="2021-07-05T10:48:00Z">
            <w:r w:rsidR="00D33947">
              <w:rPr>
                <w:rStyle w:val="Hyperlink"/>
                <w:b/>
                <w:bCs/>
                <w:noProof/>
              </w:rPr>
              <w:t>Error! Hyperlink reference not valid.</w:t>
            </w:r>
          </w:ins>
          <w:del w:id="327" w:author="David Conklin" w:date="2021-05-12T11:03:00Z">
            <w:r w:rsidRPr="00DA2E90" w:rsidDel="00EF6419">
              <w:rPr>
                <w:rStyle w:val="Hyperlink"/>
                <w:noProof/>
              </w:rPr>
              <w:delText>A different kind of community model</w:delText>
            </w:r>
            <w:r w:rsidDel="00EF6419">
              <w:rPr>
                <w:noProof/>
                <w:webHidden/>
              </w:rPr>
              <w:tab/>
            </w:r>
            <w:r w:rsidDel="00EF6419">
              <w:rPr>
                <w:noProof/>
                <w:webHidden/>
              </w:rPr>
              <w:fldChar w:fldCharType="begin"/>
            </w:r>
            <w:r w:rsidDel="00EF6419">
              <w:rPr>
                <w:noProof/>
                <w:webHidden/>
              </w:rPr>
              <w:delInstrText xml:space="preserve"> PAGEREF _Toc71555621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75F5504D" w14:textId="5FE5402A" w:rsidR="006231D1" w:rsidDel="00EF6419" w:rsidRDefault="006231D1">
          <w:pPr>
            <w:pStyle w:val="TOC2"/>
            <w:tabs>
              <w:tab w:val="right" w:leader="dot" w:pos="9350"/>
            </w:tabs>
            <w:rPr>
              <w:del w:id="328" w:author="David Conklin" w:date="2021-05-12T11:03:00Z"/>
              <w:rFonts w:eastAsiaTheme="minorEastAsia"/>
              <w:noProof/>
            </w:rPr>
          </w:pPr>
          <w:del w:id="3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"_Toc71555622"</w:delInstrText>
            </w:r>
            <w:r w:rsidRPr="00DA2E90" w:rsidDel="00EF6419">
              <w:rPr>
                <w:rStyle w:val="Hyperlink"/>
                <w:noProof/>
              </w:rPr>
              <w:delInstrText xml:space="preserve"> </w:delInstrText>
            </w:r>
            <w:r w:rsidRPr="00DA2E90" w:rsidDel="00EF6419">
              <w:rPr>
                <w:rStyle w:val="Hyperlink"/>
                <w:noProof/>
              </w:rPr>
              <w:fldChar w:fldCharType="separate"/>
            </w:r>
          </w:del>
          <w:ins w:id="330" w:author="David Conklin" w:date="2021-07-05T10:48:00Z">
            <w:r w:rsidR="00D33947">
              <w:rPr>
                <w:rStyle w:val="Hyperlink"/>
                <w:b/>
                <w:bCs/>
                <w:noProof/>
              </w:rPr>
              <w:t>Error! Hyperlink reference not valid.</w:t>
            </w:r>
          </w:ins>
          <w:del w:id="331" w:author="David Conklin" w:date="2021-05-12T11:03:00Z">
            <w:r w:rsidRPr="00DA2E90" w:rsidDel="00EF6419">
              <w:rPr>
                <w:rStyle w:val="Hyperlink"/>
                <w:noProof/>
              </w:rPr>
              <w:delText>What CW3M is for</w:delText>
            </w:r>
            <w:r w:rsidDel="00EF6419">
              <w:rPr>
                <w:noProof/>
                <w:webHidden/>
              </w:rPr>
              <w:tab/>
            </w:r>
            <w:r w:rsidDel="00EF6419">
              <w:rPr>
                <w:noProof/>
                <w:webHidden/>
              </w:rPr>
              <w:fldChar w:fldCharType="begin"/>
            </w:r>
            <w:r w:rsidDel="00EF6419">
              <w:rPr>
                <w:noProof/>
                <w:webHidden/>
              </w:rPr>
              <w:delInstrText xml:space="preserve"> PAGEREF _Toc71555622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5F167FE0" w14:textId="17BBD3FA" w:rsidR="006231D1" w:rsidDel="00EF6419" w:rsidRDefault="006231D1">
          <w:pPr>
            <w:pStyle w:val="TOC2"/>
            <w:tabs>
              <w:tab w:val="right" w:leader="dot" w:pos="9350"/>
            </w:tabs>
            <w:rPr>
              <w:del w:id="332" w:author="David Conklin" w:date="2021-05-12T11:03:00Z"/>
              <w:rFonts w:eastAsiaTheme="minorEastAsia"/>
              <w:noProof/>
            </w:rPr>
          </w:pPr>
          <w:del w:id="3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"_Toc71555623"</w:delInstrText>
            </w:r>
            <w:r w:rsidRPr="00DA2E90" w:rsidDel="00EF6419">
              <w:rPr>
                <w:rStyle w:val="Hyperlink"/>
                <w:noProof/>
              </w:rPr>
              <w:delInstrText xml:space="preserve"> </w:delInstrText>
            </w:r>
            <w:r w:rsidRPr="00DA2E90" w:rsidDel="00EF6419">
              <w:rPr>
                <w:rStyle w:val="Hyperlink"/>
                <w:noProof/>
              </w:rPr>
              <w:fldChar w:fldCharType="separate"/>
            </w:r>
          </w:del>
          <w:ins w:id="334" w:author="David Conklin" w:date="2021-07-05T10:48:00Z">
            <w:r w:rsidR="00D33947">
              <w:rPr>
                <w:rStyle w:val="Hyperlink"/>
                <w:b/>
                <w:bCs/>
                <w:noProof/>
              </w:rPr>
              <w:t>Error! Hyperlink reference not valid.</w:t>
            </w:r>
          </w:ins>
          <w:del w:id="335" w:author="David Conklin" w:date="2021-05-12T11:03:00Z">
            <w:r w:rsidRPr="00DA2E90" w:rsidDel="00EF6419">
              <w:rPr>
                <w:rStyle w:val="Hyperlink"/>
                <w:noProof/>
              </w:rPr>
              <w:delText>Management and maintenance</w:delText>
            </w:r>
            <w:r w:rsidDel="00EF6419">
              <w:rPr>
                <w:noProof/>
                <w:webHidden/>
              </w:rPr>
              <w:tab/>
            </w:r>
            <w:r w:rsidDel="00EF6419">
              <w:rPr>
                <w:noProof/>
                <w:webHidden/>
              </w:rPr>
              <w:fldChar w:fldCharType="begin"/>
            </w:r>
            <w:r w:rsidDel="00EF6419">
              <w:rPr>
                <w:noProof/>
                <w:webHidden/>
              </w:rPr>
              <w:delInstrText xml:space="preserve"> PAGEREF _Toc71555623 \h </w:delInstrText>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7D348F69" w14:textId="2893A4DF" w:rsidR="006231D1" w:rsidDel="00EF6419" w:rsidRDefault="006231D1">
          <w:pPr>
            <w:pStyle w:val="TOC1"/>
            <w:tabs>
              <w:tab w:val="right" w:leader="dot" w:pos="9350"/>
            </w:tabs>
            <w:rPr>
              <w:del w:id="336" w:author="David Conklin" w:date="2021-05-12T11:03:00Z"/>
              <w:rFonts w:eastAsiaTheme="minorEastAsia"/>
              <w:noProof/>
            </w:rPr>
          </w:pPr>
          <w:del w:id="3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"_Toc71555624"</w:delInstrText>
            </w:r>
            <w:r w:rsidRPr="00DA2E90" w:rsidDel="00EF6419">
              <w:rPr>
                <w:rStyle w:val="Hyperlink"/>
                <w:noProof/>
              </w:rPr>
              <w:delInstrText xml:space="preserve"> </w:delInstrText>
            </w:r>
            <w:r w:rsidRPr="00DA2E90" w:rsidDel="00EF6419">
              <w:rPr>
                <w:rStyle w:val="Hyperlink"/>
                <w:noProof/>
              </w:rPr>
              <w:fldChar w:fldCharType="separate"/>
            </w:r>
          </w:del>
          <w:ins w:id="338" w:author="David Conklin" w:date="2021-07-05T10:48:00Z">
            <w:r w:rsidR="00D33947">
              <w:rPr>
                <w:rStyle w:val="Hyperlink"/>
                <w:b/>
                <w:bCs/>
                <w:noProof/>
              </w:rPr>
              <w:t>Error! Hyperlink reference not valid.</w:t>
            </w:r>
          </w:ins>
          <w:del w:id="339" w:author="David Conklin" w:date="2021-05-12T11:03:00Z">
            <w:r w:rsidRPr="00DA2E90" w:rsidDel="00EF6419">
              <w:rPr>
                <w:rStyle w:val="Hyperlink"/>
                <w:noProof/>
              </w:rPr>
              <w:delText>CW3M – A “first principles” model with tuning knobs</w:delText>
            </w:r>
            <w:r w:rsidDel="00EF6419">
              <w:rPr>
                <w:noProof/>
                <w:webHidden/>
              </w:rPr>
              <w:tab/>
            </w:r>
            <w:r w:rsidDel="00EF6419">
              <w:rPr>
                <w:noProof/>
                <w:webHidden/>
              </w:rPr>
              <w:fldChar w:fldCharType="begin"/>
            </w:r>
            <w:r w:rsidDel="00EF6419">
              <w:rPr>
                <w:noProof/>
                <w:webHidden/>
              </w:rPr>
              <w:delInstrText xml:space="preserve"> PAGEREF _Toc71555624 \h </w:delInstrText>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646EA395" w14:textId="0C1D6E08" w:rsidR="006231D1" w:rsidDel="00EF6419" w:rsidRDefault="006231D1">
          <w:pPr>
            <w:pStyle w:val="TOC1"/>
            <w:tabs>
              <w:tab w:val="right" w:leader="dot" w:pos="9350"/>
            </w:tabs>
            <w:rPr>
              <w:del w:id="340" w:author="David Conklin" w:date="2021-05-12T11:03:00Z"/>
              <w:rFonts w:eastAsiaTheme="minorEastAsia"/>
              <w:noProof/>
            </w:rPr>
          </w:pPr>
          <w:del w:id="3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"_Toc71555625"</w:delInstrText>
            </w:r>
            <w:r w:rsidRPr="00DA2E90" w:rsidDel="00EF6419">
              <w:rPr>
                <w:rStyle w:val="Hyperlink"/>
                <w:noProof/>
              </w:rPr>
              <w:delInstrText xml:space="preserve"> </w:delInstrText>
            </w:r>
            <w:r w:rsidRPr="00DA2E90" w:rsidDel="00EF6419">
              <w:rPr>
                <w:rStyle w:val="Hyperlink"/>
                <w:noProof/>
              </w:rPr>
              <w:fldChar w:fldCharType="separate"/>
            </w:r>
          </w:del>
          <w:ins w:id="342" w:author="David Conklin" w:date="2021-07-05T10:48:00Z">
            <w:r w:rsidR="00D33947">
              <w:rPr>
                <w:rStyle w:val="Hyperlink"/>
                <w:b/>
                <w:bCs/>
                <w:noProof/>
              </w:rPr>
              <w:t>Error! Hyperlink reference not valid.</w:t>
            </w:r>
          </w:ins>
          <w:del w:id="343" w:author="David Conklin" w:date="2021-05-12T11:03:00Z">
            <w:r w:rsidRPr="00DA2E90" w:rsidDel="00EF6419">
              <w:rPr>
                <w:rStyle w:val="Hyperlink"/>
                <w:noProof/>
              </w:rPr>
              <w:delText>The tuning knobs</w:delText>
            </w:r>
            <w:r w:rsidDel="00EF6419">
              <w:rPr>
                <w:noProof/>
                <w:webHidden/>
              </w:rPr>
              <w:tab/>
            </w:r>
            <w:r w:rsidDel="00EF6419">
              <w:rPr>
                <w:noProof/>
                <w:webHidden/>
              </w:rPr>
              <w:fldChar w:fldCharType="begin"/>
            </w:r>
            <w:r w:rsidDel="00EF6419">
              <w:rPr>
                <w:noProof/>
                <w:webHidden/>
              </w:rPr>
              <w:delInstrText xml:space="preserve"> PAGEREF _Toc71555625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3866F76" w14:textId="514F4E3C" w:rsidR="006231D1" w:rsidDel="00EF6419" w:rsidRDefault="006231D1">
          <w:pPr>
            <w:pStyle w:val="TOC2"/>
            <w:tabs>
              <w:tab w:val="right" w:leader="dot" w:pos="9350"/>
            </w:tabs>
            <w:rPr>
              <w:del w:id="344" w:author="David Conklin" w:date="2021-05-12T11:03:00Z"/>
              <w:rFonts w:eastAsiaTheme="minorEastAsia"/>
              <w:noProof/>
            </w:rPr>
          </w:pPr>
          <w:del w:id="3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"_Toc71555626"</w:delInstrText>
            </w:r>
            <w:r w:rsidRPr="00DA2E90" w:rsidDel="00EF6419">
              <w:rPr>
                <w:rStyle w:val="Hyperlink"/>
                <w:noProof/>
              </w:rPr>
              <w:delInstrText xml:space="preserve"> </w:delInstrText>
            </w:r>
            <w:r w:rsidRPr="00DA2E90" w:rsidDel="00EF6419">
              <w:rPr>
                <w:rStyle w:val="Hyperlink"/>
                <w:noProof/>
              </w:rPr>
              <w:fldChar w:fldCharType="separate"/>
            </w:r>
          </w:del>
          <w:ins w:id="346" w:author="David Conklin" w:date="2021-07-05T10:48:00Z">
            <w:r w:rsidR="00D33947">
              <w:rPr>
                <w:rStyle w:val="Hyperlink"/>
                <w:b/>
                <w:bCs/>
                <w:noProof/>
              </w:rPr>
              <w:t>Error! Hyperlink reference not valid.</w:t>
            </w:r>
          </w:ins>
          <w:del w:id="347" w:author="David Conklin" w:date="2021-05-12T11:03:00Z">
            <w:r w:rsidRPr="00DA2E90" w:rsidDel="00EF6419">
              <w:rPr>
                <w:rStyle w:val="Hyperlink"/>
                <w:noProof/>
              </w:rPr>
              <w:delText>ET_MULT – forest evapotranspiration</w:delText>
            </w:r>
            <w:r w:rsidDel="00EF6419">
              <w:rPr>
                <w:noProof/>
                <w:webHidden/>
              </w:rPr>
              <w:tab/>
            </w:r>
            <w:r w:rsidDel="00EF6419">
              <w:rPr>
                <w:noProof/>
                <w:webHidden/>
              </w:rPr>
              <w:fldChar w:fldCharType="begin"/>
            </w:r>
            <w:r w:rsidDel="00EF6419">
              <w:rPr>
                <w:noProof/>
                <w:webHidden/>
              </w:rPr>
              <w:delInstrText xml:space="preserve"> PAGEREF _Toc71555626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576EBDA9" w14:textId="47094A2E" w:rsidR="006231D1" w:rsidDel="00EF6419" w:rsidRDefault="006231D1">
          <w:pPr>
            <w:pStyle w:val="TOC2"/>
            <w:tabs>
              <w:tab w:val="right" w:leader="dot" w:pos="9350"/>
            </w:tabs>
            <w:rPr>
              <w:del w:id="348" w:author="David Conklin" w:date="2021-05-12T11:03:00Z"/>
              <w:rFonts w:eastAsiaTheme="minorEastAsia"/>
              <w:noProof/>
            </w:rPr>
          </w:pPr>
          <w:del w:id="3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"_Toc71555627"</w:delInstrText>
            </w:r>
            <w:r w:rsidRPr="00DA2E90" w:rsidDel="00EF6419">
              <w:rPr>
                <w:rStyle w:val="Hyperlink"/>
                <w:noProof/>
              </w:rPr>
              <w:delInstrText xml:space="preserve"> </w:delInstrText>
            </w:r>
            <w:r w:rsidRPr="00DA2E90" w:rsidDel="00EF6419">
              <w:rPr>
                <w:rStyle w:val="Hyperlink"/>
                <w:noProof/>
              </w:rPr>
              <w:fldChar w:fldCharType="separate"/>
            </w:r>
          </w:del>
          <w:ins w:id="350" w:author="David Conklin" w:date="2021-07-05T10:48:00Z">
            <w:r w:rsidR="00D33947">
              <w:rPr>
                <w:rStyle w:val="Hyperlink"/>
                <w:b/>
                <w:bCs/>
                <w:noProof/>
              </w:rPr>
              <w:t>Error! Hyperlink reference not valid.</w:t>
            </w:r>
          </w:ins>
          <w:del w:id="351" w:author="David Conklin" w:date="2021-05-12T11:03:00Z">
            <w:r w:rsidRPr="00DA2E90" w:rsidDel="00EF6419">
              <w:rPr>
                <w:rStyle w:val="Hyperlink"/>
                <w:noProof/>
              </w:rPr>
              <w:delText>SOLAR_RADIATION_MULTIPLIER – reservoir insolation</w:delText>
            </w:r>
            <w:r w:rsidDel="00EF6419">
              <w:rPr>
                <w:noProof/>
                <w:webHidden/>
              </w:rPr>
              <w:tab/>
            </w:r>
            <w:r w:rsidDel="00EF6419">
              <w:rPr>
                <w:noProof/>
                <w:webHidden/>
              </w:rPr>
              <w:fldChar w:fldCharType="begin"/>
            </w:r>
            <w:r w:rsidDel="00EF6419">
              <w:rPr>
                <w:noProof/>
                <w:webHidden/>
              </w:rPr>
              <w:delInstrText xml:space="preserve"> PAGEREF _Toc71555627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4E6ED449" w14:textId="3524AD47" w:rsidR="006231D1" w:rsidDel="00EF6419" w:rsidRDefault="006231D1">
          <w:pPr>
            <w:pStyle w:val="TOC2"/>
            <w:tabs>
              <w:tab w:val="right" w:leader="dot" w:pos="9350"/>
            </w:tabs>
            <w:rPr>
              <w:del w:id="352" w:author="David Conklin" w:date="2021-05-12T11:03:00Z"/>
              <w:rFonts w:eastAsiaTheme="minorEastAsia"/>
              <w:noProof/>
            </w:rPr>
          </w:pPr>
          <w:del w:id="3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"_Toc71555628"</w:delInstrText>
            </w:r>
            <w:r w:rsidRPr="00DA2E90" w:rsidDel="00EF6419">
              <w:rPr>
                <w:rStyle w:val="Hyperlink"/>
                <w:noProof/>
              </w:rPr>
              <w:delInstrText xml:space="preserve"> </w:delInstrText>
            </w:r>
            <w:r w:rsidRPr="00DA2E90" w:rsidDel="00EF6419">
              <w:rPr>
                <w:rStyle w:val="Hyperlink"/>
                <w:noProof/>
              </w:rPr>
              <w:fldChar w:fldCharType="separate"/>
            </w:r>
          </w:del>
          <w:ins w:id="354" w:author="David Conklin" w:date="2021-07-05T10:48:00Z">
            <w:r w:rsidR="00D33947">
              <w:rPr>
                <w:rStyle w:val="Hyperlink"/>
                <w:b/>
                <w:bCs/>
                <w:noProof/>
              </w:rPr>
              <w:t>Error! Hyperlink reference not valid.</w:t>
            </w:r>
          </w:ins>
          <w:del w:id="355" w:author="David Conklin" w:date="2021-05-12T11:03:00Z">
            <w:r w:rsidRPr="00DA2E90" w:rsidDel="00EF6419">
              <w:rPr>
                <w:rStyle w:val="Hyperlink"/>
                <w:noProof/>
              </w:rPr>
              <w:delText>FLOW_CMS – Discharge from High Cascade springs</w:delText>
            </w:r>
            <w:r w:rsidDel="00EF6419">
              <w:rPr>
                <w:noProof/>
                <w:webHidden/>
              </w:rPr>
              <w:tab/>
            </w:r>
            <w:r w:rsidDel="00EF6419">
              <w:rPr>
                <w:noProof/>
                <w:webHidden/>
              </w:rPr>
              <w:fldChar w:fldCharType="begin"/>
            </w:r>
            <w:r w:rsidDel="00EF6419">
              <w:rPr>
                <w:noProof/>
                <w:webHidden/>
              </w:rPr>
              <w:delInstrText xml:space="preserve"> PAGEREF _Toc71555628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CD2D0D6" w14:textId="4F309CFD" w:rsidR="006231D1" w:rsidDel="00EF6419" w:rsidRDefault="006231D1">
          <w:pPr>
            <w:pStyle w:val="TOC1"/>
            <w:tabs>
              <w:tab w:val="right" w:leader="dot" w:pos="9350"/>
            </w:tabs>
            <w:rPr>
              <w:del w:id="356" w:author="David Conklin" w:date="2021-05-12T11:03:00Z"/>
              <w:rFonts w:eastAsiaTheme="minorEastAsia"/>
              <w:noProof/>
            </w:rPr>
          </w:pPr>
          <w:del w:id="3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"_Toc71555629"</w:delInstrText>
            </w:r>
            <w:r w:rsidRPr="00DA2E90" w:rsidDel="00EF6419">
              <w:rPr>
                <w:rStyle w:val="Hyperlink"/>
                <w:noProof/>
              </w:rPr>
              <w:delInstrText xml:space="preserve"> </w:delInstrText>
            </w:r>
            <w:r w:rsidRPr="00DA2E90" w:rsidDel="00EF6419">
              <w:rPr>
                <w:rStyle w:val="Hyperlink"/>
                <w:noProof/>
              </w:rPr>
              <w:fldChar w:fldCharType="separate"/>
            </w:r>
          </w:del>
          <w:ins w:id="358" w:author="David Conklin" w:date="2021-07-05T10:48:00Z">
            <w:r w:rsidR="00D33947">
              <w:rPr>
                <w:rStyle w:val="Hyperlink"/>
                <w:b/>
                <w:bCs/>
                <w:noProof/>
              </w:rPr>
              <w:t>Error! Hyperlink reference not valid.</w:t>
            </w:r>
          </w:ins>
          <w:del w:id="359" w:author="David Conklin" w:date="2021-05-12T11:03:00Z">
            <w:r w:rsidRPr="00DA2E90" w:rsidDel="00EF6419">
              <w:rPr>
                <w:rStyle w:val="Hyperlink"/>
                <w:noProof/>
              </w:rPr>
              <w:delText>The Envision framework and the GIS Layers</w:delText>
            </w:r>
            <w:r w:rsidDel="00EF6419">
              <w:rPr>
                <w:noProof/>
                <w:webHidden/>
              </w:rPr>
              <w:tab/>
            </w:r>
            <w:r w:rsidDel="00EF6419">
              <w:rPr>
                <w:noProof/>
                <w:webHidden/>
              </w:rPr>
              <w:fldChar w:fldCharType="begin"/>
            </w:r>
            <w:r w:rsidDel="00EF6419">
              <w:rPr>
                <w:noProof/>
                <w:webHidden/>
              </w:rPr>
              <w:delInstrText xml:space="preserve"> PAGEREF _Toc71555629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EA24CD4" w14:textId="7BF3D29F" w:rsidR="006231D1" w:rsidDel="00EF6419" w:rsidRDefault="006231D1">
          <w:pPr>
            <w:pStyle w:val="TOC2"/>
            <w:tabs>
              <w:tab w:val="right" w:leader="dot" w:pos="9350"/>
            </w:tabs>
            <w:rPr>
              <w:del w:id="360" w:author="David Conklin" w:date="2021-05-12T11:03:00Z"/>
              <w:rFonts w:eastAsiaTheme="minorEastAsia"/>
              <w:noProof/>
            </w:rPr>
          </w:pPr>
          <w:del w:id="3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"_Toc71555630"</w:delInstrText>
            </w:r>
            <w:r w:rsidRPr="00DA2E90" w:rsidDel="00EF6419">
              <w:rPr>
                <w:rStyle w:val="Hyperlink"/>
                <w:noProof/>
              </w:rPr>
              <w:delInstrText xml:space="preserve"> </w:delInstrText>
            </w:r>
            <w:r w:rsidRPr="00DA2E90" w:rsidDel="00EF6419">
              <w:rPr>
                <w:rStyle w:val="Hyperlink"/>
                <w:noProof/>
              </w:rPr>
              <w:fldChar w:fldCharType="separate"/>
            </w:r>
          </w:del>
          <w:ins w:id="362" w:author="David Conklin" w:date="2021-07-05T10:48:00Z">
            <w:r w:rsidR="00D33947">
              <w:rPr>
                <w:rStyle w:val="Hyperlink"/>
                <w:b/>
                <w:bCs/>
                <w:noProof/>
              </w:rPr>
              <w:t>Error! Hyperlink reference not valid.</w:t>
            </w:r>
          </w:ins>
          <w:del w:id="363" w:author="David Conklin" w:date="2021-05-12T11:03:00Z">
            <w:r w:rsidRPr="00DA2E90" w:rsidDel="00EF6419">
              <w:rPr>
                <w:rStyle w:val="Hyperlink"/>
                <w:noProof/>
              </w:rPr>
              <w:delText>The Reach Layer</w:delText>
            </w:r>
            <w:r w:rsidDel="00EF6419">
              <w:rPr>
                <w:noProof/>
                <w:webHidden/>
              </w:rPr>
              <w:tab/>
            </w:r>
            <w:r w:rsidDel="00EF6419">
              <w:rPr>
                <w:noProof/>
                <w:webHidden/>
              </w:rPr>
              <w:fldChar w:fldCharType="begin"/>
            </w:r>
            <w:r w:rsidDel="00EF6419">
              <w:rPr>
                <w:noProof/>
                <w:webHidden/>
              </w:rPr>
              <w:delInstrText xml:space="preserve"> PAGEREF _Toc71555630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36A2581" w14:textId="72A60FBB" w:rsidR="006231D1" w:rsidDel="00EF6419" w:rsidRDefault="006231D1">
          <w:pPr>
            <w:pStyle w:val="TOC2"/>
            <w:tabs>
              <w:tab w:val="right" w:leader="dot" w:pos="9350"/>
            </w:tabs>
            <w:rPr>
              <w:del w:id="364" w:author="David Conklin" w:date="2021-05-12T11:03:00Z"/>
              <w:rFonts w:eastAsiaTheme="minorEastAsia"/>
              <w:noProof/>
            </w:rPr>
          </w:pPr>
          <w:del w:id="3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"_Toc71555631"</w:delInstrText>
            </w:r>
            <w:r w:rsidRPr="00DA2E90" w:rsidDel="00EF6419">
              <w:rPr>
                <w:rStyle w:val="Hyperlink"/>
                <w:noProof/>
              </w:rPr>
              <w:delInstrText xml:space="preserve"> </w:delInstrText>
            </w:r>
            <w:r w:rsidRPr="00DA2E90" w:rsidDel="00EF6419">
              <w:rPr>
                <w:rStyle w:val="Hyperlink"/>
                <w:noProof/>
              </w:rPr>
              <w:fldChar w:fldCharType="separate"/>
            </w:r>
          </w:del>
          <w:ins w:id="366" w:author="David Conklin" w:date="2021-07-05T10:48:00Z">
            <w:r w:rsidR="00D33947">
              <w:rPr>
                <w:rStyle w:val="Hyperlink"/>
                <w:b/>
                <w:bCs/>
                <w:noProof/>
              </w:rPr>
              <w:t>Error! Hyperlink reference not valid.</w:t>
            </w:r>
          </w:ins>
          <w:del w:id="367" w:author="David Conklin" w:date="2021-05-12T11:03:00Z">
            <w:r w:rsidRPr="00DA2E90" w:rsidDel="00EF6419">
              <w:rPr>
                <w:rStyle w:val="Hyperlink"/>
                <w:noProof/>
              </w:rPr>
              <w:delText>Time steps, autonomous processes, and global methods</w:delText>
            </w:r>
            <w:r w:rsidDel="00EF6419">
              <w:rPr>
                <w:noProof/>
                <w:webHidden/>
              </w:rPr>
              <w:tab/>
            </w:r>
            <w:r w:rsidDel="00EF6419">
              <w:rPr>
                <w:noProof/>
                <w:webHidden/>
              </w:rPr>
              <w:fldChar w:fldCharType="begin"/>
            </w:r>
            <w:r w:rsidDel="00EF6419">
              <w:rPr>
                <w:noProof/>
                <w:webHidden/>
              </w:rPr>
              <w:delInstrText xml:space="preserve"> PAGEREF _Toc71555631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1A2D7A17" w14:textId="5DE1EA6E" w:rsidR="006231D1" w:rsidDel="00EF6419" w:rsidRDefault="006231D1">
          <w:pPr>
            <w:pStyle w:val="TOC2"/>
            <w:tabs>
              <w:tab w:val="right" w:leader="dot" w:pos="9350"/>
            </w:tabs>
            <w:rPr>
              <w:del w:id="368" w:author="David Conklin" w:date="2021-05-12T11:03:00Z"/>
              <w:rFonts w:eastAsiaTheme="minorEastAsia"/>
              <w:noProof/>
            </w:rPr>
          </w:pPr>
          <w:del w:id="3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"_Toc71555632"</w:delInstrText>
            </w:r>
            <w:r w:rsidRPr="00DA2E90" w:rsidDel="00EF6419">
              <w:rPr>
                <w:rStyle w:val="Hyperlink"/>
                <w:noProof/>
              </w:rPr>
              <w:delInstrText xml:space="preserve"> </w:delInstrText>
            </w:r>
            <w:r w:rsidRPr="00DA2E90" w:rsidDel="00EF6419">
              <w:rPr>
                <w:rStyle w:val="Hyperlink"/>
                <w:noProof/>
              </w:rPr>
              <w:fldChar w:fldCharType="separate"/>
            </w:r>
          </w:del>
          <w:ins w:id="370" w:author="David Conklin" w:date="2021-07-05T10:48:00Z">
            <w:r w:rsidR="00D33947">
              <w:rPr>
                <w:rStyle w:val="Hyperlink"/>
                <w:b/>
                <w:bCs/>
                <w:noProof/>
              </w:rPr>
              <w:t>Error! Hyperlink reference not valid.</w:t>
            </w:r>
          </w:ins>
          <w:del w:id="371" w:author="David Conklin" w:date="2021-05-12T11:03:00Z">
            <w:r w:rsidRPr="00DA2E90" w:rsidDel="00EF6419">
              <w:rPr>
                <w:rStyle w:val="Hyperlink"/>
                <w:noProof/>
              </w:rPr>
              <w:delText>Some global method details</w:delText>
            </w:r>
            <w:r w:rsidDel="00EF6419">
              <w:rPr>
                <w:noProof/>
                <w:webHidden/>
              </w:rPr>
              <w:tab/>
            </w:r>
            <w:r w:rsidDel="00EF6419">
              <w:rPr>
                <w:noProof/>
                <w:webHidden/>
              </w:rPr>
              <w:fldChar w:fldCharType="begin"/>
            </w:r>
            <w:r w:rsidDel="00EF6419">
              <w:rPr>
                <w:noProof/>
                <w:webHidden/>
              </w:rPr>
              <w:delInstrText xml:space="preserve"> PAGEREF _Toc71555632 \h </w:delInstrText>
            </w:r>
            <w:r w:rsidDel="00EF6419">
              <w:rPr>
                <w:noProof/>
                <w:webHidden/>
              </w:rPr>
              <w:fldChar w:fldCharType="separate"/>
            </w:r>
            <w:r w:rsidDel="00EF6419">
              <w:rPr>
                <w:noProof/>
                <w:webHidden/>
              </w:rPr>
              <w:delText>8</w:delText>
            </w:r>
            <w:r w:rsidDel="00EF6419">
              <w:rPr>
                <w:noProof/>
                <w:webHidden/>
              </w:rPr>
              <w:fldChar w:fldCharType="end"/>
            </w:r>
            <w:r w:rsidRPr="00DA2E90" w:rsidDel="00EF6419">
              <w:rPr>
                <w:rStyle w:val="Hyperlink"/>
                <w:noProof/>
              </w:rPr>
              <w:fldChar w:fldCharType="end"/>
            </w:r>
          </w:del>
        </w:p>
        <w:p w14:paraId="5DB18EFC" w14:textId="6699B960" w:rsidR="006231D1" w:rsidDel="00EF6419" w:rsidRDefault="006231D1">
          <w:pPr>
            <w:pStyle w:val="TOC1"/>
            <w:tabs>
              <w:tab w:val="right" w:leader="dot" w:pos="9350"/>
            </w:tabs>
            <w:rPr>
              <w:del w:id="372" w:author="David Conklin" w:date="2021-05-12T11:03:00Z"/>
              <w:rFonts w:eastAsiaTheme="minorEastAsia"/>
              <w:noProof/>
            </w:rPr>
          </w:pPr>
          <w:del w:id="3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"_Toc71555633"</w:delInstrText>
            </w:r>
            <w:r w:rsidRPr="00DA2E90" w:rsidDel="00EF6419">
              <w:rPr>
                <w:rStyle w:val="Hyperlink"/>
                <w:noProof/>
              </w:rPr>
              <w:delInstrText xml:space="preserve"> </w:delInstrText>
            </w:r>
            <w:r w:rsidRPr="00DA2E90" w:rsidDel="00EF6419">
              <w:rPr>
                <w:rStyle w:val="Hyperlink"/>
                <w:noProof/>
              </w:rPr>
              <w:fldChar w:fldCharType="separate"/>
            </w:r>
          </w:del>
          <w:ins w:id="374" w:author="David Conklin" w:date="2021-07-05T10:48:00Z">
            <w:r w:rsidR="00D33947">
              <w:rPr>
                <w:rStyle w:val="Hyperlink"/>
                <w:b/>
                <w:bCs/>
                <w:noProof/>
              </w:rPr>
              <w:t>Error! Hyperlink reference not valid.</w:t>
            </w:r>
          </w:ins>
          <w:del w:id="375" w:author="David Conklin" w:date="2021-05-12T11:03:00Z">
            <w:r w:rsidRPr="00DA2E90" w:rsidDel="00EF6419">
              <w:rPr>
                <w:rStyle w:val="Hyperlink"/>
                <w:noProof/>
              </w:rPr>
              <w:delText>Study areas</w:delText>
            </w:r>
            <w:r w:rsidDel="00EF6419">
              <w:rPr>
                <w:noProof/>
                <w:webHidden/>
              </w:rPr>
              <w:tab/>
            </w:r>
            <w:r w:rsidDel="00EF6419">
              <w:rPr>
                <w:noProof/>
                <w:webHidden/>
              </w:rPr>
              <w:fldChar w:fldCharType="begin"/>
            </w:r>
            <w:r w:rsidDel="00EF6419">
              <w:rPr>
                <w:noProof/>
                <w:webHidden/>
              </w:rPr>
              <w:delInstrText xml:space="preserve"> PAGEREF _Toc71555633 \h </w:delInstrText>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7FC73016" w14:textId="13759D0F" w:rsidR="006231D1" w:rsidDel="00EF6419" w:rsidRDefault="006231D1">
          <w:pPr>
            <w:pStyle w:val="TOC2"/>
            <w:tabs>
              <w:tab w:val="right" w:leader="dot" w:pos="9350"/>
            </w:tabs>
            <w:rPr>
              <w:del w:id="376" w:author="David Conklin" w:date="2021-05-12T11:03:00Z"/>
              <w:rFonts w:eastAsiaTheme="minorEastAsia"/>
              <w:noProof/>
            </w:rPr>
          </w:pPr>
          <w:del w:id="3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"_Toc71555634"</w:delInstrText>
            </w:r>
            <w:r w:rsidRPr="00DA2E90" w:rsidDel="00EF6419">
              <w:rPr>
                <w:rStyle w:val="Hyperlink"/>
                <w:noProof/>
              </w:rPr>
              <w:delInstrText xml:space="preserve"> </w:delInstrText>
            </w:r>
            <w:r w:rsidRPr="00DA2E90" w:rsidDel="00EF6419">
              <w:rPr>
                <w:rStyle w:val="Hyperlink"/>
                <w:noProof/>
              </w:rPr>
              <w:fldChar w:fldCharType="separate"/>
            </w:r>
          </w:del>
          <w:ins w:id="378" w:author="David Conklin" w:date="2021-07-05T10:48:00Z">
            <w:r w:rsidR="00D33947">
              <w:rPr>
                <w:rStyle w:val="Hyperlink"/>
                <w:b/>
                <w:bCs/>
                <w:noProof/>
              </w:rPr>
              <w:t>Error! Hyperlink reference not valid.</w:t>
            </w:r>
          </w:ins>
          <w:del w:id="379" w:author="David Conklin" w:date="2021-05-12T11:03:00Z">
            <w:r w:rsidRPr="00DA2E90" w:rsidDel="00EF6419">
              <w:rPr>
                <w:rStyle w:val="Hyperlink"/>
                <w:noProof/>
              </w:rPr>
              <w:delText>DataCW3M directory structure</w:delText>
            </w:r>
            <w:r w:rsidDel="00EF6419">
              <w:rPr>
                <w:noProof/>
                <w:webHidden/>
              </w:rPr>
              <w:tab/>
            </w:r>
            <w:r w:rsidDel="00EF6419">
              <w:rPr>
                <w:noProof/>
                <w:webHidden/>
              </w:rPr>
              <w:fldChar w:fldCharType="begin"/>
            </w:r>
            <w:r w:rsidDel="00EF6419">
              <w:rPr>
                <w:noProof/>
                <w:webHidden/>
              </w:rPr>
              <w:delInstrText xml:space="preserve"> PAGEREF _Toc71555634 \h </w:delInstrText>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178CB454" w14:textId="68669246" w:rsidR="006231D1" w:rsidDel="00EF6419" w:rsidRDefault="006231D1">
          <w:pPr>
            <w:pStyle w:val="TOC2"/>
            <w:tabs>
              <w:tab w:val="right" w:leader="dot" w:pos="9350"/>
            </w:tabs>
            <w:rPr>
              <w:del w:id="380" w:author="David Conklin" w:date="2021-05-12T11:03:00Z"/>
              <w:rFonts w:eastAsiaTheme="minorEastAsia"/>
              <w:noProof/>
            </w:rPr>
          </w:pPr>
          <w:del w:id="3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"_Toc71555635"</w:delInstrText>
            </w:r>
            <w:r w:rsidRPr="00DA2E90" w:rsidDel="00EF6419">
              <w:rPr>
                <w:rStyle w:val="Hyperlink"/>
                <w:noProof/>
              </w:rPr>
              <w:delInstrText xml:space="preserve"> </w:delInstrText>
            </w:r>
            <w:r w:rsidRPr="00DA2E90" w:rsidDel="00EF6419">
              <w:rPr>
                <w:rStyle w:val="Hyperlink"/>
                <w:noProof/>
              </w:rPr>
              <w:fldChar w:fldCharType="separate"/>
            </w:r>
          </w:del>
          <w:ins w:id="382" w:author="David Conklin" w:date="2021-07-05T10:48:00Z">
            <w:r w:rsidR="00D33947">
              <w:rPr>
                <w:rStyle w:val="Hyperlink"/>
                <w:b/>
                <w:bCs/>
                <w:noProof/>
              </w:rPr>
              <w:t>Error! Hyperlink reference not valid.</w:t>
            </w:r>
          </w:ins>
          <w:del w:id="383" w:author="David Conklin" w:date="2021-05-12T11:03:00Z">
            <w:r w:rsidRPr="00DA2E90" w:rsidDel="00EF6419">
              <w:rPr>
                <w:rStyle w:val="Hyperlink"/>
                <w:noProof/>
              </w:rPr>
              <w:delText>DataCW3M\ScenarioData directory structure</w:delText>
            </w:r>
            <w:r w:rsidDel="00EF6419">
              <w:rPr>
                <w:noProof/>
                <w:webHidden/>
              </w:rPr>
              <w:tab/>
            </w:r>
            <w:r w:rsidDel="00EF6419">
              <w:rPr>
                <w:noProof/>
                <w:webHidden/>
              </w:rPr>
              <w:fldChar w:fldCharType="begin"/>
            </w:r>
            <w:r w:rsidDel="00EF6419">
              <w:rPr>
                <w:noProof/>
                <w:webHidden/>
              </w:rPr>
              <w:delInstrText xml:space="preserve"> PAGEREF _Toc71555635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0BEEC992" w14:textId="0D691C3A" w:rsidR="006231D1" w:rsidDel="00EF6419" w:rsidRDefault="006231D1">
          <w:pPr>
            <w:pStyle w:val="TOC2"/>
            <w:tabs>
              <w:tab w:val="right" w:leader="dot" w:pos="9350"/>
            </w:tabs>
            <w:rPr>
              <w:del w:id="384" w:author="David Conklin" w:date="2021-05-12T11:03:00Z"/>
              <w:rFonts w:eastAsiaTheme="minorEastAsia"/>
              <w:noProof/>
            </w:rPr>
          </w:pPr>
          <w:del w:id="3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"_Toc71555636"</w:delInstrText>
            </w:r>
            <w:r w:rsidRPr="00DA2E90" w:rsidDel="00EF6419">
              <w:rPr>
                <w:rStyle w:val="Hyperlink"/>
                <w:noProof/>
              </w:rPr>
              <w:delInstrText xml:space="preserve"> </w:delInstrText>
            </w:r>
            <w:r w:rsidRPr="00DA2E90" w:rsidDel="00EF6419">
              <w:rPr>
                <w:rStyle w:val="Hyperlink"/>
                <w:noProof/>
              </w:rPr>
              <w:fldChar w:fldCharType="separate"/>
            </w:r>
          </w:del>
          <w:ins w:id="386" w:author="David Conklin" w:date="2021-07-05T10:48:00Z">
            <w:r w:rsidR="00D33947">
              <w:rPr>
                <w:rStyle w:val="Hyperlink"/>
                <w:b/>
                <w:bCs/>
                <w:noProof/>
              </w:rPr>
              <w:t>Error! Hyperlink reference not valid.</w:t>
            </w:r>
          </w:ins>
          <w:del w:id="387" w:author="David Conklin" w:date="2021-05-12T11:03:00Z">
            <w:r w:rsidRPr="00DA2E90" w:rsidDel="00EF6419">
              <w:rPr>
                <w:rStyle w:val="Hyperlink"/>
                <w:noProof/>
              </w:rPr>
              <w:delText>DataCW3M\ScenarioData\&lt;scenario&gt; folder contents</w:delText>
            </w:r>
            <w:r w:rsidDel="00EF6419">
              <w:rPr>
                <w:noProof/>
                <w:webHidden/>
              </w:rPr>
              <w:tab/>
            </w:r>
            <w:r w:rsidDel="00EF6419">
              <w:rPr>
                <w:noProof/>
                <w:webHidden/>
              </w:rPr>
              <w:fldChar w:fldCharType="begin"/>
            </w:r>
            <w:r w:rsidDel="00EF6419">
              <w:rPr>
                <w:noProof/>
                <w:webHidden/>
              </w:rPr>
              <w:delInstrText xml:space="preserve"> PAGEREF _Toc71555636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62B78B5A" w14:textId="26DA9B0A" w:rsidR="006231D1" w:rsidDel="00EF6419" w:rsidRDefault="006231D1">
          <w:pPr>
            <w:pStyle w:val="TOC2"/>
            <w:tabs>
              <w:tab w:val="right" w:leader="dot" w:pos="9350"/>
            </w:tabs>
            <w:rPr>
              <w:del w:id="388" w:author="David Conklin" w:date="2021-05-12T11:03:00Z"/>
              <w:rFonts w:eastAsiaTheme="minorEastAsia"/>
              <w:noProof/>
            </w:rPr>
          </w:pPr>
          <w:del w:id="3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"_Toc71555637"</w:delInstrText>
            </w:r>
            <w:r w:rsidRPr="00DA2E90" w:rsidDel="00EF6419">
              <w:rPr>
                <w:rStyle w:val="Hyperlink"/>
                <w:noProof/>
              </w:rPr>
              <w:delInstrText xml:space="preserve"> </w:delInstrText>
            </w:r>
            <w:r w:rsidRPr="00DA2E90" w:rsidDel="00EF6419">
              <w:rPr>
                <w:rStyle w:val="Hyperlink"/>
                <w:noProof/>
              </w:rPr>
              <w:fldChar w:fldCharType="separate"/>
            </w:r>
          </w:del>
          <w:ins w:id="390" w:author="David Conklin" w:date="2021-07-05T10:48:00Z">
            <w:r w:rsidR="00D33947">
              <w:rPr>
                <w:rStyle w:val="Hyperlink"/>
                <w:b/>
                <w:bCs/>
                <w:noProof/>
              </w:rPr>
              <w:t>Error! Hyperlink reference not valid.</w:t>
            </w:r>
          </w:ins>
          <w:del w:id="391" w:author="David Conklin" w:date="2021-05-12T11:03:00Z">
            <w:r w:rsidRPr="00DA2E90" w:rsidDel="00EF6419">
              <w:rPr>
                <w:rStyle w:val="Hyperlink"/>
                <w:noProof/>
              </w:rPr>
              <w:delText>DataCW3M\&lt;study area&gt; folder contents</w:delText>
            </w:r>
            <w:r w:rsidDel="00EF6419">
              <w:rPr>
                <w:noProof/>
                <w:webHidden/>
              </w:rPr>
              <w:tab/>
            </w:r>
            <w:r w:rsidDel="00EF6419">
              <w:rPr>
                <w:noProof/>
                <w:webHidden/>
              </w:rPr>
              <w:fldChar w:fldCharType="begin"/>
            </w:r>
            <w:r w:rsidDel="00EF6419">
              <w:rPr>
                <w:noProof/>
                <w:webHidden/>
              </w:rPr>
              <w:delInstrText xml:space="preserve"> PAGEREF _Toc71555637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3669E712" w14:textId="16D292DB" w:rsidR="006231D1" w:rsidDel="00EF6419" w:rsidRDefault="006231D1">
          <w:pPr>
            <w:pStyle w:val="TOC1"/>
            <w:tabs>
              <w:tab w:val="right" w:leader="dot" w:pos="9350"/>
            </w:tabs>
            <w:rPr>
              <w:del w:id="392" w:author="David Conklin" w:date="2021-05-12T11:03:00Z"/>
              <w:rFonts w:eastAsiaTheme="minorEastAsia"/>
              <w:noProof/>
            </w:rPr>
          </w:pPr>
          <w:del w:id="3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"_Toc71555638"</w:delInstrText>
            </w:r>
            <w:r w:rsidRPr="00DA2E90" w:rsidDel="00EF6419">
              <w:rPr>
                <w:rStyle w:val="Hyperlink"/>
                <w:noProof/>
              </w:rPr>
              <w:delInstrText xml:space="preserve"> </w:delInstrText>
            </w:r>
            <w:r w:rsidRPr="00DA2E90" w:rsidDel="00EF6419">
              <w:rPr>
                <w:rStyle w:val="Hyperlink"/>
                <w:noProof/>
              </w:rPr>
              <w:fldChar w:fldCharType="separate"/>
            </w:r>
          </w:del>
          <w:ins w:id="394" w:author="David Conklin" w:date="2021-07-05T10:48:00Z">
            <w:r w:rsidR="00D33947">
              <w:rPr>
                <w:rStyle w:val="Hyperlink"/>
                <w:b/>
                <w:bCs/>
                <w:noProof/>
              </w:rPr>
              <w:t>Error! Hyperlink reference not valid.</w:t>
            </w:r>
          </w:ins>
          <w:del w:id="395" w:author="David Conklin" w:date="2021-05-12T11:03:00Z">
            <w:r w:rsidRPr="00DA2E90" w:rsidDel="00EF6419">
              <w:rPr>
                <w:rStyle w:val="Hyperlink"/>
                <w:noProof/>
              </w:rPr>
              <w:delText>Calendar conventions</w:delText>
            </w:r>
            <w:r w:rsidDel="00EF6419">
              <w:rPr>
                <w:noProof/>
                <w:webHidden/>
              </w:rPr>
              <w:tab/>
            </w:r>
            <w:r w:rsidDel="00EF6419">
              <w:rPr>
                <w:noProof/>
                <w:webHidden/>
              </w:rPr>
              <w:fldChar w:fldCharType="begin"/>
            </w:r>
            <w:r w:rsidDel="00EF6419">
              <w:rPr>
                <w:noProof/>
                <w:webHidden/>
              </w:rPr>
              <w:delInstrText xml:space="preserve"> PAGEREF _Toc71555638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17D25C2F" w14:textId="0AA24763" w:rsidR="006231D1" w:rsidDel="00EF6419" w:rsidRDefault="006231D1">
          <w:pPr>
            <w:pStyle w:val="TOC2"/>
            <w:tabs>
              <w:tab w:val="right" w:leader="dot" w:pos="9350"/>
            </w:tabs>
            <w:rPr>
              <w:del w:id="396" w:author="David Conklin" w:date="2021-05-12T11:03:00Z"/>
              <w:rFonts w:eastAsiaTheme="minorEastAsia"/>
              <w:noProof/>
            </w:rPr>
          </w:pPr>
          <w:del w:id="3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"_Toc71555639"</w:delInstrText>
            </w:r>
            <w:r w:rsidRPr="00DA2E90" w:rsidDel="00EF6419">
              <w:rPr>
                <w:rStyle w:val="Hyperlink"/>
                <w:noProof/>
              </w:rPr>
              <w:delInstrText xml:space="preserve"> </w:delInstrText>
            </w:r>
            <w:r w:rsidRPr="00DA2E90" w:rsidDel="00EF6419">
              <w:rPr>
                <w:rStyle w:val="Hyperlink"/>
                <w:noProof/>
              </w:rPr>
              <w:fldChar w:fldCharType="separate"/>
            </w:r>
          </w:del>
          <w:ins w:id="398" w:author="David Conklin" w:date="2021-07-05T10:48:00Z">
            <w:r w:rsidR="00D33947">
              <w:rPr>
                <w:rStyle w:val="Hyperlink"/>
                <w:b/>
                <w:bCs/>
                <w:noProof/>
              </w:rPr>
              <w:t>Error! Hyperlink reference not valid.</w:t>
            </w:r>
          </w:ins>
          <w:del w:id="399" w:author="David Conklin" w:date="2021-05-12T11:03:00Z">
            <w:r w:rsidRPr="00DA2E90" w:rsidDel="00EF6419">
              <w:rPr>
                <w:rStyle w:val="Hyperlink"/>
                <w:noProof/>
              </w:rPr>
              <w:delText>Water years</w:delText>
            </w:r>
            <w:r w:rsidDel="00EF6419">
              <w:rPr>
                <w:noProof/>
                <w:webHidden/>
              </w:rPr>
              <w:tab/>
            </w:r>
            <w:r w:rsidDel="00EF6419">
              <w:rPr>
                <w:noProof/>
                <w:webHidden/>
              </w:rPr>
              <w:fldChar w:fldCharType="begin"/>
            </w:r>
            <w:r w:rsidDel="00EF6419">
              <w:rPr>
                <w:noProof/>
                <w:webHidden/>
              </w:rPr>
              <w:delInstrText xml:space="preserve"> PAGEREF _Toc71555639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C2724DA" w14:textId="2A4F2FFA" w:rsidR="006231D1" w:rsidDel="00EF6419" w:rsidRDefault="006231D1">
          <w:pPr>
            <w:pStyle w:val="TOC1"/>
            <w:tabs>
              <w:tab w:val="right" w:leader="dot" w:pos="9350"/>
            </w:tabs>
            <w:rPr>
              <w:del w:id="400" w:author="David Conklin" w:date="2021-05-12T11:03:00Z"/>
              <w:rFonts w:eastAsiaTheme="minorEastAsia"/>
              <w:noProof/>
            </w:rPr>
          </w:pPr>
          <w:del w:id="4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"_Toc71555640"</w:delInstrText>
            </w:r>
            <w:r w:rsidRPr="00DA2E90" w:rsidDel="00EF6419">
              <w:rPr>
                <w:rStyle w:val="Hyperlink"/>
                <w:noProof/>
              </w:rPr>
              <w:delInstrText xml:space="preserve"> </w:delInstrText>
            </w:r>
            <w:r w:rsidRPr="00DA2E90" w:rsidDel="00EF6419">
              <w:rPr>
                <w:rStyle w:val="Hyperlink"/>
                <w:noProof/>
              </w:rPr>
              <w:fldChar w:fldCharType="separate"/>
            </w:r>
          </w:del>
          <w:ins w:id="402" w:author="David Conklin" w:date="2021-07-05T10:48:00Z">
            <w:r w:rsidR="00D33947">
              <w:rPr>
                <w:rStyle w:val="Hyperlink"/>
                <w:b/>
                <w:bCs/>
                <w:noProof/>
              </w:rPr>
              <w:t>Error! Hyperlink reference not valid.</w:t>
            </w:r>
          </w:ins>
          <w:del w:id="403" w:author="David Conklin" w:date="2021-05-12T11:03:00Z">
            <w:r w:rsidRPr="00DA2E90" w:rsidDel="00EF6419">
              <w:rPr>
                <w:rStyle w:val="Hyperlink"/>
                <w:noProof/>
              </w:rPr>
              <w:delText>Climate data</w:delText>
            </w:r>
            <w:r w:rsidDel="00EF6419">
              <w:rPr>
                <w:noProof/>
                <w:webHidden/>
              </w:rPr>
              <w:tab/>
            </w:r>
            <w:r w:rsidDel="00EF6419">
              <w:rPr>
                <w:noProof/>
                <w:webHidden/>
              </w:rPr>
              <w:fldChar w:fldCharType="begin"/>
            </w:r>
            <w:r w:rsidDel="00EF6419">
              <w:rPr>
                <w:noProof/>
                <w:webHidden/>
              </w:rPr>
              <w:delInstrText xml:space="preserve"> PAGEREF _Toc71555640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04BDBEBA" w14:textId="2F57E82B" w:rsidR="006231D1" w:rsidDel="00EF6419" w:rsidRDefault="006231D1">
          <w:pPr>
            <w:pStyle w:val="TOC2"/>
            <w:tabs>
              <w:tab w:val="right" w:leader="dot" w:pos="9350"/>
            </w:tabs>
            <w:rPr>
              <w:del w:id="404" w:author="David Conklin" w:date="2021-05-12T11:03:00Z"/>
              <w:rFonts w:eastAsiaTheme="minorEastAsia"/>
              <w:noProof/>
            </w:rPr>
          </w:pPr>
          <w:del w:id="4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"_Toc71555641"</w:delInstrText>
            </w:r>
            <w:r w:rsidRPr="00DA2E90" w:rsidDel="00EF6419">
              <w:rPr>
                <w:rStyle w:val="Hyperlink"/>
                <w:noProof/>
              </w:rPr>
              <w:delInstrText xml:space="preserve"> </w:delInstrText>
            </w:r>
            <w:r w:rsidRPr="00DA2E90" w:rsidDel="00EF6419">
              <w:rPr>
                <w:rStyle w:val="Hyperlink"/>
                <w:noProof/>
              </w:rPr>
              <w:fldChar w:fldCharType="separate"/>
            </w:r>
          </w:del>
          <w:ins w:id="406" w:author="David Conklin" w:date="2021-07-05T10:48:00Z">
            <w:r w:rsidR="00D33947">
              <w:rPr>
                <w:rStyle w:val="Hyperlink"/>
                <w:b/>
                <w:bCs/>
                <w:noProof/>
              </w:rPr>
              <w:t>Error! Hyperlink reference not valid.</w:t>
            </w:r>
          </w:ins>
          <w:del w:id="407" w:author="David Conklin" w:date="2021-05-12T11:03:00Z">
            <w:r w:rsidRPr="00DA2E90" w:rsidDel="00EF6419">
              <w:rPr>
                <w:rStyle w:val="Hyperlink"/>
                <w:noProof/>
              </w:rPr>
              <w:delText>Numbered climate scenarios in the model</w:delText>
            </w:r>
            <w:r w:rsidDel="00EF6419">
              <w:rPr>
                <w:noProof/>
                <w:webHidden/>
              </w:rPr>
              <w:tab/>
            </w:r>
            <w:r w:rsidDel="00EF6419">
              <w:rPr>
                <w:noProof/>
                <w:webHidden/>
              </w:rPr>
              <w:fldChar w:fldCharType="begin"/>
            </w:r>
            <w:r w:rsidDel="00EF6419">
              <w:rPr>
                <w:noProof/>
                <w:webHidden/>
              </w:rPr>
              <w:delInstrText xml:space="preserve"> PAGEREF _Toc71555641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E4A9F09" w14:textId="765F60C1" w:rsidR="006231D1" w:rsidDel="00EF6419" w:rsidRDefault="006231D1">
          <w:pPr>
            <w:pStyle w:val="TOC2"/>
            <w:tabs>
              <w:tab w:val="right" w:leader="dot" w:pos="9350"/>
            </w:tabs>
            <w:rPr>
              <w:del w:id="408" w:author="David Conklin" w:date="2021-05-12T11:03:00Z"/>
              <w:rFonts w:eastAsiaTheme="minorEastAsia"/>
              <w:noProof/>
            </w:rPr>
          </w:pPr>
          <w:del w:id="4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"_Toc71555642"</w:delInstrText>
            </w:r>
            <w:r w:rsidRPr="00DA2E90" w:rsidDel="00EF6419">
              <w:rPr>
                <w:rStyle w:val="Hyperlink"/>
                <w:noProof/>
              </w:rPr>
              <w:delInstrText xml:space="preserve"> </w:delInstrText>
            </w:r>
            <w:r w:rsidRPr="00DA2E90" w:rsidDel="00EF6419">
              <w:rPr>
                <w:rStyle w:val="Hyperlink"/>
                <w:noProof/>
              </w:rPr>
              <w:fldChar w:fldCharType="separate"/>
            </w:r>
          </w:del>
          <w:ins w:id="410" w:author="David Conklin" w:date="2021-07-05T10:48:00Z">
            <w:r w:rsidR="00D33947">
              <w:rPr>
                <w:rStyle w:val="Hyperlink"/>
                <w:b/>
                <w:bCs/>
                <w:noProof/>
              </w:rPr>
              <w:t>Error! Hyperlink reference not valid.</w:t>
            </w:r>
          </w:ins>
          <w:del w:id="411" w:author="David Conklin" w:date="2021-05-12T11:03:00Z">
            <w:r w:rsidRPr="00DA2E90" w:rsidDel="00EF6419">
              <w:rPr>
                <w:rStyle w:val="Hyperlink"/>
                <w:noProof/>
              </w:rPr>
              <w:delText>Monthly and seasonal weather data</w:delText>
            </w:r>
            <w:r w:rsidDel="00EF6419">
              <w:rPr>
                <w:noProof/>
                <w:webHidden/>
              </w:rPr>
              <w:tab/>
            </w:r>
            <w:r w:rsidDel="00EF6419">
              <w:rPr>
                <w:noProof/>
                <w:webHidden/>
              </w:rPr>
              <w:fldChar w:fldCharType="begin"/>
            </w:r>
            <w:r w:rsidDel="00EF6419">
              <w:rPr>
                <w:noProof/>
                <w:webHidden/>
              </w:rPr>
              <w:delInstrText xml:space="preserve"> PAGEREF _Toc71555642 \h </w:delInstrText>
            </w:r>
            <w:r w:rsidDel="00EF6419">
              <w:rPr>
                <w:noProof/>
                <w:webHidden/>
              </w:rPr>
              <w:fldChar w:fldCharType="separate"/>
            </w:r>
            <w:r w:rsidDel="00EF6419">
              <w:rPr>
                <w:noProof/>
                <w:webHidden/>
              </w:rPr>
              <w:delText>18</w:delText>
            </w:r>
            <w:r w:rsidDel="00EF6419">
              <w:rPr>
                <w:noProof/>
                <w:webHidden/>
              </w:rPr>
              <w:fldChar w:fldCharType="end"/>
            </w:r>
            <w:r w:rsidRPr="00DA2E90" w:rsidDel="00EF6419">
              <w:rPr>
                <w:rStyle w:val="Hyperlink"/>
                <w:noProof/>
              </w:rPr>
              <w:fldChar w:fldCharType="end"/>
            </w:r>
          </w:del>
        </w:p>
        <w:p w14:paraId="0FC428B0" w14:textId="2CBF3584" w:rsidR="006231D1" w:rsidDel="00EF6419" w:rsidRDefault="006231D1">
          <w:pPr>
            <w:pStyle w:val="TOC2"/>
            <w:tabs>
              <w:tab w:val="right" w:leader="dot" w:pos="9350"/>
            </w:tabs>
            <w:rPr>
              <w:del w:id="412" w:author="David Conklin" w:date="2021-05-12T11:03:00Z"/>
              <w:rFonts w:eastAsiaTheme="minorEastAsia"/>
              <w:noProof/>
            </w:rPr>
          </w:pPr>
          <w:del w:id="4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"_Toc71555643"</w:delInstrText>
            </w:r>
            <w:r w:rsidRPr="00DA2E90" w:rsidDel="00EF6419">
              <w:rPr>
                <w:rStyle w:val="Hyperlink"/>
                <w:noProof/>
              </w:rPr>
              <w:delInstrText xml:space="preserve"> </w:delInstrText>
            </w:r>
            <w:r w:rsidRPr="00DA2E90" w:rsidDel="00EF6419">
              <w:rPr>
                <w:rStyle w:val="Hyperlink"/>
                <w:noProof/>
              </w:rPr>
              <w:fldChar w:fldCharType="separate"/>
            </w:r>
          </w:del>
          <w:ins w:id="414" w:author="David Conklin" w:date="2021-07-05T10:48:00Z">
            <w:r w:rsidR="00D33947">
              <w:rPr>
                <w:rStyle w:val="Hyperlink"/>
                <w:b/>
                <w:bCs/>
                <w:noProof/>
              </w:rPr>
              <w:t>Error! Hyperlink reference not valid.</w:t>
            </w:r>
          </w:ins>
          <w:del w:id="415" w:author="David Conklin" w:date="2021-05-12T11:03:00Z">
            <w:r w:rsidRPr="00DA2E90" w:rsidDel="00EF6419">
              <w:rPr>
                <w:rStyle w:val="Hyperlink"/>
                <w:noProof/>
              </w:rPr>
              <w:delText>Climate data grids</w:delText>
            </w:r>
            <w:r w:rsidDel="00EF6419">
              <w:rPr>
                <w:noProof/>
                <w:webHidden/>
              </w:rPr>
              <w:tab/>
            </w:r>
            <w:r w:rsidDel="00EF6419">
              <w:rPr>
                <w:noProof/>
                <w:webHidden/>
              </w:rPr>
              <w:fldChar w:fldCharType="begin"/>
            </w:r>
            <w:r w:rsidDel="00EF6419">
              <w:rPr>
                <w:noProof/>
                <w:webHidden/>
              </w:rPr>
              <w:delInstrText xml:space="preserve"> PAGEREF _Toc71555643 \h </w:delInstrText>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7359AAB2" w14:textId="2494FE46" w:rsidR="006231D1" w:rsidDel="00EF6419" w:rsidRDefault="006231D1">
          <w:pPr>
            <w:pStyle w:val="TOC3"/>
            <w:tabs>
              <w:tab w:val="right" w:leader="dot" w:pos="9350"/>
            </w:tabs>
            <w:rPr>
              <w:del w:id="416" w:author="David Conklin" w:date="2021-05-12T11:03:00Z"/>
              <w:rFonts w:eastAsiaTheme="minorEastAsia"/>
              <w:noProof/>
            </w:rPr>
          </w:pPr>
          <w:del w:id="4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"_Toc71555644"</w:delInstrText>
            </w:r>
            <w:r w:rsidRPr="00DA2E90" w:rsidDel="00EF6419">
              <w:rPr>
                <w:rStyle w:val="Hyperlink"/>
                <w:noProof/>
              </w:rPr>
              <w:delInstrText xml:space="preserve"> </w:delInstrText>
            </w:r>
            <w:r w:rsidRPr="00DA2E90" w:rsidDel="00EF6419">
              <w:rPr>
                <w:rStyle w:val="Hyperlink"/>
                <w:noProof/>
              </w:rPr>
              <w:fldChar w:fldCharType="separate"/>
            </w:r>
          </w:del>
          <w:ins w:id="418" w:author="David Conklin" w:date="2021-07-05T10:48:00Z">
            <w:r w:rsidR="00D33947">
              <w:rPr>
                <w:rStyle w:val="Hyperlink"/>
                <w:b/>
                <w:bCs/>
                <w:noProof/>
              </w:rPr>
              <w:t>Error! Hyperlink reference not valid.</w:t>
            </w:r>
          </w:ins>
          <w:del w:id="419" w:author="David Conklin" w:date="2021-05-12T11:03:00Z">
            <w:r w:rsidRPr="00DA2E90" w:rsidDel="00EF6419">
              <w:rPr>
                <w:rStyle w:val="Hyperlink"/>
                <w:noProof/>
              </w:rPr>
              <w:delText>The WW2100 climate grid</w:delText>
            </w:r>
            <w:r w:rsidDel="00EF6419">
              <w:rPr>
                <w:noProof/>
                <w:webHidden/>
              </w:rPr>
              <w:tab/>
            </w:r>
            <w:r w:rsidDel="00EF6419">
              <w:rPr>
                <w:noProof/>
                <w:webHidden/>
              </w:rPr>
              <w:fldChar w:fldCharType="begin"/>
            </w:r>
            <w:r w:rsidDel="00EF6419">
              <w:rPr>
                <w:noProof/>
                <w:webHidden/>
              </w:rPr>
              <w:delInstrText xml:space="preserve"> PAGEREF _Toc71555644 \h </w:delInstrText>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51F668CC" w14:textId="2228A6D2" w:rsidR="006231D1" w:rsidDel="00EF6419" w:rsidRDefault="006231D1">
          <w:pPr>
            <w:pStyle w:val="TOC3"/>
            <w:tabs>
              <w:tab w:val="right" w:leader="dot" w:pos="9350"/>
            </w:tabs>
            <w:rPr>
              <w:del w:id="420" w:author="David Conklin" w:date="2021-05-12T11:03:00Z"/>
              <w:rFonts w:eastAsiaTheme="minorEastAsia"/>
              <w:noProof/>
            </w:rPr>
          </w:pPr>
          <w:del w:id="4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"_Toc71555645"</w:delInstrText>
            </w:r>
            <w:r w:rsidRPr="00DA2E90" w:rsidDel="00EF6419">
              <w:rPr>
                <w:rStyle w:val="Hyperlink"/>
                <w:noProof/>
              </w:rPr>
              <w:delInstrText xml:space="preserve"> </w:delInstrText>
            </w:r>
            <w:r w:rsidRPr="00DA2E90" w:rsidDel="00EF6419">
              <w:rPr>
                <w:rStyle w:val="Hyperlink"/>
                <w:noProof/>
              </w:rPr>
              <w:fldChar w:fldCharType="separate"/>
            </w:r>
          </w:del>
          <w:ins w:id="422" w:author="David Conklin" w:date="2021-07-05T10:48:00Z">
            <w:r w:rsidR="00D33947">
              <w:rPr>
                <w:rStyle w:val="Hyperlink"/>
                <w:b/>
                <w:bCs/>
                <w:noProof/>
              </w:rPr>
              <w:t>Error! Hyperlink reference not valid.</w:t>
            </w:r>
          </w:ins>
          <w:del w:id="423" w:author="David Conklin" w:date="2021-05-12T11:03:00Z">
            <w:r w:rsidRPr="00DA2E90" w:rsidDel="00EF6419">
              <w:rPr>
                <w:rStyle w:val="Hyperlink"/>
                <w:noProof/>
              </w:rPr>
              <w:delText>The v2 climate grid</w:delText>
            </w:r>
            <w:r w:rsidDel="00EF6419">
              <w:rPr>
                <w:noProof/>
                <w:webHidden/>
              </w:rPr>
              <w:tab/>
            </w:r>
            <w:r w:rsidDel="00EF6419">
              <w:rPr>
                <w:noProof/>
                <w:webHidden/>
              </w:rPr>
              <w:fldChar w:fldCharType="begin"/>
            </w:r>
            <w:r w:rsidDel="00EF6419">
              <w:rPr>
                <w:noProof/>
                <w:webHidden/>
              </w:rPr>
              <w:delInstrText xml:space="preserve"> PAGEREF _Toc71555645 \h </w:delInstrText>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751F36F1" w14:textId="39ED3BE7" w:rsidR="006231D1" w:rsidDel="00EF6419" w:rsidRDefault="006231D1">
          <w:pPr>
            <w:pStyle w:val="TOC2"/>
            <w:tabs>
              <w:tab w:val="right" w:leader="dot" w:pos="9350"/>
            </w:tabs>
            <w:rPr>
              <w:del w:id="424" w:author="David Conklin" w:date="2021-05-12T11:03:00Z"/>
              <w:rFonts w:eastAsiaTheme="minorEastAsia"/>
              <w:noProof/>
            </w:rPr>
          </w:pPr>
          <w:del w:id="4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"_Toc71555646"</w:delInstrText>
            </w:r>
            <w:r w:rsidRPr="00DA2E90" w:rsidDel="00EF6419">
              <w:rPr>
                <w:rStyle w:val="Hyperlink"/>
                <w:noProof/>
              </w:rPr>
              <w:delInstrText xml:space="preserve"> </w:delInstrText>
            </w:r>
            <w:r w:rsidRPr="00DA2E90" w:rsidDel="00EF6419">
              <w:rPr>
                <w:rStyle w:val="Hyperlink"/>
                <w:noProof/>
              </w:rPr>
              <w:fldChar w:fldCharType="separate"/>
            </w:r>
          </w:del>
          <w:ins w:id="426" w:author="David Conklin" w:date="2021-07-05T10:48:00Z">
            <w:r w:rsidR="00D33947">
              <w:rPr>
                <w:rStyle w:val="Hyperlink"/>
                <w:b/>
                <w:bCs/>
                <w:noProof/>
              </w:rPr>
              <w:t>Error! Hyperlink reference not valid.</w:t>
            </w:r>
          </w:ins>
          <w:del w:id="427" w:author="David Conklin" w:date="2021-05-12T11:03:00Z">
            <w:r w:rsidRPr="00DA2E90" w:rsidDel="00EF6419">
              <w:rPr>
                <w:rStyle w:val="Hyperlink"/>
                <w:noProof/>
              </w:rPr>
              <w:delText>How climate data is looked up</w:delText>
            </w:r>
            <w:r w:rsidDel="00EF6419">
              <w:rPr>
                <w:noProof/>
                <w:webHidden/>
              </w:rPr>
              <w:tab/>
            </w:r>
            <w:r w:rsidDel="00EF6419">
              <w:rPr>
                <w:noProof/>
                <w:webHidden/>
              </w:rPr>
              <w:fldChar w:fldCharType="begin"/>
            </w:r>
            <w:r w:rsidDel="00EF6419">
              <w:rPr>
                <w:noProof/>
                <w:webHidden/>
              </w:rPr>
              <w:delInstrText xml:space="preserve"> PAGEREF _Toc71555646 \h </w:delInstrText>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498BBDC7" w14:textId="28359C92" w:rsidR="006231D1" w:rsidDel="00EF6419" w:rsidRDefault="006231D1">
          <w:pPr>
            <w:pStyle w:val="TOC2"/>
            <w:tabs>
              <w:tab w:val="right" w:leader="dot" w:pos="9350"/>
            </w:tabs>
            <w:rPr>
              <w:del w:id="428" w:author="David Conklin" w:date="2021-05-12T11:03:00Z"/>
              <w:rFonts w:eastAsiaTheme="minorEastAsia"/>
              <w:noProof/>
            </w:rPr>
          </w:pPr>
          <w:del w:id="4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"_Toc71555647"</w:delInstrText>
            </w:r>
            <w:r w:rsidRPr="00DA2E90" w:rsidDel="00EF6419">
              <w:rPr>
                <w:rStyle w:val="Hyperlink"/>
                <w:noProof/>
              </w:rPr>
              <w:delInstrText xml:space="preserve"> </w:delInstrText>
            </w:r>
            <w:r w:rsidRPr="00DA2E90" w:rsidDel="00EF6419">
              <w:rPr>
                <w:rStyle w:val="Hyperlink"/>
                <w:noProof/>
              </w:rPr>
              <w:fldChar w:fldCharType="separate"/>
            </w:r>
          </w:del>
          <w:ins w:id="430" w:author="David Conklin" w:date="2021-07-05T10:48:00Z">
            <w:r w:rsidR="00D33947">
              <w:rPr>
                <w:rStyle w:val="Hyperlink"/>
                <w:b/>
                <w:bCs/>
                <w:noProof/>
              </w:rPr>
              <w:t>Error! Hyperlink reference not valid.</w:t>
            </w:r>
          </w:ins>
          <w:del w:id="431" w:author="David Conklin" w:date="2021-05-12T11:03:00Z">
            <w:r w:rsidRPr="00DA2E90" w:rsidDel="00EF6419">
              <w:rPr>
                <w:rStyle w:val="Hyperlink"/>
                <w:noProof/>
              </w:rPr>
              <w:delText>What is in a climate dataset</w:delText>
            </w:r>
            <w:r w:rsidDel="00EF6419">
              <w:rPr>
                <w:noProof/>
                <w:webHidden/>
              </w:rPr>
              <w:tab/>
            </w:r>
            <w:r w:rsidDel="00EF6419">
              <w:rPr>
                <w:noProof/>
                <w:webHidden/>
              </w:rPr>
              <w:fldChar w:fldCharType="begin"/>
            </w:r>
            <w:r w:rsidDel="00EF6419">
              <w:rPr>
                <w:noProof/>
                <w:webHidden/>
              </w:rPr>
              <w:delInstrText xml:space="preserve"> PAGEREF _Toc71555647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10FC4972" w14:textId="24338AE2" w:rsidR="006231D1" w:rsidDel="00EF6419" w:rsidRDefault="006231D1">
          <w:pPr>
            <w:pStyle w:val="TOC1"/>
            <w:tabs>
              <w:tab w:val="right" w:leader="dot" w:pos="9350"/>
            </w:tabs>
            <w:rPr>
              <w:del w:id="432" w:author="David Conklin" w:date="2021-05-12T11:03:00Z"/>
              <w:rFonts w:eastAsiaTheme="minorEastAsia"/>
              <w:noProof/>
            </w:rPr>
          </w:pPr>
          <w:del w:id="4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"_Toc71555648"</w:delInstrText>
            </w:r>
            <w:r w:rsidRPr="00DA2E90" w:rsidDel="00EF6419">
              <w:rPr>
                <w:rStyle w:val="Hyperlink"/>
                <w:noProof/>
              </w:rPr>
              <w:delInstrText xml:space="preserve"> </w:delInstrText>
            </w:r>
            <w:r w:rsidRPr="00DA2E90" w:rsidDel="00EF6419">
              <w:rPr>
                <w:rStyle w:val="Hyperlink"/>
                <w:noProof/>
              </w:rPr>
              <w:fldChar w:fldCharType="separate"/>
            </w:r>
          </w:del>
          <w:ins w:id="434" w:author="David Conklin" w:date="2021-07-05T10:48:00Z">
            <w:r w:rsidR="00D33947">
              <w:rPr>
                <w:rStyle w:val="Hyperlink"/>
                <w:b/>
                <w:bCs/>
                <w:noProof/>
              </w:rPr>
              <w:t>Error! Hyperlink reference not valid.</w:t>
            </w:r>
          </w:ins>
          <w:del w:id="435" w:author="David Conklin" w:date="2021-05-12T11:03:00Z">
            <w:r w:rsidRPr="00DA2E90" w:rsidDel="00EF6419">
              <w:rPr>
                <w:rStyle w:val="Hyperlink"/>
                <w:noProof/>
              </w:rPr>
              <w:delText>Water rights</w:delText>
            </w:r>
            <w:r w:rsidDel="00EF6419">
              <w:rPr>
                <w:noProof/>
                <w:webHidden/>
              </w:rPr>
              <w:tab/>
            </w:r>
            <w:r w:rsidDel="00EF6419">
              <w:rPr>
                <w:noProof/>
                <w:webHidden/>
              </w:rPr>
              <w:fldChar w:fldCharType="begin"/>
            </w:r>
            <w:r w:rsidDel="00EF6419">
              <w:rPr>
                <w:noProof/>
                <w:webHidden/>
              </w:rPr>
              <w:delInstrText xml:space="preserve"> PAGEREF _Toc71555648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399A5F33" w14:textId="5831554B" w:rsidR="006231D1" w:rsidDel="00EF6419" w:rsidRDefault="006231D1">
          <w:pPr>
            <w:pStyle w:val="TOC2"/>
            <w:tabs>
              <w:tab w:val="right" w:leader="dot" w:pos="9350"/>
            </w:tabs>
            <w:rPr>
              <w:del w:id="436" w:author="David Conklin" w:date="2021-05-12T11:03:00Z"/>
              <w:rFonts w:eastAsiaTheme="minorEastAsia"/>
              <w:noProof/>
            </w:rPr>
          </w:pPr>
          <w:del w:id="4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"_Toc71555649"</w:delInstrText>
            </w:r>
            <w:r w:rsidRPr="00DA2E90" w:rsidDel="00EF6419">
              <w:rPr>
                <w:rStyle w:val="Hyperlink"/>
                <w:noProof/>
              </w:rPr>
              <w:delInstrText xml:space="preserve"> </w:delInstrText>
            </w:r>
            <w:r w:rsidRPr="00DA2E90" w:rsidDel="00EF6419">
              <w:rPr>
                <w:rStyle w:val="Hyperlink"/>
                <w:noProof/>
              </w:rPr>
              <w:fldChar w:fldCharType="separate"/>
            </w:r>
          </w:del>
          <w:ins w:id="438" w:author="David Conklin" w:date="2021-07-05T10:48:00Z">
            <w:r w:rsidR="00D33947">
              <w:rPr>
                <w:rStyle w:val="Hyperlink"/>
                <w:b/>
                <w:bCs/>
                <w:noProof/>
              </w:rPr>
              <w:t>Error! Hyperlink reference not valid.</w:t>
            </w:r>
          </w:ins>
          <w:del w:id="439" w:author="David Conklin" w:date="2021-05-12T11:03:00Z">
            <w:r w:rsidRPr="00DA2E90" w:rsidDel="00EF6419">
              <w:rPr>
                <w:rStyle w:val="Hyperlink"/>
                <w:noProof/>
              </w:rPr>
              <w:delText>Water rights data</w:delText>
            </w:r>
            <w:r w:rsidDel="00EF6419">
              <w:rPr>
                <w:noProof/>
                <w:webHidden/>
              </w:rPr>
              <w:tab/>
            </w:r>
            <w:r w:rsidDel="00EF6419">
              <w:rPr>
                <w:noProof/>
                <w:webHidden/>
              </w:rPr>
              <w:fldChar w:fldCharType="begin"/>
            </w:r>
            <w:r w:rsidDel="00EF6419">
              <w:rPr>
                <w:noProof/>
                <w:webHidden/>
              </w:rPr>
              <w:delInstrText xml:space="preserve"> PAGEREF _Toc71555649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7242F79F" w14:textId="1CAE6A8B" w:rsidR="006231D1" w:rsidDel="00EF6419" w:rsidRDefault="006231D1">
          <w:pPr>
            <w:pStyle w:val="TOC2"/>
            <w:tabs>
              <w:tab w:val="right" w:leader="dot" w:pos="9350"/>
            </w:tabs>
            <w:rPr>
              <w:del w:id="440" w:author="David Conklin" w:date="2021-05-12T11:03:00Z"/>
              <w:rFonts w:eastAsiaTheme="minorEastAsia"/>
              <w:noProof/>
            </w:rPr>
          </w:pPr>
          <w:del w:id="4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"_Toc71555650"</w:delInstrText>
            </w:r>
            <w:r w:rsidRPr="00DA2E90" w:rsidDel="00EF6419">
              <w:rPr>
                <w:rStyle w:val="Hyperlink"/>
                <w:noProof/>
              </w:rPr>
              <w:delInstrText xml:space="preserve"> </w:delInstrText>
            </w:r>
            <w:r w:rsidRPr="00DA2E90" w:rsidDel="00EF6419">
              <w:rPr>
                <w:rStyle w:val="Hyperlink"/>
                <w:noProof/>
              </w:rPr>
              <w:fldChar w:fldCharType="separate"/>
            </w:r>
          </w:del>
          <w:ins w:id="442" w:author="David Conklin" w:date="2021-07-05T10:48:00Z">
            <w:r w:rsidR="00D33947">
              <w:rPr>
                <w:rStyle w:val="Hyperlink"/>
                <w:b/>
                <w:bCs/>
                <w:noProof/>
              </w:rPr>
              <w:t>Error! Hyperlink reference not valid.</w:t>
            </w:r>
          </w:ins>
          <w:del w:id="443" w:author="David Conklin" w:date="2021-05-12T11:03:00Z">
            <w:r w:rsidRPr="00DA2E90" w:rsidDel="00EF6419">
              <w:rPr>
                <w:rStyle w:val="Hyperlink"/>
                <w:noProof/>
              </w:rPr>
              <w:delText>The wr_pods.csv file</w:delText>
            </w:r>
            <w:r w:rsidDel="00EF6419">
              <w:rPr>
                <w:noProof/>
                <w:webHidden/>
              </w:rPr>
              <w:tab/>
            </w:r>
            <w:r w:rsidDel="00EF6419">
              <w:rPr>
                <w:noProof/>
                <w:webHidden/>
              </w:rPr>
              <w:fldChar w:fldCharType="begin"/>
            </w:r>
            <w:r w:rsidDel="00EF6419">
              <w:rPr>
                <w:noProof/>
                <w:webHidden/>
              </w:rPr>
              <w:delInstrText xml:space="preserve"> PAGEREF _Toc71555650 \h </w:delInstrText>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0E2295A3" w14:textId="53ED3578" w:rsidR="006231D1" w:rsidDel="00EF6419" w:rsidRDefault="006231D1">
          <w:pPr>
            <w:pStyle w:val="TOC2"/>
            <w:tabs>
              <w:tab w:val="right" w:leader="dot" w:pos="9350"/>
            </w:tabs>
            <w:rPr>
              <w:del w:id="444" w:author="David Conklin" w:date="2021-05-12T11:03:00Z"/>
              <w:rFonts w:eastAsiaTheme="minorEastAsia"/>
              <w:noProof/>
            </w:rPr>
          </w:pPr>
          <w:del w:id="4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"_Toc71555651"</w:delInstrText>
            </w:r>
            <w:r w:rsidRPr="00DA2E90" w:rsidDel="00EF6419">
              <w:rPr>
                <w:rStyle w:val="Hyperlink"/>
                <w:noProof/>
              </w:rPr>
              <w:delInstrText xml:space="preserve"> </w:delInstrText>
            </w:r>
            <w:r w:rsidRPr="00DA2E90" w:rsidDel="00EF6419">
              <w:rPr>
                <w:rStyle w:val="Hyperlink"/>
                <w:noProof/>
              </w:rPr>
              <w:fldChar w:fldCharType="separate"/>
            </w:r>
          </w:del>
          <w:ins w:id="446" w:author="David Conklin" w:date="2021-07-05T10:48:00Z">
            <w:r w:rsidR="00D33947">
              <w:rPr>
                <w:rStyle w:val="Hyperlink"/>
                <w:b/>
                <w:bCs/>
                <w:noProof/>
              </w:rPr>
              <w:t>Error! Hyperlink reference not valid.</w:t>
            </w:r>
          </w:ins>
          <w:del w:id="447" w:author="David Conklin" w:date="2021-05-12T11:03:00Z">
            <w:r w:rsidRPr="00DA2E90" w:rsidDel="00EF6419">
              <w:rPr>
                <w:rStyle w:val="Hyperlink"/>
                <w:noProof/>
              </w:rPr>
              <w:delText>The wr_pous.csv file</w:delText>
            </w:r>
            <w:r w:rsidDel="00EF6419">
              <w:rPr>
                <w:noProof/>
                <w:webHidden/>
              </w:rPr>
              <w:tab/>
            </w:r>
            <w:r w:rsidDel="00EF6419">
              <w:rPr>
                <w:noProof/>
                <w:webHidden/>
              </w:rPr>
              <w:fldChar w:fldCharType="begin"/>
            </w:r>
            <w:r w:rsidDel="00EF6419">
              <w:rPr>
                <w:noProof/>
                <w:webHidden/>
              </w:rPr>
              <w:delInstrText xml:space="preserve"> PAGEREF _Toc71555651 \h </w:delInstrText>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5FD33FE4" w14:textId="17CD4354" w:rsidR="006231D1" w:rsidDel="00EF6419" w:rsidRDefault="006231D1">
          <w:pPr>
            <w:pStyle w:val="TOC2"/>
            <w:tabs>
              <w:tab w:val="right" w:leader="dot" w:pos="9350"/>
            </w:tabs>
            <w:rPr>
              <w:del w:id="448" w:author="David Conklin" w:date="2021-05-12T11:03:00Z"/>
              <w:rFonts w:eastAsiaTheme="minorEastAsia"/>
              <w:noProof/>
            </w:rPr>
          </w:pPr>
          <w:del w:id="4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"_Toc71555652"</w:delInstrText>
            </w:r>
            <w:r w:rsidRPr="00DA2E90" w:rsidDel="00EF6419">
              <w:rPr>
                <w:rStyle w:val="Hyperlink"/>
                <w:noProof/>
              </w:rPr>
              <w:delInstrText xml:space="preserve"> </w:delInstrText>
            </w:r>
            <w:r w:rsidRPr="00DA2E90" w:rsidDel="00EF6419">
              <w:rPr>
                <w:rStyle w:val="Hyperlink"/>
                <w:noProof/>
              </w:rPr>
              <w:fldChar w:fldCharType="separate"/>
            </w:r>
          </w:del>
          <w:ins w:id="450" w:author="David Conklin" w:date="2021-07-05T10:48:00Z">
            <w:r w:rsidR="00D33947">
              <w:rPr>
                <w:rStyle w:val="Hyperlink"/>
                <w:b/>
                <w:bCs/>
                <w:noProof/>
              </w:rPr>
              <w:t>Error! Hyperlink reference not valid.</w:t>
            </w:r>
          </w:ins>
          <w:del w:id="451" w:author="David Conklin" w:date="2021-05-12T11:03:00Z">
            <w:r w:rsidRPr="00DA2E90" w:rsidDel="00EF6419">
              <w:rPr>
                <w:rStyle w:val="Hyperlink"/>
                <w:noProof/>
              </w:rPr>
              <w:delText>Adding a water right</w:delText>
            </w:r>
            <w:r w:rsidDel="00EF6419">
              <w:rPr>
                <w:noProof/>
                <w:webHidden/>
              </w:rPr>
              <w:tab/>
            </w:r>
            <w:r w:rsidDel="00EF6419">
              <w:rPr>
                <w:noProof/>
                <w:webHidden/>
              </w:rPr>
              <w:fldChar w:fldCharType="begin"/>
            </w:r>
            <w:r w:rsidDel="00EF6419">
              <w:rPr>
                <w:noProof/>
                <w:webHidden/>
              </w:rPr>
              <w:delInstrText xml:space="preserve"> PAGEREF _Toc71555652 \h </w:delInstrText>
            </w:r>
            <w:r w:rsidDel="00EF6419">
              <w:rPr>
                <w:noProof/>
                <w:webHidden/>
              </w:rPr>
              <w:fldChar w:fldCharType="separate"/>
            </w:r>
            <w:r w:rsidDel="00EF6419">
              <w:rPr>
                <w:noProof/>
                <w:webHidden/>
              </w:rPr>
              <w:delText>23</w:delText>
            </w:r>
            <w:r w:rsidDel="00EF6419">
              <w:rPr>
                <w:noProof/>
                <w:webHidden/>
              </w:rPr>
              <w:fldChar w:fldCharType="end"/>
            </w:r>
            <w:r w:rsidRPr="00DA2E90" w:rsidDel="00EF6419">
              <w:rPr>
                <w:rStyle w:val="Hyperlink"/>
                <w:noProof/>
              </w:rPr>
              <w:fldChar w:fldCharType="end"/>
            </w:r>
          </w:del>
        </w:p>
        <w:p w14:paraId="4646F814" w14:textId="6E0C6898" w:rsidR="006231D1" w:rsidDel="00EF6419" w:rsidRDefault="006231D1">
          <w:pPr>
            <w:pStyle w:val="TOC1"/>
            <w:tabs>
              <w:tab w:val="right" w:leader="dot" w:pos="9350"/>
            </w:tabs>
            <w:rPr>
              <w:del w:id="452" w:author="David Conklin" w:date="2021-05-12T11:03:00Z"/>
              <w:rFonts w:eastAsiaTheme="minorEastAsia"/>
              <w:noProof/>
            </w:rPr>
          </w:pPr>
          <w:del w:id="4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"_Toc71555653"</w:delInstrText>
            </w:r>
            <w:r w:rsidRPr="00DA2E90" w:rsidDel="00EF6419">
              <w:rPr>
                <w:rStyle w:val="Hyperlink"/>
                <w:noProof/>
              </w:rPr>
              <w:delInstrText xml:space="preserve"> </w:delInstrText>
            </w:r>
            <w:r w:rsidRPr="00DA2E90" w:rsidDel="00EF6419">
              <w:rPr>
                <w:rStyle w:val="Hyperlink"/>
                <w:noProof/>
              </w:rPr>
              <w:fldChar w:fldCharType="separate"/>
            </w:r>
          </w:del>
          <w:ins w:id="454" w:author="David Conklin" w:date="2021-07-05T10:48:00Z">
            <w:r w:rsidR="00D33947">
              <w:rPr>
                <w:rStyle w:val="Hyperlink"/>
                <w:b/>
                <w:bCs/>
                <w:noProof/>
              </w:rPr>
              <w:t>Error! Hyperlink reference not valid.</w:t>
            </w:r>
          </w:ins>
          <w:del w:id="455" w:author="David Conklin" w:date="2021-05-12T11:03:00Z">
            <w:r w:rsidRPr="00DA2E90" w:rsidDel="00EF6419">
              <w:rPr>
                <w:rStyle w:val="Hyperlink"/>
                <w:noProof/>
              </w:rPr>
              <w:delText>Initial conditions</w:delText>
            </w:r>
            <w:r w:rsidDel="00EF6419">
              <w:rPr>
                <w:noProof/>
                <w:webHidden/>
              </w:rPr>
              <w:tab/>
            </w:r>
            <w:r w:rsidDel="00EF6419">
              <w:rPr>
                <w:noProof/>
                <w:webHidden/>
              </w:rPr>
              <w:fldChar w:fldCharType="begin"/>
            </w:r>
            <w:r w:rsidDel="00EF6419">
              <w:rPr>
                <w:noProof/>
                <w:webHidden/>
              </w:rPr>
              <w:delInstrText xml:space="preserve"> PAGEREF _Toc71555653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2BA7E079" w14:textId="6ECA3860" w:rsidR="006231D1" w:rsidDel="00EF6419" w:rsidRDefault="006231D1">
          <w:pPr>
            <w:pStyle w:val="TOC2"/>
            <w:tabs>
              <w:tab w:val="right" w:leader="dot" w:pos="9350"/>
            </w:tabs>
            <w:rPr>
              <w:del w:id="456" w:author="David Conklin" w:date="2021-05-12T11:03:00Z"/>
              <w:rFonts w:eastAsiaTheme="minorEastAsia"/>
              <w:noProof/>
            </w:rPr>
          </w:pPr>
          <w:del w:id="4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"_Toc71555654"</w:delInstrText>
            </w:r>
            <w:r w:rsidRPr="00DA2E90" w:rsidDel="00EF6419">
              <w:rPr>
                <w:rStyle w:val="Hyperlink"/>
                <w:noProof/>
              </w:rPr>
              <w:delInstrText xml:space="preserve"> </w:delInstrText>
            </w:r>
            <w:r w:rsidRPr="00DA2E90" w:rsidDel="00EF6419">
              <w:rPr>
                <w:rStyle w:val="Hyperlink"/>
                <w:noProof/>
              </w:rPr>
              <w:fldChar w:fldCharType="separate"/>
            </w:r>
          </w:del>
          <w:ins w:id="458" w:author="David Conklin" w:date="2021-07-05T10:48:00Z">
            <w:r w:rsidR="00D33947">
              <w:rPr>
                <w:rStyle w:val="Hyperlink"/>
                <w:b/>
                <w:bCs/>
                <w:noProof/>
              </w:rPr>
              <w:t>Error! Hyperlink reference not valid.</w:t>
            </w:r>
          </w:ins>
          <w:del w:id="459" w:author="David Conklin" w:date="2021-05-12T11:03:00Z">
            <w:r w:rsidRPr="00DA2E90" w:rsidDel="00EF6419">
              <w:rPr>
                <w:rStyle w:val="Hyperlink"/>
                <w:noProof/>
              </w:rPr>
              <w:delText>State variables</w:delText>
            </w:r>
            <w:r w:rsidDel="00EF6419">
              <w:rPr>
                <w:noProof/>
                <w:webHidden/>
              </w:rPr>
              <w:tab/>
            </w:r>
            <w:r w:rsidDel="00EF6419">
              <w:rPr>
                <w:noProof/>
                <w:webHidden/>
              </w:rPr>
              <w:fldChar w:fldCharType="begin"/>
            </w:r>
            <w:r w:rsidDel="00EF6419">
              <w:rPr>
                <w:noProof/>
                <w:webHidden/>
              </w:rPr>
              <w:delInstrText xml:space="preserve"> PAGEREF _Toc71555654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5B4730" w14:textId="13D00BA8" w:rsidR="006231D1" w:rsidDel="00EF6419" w:rsidRDefault="006231D1">
          <w:pPr>
            <w:pStyle w:val="TOC2"/>
            <w:tabs>
              <w:tab w:val="right" w:leader="dot" w:pos="9350"/>
            </w:tabs>
            <w:rPr>
              <w:del w:id="460" w:author="David Conklin" w:date="2021-05-12T11:03:00Z"/>
              <w:rFonts w:eastAsiaTheme="minorEastAsia"/>
              <w:noProof/>
            </w:rPr>
          </w:pPr>
          <w:del w:id="4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"_Toc71555655"</w:delInstrText>
            </w:r>
            <w:r w:rsidRPr="00DA2E90" w:rsidDel="00EF6419">
              <w:rPr>
                <w:rStyle w:val="Hyperlink"/>
                <w:noProof/>
              </w:rPr>
              <w:delInstrText xml:space="preserve"> </w:delInstrText>
            </w:r>
            <w:r w:rsidRPr="00DA2E90" w:rsidDel="00EF6419">
              <w:rPr>
                <w:rStyle w:val="Hyperlink"/>
                <w:noProof/>
              </w:rPr>
              <w:fldChar w:fldCharType="separate"/>
            </w:r>
          </w:del>
          <w:ins w:id="462" w:author="David Conklin" w:date="2021-07-05T10:48:00Z">
            <w:r w:rsidR="00D33947">
              <w:rPr>
                <w:rStyle w:val="Hyperlink"/>
                <w:b/>
                <w:bCs/>
                <w:noProof/>
              </w:rPr>
              <w:t>Error! Hyperlink reference not valid.</w:t>
            </w:r>
          </w:ins>
          <w:del w:id="463" w:author="David Conklin" w:date="2021-05-12T11:03:00Z">
            <w:r w:rsidRPr="00DA2E90" w:rsidDel="00EF6419">
              <w:rPr>
                <w:rStyle w:val="Hyperlink"/>
                <w:noProof/>
              </w:rPr>
              <w:delText>Reproducibility and the use of random number generators</w:delText>
            </w:r>
            <w:r w:rsidDel="00EF6419">
              <w:rPr>
                <w:noProof/>
                <w:webHidden/>
              </w:rPr>
              <w:tab/>
            </w:r>
            <w:r w:rsidDel="00EF6419">
              <w:rPr>
                <w:noProof/>
                <w:webHidden/>
              </w:rPr>
              <w:fldChar w:fldCharType="begin"/>
            </w:r>
            <w:r w:rsidDel="00EF6419">
              <w:rPr>
                <w:noProof/>
                <w:webHidden/>
              </w:rPr>
              <w:delInstrText xml:space="preserve"> PAGEREF _Toc71555655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C6F658" w14:textId="71ABBAA1" w:rsidR="006231D1" w:rsidDel="00EF6419" w:rsidRDefault="006231D1">
          <w:pPr>
            <w:pStyle w:val="TOC2"/>
            <w:tabs>
              <w:tab w:val="right" w:leader="dot" w:pos="9350"/>
            </w:tabs>
            <w:rPr>
              <w:del w:id="464" w:author="David Conklin" w:date="2021-05-12T11:03:00Z"/>
              <w:rFonts w:eastAsiaTheme="minorEastAsia"/>
              <w:noProof/>
            </w:rPr>
          </w:pPr>
          <w:del w:id="4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"_Toc71555656"</w:delInstrText>
            </w:r>
            <w:r w:rsidRPr="00DA2E90" w:rsidDel="00EF6419">
              <w:rPr>
                <w:rStyle w:val="Hyperlink"/>
                <w:noProof/>
              </w:rPr>
              <w:delInstrText xml:space="preserve"> </w:delInstrText>
            </w:r>
            <w:r w:rsidRPr="00DA2E90" w:rsidDel="00EF6419">
              <w:rPr>
                <w:rStyle w:val="Hyperlink"/>
                <w:noProof/>
              </w:rPr>
              <w:fldChar w:fldCharType="separate"/>
            </w:r>
          </w:del>
          <w:ins w:id="466" w:author="David Conklin" w:date="2021-07-05T10:48:00Z">
            <w:r w:rsidR="00D33947">
              <w:rPr>
                <w:rStyle w:val="Hyperlink"/>
                <w:b/>
                <w:bCs/>
                <w:noProof/>
              </w:rPr>
              <w:t>Error! Hyperlink reference not valid.</w:t>
            </w:r>
          </w:ins>
          <w:del w:id="467" w:author="David Conklin" w:date="2021-05-12T11:03:00Z">
            <w:r w:rsidRPr="00DA2E90" w:rsidDel="00EF6419">
              <w:rPr>
                <w:rStyle w:val="Hyperlink"/>
                <w:noProof/>
              </w:rPr>
              <w:delText>Initializing ID numbers: coldstart</w:delText>
            </w:r>
            <w:r w:rsidDel="00EF6419">
              <w:rPr>
                <w:noProof/>
                <w:webHidden/>
              </w:rPr>
              <w:tab/>
            </w:r>
            <w:r w:rsidDel="00EF6419">
              <w:rPr>
                <w:noProof/>
                <w:webHidden/>
              </w:rPr>
              <w:fldChar w:fldCharType="begin"/>
            </w:r>
            <w:r w:rsidDel="00EF6419">
              <w:rPr>
                <w:noProof/>
                <w:webHidden/>
              </w:rPr>
              <w:delInstrText xml:space="preserve"> PAGEREF _Toc71555656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05E57C1E" w14:textId="47FE2876" w:rsidR="006231D1" w:rsidDel="00EF6419" w:rsidRDefault="006231D1">
          <w:pPr>
            <w:pStyle w:val="TOC2"/>
            <w:tabs>
              <w:tab w:val="right" w:leader="dot" w:pos="9350"/>
            </w:tabs>
            <w:rPr>
              <w:del w:id="468" w:author="David Conklin" w:date="2021-05-12T11:03:00Z"/>
              <w:rFonts w:eastAsiaTheme="minorEastAsia"/>
              <w:noProof/>
            </w:rPr>
          </w:pPr>
          <w:del w:id="4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"_Toc71555657"</w:delInstrText>
            </w:r>
            <w:r w:rsidRPr="00DA2E90" w:rsidDel="00EF6419">
              <w:rPr>
                <w:rStyle w:val="Hyperlink"/>
                <w:noProof/>
              </w:rPr>
              <w:delInstrText xml:space="preserve"> </w:delInstrText>
            </w:r>
            <w:r w:rsidRPr="00DA2E90" w:rsidDel="00EF6419">
              <w:rPr>
                <w:rStyle w:val="Hyperlink"/>
                <w:noProof/>
              </w:rPr>
              <w:fldChar w:fldCharType="separate"/>
            </w:r>
          </w:del>
          <w:ins w:id="470" w:author="David Conklin" w:date="2021-07-05T10:48:00Z">
            <w:r w:rsidR="00D33947">
              <w:rPr>
                <w:rStyle w:val="Hyperlink"/>
                <w:b/>
                <w:bCs/>
                <w:noProof/>
              </w:rPr>
              <w:t>Error! Hyperlink reference not valid.</w:t>
            </w:r>
          </w:ins>
          <w:del w:id="471" w:author="David Conklin" w:date="2021-05-12T11:03:00Z">
            <w:r w:rsidRPr="00DA2E90" w:rsidDel="00EF6419">
              <w:rPr>
                <w:rStyle w:val="Hyperlink"/>
                <w:noProof/>
              </w:rPr>
              <w:delText>Initializing HBVCALIB attributes and Flow state variables: warmstart</w:delText>
            </w:r>
            <w:r w:rsidDel="00EF6419">
              <w:rPr>
                <w:noProof/>
                <w:webHidden/>
              </w:rPr>
              <w:tab/>
            </w:r>
            <w:r w:rsidDel="00EF6419">
              <w:rPr>
                <w:noProof/>
                <w:webHidden/>
              </w:rPr>
              <w:fldChar w:fldCharType="begin"/>
            </w:r>
            <w:r w:rsidDel="00EF6419">
              <w:rPr>
                <w:noProof/>
                <w:webHidden/>
              </w:rPr>
              <w:delInstrText xml:space="preserve"> PAGEREF _Toc71555657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4FD73ED3" w14:textId="7D4E7AE6" w:rsidR="006231D1" w:rsidDel="00EF6419" w:rsidRDefault="006231D1">
          <w:pPr>
            <w:pStyle w:val="TOC2"/>
            <w:tabs>
              <w:tab w:val="right" w:leader="dot" w:pos="9350"/>
            </w:tabs>
            <w:rPr>
              <w:del w:id="472" w:author="David Conklin" w:date="2021-05-12T11:03:00Z"/>
              <w:rFonts w:eastAsiaTheme="minorEastAsia"/>
              <w:noProof/>
            </w:rPr>
          </w:pPr>
          <w:del w:id="4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"_Toc71555658"</w:delInstrText>
            </w:r>
            <w:r w:rsidRPr="00DA2E90" w:rsidDel="00EF6419">
              <w:rPr>
                <w:rStyle w:val="Hyperlink"/>
                <w:noProof/>
              </w:rPr>
              <w:delInstrText xml:space="preserve"> </w:delInstrText>
            </w:r>
            <w:r w:rsidRPr="00DA2E90" w:rsidDel="00EF6419">
              <w:rPr>
                <w:rStyle w:val="Hyperlink"/>
                <w:noProof/>
              </w:rPr>
              <w:fldChar w:fldCharType="separate"/>
            </w:r>
          </w:del>
          <w:ins w:id="474" w:author="David Conklin" w:date="2021-07-05T10:48:00Z">
            <w:r w:rsidR="00D33947">
              <w:rPr>
                <w:rStyle w:val="Hyperlink"/>
                <w:b/>
                <w:bCs/>
                <w:noProof/>
              </w:rPr>
              <w:t>Error! Hyperlink reference not valid.</w:t>
            </w:r>
          </w:ins>
          <w:del w:id="475" w:author="David Conklin" w:date="2021-05-12T11:03:00Z">
            <w:r w:rsidRPr="00DA2E90" w:rsidDel="00EF6419">
              <w:rPr>
                <w:rStyle w:val="Hyperlink"/>
                <w:noProof/>
              </w:rPr>
              <w:delText>Initial conditions for Flow: the IC file</w:delText>
            </w:r>
            <w:r w:rsidDel="00EF6419">
              <w:rPr>
                <w:noProof/>
                <w:webHidden/>
              </w:rPr>
              <w:tab/>
            </w:r>
            <w:r w:rsidDel="00EF6419">
              <w:rPr>
                <w:noProof/>
                <w:webHidden/>
              </w:rPr>
              <w:fldChar w:fldCharType="begin"/>
            </w:r>
            <w:r w:rsidDel="00EF6419">
              <w:rPr>
                <w:noProof/>
                <w:webHidden/>
              </w:rPr>
              <w:delInstrText xml:space="preserve"> PAGEREF _Toc71555658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F91F9C6" w14:textId="60A21F22" w:rsidR="006231D1" w:rsidDel="00EF6419" w:rsidRDefault="006231D1">
          <w:pPr>
            <w:pStyle w:val="TOC2"/>
            <w:tabs>
              <w:tab w:val="right" w:leader="dot" w:pos="9350"/>
            </w:tabs>
            <w:rPr>
              <w:del w:id="476" w:author="David Conklin" w:date="2021-05-12T11:03:00Z"/>
              <w:rFonts w:eastAsiaTheme="minorEastAsia"/>
              <w:noProof/>
            </w:rPr>
          </w:pPr>
          <w:del w:id="4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"_Toc71555659"</w:delInstrText>
            </w:r>
            <w:r w:rsidRPr="00DA2E90" w:rsidDel="00EF6419">
              <w:rPr>
                <w:rStyle w:val="Hyperlink"/>
                <w:noProof/>
              </w:rPr>
              <w:delInstrText xml:space="preserve"> </w:delInstrText>
            </w:r>
            <w:r w:rsidRPr="00DA2E90" w:rsidDel="00EF6419">
              <w:rPr>
                <w:rStyle w:val="Hyperlink"/>
                <w:noProof/>
              </w:rPr>
              <w:fldChar w:fldCharType="separate"/>
            </w:r>
          </w:del>
          <w:ins w:id="478" w:author="David Conklin" w:date="2021-07-05T10:48:00Z">
            <w:r w:rsidR="00D33947">
              <w:rPr>
                <w:rStyle w:val="Hyperlink"/>
                <w:b/>
                <w:bCs/>
                <w:noProof/>
              </w:rPr>
              <w:t>Error! Hyperlink reference not valid.</w:t>
            </w:r>
          </w:ins>
          <w:del w:id="479" w:author="David Conklin" w:date="2021-05-12T11:03:00Z">
            <w:r w:rsidRPr="00DA2E90" w:rsidDel="00EF6419">
              <w:rPr>
                <w:rStyle w:val="Hyperlink"/>
                <w:noProof/>
              </w:rPr>
              <w:delText>What is in the IC file</w:delText>
            </w:r>
            <w:r w:rsidDel="00EF6419">
              <w:rPr>
                <w:noProof/>
                <w:webHidden/>
              </w:rPr>
              <w:tab/>
            </w:r>
            <w:r w:rsidDel="00EF6419">
              <w:rPr>
                <w:noProof/>
                <w:webHidden/>
              </w:rPr>
              <w:fldChar w:fldCharType="begin"/>
            </w:r>
            <w:r w:rsidDel="00EF6419">
              <w:rPr>
                <w:noProof/>
                <w:webHidden/>
              </w:rPr>
              <w:delInstrText xml:space="preserve"> PAGEREF _Toc71555659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6E27E197" w14:textId="503E9618" w:rsidR="006231D1" w:rsidDel="00EF6419" w:rsidRDefault="006231D1">
          <w:pPr>
            <w:pStyle w:val="TOC2"/>
            <w:tabs>
              <w:tab w:val="right" w:leader="dot" w:pos="9350"/>
            </w:tabs>
            <w:rPr>
              <w:del w:id="480" w:author="David Conklin" w:date="2021-05-12T11:03:00Z"/>
              <w:rFonts w:eastAsiaTheme="minorEastAsia"/>
              <w:noProof/>
            </w:rPr>
          </w:pPr>
          <w:del w:id="4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"_Toc71555660"</w:delInstrText>
            </w:r>
            <w:r w:rsidRPr="00DA2E90" w:rsidDel="00EF6419">
              <w:rPr>
                <w:rStyle w:val="Hyperlink"/>
                <w:noProof/>
              </w:rPr>
              <w:delInstrText xml:space="preserve"> </w:delInstrText>
            </w:r>
            <w:r w:rsidRPr="00DA2E90" w:rsidDel="00EF6419">
              <w:rPr>
                <w:rStyle w:val="Hyperlink"/>
                <w:noProof/>
              </w:rPr>
              <w:fldChar w:fldCharType="separate"/>
            </w:r>
          </w:del>
          <w:ins w:id="482" w:author="David Conklin" w:date="2021-07-05T10:48:00Z">
            <w:r w:rsidR="00D33947">
              <w:rPr>
                <w:rStyle w:val="Hyperlink"/>
                <w:b/>
                <w:bCs/>
                <w:noProof/>
              </w:rPr>
              <w:t>Error! Hyperlink reference not valid.</w:t>
            </w:r>
          </w:ins>
          <w:del w:id="483" w:author="David Conklin" w:date="2021-05-12T11:03:00Z">
            <w:r w:rsidRPr="00DA2E90" w:rsidDel="00EF6419">
              <w:rPr>
                <w:rStyle w:val="Hyperlink"/>
                <w:noProof/>
              </w:rPr>
              <w:delText>Initial conditions for HBV: the IC file and the IDU shapefile</w:delText>
            </w:r>
            <w:r w:rsidDel="00EF6419">
              <w:rPr>
                <w:noProof/>
                <w:webHidden/>
              </w:rPr>
              <w:tab/>
            </w:r>
            <w:r w:rsidDel="00EF6419">
              <w:rPr>
                <w:noProof/>
                <w:webHidden/>
              </w:rPr>
              <w:fldChar w:fldCharType="begin"/>
            </w:r>
            <w:r w:rsidDel="00EF6419">
              <w:rPr>
                <w:noProof/>
                <w:webHidden/>
              </w:rPr>
              <w:delInstrText xml:space="preserve"> PAGEREF _Toc71555660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B0654B2" w14:textId="03AF6FAE" w:rsidR="006231D1" w:rsidDel="00EF6419" w:rsidRDefault="006231D1">
          <w:pPr>
            <w:pStyle w:val="TOC1"/>
            <w:tabs>
              <w:tab w:val="right" w:leader="dot" w:pos="9350"/>
            </w:tabs>
            <w:rPr>
              <w:del w:id="484" w:author="David Conklin" w:date="2021-05-12T11:03:00Z"/>
              <w:rFonts w:eastAsiaTheme="minorEastAsia"/>
              <w:noProof/>
            </w:rPr>
          </w:pPr>
          <w:del w:id="4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"_Toc71555661"</w:delInstrText>
            </w:r>
            <w:r w:rsidRPr="00DA2E90" w:rsidDel="00EF6419">
              <w:rPr>
                <w:rStyle w:val="Hyperlink"/>
                <w:noProof/>
              </w:rPr>
              <w:delInstrText xml:space="preserve"> </w:delInstrText>
            </w:r>
            <w:r w:rsidRPr="00DA2E90" w:rsidDel="00EF6419">
              <w:rPr>
                <w:rStyle w:val="Hyperlink"/>
                <w:noProof/>
              </w:rPr>
              <w:fldChar w:fldCharType="separate"/>
            </w:r>
          </w:del>
          <w:ins w:id="486" w:author="David Conklin" w:date="2021-07-05T10:48:00Z">
            <w:r w:rsidR="00D33947">
              <w:rPr>
                <w:rStyle w:val="Hyperlink"/>
                <w:b/>
                <w:bCs/>
                <w:noProof/>
              </w:rPr>
              <w:t>Error! Hyperlink reference not valid.</w:t>
            </w:r>
          </w:ins>
          <w:del w:id="487" w:author="David Conklin" w:date="2021-05-12T11:03:00Z">
            <w:r w:rsidRPr="00DA2E90" w:rsidDel="00EF6419">
              <w:rPr>
                <w:rStyle w:val="Hyperlink"/>
                <w:noProof/>
              </w:rPr>
              <w:delText>Stream flow and stream temperature</w:delText>
            </w:r>
            <w:r w:rsidDel="00EF6419">
              <w:rPr>
                <w:noProof/>
                <w:webHidden/>
              </w:rPr>
              <w:tab/>
            </w:r>
            <w:r w:rsidDel="00EF6419">
              <w:rPr>
                <w:noProof/>
                <w:webHidden/>
              </w:rPr>
              <w:fldChar w:fldCharType="begin"/>
            </w:r>
            <w:r w:rsidDel="00EF6419">
              <w:rPr>
                <w:noProof/>
                <w:webHidden/>
              </w:rPr>
              <w:delInstrText xml:space="preserve"> PAGEREF _Toc71555661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CEBE771" w14:textId="76F00879" w:rsidR="006231D1" w:rsidDel="00EF6419" w:rsidRDefault="006231D1">
          <w:pPr>
            <w:pStyle w:val="TOC2"/>
            <w:tabs>
              <w:tab w:val="right" w:leader="dot" w:pos="9350"/>
            </w:tabs>
            <w:rPr>
              <w:del w:id="488" w:author="David Conklin" w:date="2021-05-12T11:03:00Z"/>
              <w:rFonts w:eastAsiaTheme="minorEastAsia"/>
              <w:noProof/>
            </w:rPr>
          </w:pPr>
          <w:del w:id="4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"_Toc71555662"</w:delInstrText>
            </w:r>
            <w:r w:rsidRPr="00DA2E90" w:rsidDel="00EF6419">
              <w:rPr>
                <w:rStyle w:val="Hyperlink"/>
                <w:noProof/>
              </w:rPr>
              <w:delInstrText xml:space="preserve"> </w:delInstrText>
            </w:r>
            <w:r w:rsidRPr="00DA2E90" w:rsidDel="00EF6419">
              <w:rPr>
                <w:rStyle w:val="Hyperlink"/>
                <w:noProof/>
              </w:rPr>
              <w:fldChar w:fldCharType="separate"/>
            </w:r>
          </w:del>
          <w:ins w:id="490" w:author="David Conklin" w:date="2021-07-05T10:48:00Z">
            <w:r w:rsidR="00D33947">
              <w:rPr>
                <w:rStyle w:val="Hyperlink"/>
                <w:b/>
                <w:bCs/>
                <w:noProof/>
              </w:rPr>
              <w:t>Error! Hyperlink reference not valid.</w:t>
            </w:r>
          </w:ins>
          <w:del w:id="491" w:author="David Conklin" w:date="2021-05-12T11:03:00Z">
            <w:r w:rsidRPr="00DA2E90" w:rsidDel="00EF6419">
              <w:rPr>
                <w:rStyle w:val="Hyperlink"/>
                <w:noProof/>
              </w:rPr>
              <w:delText>Water parcels</w:delText>
            </w:r>
            <w:r w:rsidDel="00EF6419">
              <w:rPr>
                <w:noProof/>
                <w:webHidden/>
              </w:rPr>
              <w:tab/>
            </w:r>
            <w:r w:rsidDel="00EF6419">
              <w:rPr>
                <w:noProof/>
                <w:webHidden/>
              </w:rPr>
              <w:fldChar w:fldCharType="begin"/>
            </w:r>
            <w:r w:rsidDel="00EF6419">
              <w:rPr>
                <w:noProof/>
                <w:webHidden/>
              </w:rPr>
              <w:delInstrText xml:space="preserve"> PAGEREF _Toc71555662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511A850F" w14:textId="24931B3B" w:rsidR="006231D1" w:rsidDel="00EF6419" w:rsidRDefault="006231D1">
          <w:pPr>
            <w:pStyle w:val="TOC2"/>
            <w:tabs>
              <w:tab w:val="right" w:leader="dot" w:pos="9350"/>
            </w:tabs>
            <w:rPr>
              <w:del w:id="492" w:author="David Conklin" w:date="2021-05-12T11:03:00Z"/>
              <w:rFonts w:eastAsiaTheme="minorEastAsia"/>
              <w:noProof/>
            </w:rPr>
          </w:pPr>
          <w:del w:id="4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"_Toc71555663"</w:delInstrText>
            </w:r>
            <w:r w:rsidRPr="00DA2E90" w:rsidDel="00EF6419">
              <w:rPr>
                <w:rStyle w:val="Hyperlink"/>
                <w:noProof/>
              </w:rPr>
              <w:delInstrText xml:space="preserve"> </w:delInstrText>
            </w:r>
            <w:r w:rsidRPr="00DA2E90" w:rsidDel="00EF6419">
              <w:rPr>
                <w:rStyle w:val="Hyperlink"/>
                <w:noProof/>
              </w:rPr>
              <w:fldChar w:fldCharType="separate"/>
            </w:r>
          </w:del>
          <w:ins w:id="494" w:author="David Conklin" w:date="2021-07-05T10:48:00Z">
            <w:r w:rsidR="00D33947">
              <w:rPr>
                <w:rStyle w:val="Hyperlink"/>
                <w:b/>
                <w:bCs/>
                <w:noProof/>
              </w:rPr>
              <w:t>Error! Hyperlink reference not valid.</w:t>
            </w:r>
          </w:ins>
          <w:del w:id="495" w:author="David Conklin" w:date="2021-05-12T11:03:00Z">
            <w:r w:rsidRPr="00DA2E90" w:rsidDel="00EF6419">
              <w:rPr>
                <w:rStyle w:val="Hyperlink"/>
                <w:noProof/>
              </w:rPr>
              <w:delText>Daily water mass and energy balance</w:delText>
            </w:r>
            <w:r w:rsidDel="00EF6419">
              <w:rPr>
                <w:noProof/>
                <w:webHidden/>
              </w:rPr>
              <w:tab/>
            </w:r>
            <w:r w:rsidDel="00EF6419">
              <w:rPr>
                <w:noProof/>
                <w:webHidden/>
              </w:rPr>
              <w:fldChar w:fldCharType="begin"/>
            </w:r>
            <w:r w:rsidDel="00EF6419">
              <w:rPr>
                <w:noProof/>
                <w:webHidden/>
              </w:rPr>
              <w:delInstrText xml:space="preserve"> PAGEREF _Toc71555663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16F7455" w14:textId="1DC57C1C" w:rsidR="006231D1" w:rsidDel="00EF6419" w:rsidRDefault="006231D1">
          <w:pPr>
            <w:pStyle w:val="TOC2"/>
            <w:tabs>
              <w:tab w:val="right" w:leader="dot" w:pos="9350"/>
            </w:tabs>
            <w:rPr>
              <w:del w:id="496" w:author="David Conklin" w:date="2021-05-12T11:03:00Z"/>
              <w:rFonts w:eastAsiaTheme="minorEastAsia"/>
              <w:noProof/>
            </w:rPr>
          </w:pPr>
          <w:del w:id="4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"_Toc71555664"</w:delInstrText>
            </w:r>
            <w:r w:rsidRPr="00DA2E90" w:rsidDel="00EF6419">
              <w:rPr>
                <w:rStyle w:val="Hyperlink"/>
                <w:noProof/>
              </w:rPr>
              <w:delInstrText xml:space="preserve"> </w:delInstrText>
            </w:r>
            <w:r w:rsidRPr="00DA2E90" w:rsidDel="00EF6419">
              <w:rPr>
                <w:rStyle w:val="Hyperlink"/>
                <w:noProof/>
              </w:rPr>
              <w:fldChar w:fldCharType="separate"/>
            </w:r>
          </w:del>
          <w:ins w:id="498" w:author="David Conklin" w:date="2021-07-05T10:48:00Z">
            <w:r w:rsidR="00D33947">
              <w:rPr>
                <w:rStyle w:val="Hyperlink"/>
                <w:b/>
                <w:bCs/>
                <w:noProof/>
              </w:rPr>
              <w:t>Error! Hyperlink reference not valid.</w:t>
            </w:r>
          </w:ins>
          <w:del w:id="499" w:author="David Conklin" w:date="2021-05-12T11:03:00Z">
            <w:r w:rsidRPr="00DA2E90" w:rsidDel="00EF6419">
              <w:rPr>
                <w:rStyle w:val="Hyperlink"/>
                <w:noProof/>
              </w:rPr>
              <w:delText>Estimating the rate of flow in a stream reach</w:delText>
            </w:r>
            <w:r w:rsidDel="00EF6419">
              <w:rPr>
                <w:noProof/>
                <w:webHidden/>
              </w:rPr>
              <w:tab/>
            </w:r>
            <w:r w:rsidDel="00EF6419">
              <w:rPr>
                <w:noProof/>
                <w:webHidden/>
              </w:rPr>
              <w:fldChar w:fldCharType="begin"/>
            </w:r>
            <w:r w:rsidDel="00EF6419">
              <w:rPr>
                <w:noProof/>
                <w:webHidden/>
              </w:rPr>
              <w:delInstrText xml:space="preserve"> PAGEREF _Toc71555664 \h </w:delInstrText>
            </w:r>
            <w:r w:rsidDel="00EF6419">
              <w:rPr>
                <w:noProof/>
                <w:webHidden/>
              </w:rPr>
              <w:fldChar w:fldCharType="separate"/>
            </w:r>
            <w:r w:rsidDel="00EF6419">
              <w:rPr>
                <w:noProof/>
                <w:webHidden/>
              </w:rPr>
              <w:delText>28</w:delText>
            </w:r>
            <w:r w:rsidDel="00EF6419">
              <w:rPr>
                <w:noProof/>
                <w:webHidden/>
              </w:rPr>
              <w:fldChar w:fldCharType="end"/>
            </w:r>
            <w:r w:rsidRPr="00DA2E90" w:rsidDel="00EF6419">
              <w:rPr>
                <w:rStyle w:val="Hyperlink"/>
                <w:noProof/>
              </w:rPr>
              <w:fldChar w:fldCharType="end"/>
            </w:r>
          </w:del>
        </w:p>
        <w:p w14:paraId="2BCE993A" w14:textId="25036668" w:rsidR="006231D1" w:rsidDel="00EF6419" w:rsidRDefault="006231D1">
          <w:pPr>
            <w:pStyle w:val="TOC2"/>
            <w:tabs>
              <w:tab w:val="right" w:leader="dot" w:pos="9350"/>
            </w:tabs>
            <w:rPr>
              <w:del w:id="500" w:author="David Conklin" w:date="2021-05-12T11:03:00Z"/>
              <w:rFonts w:eastAsiaTheme="minorEastAsia"/>
              <w:noProof/>
            </w:rPr>
          </w:pPr>
          <w:del w:id="5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"_Toc71555665"</w:delInstrText>
            </w:r>
            <w:r w:rsidRPr="00DA2E90" w:rsidDel="00EF6419">
              <w:rPr>
                <w:rStyle w:val="Hyperlink"/>
                <w:noProof/>
              </w:rPr>
              <w:delInstrText xml:space="preserve"> </w:delInstrText>
            </w:r>
            <w:r w:rsidRPr="00DA2E90" w:rsidDel="00EF6419">
              <w:rPr>
                <w:rStyle w:val="Hyperlink"/>
                <w:noProof/>
              </w:rPr>
              <w:fldChar w:fldCharType="separate"/>
            </w:r>
          </w:del>
          <w:ins w:id="502" w:author="David Conklin" w:date="2021-07-05T10:48:00Z">
            <w:r w:rsidR="00D33947">
              <w:rPr>
                <w:rStyle w:val="Hyperlink"/>
                <w:b/>
                <w:bCs/>
                <w:noProof/>
              </w:rPr>
              <w:t>Error! Hyperlink reference not valid.</w:t>
            </w:r>
          </w:ins>
          <w:del w:id="503" w:author="David Conklin" w:date="2021-05-12T11:03:00Z">
            <w:r w:rsidRPr="00DA2E90" w:rsidDel="00EF6419">
              <w:rPr>
                <w:rStyle w:val="Hyperlink"/>
                <w:noProof/>
              </w:rPr>
              <w:delText>Estimating the surface area of the water in a subreach</w:delText>
            </w:r>
            <w:r w:rsidDel="00EF6419">
              <w:rPr>
                <w:noProof/>
                <w:webHidden/>
              </w:rPr>
              <w:tab/>
            </w:r>
            <w:r w:rsidDel="00EF6419">
              <w:rPr>
                <w:noProof/>
                <w:webHidden/>
              </w:rPr>
              <w:fldChar w:fldCharType="begin"/>
            </w:r>
            <w:r w:rsidDel="00EF6419">
              <w:rPr>
                <w:noProof/>
                <w:webHidden/>
              </w:rPr>
              <w:delInstrText xml:space="preserve"> PAGEREF _Toc71555665 \h </w:delInstrText>
            </w:r>
            <w:r w:rsidDel="00EF6419">
              <w:rPr>
                <w:noProof/>
                <w:webHidden/>
              </w:rPr>
              <w:fldChar w:fldCharType="separate"/>
            </w:r>
            <w:r w:rsidDel="00EF6419">
              <w:rPr>
                <w:noProof/>
                <w:webHidden/>
              </w:rPr>
              <w:delText>30</w:delText>
            </w:r>
            <w:r w:rsidDel="00EF6419">
              <w:rPr>
                <w:noProof/>
                <w:webHidden/>
              </w:rPr>
              <w:fldChar w:fldCharType="end"/>
            </w:r>
            <w:r w:rsidRPr="00DA2E90" w:rsidDel="00EF6419">
              <w:rPr>
                <w:rStyle w:val="Hyperlink"/>
                <w:noProof/>
              </w:rPr>
              <w:fldChar w:fldCharType="end"/>
            </w:r>
          </w:del>
        </w:p>
        <w:p w14:paraId="2FD91054" w14:textId="567F2A5E" w:rsidR="006231D1" w:rsidDel="00EF6419" w:rsidRDefault="006231D1">
          <w:pPr>
            <w:pStyle w:val="TOC2"/>
            <w:tabs>
              <w:tab w:val="right" w:leader="dot" w:pos="9350"/>
            </w:tabs>
            <w:rPr>
              <w:del w:id="504" w:author="David Conklin" w:date="2021-05-12T11:03:00Z"/>
              <w:rFonts w:eastAsiaTheme="minorEastAsia"/>
              <w:noProof/>
            </w:rPr>
          </w:pPr>
          <w:del w:id="5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"_Toc71555666"</w:delInstrText>
            </w:r>
            <w:r w:rsidRPr="00DA2E90" w:rsidDel="00EF6419">
              <w:rPr>
                <w:rStyle w:val="Hyperlink"/>
                <w:noProof/>
              </w:rPr>
              <w:delInstrText xml:space="preserve"> </w:delInstrText>
            </w:r>
            <w:r w:rsidRPr="00DA2E90" w:rsidDel="00EF6419">
              <w:rPr>
                <w:rStyle w:val="Hyperlink"/>
                <w:noProof/>
              </w:rPr>
              <w:fldChar w:fldCharType="separate"/>
            </w:r>
          </w:del>
          <w:ins w:id="506" w:author="David Conklin" w:date="2021-07-05T10:48:00Z">
            <w:r w:rsidR="00D33947">
              <w:rPr>
                <w:rStyle w:val="Hyperlink"/>
                <w:b/>
                <w:bCs/>
                <w:noProof/>
              </w:rPr>
              <w:t>Error! Hyperlink reference not valid.</w:t>
            </w:r>
          </w:ins>
          <w:del w:id="507" w:author="David Conklin" w:date="2021-05-12T11:03:00Z">
            <w:r w:rsidRPr="00DA2E90" w:rsidDel="00EF6419">
              <w:rPr>
                <w:rStyle w:val="Hyperlink"/>
                <w:noProof/>
              </w:rPr>
              <w:delText>Water temperature from thermal energy</w:delText>
            </w:r>
            <w:r w:rsidDel="00EF6419">
              <w:rPr>
                <w:noProof/>
                <w:webHidden/>
              </w:rPr>
              <w:tab/>
            </w:r>
            <w:r w:rsidDel="00EF6419">
              <w:rPr>
                <w:noProof/>
                <w:webHidden/>
              </w:rPr>
              <w:fldChar w:fldCharType="begin"/>
            </w:r>
            <w:r w:rsidDel="00EF6419">
              <w:rPr>
                <w:noProof/>
                <w:webHidden/>
              </w:rPr>
              <w:delInstrText xml:space="preserve"> PAGEREF _Toc71555666 \h </w:delInstrText>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355425B8" w14:textId="16693BE9" w:rsidR="006231D1" w:rsidDel="00EF6419" w:rsidRDefault="006231D1">
          <w:pPr>
            <w:pStyle w:val="TOC2"/>
            <w:tabs>
              <w:tab w:val="right" w:leader="dot" w:pos="9350"/>
            </w:tabs>
            <w:rPr>
              <w:del w:id="508" w:author="David Conklin" w:date="2021-05-12T11:03:00Z"/>
              <w:rFonts w:eastAsiaTheme="minorEastAsia"/>
              <w:noProof/>
            </w:rPr>
          </w:pPr>
          <w:del w:id="5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"_Toc71555667"</w:delInstrText>
            </w:r>
            <w:r w:rsidRPr="00DA2E90" w:rsidDel="00EF6419">
              <w:rPr>
                <w:rStyle w:val="Hyperlink"/>
                <w:noProof/>
              </w:rPr>
              <w:delInstrText xml:space="preserve"> </w:delInstrText>
            </w:r>
            <w:r w:rsidRPr="00DA2E90" w:rsidDel="00EF6419">
              <w:rPr>
                <w:rStyle w:val="Hyperlink"/>
                <w:noProof/>
              </w:rPr>
              <w:fldChar w:fldCharType="separate"/>
            </w:r>
          </w:del>
          <w:ins w:id="510" w:author="David Conklin" w:date="2021-07-05T10:48:00Z">
            <w:r w:rsidR="00D33947">
              <w:rPr>
                <w:rStyle w:val="Hyperlink"/>
                <w:b/>
                <w:bCs/>
                <w:noProof/>
              </w:rPr>
              <w:t>Error! Hyperlink reference not valid.</w:t>
            </w:r>
          </w:ins>
          <w:del w:id="511" w:author="David Conklin" w:date="2021-05-12T11:03:00Z">
            <w:r w:rsidRPr="00DA2E90" w:rsidDel="00EF6419">
              <w:rPr>
                <w:rStyle w:val="Hyperlink"/>
                <w:noProof/>
              </w:rPr>
              <w:delText>Boundary conditions for stream water temperature</w:delText>
            </w:r>
            <w:r w:rsidDel="00EF6419">
              <w:rPr>
                <w:noProof/>
                <w:webHidden/>
              </w:rPr>
              <w:tab/>
            </w:r>
            <w:r w:rsidDel="00EF6419">
              <w:rPr>
                <w:noProof/>
                <w:webHidden/>
              </w:rPr>
              <w:fldChar w:fldCharType="begin"/>
            </w:r>
            <w:r w:rsidDel="00EF6419">
              <w:rPr>
                <w:noProof/>
                <w:webHidden/>
              </w:rPr>
              <w:delInstrText xml:space="preserve"> PAGEREF _Toc71555667 \h </w:delInstrText>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7837D2B4" w14:textId="5DA69169" w:rsidR="006231D1" w:rsidDel="00EF6419" w:rsidRDefault="006231D1">
          <w:pPr>
            <w:pStyle w:val="TOC2"/>
            <w:tabs>
              <w:tab w:val="right" w:leader="dot" w:pos="9350"/>
            </w:tabs>
            <w:rPr>
              <w:del w:id="512" w:author="David Conklin" w:date="2021-05-12T11:03:00Z"/>
              <w:rFonts w:eastAsiaTheme="minorEastAsia"/>
              <w:noProof/>
            </w:rPr>
          </w:pPr>
          <w:del w:id="5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"_Toc71555668"</w:delInstrText>
            </w:r>
            <w:r w:rsidRPr="00DA2E90" w:rsidDel="00EF6419">
              <w:rPr>
                <w:rStyle w:val="Hyperlink"/>
                <w:noProof/>
              </w:rPr>
              <w:delInstrText xml:space="preserve"> </w:delInstrText>
            </w:r>
            <w:r w:rsidRPr="00DA2E90" w:rsidDel="00EF6419">
              <w:rPr>
                <w:rStyle w:val="Hyperlink"/>
                <w:noProof/>
              </w:rPr>
              <w:fldChar w:fldCharType="separate"/>
            </w:r>
          </w:del>
          <w:ins w:id="514" w:author="David Conklin" w:date="2021-07-05T10:48:00Z">
            <w:r w:rsidR="00D33947">
              <w:rPr>
                <w:rStyle w:val="Hyperlink"/>
                <w:b/>
                <w:bCs/>
                <w:noProof/>
              </w:rPr>
              <w:t>Error! Hyperlink reference not valid.</w:t>
            </w:r>
          </w:ins>
          <w:del w:id="515" w:author="David Conklin" w:date="2021-05-12T11:03:00Z">
            <w:r w:rsidRPr="00DA2E90" w:rsidDel="00EF6419">
              <w:rPr>
                <w:rStyle w:val="Hyperlink"/>
                <w:noProof/>
              </w:rPr>
              <w:delText>Thermal stratification in reservoirs</w:delText>
            </w:r>
            <w:r w:rsidDel="00EF6419">
              <w:rPr>
                <w:noProof/>
                <w:webHidden/>
              </w:rPr>
              <w:tab/>
            </w:r>
            <w:r w:rsidDel="00EF6419">
              <w:rPr>
                <w:noProof/>
                <w:webHidden/>
              </w:rPr>
              <w:fldChar w:fldCharType="begin"/>
            </w:r>
            <w:r w:rsidDel="00EF6419">
              <w:rPr>
                <w:noProof/>
                <w:webHidden/>
              </w:rPr>
              <w:delInstrText xml:space="preserve"> PAGEREF _Toc71555668 \h </w:delInstrText>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109B3732" w14:textId="6630A50E" w:rsidR="006231D1" w:rsidDel="00EF6419" w:rsidRDefault="006231D1">
          <w:pPr>
            <w:pStyle w:val="TOC2"/>
            <w:tabs>
              <w:tab w:val="right" w:leader="dot" w:pos="9350"/>
            </w:tabs>
            <w:rPr>
              <w:del w:id="516" w:author="David Conklin" w:date="2021-05-12T11:03:00Z"/>
              <w:rFonts w:eastAsiaTheme="minorEastAsia"/>
              <w:noProof/>
            </w:rPr>
          </w:pPr>
          <w:del w:id="5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"_Toc71555669"</w:delInstrText>
            </w:r>
            <w:r w:rsidRPr="00DA2E90" w:rsidDel="00EF6419">
              <w:rPr>
                <w:rStyle w:val="Hyperlink"/>
                <w:noProof/>
              </w:rPr>
              <w:delInstrText xml:space="preserve"> </w:delInstrText>
            </w:r>
            <w:r w:rsidRPr="00DA2E90" w:rsidDel="00EF6419">
              <w:rPr>
                <w:rStyle w:val="Hyperlink"/>
                <w:noProof/>
              </w:rPr>
              <w:fldChar w:fldCharType="separate"/>
            </w:r>
          </w:del>
          <w:ins w:id="518" w:author="David Conklin" w:date="2021-07-05T10:48:00Z">
            <w:r w:rsidR="00D33947">
              <w:rPr>
                <w:rStyle w:val="Hyperlink"/>
                <w:b/>
                <w:bCs/>
                <w:noProof/>
              </w:rPr>
              <w:t>Error! Hyperlink reference not valid.</w:t>
            </w:r>
          </w:ins>
          <w:del w:id="519" w:author="David Conklin" w:date="2021-05-12T11:03:00Z">
            <w:r w:rsidRPr="00DA2E90" w:rsidDel="00EF6419">
              <w:rPr>
                <w:rStyle w:val="Hyperlink"/>
                <w:noProof/>
              </w:rPr>
              <w:delText>Thermal loading</w:delText>
            </w:r>
            <w:r w:rsidDel="00EF6419">
              <w:rPr>
                <w:noProof/>
                <w:webHidden/>
              </w:rPr>
              <w:tab/>
            </w:r>
            <w:r w:rsidDel="00EF6419">
              <w:rPr>
                <w:noProof/>
                <w:webHidden/>
              </w:rPr>
              <w:fldChar w:fldCharType="begin"/>
            </w:r>
            <w:r w:rsidDel="00EF6419">
              <w:rPr>
                <w:noProof/>
                <w:webHidden/>
              </w:rPr>
              <w:delInstrText xml:space="preserve"> PAGEREF _Toc71555669 \h </w:delInstrText>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2DA13555" w14:textId="6E1E8C9F" w:rsidR="006231D1" w:rsidDel="00EF6419" w:rsidRDefault="006231D1">
          <w:pPr>
            <w:pStyle w:val="TOC1"/>
            <w:tabs>
              <w:tab w:val="right" w:leader="dot" w:pos="9350"/>
            </w:tabs>
            <w:rPr>
              <w:del w:id="520" w:author="David Conklin" w:date="2021-05-12T11:03:00Z"/>
              <w:rFonts w:eastAsiaTheme="minorEastAsia"/>
              <w:noProof/>
            </w:rPr>
          </w:pPr>
          <w:del w:id="5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"_Toc71555670"</w:delInstrText>
            </w:r>
            <w:r w:rsidRPr="00DA2E90" w:rsidDel="00EF6419">
              <w:rPr>
                <w:rStyle w:val="Hyperlink"/>
                <w:noProof/>
              </w:rPr>
              <w:delInstrText xml:space="preserve"> </w:delInstrText>
            </w:r>
            <w:r w:rsidRPr="00DA2E90" w:rsidDel="00EF6419">
              <w:rPr>
                <w:rStyle w:val="Hyperlink"/>
                <w:noProof/>
              </w:rPr>
              <w:fldChar w:fldCharType="separate"/>
            </w:r>
          </w:del>
          <w:ins w:id="522" w:author="David Conklin" w:date="2021-07-05T10:48:00Z">
            <w:r w:rsidR="00D33947">
              <w:rPr>
                <w:rStyle w:val="Hyperlink"/>
                <w:b/>
                <w:bCs/>
                <w:noProof/>
              </w:rPr>
              <w:t>Error! Hyperlink reference not valid.</w:t>
            </w:r>
          </w:ins>
          <w:del w:id="523" w:author="David Conklin" w:date="2021-05-12T11:03:00Z">
            <w:r w:rsidRPr="00DA2E90" w:rsidDel="00EF6419">
              <w:rPr>
                <w:rStyle w:val="Hyperlink"/>
                <w:noProof/>
              </w:rPr>
              <w:delText>Reservoirs</w:delText>
            </w:r>
            <w:r w:rsidDel="00EF6419">
              <w:rPr>
                <w:noProof/>
                <w:webHidden/>
              </w:rPr>
              <w:tab/>
            </w:r>
            <w:r w:rsidDel="00EF6419">
              <w:rPr>
                <w:noProof/>
                <w:webHidden/>
              </w:rPr>
              <w:fldChar w:fldCharType="begin"/>
            </w:r>
            <w:r w:rsidDel="00EF6419">
              <w:rPr>
                <w:noProof/>
                <w:webHidden/>
              </w:rPr>
              <w:delInstrText xml:space="preserve"> PAGEREF _Toc71555670 \h </w:delInstrText>
            </w:r>
            <w:r w:rsidDel="00EF6419">
              <w:rPr>
                <w:noProof/>
                <w:webHidden/>
              </w:rPr>
              <w:fldChar w:fldCharType="separate"/>
            </w:r>
            <w:r w:rsidDel="00EF6419">
              <w:rPr>
                <w:noProof/>
                <w:webHidden/>
              </w:rPr>
              <w:delText>33</w:delText>
            </w:r>
            <w:r w:rsidDel="00EF6419">
              <w:rPr>
                <w:noProof/>
                <w:webHidden/>
              </w:rPr>
              <w:fldChar w:fldCharType="end"/>
            </w:r>
            <w:r w:rsidRPr="00DA2E90" w:rsidDel="00EF6419">
              <w:rPr>
                <w:rStyle w:val="Hyperlink"/>
                <w:noProof/>
              </w:rPr>
              <w:fldChar w:fldCharType="end"/>
            </w:r>
          </w:del>
        </w:p>
        <w:p w14:paraId="1C87D240" w14:textId="6492FB9E" w:rsidR="006231D1" w:rsidDel="00EF6419" w:rsidRDefault="006231D1">
          <w:pPr>
            <w:pStyle w:val="TOC2"/>
            <w:tabs>
              <w:tab w:val="right" w:leader="dot" w:pos="9350"/>
            </w:tabs>
            <w:rPr>
              <w:del w:id="524" w:author="David Conklin" w:date="2021-05-12T11:03:00Z"/>
              <w:rFonts w:eastAsiaTheme="minorEastAsia"/>
              <w:noProof/>
            </w:rPr>
          </w:pPr>
          <w:del w:id="5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"_Toc71555671"</w:delInstrText>
            </w:r>
            <w:r w:rsidRPr="00DA2E90" w:rsidDel="00EF6419">
              <w:rPr>
                <w:rStyle w:val="Hyperlink"/>
                <w:noProof/>
              </w:rPr>
              <w:delInstrText xml:space="preserve"> </w:delInstrText>
            </w:r>
            <w:r w:rsidRPr="00DA2E90" w:rsidDel="00EF6419">
              <w:rPr>
                <w:rStyle w:val="Hyperlink"/>
                <w:noProof/>
              </w:rPr>
              <w:fldChar w:fldCharType="separate"/>
            </w:r>
          </w:del>
          <w:ins w:id="526" w:author="David Conklin" w:date="2021-07-05T10:48:00Z">
            <w:r w:rsidR="00D33947">
              <w:rPr>
                <w:rStyle w:val="Hyperlink"/>
                <w:b/>
                <w:bCs/>
                <w:noProof/>
              </w:rPr>
              <w:t>Error! Hyperlink reference not valid.</w:t>
            </w:r>
          </w:ins>
          <w:del w:id="527" w:author="David Conklin" w:date="2021-05-12T11:03:00Z">
            <w:r w:rsidRPr="00DA2E90" w:rsidDel="00EF6419">
              <w:rPr>
                <w:rStyle w:val="Hyperlink"/>
                <w:noProof/>
              </w:rPr>
              <w:delText>Reservoir data</w:delText>
            </w:r>
            <w:r w:rsidDel="00EF6419">
              <w:rPr>
                <w:noProof/>
                <w:webHidden/>
              </w:rPr>
              <w:tab/>
            </w:r>
            <w:r w:rsidDel="00EF6419">
              <w:rPr>
                <w:noProof/>
                <w:webHidden/>
              </w:rPr>
              <w:fldChar w:fldCharType="begin"/>
            </w:r>
            <w:r w:rsidDel="00EF6419">
              <w:rPr>
                <w:noProof/>
                <w:webHidden/>
              </w:rPr>
              <w:delInstrText xml:space="preserve"> PAGEREF _Toc71555671 \h </w:delInstrText>
            </w:r>
            <w:r w:rsidDel="00EF6419">
              <w:rPr>
                <w:noProof/>
                <w:webHidden/>
              </w:rPr>
              <w:fldChar w:fldCharType="separate"/>
            </w:r>
            <w:r w:rsidDel="00EF6419">
              <w:rPr>
                <w:noProof/>
                <w:webHidden/>
              </w:rPr>
              <w:delText>34</w:delText>
            </w:r>
            <w:r w:rsidDel="00EF6419">
              <w:rPr>
                <w:noProof/>
                <w:webHidden/>
              </w:rPr>
              <w:fldChar w:fldCharType="end"/>
            </w:r>
            <w:r w:rsidRPr="00DA2E90" w:rsidDel="00EF6419">
              <w:rPr>
                <w:rStyle w:val="Hyperlink"/>
                <w:noProof/>
              </w:rPr>
              <w:fldChar w:fldCharType="end"/>
            </w:r>
          </w:del>
        </w:p>
        <w:p w14:paraId="2199A8F5" w14:textId="237FAF4F" w:rsidR="006231D1" w:rsidDel="00EF6419" w:rsidRDefault="006231D1">
          <w:pPr>
            <w:pStyle w:val="TOC2"/>
            <w:tabs>
              <w:tab w:val="right" w:leader="dot" w:pos="9350"/>
            </w:tabs>
            <w:rPr>
              <w:del w:id="528" w:author="David Conklin" w:date="2021-05-12T11:03:00Z"/>
              <w:rFonts w:eastAsiaTheme="minorEastAsia"/>
              <w:noProof/>
            </w:rPr>
          </w:pPr>
          <w:del w:id="5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"_Toc71555672"</w:delInstrText>
            </w:r>
            <w:r w:rsidRPr="00DA2E90" w:rsidDel="00EF6419">
              <w:rPr>
                <w:rStyle w:val="Hyperlink"/>
                <w:noProof/>
              </w:rPr>
              <w:delInstrText xml:space="preserve"> </w:delInstrText>
            </w:r>
            <w:r w:rsidRPr="00DA2E90" w:rsidDel="00EF6419">
              <w:rPr>
                <w:rStyle w:val="Hyperlink"/>
                <w:noProof/>
              </w:rPr>
              <w:fldChar w:fldCharType="separate"/>
            </w:r>
          </w:del>
          <w:ins w:id="530" w:author="David Conklin" w:date="2021-07-05T10:48:00Z">
            <w:r w:rsidR="00D33947">
              <w:rPr>
                <w:rStyle w:val="Hyperlink"/>
                <w:b/>
                <w:bCs/>
                <w:noProof/>
              </w:rPr>
              <w:t>Error! Hyperlink reference not valid.</w:t>
            </w:r>
          </w:ins>
          <w:del w:id="531" w:author="David Conklin" w:date="2021-05-12T11:03:00Z">
            <w:r w:rsidRPr="00DA2E90" w:rsidDel="00EF6419">
              <w:rPr>
                <w:rStyle w:val="Hyperlink"/>
                <w:noProof/>
              </w:rPr>
              <w:delText>Reservoir data sources</w:delText>
            </w:r>
            <w:r w:rsidDel="00EF6419">
              <w:rPr>
                <w:noProof/>
                <w:webHidden/>
              </w:rPr>
              <w:tab/>
            </w:r>
            <w:r w:rsidDel="00EF6419">
              <w:rPr>
                <w:noProof/>
                <w:webHidden/>
              </w:rPr>
              <w:fldChar w:fldCharType="begin"/>
            </w:r>
            <w:r w:rsidDel="00EF6419">
              <w:rPr>
                <w:noProof/>
                <w:webHidden/>
              </w:rPr>
              <w:delInstrText xml:space="preserve"> PAGEREF _Toc71555672 \h </w:delInstrText>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1EF39254" w14:textId="4D4049C2" w:rsidR="006231D1" w:rsidDel="00EF6419" w:rsidRDefault="006231D1">
          <w:pPr>
            <w:pStyle w:val="TOC1"/>
            <w:tabs>
              <w:tab w:val="right" w:leader="dot" w:pos="9350"/>
            </w:tabs>
            <w:rPr>
              <w:del w:id="532" w:author="David Conklin" w:date="2021-05-12T11:03:00Z"/>
              <w:rFonts w:eastAsiaTheme="minorEastAsia"/>
              <w:noProof/>
            </w:rPr>
          </w:pPr>
          <w:del w:id="5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"_Toc71555673"</w:delInstrText>
            </w:r>
            <w:r w:rsidRPr="00DA2E90" w:rsidDel="00EF6419">
              <w:rPr>
                <w:rStyle w:val="Hyperlink"/>
                <w:noProof/>
              </w:rPr>
              <w:delInstrText xml:space="preserve"> </w:delInstrText>
            </w:r>
            <w:r w:rsidRPr="00DA2E90" w:rsidDel="00EF6419">
              <w:rPr>
                <w:rStyle w:val="Hyperlink"/>
                <w:noProof/>
              </w:rPr>
              <w:fldChar w:fldCharType="separate"/>
            </w:r>
          </w:del>
          <w:ins w:id="534" w:author="David Conklin" w:date="2021-07-05T10:48:00Z">
            <w:r w:rsidR="00D33947">
              <w:rPr>
                <w:rStyle w:val="Hyperlink"/>
                <w:b/>
                <w:bCs/>
                <w:noProof/>
              </w:rPr>
              <w:t>Error! Hyperlink reference not valid.</w:t>
            </w:r>
          </w:ins>
          <w:del w:id="535" w:author="David Conklin" w:date="2021-05-12T11:03:00Z">
            <w:r w:rsidRPr="00DA2E90" w:rsidDel="00EF6419">
              <w:rPr>
                <w:rStyle w:val="Hyperlink"/>
                <w:noProof/>
              </w:rPr>
              <w:delText>Creating a new study area from a watershed within the WRB</w:delText>
            </w:r>
            <w:r w:rsidDel="00EF6419">
              <w:rPr>
                <w:noProof/>
                <w:webHidden/>
              </w:rPr>
              <w:tab/>
            </w:r>
            <w:r w:rsidDel="00EF6419">
              <w:rPr>
                <w:noProof/>
                <w:webHidden/>
              </w:rPr>
              <w:fldChar w:fldCharType="begin"/>
            </w:r>
            <w:r w:rsidDel="00EF6419">
              <w:rPr>
                <w:noProof/>
                <w:webHidden/>
              </w:rPr>
              <w:delInstrText xml:space="preserve"> PAGEREF _Toc71555673 \h </w:delInstrText>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01415365" w14:textId="4885ED68" w:rsidR="006231D1" w:rsidDel="00EF6419" w:rsidRDefault="006231D1">
          <w:pPr>
            <w:pStyle w:val="TOC2"/>
            <w:tabs>
              <w:tab w:val="right" w:leader="dot" w:pos="9350"/>
            </w:tabs>
            <w:rPr>
              <w:del w:id="536" w:author="David Conklin" w:date="2021-05-12T11:03:00Z"/>
              <w:rFonts w:eastAsiaTheme="minorEastAsia"/>
              <w:noProof/>
            </w:rPr>
          </w:pPr>
          <w:del w:id="5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"_Toc71555674"</w:delInstrText>
            </w:r>
            <w:r w:rsidRPr="00DA2E90" w:rsidDel="00EF6419">
              <w:rPr>
                <w:rStyle w:val="Hyperlink"/>
                <w:noProof/>
              </w:rPr>
              <w:delInstrText xml:space="preserve"> </w:delInstrText>
            </w:r>
            <w:r w:rsidRPr="00DA2E90" w:rsidDel="00EF6419">
              <w:rPr>
                <w:rStyle w:val="Hyperlink"/>
                <w:noProof/>
              </w:rPr>
              <w:fldChar w:fldCharType="separate"/>
            </w:r>
          </w:del>
          <w:ins w:id="538" w:author="David Conklin" w:date="2021-07-05T10:48:00Z">
            <w:r w:rsidR="00D33947">
              <w:rPr>
                <w:rStyle w:val="Hyperlink"/>
                <w:b/>
                <w:bCs/>
                <w:noProof/>
              </w:rPr>
              <w:t>Error! Hyperlink reference not valid.</w:t>
            </w:r>
          </w:ins>
          <w:del w:id="539" w:author="David Conklin" w:date="2021-05-12T11:03:00Z">
            <w:r w:rsidRPr="00DA2E90" w:rsidDel="00EF6419">
              <w:rPr>
                <w:rStyle w:val="Hyperlink"/>
                <w:noProof/>
              </w:rPr>
              <w:delText>Limitations of subbasin simulations</w:delText>
            </w:r>
            <w:r w:rsidDel="00EF6419">
              <w:rPr>
                <w:noProof/>
                <w:webHidden/>
              </w:rPr>
              <w:tab/>
            </w:r>
            <w:r w:rsidDel="00EF6419">
              <w:rPr>
                <w:noProof/>
                <w:webHidden/>
              </w:rPr>
              <w:fldChar w:fldCharType="begin"/>
            </w:r>
            <w:r w:rsidDel="00EF6419">
              <w:rPr>
                <w:noProof/>
                <w:webHidden/>
              </w:rPr>
              <w:delInstrText xml:space="preserve"> PAGEREF _Toc71555674 \h </w:delInstrText>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422909FB" w14:textId="4FEDDAA0" w:rsidR="006231D1" w:rsidDel="00EF6419" w:rsidRDefault="006231D1">
          <w:pPr>
            <w:pStyle w:val="TOC1"/>
            <w:tabs>
              <w:tab w:val="right" w:leader="dot" w:pos="9350"/>
            </w:tabs>
            <w:rPr>
              <w:del w:id="540" w:author="David Conklin" w:date="2021-05-12T11:03:00Z"/>
              <w:rFonts w:eastAsiaTheme="minorEastAsia"/>
              <w:noProof/>
            </w:rPr>
          </w:pPr>
          <w:del w:id="5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"_Toc71555675"</w:delInstrText>
            </w:r>
            <w:r w:rsidRPr="00DA2E90" w:rsidDel="00EF6419">
              <w:rPr>
                <w:rStyle w:val="Hyperlink"/>
                <w:noProof/>
              </w:rPr>
              <w:delInstrText xml:space="preserve"> </w:delInstrText>
            </w:r>
            <w:r w:rsidRPr="00DA2E90" w:rsidDel="00EF6419">
              <w:rPr>
                <w:rStyle w:val="Hyperlink"/>
                <w:noProof/>
              </w:rPr>
              <w:fldChar w:fldCharType="separate"/>
            </w:r>
          </w:del>
          <w:ins w:id="542" w:author="David Conklin" w:date="2021-07-05T10:48:00Z">
            <w:r w:rsidR="00D33947">
              <w:rPr>
                <w:rStyle w:val="Hyperlink"/>
                <w:b/>
                <w:bCs/>
                <w:noProof/>
              </w:rPr>
              <w:t>Error! Hyperlink reference not valid.</w:t>
            </w:r>
          </w:ins>
          <w:del w:id="543" w:author="David Conklin" w:date="2021-05-12T11:03:00Z">
            <w:r w:rsidRPr="00DA2E90" w:rsidDel="00EF6419">
              <w:rPr>
                <w:rStyle w:val="Hyperlink"/>
                <w:noProof/>
              </w:rPr>
              <w:delText>Calibration procedure</w:delText>
            </w:r>
            <w:r w:rsidDel="00EF6419">
              <w:rPr>
                <w:noProof/>
                <w:webHidden/>
              </w:rPr>
              <w:tab/>
            </w:r>
            <w:r w:rsidDel="00EF6419">
              <w:rPr>
                <w:noProof/>
                <w:webHidden/>
              </w:rPr>
              <w:fldChar w:fldCharType="begin"/>
            </w:r>
            <w:r w:rsidDel="00EF6419">
              <w:rPr>
                <w:noProof/>
                <w:webHidden/>
              </w:rPr>
              <w:delInstrText xml:space="preserve"> PAGEREF _Toc71555675 \h </w:delInstrText>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3B70B62E" w14:textId="70462A05" w:rsidR="006231D1" w:rsidDel="00EF6419" w:rsidRDefault="006231D1">
          <w:pPr>
            <w:pStyle w:val="TOC2"/>
            <w:tabs>
              <w:tab w:val="right" w:leader="dot" w:pos="9350"/>
            </w:tabs>
            <w:rPr>
              <w:del w:id="544" w:author="David Conklin" w:date="2021-05-12T11:03:00Z"/>
              <w:rFonts w:eastAsiaTheme="minorEastAsia"/>
              <w:noProof/>
            </w:rPr>
          </w:pPr>
          <w:del w:id="5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"_Toc71555676"</w:delInstrText>
            </w:r>
            <w:r w:rsidRPr="00DA2E90" w:rsidDel="00EF6419">
              <w:rPr>
                <w:rStyle w:val="Hyperlink"/>
                <w:noProof/>
              </w:rPr>
              <w:delInstrText xml:space="preserve"> </w:delInstrText>
            </w:r>
            <w:r w:rsidRPr="00DA2E90" w:rsidDel="00EF6419">
              <w:rPr>
                <w:rStyle w:val="Hyperlink"/>
                <w:noProof/>
              </w:rPr>
              <w:fldChar w:fldCharType="separate"/>
            </w:r>
          </w:del>
          <w:ins w:id="546" w:author="David Conklin" w:date="2021-07-05T10:48:00Z">
            <w:r w:rsidR="00D33947">
              <w:rPr>
                <w:rStyle w:val="Hyperlink"/>
                <w:b/>
                <w:bCs/>
                <w:noProof/>
              </w:rPr>
              <w:t>Error! Hyperlink reference not valid.</w:t>
            </w:r>
          </w:ins>
          <w:del w:id="547" w:author="David Conklin" w:date="2021-05-12T11:03:00Z">
            <w:r w:rsidRPr="00DA2E90" w:rsidDel="00EF6419">
              <w:rPr>
                <w:rStyle w:val="Hyperlink"/>
                <w:noProof/>
              </w:rPr>
              <w:delText>Using PEST to determine HBV parameter values</w:delText>
            </w:r>
            <w:r w:rsidDel="00EF6419">
              <w:rPr>
                <w:noProof/>
                <w:webHidden/>
              </w:rPr>
              <w:tab/>
            </w:r>
            <w:r w:rsidDel="00EF6419">
              <w:rPr>
                <w:noProof/>
                <w:webHidden/>
              </w:rPr>
              <w:fldChar w:fldCharType="begin"/>
            </w:r>
            <w:r w:rsidDel="00EF6419">
              <w:rPr>
                <w:noProof/>
                <w:webHidden/>
              </w:rPr>
              <w:delInstrText xml:space="preserve"> PAGEREF _Toc71555676 \h </w:delInstrText>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6E09D967" w14:textId="43A54B90" w:rsidR="006231D1" w:rsidDel="00EF6419" w:rsidRDefault="006231D1">
          <w:pPr>
            <w:pStyle w:val="TOC2"/>
            <w:tabs>
              <w:tab w:val="right" w:leader="dot" w:pos="9350"/>
            </w:tabs>
            <w:rPr>
              <w:del w:id="548" w:author="David Conklin" w:date="2021-05-12T11:03:00Z"/>
              <w:rFonts w:eastAsiaTheme="minorEastAsia"/>
              <w:noProof/>
            </w:rPr>
          </w:pPr>
          <w:del w:id="5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"_Toc71555677"</w:delInstrText>
            </w:r>
            <w:r w:rsidRPr="00DA2E90" w:rsidDel="00EF6419">
              <w:rPr>
                <w:rStyle w:val="Hyperlink"/>
                <w:noProof/>
              </w:rPr>
              <w:delInstrText xml:space="preserve"> </w:delInstrText>
            </w:r>
            <w:r w:rsidRPr="00DA2E90" w:rsidDel="00EF6419">
              <w:rPr>
                <w:rStyle w:val="Hyperlink"/>
                <w:noProof/>
              </w:rPr>
              <w:fldChar w:fldCharType="separate"/>
            </w:r>
          </w:del>
          <w:ins w:id="550" w:author="David Conklin" w:date="2021-07-05T10:48:00Z">
            <w:r w:rsidR="00D33947">
              <w:rPr>
                <w:rStyle w:val="Hyperlink"/>
                <w:b/>
                <w:bCs/>
                <w:noProof/>
              </w:rPr>
              <w:t>Error! Hyperlink reference not valid.</w:t>
            </w:r>
          </w:ins>
          <w:del w:id="551" w:author="David Conklin" w:date="2021-05-12T11:03:00Z">
            <w:r w:rsidRPr="00DA2E90" w:rsidDel="00EF6419">
              <w:rPr>
                <w:rStyle w:val="Hyperlink"/>
                <w:noProof/>
              </w:rPr>
              <w:delText>Calibrating streamflows using stream gage measurements</w:delText>
            </w:r>
            <w:r w:rsidDel="00EF6419">
              <w:rPr>
                <w:noProof/>
                <w:webHidden/>
              </w:rPr>
              <w:tab/>
            </w:r>
            <w:r w:rsidDel="00EF6419">
              <w:rPr>
                <w:noProof/>
                <w:webHidden/>
              </w:rPr>
              <w:fldChar w:fldCharType="begin"/>
            </w:r>
            <w:r w:rsidDel="00EF6419">
              <w:rPr>
                <w:noProof/>
                <w:webHidden/>
              </w:rPr>
              <w:delInstrText xml:space="preserve"> PAGEREF _Toc71555677 \h </w:delInstrText>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0AE62454" w14:textId="2E099797" w:rsidR="006231D1" w:rsidDel="00EF6419" w:rsidRDefault="006231D1">
          <w:pPr>
            <w:pStyle w:val="TOC2"/>
            <w:tabs>
              <w:tab w:val="right" w:leader="dot" w:pos="9350"/>
            </w:tabs>
            <w:rPr>
              <w:del w:id="552" w:author="David Conklin" w:date="2021-05-12T11:03:00Z"/>
              <w:rFonts w:eastAsiaTheme="minorEastAsia"/>
              <w:noProof/>
            </w:rPr>
          </w:pPr>
          <w:del w:id="5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"_Toc71555678"</w:delInstrText>
            </w:r>
            <w:r w:rsidRPr="00DA2E90" w:rsidDel="00EF6419">
              <w:rPr>
                <w:rStyle w:val="Hyperlink"/>
                <w:noProof/>
              </w:rPr>
              <w:delInstrText xml:space="preserve"> </w:delInstrText>
            </w:r>
            <w:r w:rsidRPr="00DA2E90" w:rsidDel="00EF6419">
              <w:rPr>
                <w:rStyle w:val="Hyperlink"/>
                <w:noProof/>
              </w:rPr>
              <w:fldChar w:fldCharType="separate"/>
            </w:r>
          </w:del>
          <w:ins w:id="554" w:author="David Conklin" w:date="2021-07-05T10:48:00Z">
            <w:r w:rsidR="00D33947">
              <w:rPr>
                <w:rStyle w:val="Hyperlink"/>
                <w:b/>
                <w:bCs/>
                <w:noProof/>
              </w:rPr>
              <w:t>Error! Hyperlink reference not valid.</w:t>
            </w:r>
          </w:ins>
          <w:del w:id="555" w:author="David Conklin" w:date="2021-05-12T11:03:00Z">
            <w:r w:rsidRPr="00DA2E90" w:rsidDel="00EF6419">
              <w:rPr>
                <w:rStyle w:val="Hyperlink"/>
                <w:noProof/>
              </w:rPr>
              <w:delText>Calibrating stream temperatures</w:delText>
            </w:r>
            <w:r w:rsidDel="00EF6419">
              <w:rPr>
                <w:noProof/>
                <w:webHidden/>
              </w:rPr>
              <w:tab/>
            </w:r>
            <w:r w:rsidDel="00EF6419">
              <w:rPr>
                <w:noProof/>
                <w:webHidden/>
              </w:rPr>
              <w:fldChar w:fldCharType="begin"/>
            </w:r>
            <w:r w:rsidDel="00EF6419">
              <w:rPr>
                <w:noProof/>
                <w:webHidden/>
              </w:rPr>
              <w:delInstrText xml:space="preserve"> PAGEREF _Toc71555678 \h </w:delInstrText>
            </w:r>
            <w:r w:rsidDel="00EF6419">
              <w:rPr>
                <w:noProof/>
                <w:webHidden/>
              </w:rPr>
              <w:fldChar w:fldCharType="separate"/>
            </w:r>
            <w:r w:rsidDel="00EF6419">
              <w:rPr>
                <w:noProof/>
                <w:webHidden/>
              </w:rPr>
              <w:delText>40</w:delText>
            </w:r>
            <w:r w:rsidDel="00EF6419">
              <w:rPr>
                <w:noProof/>
                <w:webHidden/>
              </w:rPr>
              <w:fldChar w:fldCharType="end"/>
            </w:r>
            <w:r w:rsidRPr="00DA2E90" w:rsidDel="00EF6419">
              <w:rPr>
                <w:rStyle w:val="Hyperlink"/>
                <w:noProof/>
              </w:rPr>
              <w:fldChar w:fldCharType="end"/>
            </w:r>
          </w:del>
        </w:p>
        <w:p w14:paraId="3A0C712C" w14:textId="1C1B5701" w:rsidR="006231D1" w:rsidDel="00EF6419" w:rsidRDefault="006231D1">
          <w:pPr>
            <w:pStyle w:val="TOC1"/>
            <w:tabs>
              <w:tab w:val="right" w:leader="dot" w:pos="9350"/>
            </w:tabs>
            <w:rPr>
              <w:del w:id="556" w:author="David Conklin" w:date="2021-05-12T11:03:00Z"/>
              <w:rFonts w:eastAsiaTheme="minorEastAsia"/>
              <w:noProof/>
            </w:rPr>
          </w:pPr>
          <w:del w:id="5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"_Toc71555679"</w:delInstrText>
            </w:r>
            <w:r w:rsidRPr="00DA2E90" w:rsidDel="00EF6419">
              <w:rPr>
                <w:rStyle w:val="Hyperlink"/>
                <w:noProof/>
              </w:rPr>
              <w:delInstrText xml:space="preserve"> </w:delInstrText>
            </w:r>
            <w:r w:rsidRPr="00DA2E90" w:rsidDel="00EF6419">
              <w:rPr>
                <w:rStyle w:val="Hyperlink"/>
                <w:noProof/>
              </w:rPr>
              <w:fldChar w:fldCharType="separate"/>
            </w:r>
          </w:del>
          <w:ins w:id="558" w:author="David Conklin" w:date="2021-07-05T10:48:00Z">
            <w:r w:rsidR="00D33947">
              <w:rPr>
                <w:rStyle w:val="Hyperlink"/>
                <w:b/>
                <w:bCs/>
                <w:noProof/>
              </w:rPr>
              <w:t>Error! Hyperlink reference not valid.</w:t>
            </w:r>
          </w:ins>
          <w:del w:id="559" w:author="David Conklin" w:date="2021-05-12T11:03:00Z">
            <w:r w:rsidRPr="00DA2E90" w:rsidDel="00EF6419">
              <w:rPr>
                <w:rStyle w:val="Hyperlink"/>
                <w:noProof/>
              </w:rPr>
              <w:delText>North Santiam study area</w:delText>
            </w:r>
            <w:r w:rsidDel="00EF6419">
              <w:rPr>
                <w:noProof/>
                <w:webHidden/>
              </w:rPr>
              <w:tab/>
            </w:r>
            <w:r w:rsidDel="00EF6419">
              <w:rPr>
                <w:noProof/>
                <w:webHidden/>
              </w:rPr>
              <w:fldChar w:fldCharType="begin"/>
            </w:r>
            <w:r w:rsidDel="00EF6419">
              <w:rPr>
                <w:noProof/>
                <w:webHidden/>
              </w:rPr>
              <w:delInstrText xml:space="preserve"> PAGEREF _Toc71555679 \h </w:delInstrText>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0A5E89D7" w14:textId="0477A2F9" w:rsidR="006231D1" w:rsidDel="00EF6419" w:rsidRDefault="006231D1">
          <w:pPr>
            <w:pStyle w:val="TOC2"/>
            <w:tabs>
              <w:tab w:val="right" w:leader="dot" w:pos="9350"/>
            </w:tabs>
            <w:rPr>
              <w:del w:id="560" w:author="David Conklin" w:date="2021-05-12T11:03:00Z"/>
              <w:rFonts w:eastAsiaTheme="minorEastAsia"/>
              <w:noProof/>
            </w:rPr>
          </w:pPr>
          <w:del w:id="5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"_Toc71555680"</w:delInstrText>
            </w:r>
            <w:r w:rsidRPr="00DA2E90" w:rsidDel="00EF6419">
              <w:rPr>
                <w:rStyle w:val="Hyperlink"/>
                <w:noProof/>
              </w:rPr>
              <w:delInstrText xml:space="preserve"> </w:delInstrText>
            </w:r>
            <w:r w:rsidRPr="00DA2E90" w:rsidDel="00EF6419">
              <w:rPr>
                <w:rStyle w:val="Hyperlink"/>
                <w:noProof/>
              </w:rPr>
              <w:fldChar w:fldCharType="separate"/>
            </w:r>
          </w:del>
          <w:ins w:id="562" w:author="David Conklin" w:date="2021-07-05T10:48:00Z">
            <w:r w:rsidR="00D33947">
              <w:rPr>
                <w:rStyle w:val="Hyperlink"/>
                <w:b/>
                <w:bCs/>
                <w:noProof/>
              </w:rPr>
              <w:t>Error! Hyperlink reference not valid.</w:t>
            </w:r>
          </w:ins>
          <w:del w:id="563" w:author="David Conklin" w:date="2021-05-12T11:03:00Z">
            <w:r w:rsidRPr="00DA2E90" w:rsidDel="00EF6419">
              <w:rPr>
                <w:rStyle w:val="Hyperlink"/>
                <w:rFonts w:eastAsia="Times New Roman"/>
                <w:noProof/>
              </w:rPr>
              <w:delText>Instream water rights</w:delText>
            </w:r>
            <w:r w:rsidDel="00EF6419">
              <w:rPr>
                <w:noProof/>
                <w:webHidden/>
              </w:rPr>
              <w:tab/>
            </w:r>
            <w:r w:rsidDel="00EF6419">
              <w:rPr>
                <w:noProof/>
                <w:webHidden/>
              </w:rPr>
              <w:fldChar w:fldCharType="begin"/>
            </w:r>
            <w:r w:rsidDel="00EF6419">
              <w:rPr>
                <w:noProof/>
                <w:webHidden/>
              </w:rPr>
              <w:delInstrText xml:space="preserve"> PAGEREF _Toc71555680 \h </w:delInstrText>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67DAC350" w14:textId="1DD12EEB" w:rsidR="006231D1" w:rsidDel="00EF6419" w:rsidRDefault="006231D1">
          <w:pPr>
            <w:pStyle w:val="TOC2"/>
            <w:tabs>
              <w:tab w:val="right" w:leader="dot" w:pos="9350"/>
            </w:tabs>
            <w:rPr>
              <w:del w:id="564" w:author="David Conklin" w:date="2021-05-12T11:03:00Z"/>
              <w:rFonts w:eastAsiaTheme="minorEastAsia"/>
              <w:noProof/>
            </w:rPr>
          </w:pPr>
          <w:del w:id="5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"_Toc71555681"</w:delInstrText>
            </w:r>
            <w:r w:rsidRPr="00DA2E90" w:rsidDel="00EF6419">
              <w:rPr>
                <w:rStyle w:val="Hyperlink"/>
                <w:noProof/>
              </w:rPr>
              <w:delInstrText xml:space="preserve"> </w:delInstrText>
            </w:r>
            <w:r w:rsidRPr="00DA2E90" w:rsidDel="00EF6419">
              <w:rPr>
                <w:rStyle w:val="Hyperlink"/>
                <w:noProof/>
              </w:rPr>
              <w:fldChar w:fldCharType="separate"/>
            </w:r>
          </w:del>
          <w:ins w:id="566" w:author="David Conklin" w:date="2021-07-05T10:48:00Z">
            <w:r w:rsidR="00D33947">
              <w:rPr>
                <w:rStyle w:val="Hyperlink"/>
                <w:b/>
                <w:bCs/>
                <w:noProof/>
              </w:rPr>
              <w:t>Error! Hyperlink reference not valid.</w:t>
            </w:r>
          </w:ins>
          <w:del w:id="567" w:author="David Conklin" w:date="2021-05-12T11:03:00Z">
            <w:r w:rsidRPr="00DA2E90" w:rsidDel="00EF6419">
              <w:rPr>
                <w:rStyle w:val="Hyperlink"/>
                <w:noProof/>
              </w:rPr>
              <w:delText>Municipal water rights</w:delText>
            </w:r>
            <w:r w:rsidDel="00EF6419">
              <w:rPr>
                <w:noProof/>
                <w:webHidden/>
              </w:rPr>
              <w:tab/>
            </w:r>
            <w:r w:rsidDel="00EF6419">
              <w:rPr>
                <w:noProof/>
                <w:webHidden/>
              </w:rPr>
              <w:fldChar w:fldCharType="begin"/>
            </w:r>
            <w:r w:rsidDel="00EF6419">
              <w:rPr>
                <w:noProof/>
                <w:webHidden/>
              </w:rPr>
              <w:delInstrText xml:space="preserve"> PAGEREF _Toc71555681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4E83B578" w14:textId="43F465F3" w:rsidR="006231D1" w:rsidDel="00EF6419" w:rsidRDefault="006231D1">
          <w:pPr>
            <w:pStyle w:val="TOC1"/>
            <w:tabs>
              <w:tab w:val="right" w:leader="dot" w:pos="9350"/>
            </w:tabs>
            <w:rPr>
              <w:del w:id="568" w:author="David Conklin" w:date="2021-05-12T11:03:00Z"/>
              <w:rFonts w:eastAsiaTheme="minorEastAsia"/>
              <w:noProof/>
            </w:rPr>
          </w:pPr>
          <w:del w:id="5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"_Toc71555682"</w:delInstrText>
            </w:r>
            <w:r w:rsidRPr="00DA2E90" w:rsidDel="00EF6419">
              <w:rPr>
                <w:rStyle w:val="Hyperlink"/>
                <w:noProof/>
              </w:rPr>
              <w:delInstrText xml:space="preserve"> </w:delInstrText>
            </w:r>
            <w:r w:rsidRPr="00DA2E90" w:rsidDel="00EF6419">
              <w:rPr>
                <w:rStyle w:val="Hyperlink"/>
                <w:noProof/>
              </w:rPr>
              <w:fldChar w:fldCharType="separate"/>
            </w:r>
          </w:del>
          <w:ins w:id="570" w:author="David Conklin" w:date="2021-07-05T10:48:00Z">
            <w:r w:rsidR="00D33947">
              <w:rPr>
                <w:rStyle w:val="Hyperlink"/>
                <w:b/>
                <w:bCs/>
                <w:noProof/>
              </w:rPr>
              <w:t>Error! Hyperlink reference not valid.</w:t>
            </w:r>
          </w:ins>
          <w:del w:id="571" w:author="David Conklin" w:date="2021-05-12T11:03:00Z">
            <w:r w:rsidRPr="00DA2E90" w:rsidDel="00EF6419">
              <w:rPr>
                <w:rStyle w:val="Hyperlink"/>
                <w:noProof/>
              </w:rPr>
              <w:delText>McKenzie Basin Wetlands Study</w:delText>
            </w:r>
            <w:r w:rsidDel="00EF6419">
              <w:rPr>
                <w:noProof/>
                <w:webHidden/>
              </w:rPr>
              <w:tab/>
            </w:r>
            <w:r w:rsidDel="00EF6419">
              <w:rPr>
                <w:noProof/>
                <w:webHidden/>
              </w:rPr>
              <w:fldChar w:fldCharType="begin"/>
            </w:r>
            <w:r w:rsidDel="00EF6419">
              <w:rPr>
                <w:noProof/>
                <w:webHidden/>
              </w:rPr>
              <w:delInstrText xml:space="preserve"> PAGEREF _Toc71555682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2DD59B88" w14:textId="71E7C188" w:rsidR="006231D1" w:rsidDel="00EF6419" w:rsidRDefault="006231D1">
          <w:pPr>
            <w:pStyle w:val="TOC2"/>
            <w:tabs>
              <w:tab w:val="right" w:leader="dot" w:pos="9350"/>
            </w:tabs>
            <w:rPr>
              <w:del w:id="572" w:author="David Conklin" w:date="2021-05-12T11:03:00Z"/>
              <w:rFonts w:eastAsiaTheme="minorEastAsia"/>
              <w:noProof/>
            </w:rPr>
          </w:pPr>
          <w:del w:id="5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"_Toc71555683"</w:delInstrText>
            </w:r>
            <w:r w:rsidRPr="00DA2E90" w:rsidDel="00EF6419">
              <w:rPr>
                <w:rStyle w:val="Hyperlink"/>
                <w:noProof/>
              </w:rPr>
              <w:delInstrText xml:space="preserve"> </w:delInstrText>
            </w:r>
            <w:r w:rsidRPr="00DA2E90" w:rsidDel="00EF6419">
              <w:rPr>
                <w:rStyle w:val="Hyperlink"/>
                <w:noProof/>
              </w:rPr>
              <w:fldChar w:fldCharType="separate"/>
            </w:r>
          </w:del>
          <w:ins w:id="574" w:author="David Conklin" w:date="2021-07-05T10:48:00Z">
            <w:r w:rsidR="00D33947">
              <w:rPr>
                <w:rStyle w:val="Hyperlink"/>
                <w:b/>
                <w:bCs/>
                <w:noProof/>
              </w:rPr>
              <w:t>Error! Hyperlink reference not valid.</w:t>
            </w:r>
          </w:ins>
          <w:del w:id="575" w:author="David Conklin" w:date="2021-05-12T11:03:00Z">
            <w:r w:rsidRPr="00DA2E90" w:rsidDel="00EF6419">
              <w:rPr>
                <w:rStyle w:val="Hyperlink"/>
                <w:noProof/>
              </w:rPr>
              <w:delText>Project Overview</w:delText>
            </w:r>
            <w:r w:rsidDel="00EF6419">
              <w:rPr>
                <w:noProof/>
                <w:webHidden/>
              </w:rPr>
              <w:tab/>
            </w:r>
            <w:r w:rsidDel="00EF6419">
              <w:rPr>
                <w:noProof/>
                <w:webHidden/>
              </w:rPr>
              <w:fldChar w:fldCharType="begin"/>
            </w:r>
            <w:r w:rsidDel="00EF6419">
              <w:rPr>
                <w:noProof/>
                <w:webHidden/>
              </w:rPr>
              <w:delInstrText xml:space="preserve"> PAGEREF _Toc71555683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76BC6933" w14:textId="70354E67" w:rsidR="006231D1" w:rsidDel="00EF6419" w:rsidRDefault="006231D1">
          <w:pPr>
            <w:pStyle w:val="TOC2"/>
            <w:tabs>
              <w:tab w:val="right" w:leader="dot" w:pos="9350"/>
            </w:tabs>
            <w:rPr>
              <w:del w:id="576" w:author="David Conklin" w:date="2021-05-12T11:03:00Z"/>
              <w:rFonts w:eastAsiaTheme="minorEastAsia"/>
              <w:noProof/>
            </w:rPr>
          </w:pPr>
          <w:del w:id="5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"_Toc71555684"</w:delInstrText>
            </w:r>
            <w:r w:rsidRPr="00DA2E90" w:rsidDel="00EF6419">
              <w:rPr>
                <w:rStyle w:val="Hyperlink"/>
                <w:noProof/>
              </w:rPr>
              <w:delInstrText xml:space="preserve"> </w:delInstrText>
            </w:r>
            <w:r w:rsidRPr="00DA2E90" w:rsidDel="00EF6419">
              <w:rPr>
                <w:rStyle w:val="Hyperlink"/>
                <w:noProof/>
              </w:rPr>
              <w:fldChar w:fldCharType="separate"/>
            </w:r>
          </w:del>
          <w:ins w:id="578" w:author="David Conklin" w:date="2021-07-05T10:48:00Z">
            <w:r w:rsidR="00D33947">
              <w:rPr>
                <w:rStyle w:val="Hyperlink"/>
                <w:b/>
                <w:bCs/>
                <w:noProof/>
              </w:rPr>
              <w:t>Error! Hyperlink reference not valid.</w:t>
            </w:r>
          </w:ins>
          <w:del w:id="579" w:author="David Conklin" w:date="2021-05-12T11:03:00Z">
            <w:r w:rsidRPr="00DA2E90" w:rsidDel="00EF6419">
              <w:rPr>
                <w:rStyle w:val="Hyperlink"/>
                <w:noProof/>
              </w:rPr>
              <w:delText>Model and Simulation Overview</w:delText>
            </w:r>
            <w:r w:rsidDel="00EF6419">
              <w:rPr>
                <w:noProof/>
                <w:webHidden/>
              </w:rPr>
              <w:tab/>
            </w:r>
            <w:r w:rsidDel="00EF6419">
              <w:rPr>
                <w:noProof/>
                <w:webHidden/>
              </w:rPr>
              <w:fldChar w:fldCharType="begin"/>
            </w:r>
            <w:r w:rsidDel="00EF6419">
              <w:rPr>
                <w:noProof/>
                <w:webHidden/>
              </w:rPr>
              <w:delInstrText xml:space="preserve"> PAGEREF _Toc71555684 \h </w:delInstrText>
            </w:r>
            <w:r w:rsidDel="00EF6419">
              <w:rPr>
                <w:noProof/>
                <w:webHidden/>
              </w:rPr>
              <w:fldChar w:fldCharType="separate"/>
            </w:r>
            <w:r w:rsidDel="00EF6419">
              <w:rPr>
                <w:noProof/>
                <w:webHidden/>
              </w:rPr>
              <w:delText>45</w:delText>
            </w:r>
            <w:r w:rsidDel="00EF6419">
              <w:rPr>
                <w:noProof/>
                <w:webHidden/>
              </w:rPr>
              <w:fldChar w:fldCharType="end"/>
            </w:r>
            <w:r w:rsidRPr="00DA2E90" w:rsidDel="00EF6419">
              <w:rPr>
                <w:rStyle w:val="Hyperlink"/>
                <w:noProof/>
              </w:rPr>
              <w:fldChar w:fldCharType="end"/>
            </w:r>
          </w:del>
        </w:p>
        <w:p w14:paraId="351CBD98" w14:textId="501EBC11" w:rsidR="006231D1" w:rsidDel="00EF6419" w:rsidRDefault="006231D1">
          <w:pPr>
            <w:pStyle w:val="TOC2"/>
            <w:tabs>
              <w:tab w:val="right" w:leader="dot" w:pos="9350"/>
            </w:tabs>
            <w:rPr>
              <w:del w:id="580" w:author="David Conklin" w:date="2021-05-12T11:03:00Z"/>
              <w:rFonts w:eastAsiaTheme="minorEastAsia"/>
              <w:noProof/>
            </w:rPr>
          </w:pPr>
          <w:del w:id="5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"_Toc71555685"</w:delInstrText>
            </w:r>
            <w:r w:rsidRPr="00DA2E90" w:rsidDel="00EF6419">
              <w:rPr>
                <w:rStyle w:val="Hyperlink"/>
                <w:noProof/>
              </w:rPr>
              <w:delInstrText xml:space="preserve"> </w:delInstrText>
            </w:r>
            <w:r w:rsidRPr="00DA2E90" w:rsidDel="00EF6419">
              <w:rPr>
                <w:rStyle w:val="Hyperlink"/>
                <w:noProof/>
              </w:rPr>
              <w:fldChar w:fldCharType="separate"/>
            </w:r>
          </w:del>
          <w:ins w:id="582" w:author="David Conklin" w:date="2021-07-05T10:48:00Z">
            <w:r w:rsidR="00D33947">
              <w:rPr>
                <w:rStyle w:val="Hyperlink"/>
                <w:b/>
                <w:bCs/>
                <w:noProof/>
              </w:rPr>
              <w:t>Error! Hyperlink reference not valid.</w:t>
            </w:r>
          </w:ins>
          <w:del w:id="583" w:author="David Conklin" w:date="2021-05-12T11:03:00Z">
            <w:r w:rsidRPr="00DA2E90" w:rsidDel="00EF6419">
              <w:rPr>
                <w:rStyle w:val="Hyperlink"/>
                <w:noProof/>
              </w:rPr>
              <w:delText>McKenzie wetlands in the initial versions of the IDU, HRU, and Reach data layers</w:delText>
            </w:r>
            <w:r w:rsidDel="00EF6419">
              <w:rPr>
                <w:noProof/>
                <w:webHidden/>
              </w:rPr>
              <w:tab/>
            </w:r>
            <w:r w:rsidDel="00EF6419">
              <w:rPr>
                <w:noProof/>
                <w:webHidden/>
              </w:rPr>
              <w:fldChar w:fldCharType="begin"/>
            </w:r>
            <w:r w:rsidDel="00EF6419">
              <w:rPr>
                <w:noProof/>
                <w:webHidden/>
              </w:rPr>
              <w:delInstrText xml:space="preserve"> PAGEREF _Toc71555685 \h </w:delInstrText>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AA231A2" w14:textId="172424B4" w:rsidR="006231D1" w:rsidDel="00EF6419" w:rsidRDefault="006231D1">
          <w:pPr>
            <w:pStyle w:val="TOC2"/>
            <w:tabs>
              <w:tab w:val="right" w:leader="dot" w:pos="9350"/>
            </w:tabs>
            <w:rPr>
              <w:del w:id="584" w:author="David Conklin" w:date="2021-05-12T11:03:00Z"/>
              <w:rFonts w:eastAsiaTheme="minorEastAsia"/>
              <w:noProof/>
            </w:rPr>
          </w:pPr>
          <w:del w:id="5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"_Toc71555686"</w:delInstrText>
            </w:r>
            <w:r w:rsidRPr="00DA2E90" w:rsidDel="00EF6419">
              <w:rPr>
                <w:rStyle w:val="Hyperlink"/>
                <w:noProof/>
              </w:rPr>
              <w:delInstrText xml:space="preserve"> </w:delInstrText>
            </w:r>
            <w:r w:rsidRPr="00DA2E90" w:rsidDel="00EF6419">
              <w:rPr>
                <w:rStyle w:val="Hyperlink"/>
                <w:noProof/>
              </w:rPr>
              <w:fldChar w:fldCharType="separate"/>
            </w:r>
          </w:del>
          <w:ins w:id="586" w:author="David Conklin" w:date="2021-07-05T10:48:00Z">
            <w:r w:rsidR="00D33947">
              <w:rPr>
                <w:rStyle w:val="Hyperlink"/>
                <w:b/>
                <w:bCs/>
                <w:noProof/>
              </w:rPr>
              <w:t>Error! Hyperlink reference not valid.</w:t>
            </w:r>
          </w:ins>
          <w:del w:id="587" w:author="David Conklin" w:date="2021-05-12T11:03:00Z">
            <w:r w:rsidRPr="00DA2E90" w:rsidDel="00EF6419">
              <w:rPr>
                <w:rStyle w:val="Hyperlink"/>
                <w:noProof/>
              </w:rPr>
              <w:delText>Data changes for better representation of wetlands</w:delText>
            </w:r>
            <w:r w:rsidDel="00EF6419">
              <w:rPr>
                <w:noProof/>
                <w:webHidden/>
              </w:rPr>
              <w:tab/>
            </w:r>
            <w:r w:rsidDel="00EF6419">
              <w:rPr>
                <w:noProof/>
                <w:webHidden/>
              </w:rPr>
              <w:fldChar w:fldCharType="begin"/>
            </w:r>
            <w:r w:rsidDel="00EF6419">
              <w:rPr>
                <w:noProof/>
                <w:webHidden/>
              </w:rPr>
              <w:delInstrText xml:space="preserve"> PAGEREF _Toc71555686 \h </w:delInstrText>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B56DD48" w14:textId="14109F6F" w:rsidR="006231D1" w:rsidDel="00EF6419" w:rsidRDefault="006231D1">
          <w:pPr>
            <w:pStyle w:val="TOC2"/>
            <w:tabs>
              <w:tab w:val="right" w:leader="dot" w:pos="9350"/>
            </w:tabs>
            <w:rPr>
              <w:del w:id="588" w:author="David Conklin" w:date="2021-05-12T11:03:00Z"/>
              <w:rFonts w:eastAsiaTheme="minorEastAsia"/>
              <w:noProof/>
            </w:rPr>
          </w:pPr>
          <w:del w:id="58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"_Toc71555687"</w:delInstrText>
            </w:r>
            <w:r w:rsidRPr="00DA2E90" w:rsidDel="00EF6419">
              <w:rPr>
                <w:rStyle w:val="Hyperlink"/>
                <w:noProof/>
              </w:rPr>
              <w:delInstrText xml:space="preserve"> </w:delInstrText>
            </w:r>
            <w:r w:rsidRPr="00DA2E90" w:rsidDel="00EF6419">
              <w:rPr>
                <w:rStyle w:val="Hyperlink"/>
                <w:noProof/>
              </w:rPr>
              <w:fldChar w:fldCharType="separate"/>
            </w:r>
          </w:del>
          <w:ins w:id="590" w:author="David Conklin" w:date="2021-07-05T10:48:00Z">
            <w:r w:rsidR="00D33947">
              <w:rPr>
                <w:rStyle w:val="Hyperlink"/>
                <w:b/>
                <w:bCs/>
                <w:noProof/>
              </w:rPr>
              <w:t>Error! Hyperlink reference not valid.</w:t>
            </w:r>
          </w:ins>
          <w:del w:id="591" w:author="David Conklin" w:date="2021-05-12T11:03:00Z">
            <w:r w:rsidRPr="00DA2E90" w:rsidDel="00EF6419">
              <w:rPr>
                <w:rStyle w:val="Hyperlink"/>
                <w:noProof/>
              </w:rPr>
              <w:delText>Projection, Calendar, and Units</w:delText>
            </w:r>
            <w:r w:rsidDel="00EF6419">
              <w:rPr>
                <w:noProof/>
                <w:webHidden/>
              </w:rPr>
              <w:tab/>
            </w:r>
            <w:r w:rsidDel="00EF6419">
              <w:rPr>
                <w:noProof/>
                <w:webHidden/>
              </w:rPr>
              <w:fldChar w:fldCharType="begin"/>
            </w:r>
            <w:r w:rsidDel="00EF6419">
              <w:rPr>
                <w:noProof/>
                <w:webHidden/>
              </w:rPr>
              <w:delInstrText xml:space="preserve"> PAGEREF _Toc71555687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3E73ED4C" w14:textId="76BBE3D3" w:rsidR="006231D1" w:rsidDel="00EF6419" w:rsidRDefault="006231D1">
          <w:pPr>
            <w:pStyle w:val="TOC2"/>
            <w:tabs>
              <w:tab w:val="right" w:leader="dot" w:pos="9350"/>
            </w:tabs>
            <w:rPr>
              <w:del w:id="592" w:author="David Conklin" w:date="2021-05-12T11:03:00Z"/>
              <w:rFonts w:eastAsiaTheme="minorEastAsia"/>
              <w:noProof/>
            </w:rPr>
          </w:pPr>
          <w:del w:id="59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"_Toc71555688"</w:delInstrText>
            </w:r>
            <w:r w:rsidRPr="00DA2E90" w:rsidDel="00EF6419">
              <w:rPr>
                <w:rStyle w:val="Hyperlink"/>
                <w:noProof/>
              </w:rPr>
              <w:delInstrText xml:space="preserve"> </w:delInstrText>
            </w:r>
            <w:r w:rsidRPr="00DA2E90" w:rsidDel="00EF6419">
              <w:rPr>
                <w:rStyle w:val="Hyperlink"/>
                <w:noProof/>
              </w:rPr>
              <w:fldChar w:fldCharType="separate"/>
            </w:r>
          </w:del>
          <w:ins w:id="594" w:author="David Conklin" w:date="2021-07-05T10:48:00Z">
            <w:r w:rsidR="00D33947">
              <w:rPr>
                <w:rStyle w:val="Hyperlink"/>
                <w:b/>
                <w:bCs/>
                <w:noProof/>
              </w:rPr>
              <w:t>Error! Hyperlink reference not valid.</w:t>
            </w:r>
          </w:ins>
          <w:del w:id="595" w:author="David Conklin" w:date="2021-05-12T11:03:00Z">
            <w:r w:rsidRPr="00DA2E90" w:rsidDel="00EF6419">
              <w:rPr>
                <w:rStyle w:val="Hyperlink"/>
                <w:noProof/>
              </w:rPr>
              <w:delText>Simulation of changes in wetlands over time</w:delText>
            </w:r>
            <w:r w:rsidDel="00EF6419">
              <w:rPr>
                <w:noProof/>
                <w:webHidden/>
              </w:rPr>
              <w:tab/>
            </w:r>
            <w:r w:rsidDel="00EF6419">
              <w:rPr>
                <w:noProof/>
                <w:webHidden/>
              </w:rPr>
              <w:fldChar w:fldCharType="begin"/>
            </w:r>
            <w:r w:rsidDel="00EF6419">
              <w:rPr>
                <w:noProof/>
                <w:webHidden/>
              </w:rPr>
              <w:delInstrText xml:space="preserve"> PAGEREF _Toc71555688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006343CC" w14:textId="6369CCF7" w:rsidR="006231D1" w:rsidDel="00EF6419" w:rsidRDefault="006231D1">
          <w:pPr>
            <w:pStyle w:val="TOC2"/>
            <w:tabs>
              <w:tab w:val="right" w:leader="dot" w:pos="9350"/>
            </w:tabs>
            <w:rPr>
              <w:del w:id="596" w:author="David Conklin" w:date="2021-05-12T11:03:00Z"/>
              <w:rFonts w:eastAsiaTheme="minorEastAsia"/>
              <w:noProof/>
            </w:rPr>
          </w:pPr>
          <w:del w:id="59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"_Toc71555689"</w:delInstrText>
            </w:r>
            <w:r w:rsidRPr="00DA2E90" w:rsidDel="00EF6419">
              <w:rPr>
                <w:rStyle w:val="Hyperlink"/>
                <w:noProof/>
              </w:rPr>
              <w:delInstrText xml:space="preserve"> </w:delInstrText>
            </w:r>
            <w:r w:rsidRPr="00DA2E90" w:rsidDel="00EF6419">
              <w:rPr>
                <w:rStyle w:val="Hyperlink"/>
                <w:noProof/>
              </w:rPr>
              <w:fldChar w:fldCharType="separate"/>
            </w:r>
          </w:del>
          <w:ins w:id="598" w:author="David Conklin" w:date="2021-07-05T10:48:00Z">
            <w:r w:rsidR="00D33947">
              <w:rPr>
                <w:rStyle w:val="Hyperlink"/>
                <w:b/>
                <w:bCs/>
                <w:noProof/>
              </w:rPr>
              <w:t>Error! Hyperlink reference not valid.</w:t>
            </w:r>
          </w:ins>
          <w:del w:id="599" w:author="David Conklin" w:date="2021-05-12T11:03:00Z">
            <w:r w:rsidRPr="00DA2E90" w:rsidDel="00EF6419">
              <w:rPr>
                <w:rStyle w:val="Hyperlink"/>
                <w:noProof/>
              </w:rPr>
              <w:delText>How wetlands are represented in the model</w:delText>
            </w:r>
            <w:r w:rsidDel="00EF6419">
              <w:rPr>
                <w:noProof/>
                <w:webHidden/>
              </w:rPr>
              <w:tab/>
            </w:r>
            <w:r w:rsidDel="00EF6419">
              <w:rPr>
                <w:noProof/>
                <w:webHidden/>
              </w:rPr>
              <w:fldChar w:fldCharType="begin"/>
            </w:r>
            <w:r w:rsidDel="00EF6419">
              <w:rPr>
                <w:noProof/>
                <w:webHidden/>
              </w:rPr>
              <w:delInstrText xml:space="preserve"> PAGEREF _Toc71555689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7B2C8BA6" w14:textId="457B1102" w:rsidR="006231D1" w:rsidDel="00EF6419" w:rsidRDefault="006231D1">
          <w:pPr>
            <w:pStyle w:val="TOC2"/>
            <w:tabs>
              <w:tab w:val="right" w:leader="dot" w:pos="9350"/>
            </w:tabs>
            <w:rPr>
              <w:del w:id="600" w:author="David Conklin" w:date="2021-05-12T11:03:00Z"/>
              <w:rFonts w:eastAsiaTheme="minorEastAsia"/>
              <w:noProof/>
            </w:rPr>
          </w:pPr>
          <w:del w:id="60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"_Toc71555690"</w:delInstrText>
            </w:r>
            <w:r w:rsidRPr="00DA2E90" w:rsidDel="00EF6419">
              <w:rPr>
                <w:rStyle w:val="Hyperlink"/>
                <w:noProof/>
              </w:rPr>
              <w:delInstrText xml:space="preserve"> </w:delInstrText>
            </w:r>
            <w:r w:rsidRPr="00DA2E90" w:rsidDel="00EF6419">
              <w:rPr>
                <w:rStyle w:val="Hyperlink"/>
                <w:noProof/>
              </w:rPr>
              <w:fldChar w:fldCharType="separate"/>
            </w:r>
          </w:del>
          <w:ins w:id="602" w:author="David Conklin" w:date="2021-07-05T10:48:00Z">
            <w:r w:rsidR="00D33947">
              <w:rPr>
                <w:rStyle w:val="Hyperlink"/>
                <w:b/>
                <w:bCs/>
                <w:noProof/>
              </w:rPr>
              <w:t>Error! Hyperlink reference not valid.</w:t>
            </w:r>
          </w:ins>
          <w:del w:id="603" w:author="David Conklin" w:date="2021-05-12T11:03:00Z">
            <w:r w:rsidRPr="00DA2E90" w:rsidDel="00EF6419">
              <w:rPr>
                <w:rStyle w:val="Hyperlink"/>
                <w:noProof/>
              </w:rPr>
              <w:delText>The Wetland class and Wetland objects in the C++ code</w:delText>
            </w:r>
            <w:r w:rsidDel="00EF6419">
              <w:rPr>
                <w:noProof/>
                <w:webHidden/>
              </w:rPr>
              <w:tab/>
            </w:r>
            <w:r w:rsidDel="00EF6419">
              <w:rPr>
                <w:noProof/>
                <w:webHidden/>
              </w:rPr>
              <w:fldChar w:fldCharType="begin"/>
            </w:r>
            <w:r w:rsidDel="00EF6419">
              <w:rPr>
                <w:noProof/>
                <w:webHidden/>
              </w:rPr>
              <w:delInstrText xml:space="preserve"> PAGEREF _Toc71555690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76F65564" w14:textId="78259117" w:rsidR="006231D1" w:rsidDel="00EF6419" w:rsidRDefault="006231D1">
          <w:pPr>
            <w:pStyle w:val="TOC2"/>
            <w:tabs>
              <w:tab w:val="right" w:leader="dot" w:pos="9350"/>
            </w:tabs>
            <w:rPr>
              <w:del w:id="604" w:author="David Conklin" w:date="2021-05-12T11:03:00Z"/>
              <w:rFonts w:eastAsiaTheme="minorEastAsia"/>
              <w:noProof/>
            </w:rPr>
          </w:pPr>
          <w:del w:id="60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"_Toc71555691"</w:delInstrText>
            </w:r>
            <w:r w:rsidRPr="00DA2E90" w:rsidDel="00EF6419">
              <w:rPr>
                <w:rStyle w:val="Hyperlink"/>
                <w:noProof/>
              </w:rPr>
              <w:delInstrText xml:space="preserve"> </w:delInstrText>
            </w:r>
            <w:r w:rsidRPr="00DA2E90" w:rsidDel="00EF6419">
              <w:rPr>
                <w:rStyle w:val="Hyperlink"/>
                <w:noProof/>
              </w:rPr>
              <w:fldChar w:fldCharType="separate"/>
            </w:r>
          </w:del>
          <w:ins w:id="606" w:author="David Conklin" w:date="2021-07-05T10:48:00Z">
            <w:r w:rsidR="00D33947">
              <w:rPr>
                <w:rStyle w:val="Hyperlink"/>
                <w:b/>
                <w:bCs/>
                <w:noProof/>
              </w:rPr>
              <w:t>Error! Hyperlink reference not valid.</w:t>
            </w:r>
          </w:ins>
          <w:del w:id="607" w:author="David Conklin" w:date="2021-05-12T11:03:00Z">
            <w:r w:rsidRPr="00DA2E90" w:rsidDel="00EF6419">
              <w:rPr>
                <w:rStyle w:val="Hyperlink"/>
                <w:noProof/>
              </w:rPr>
              <w:delText>Attributes of interest in the wetlands study</w:delText>
            </w:r>
            <w:r w:rsidDel="00EF6419">
              <w:rPr>
                <w:noProof/>
                <w:webHidden/>
              </w:rPr>
              <w:tab/>
            </w:r>
            <w:r w:rsidDel="00EF6419">
              <w:rPr>
                <w:noProof/>
                <w:webHidden/>
              </w:rPr>
              <w:fldChar w:fldCharType="begin"/>
            </w:r>
            <w:r w:rsidDel="00EF6419">
              <w:rPr>
                <w:noProof/>
                <w:webHidden/>
              </w:rPr>
              <w:delInstrText xml:space="preserve"> PAGEREF _Toc71555691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6336CFBE" w14:textId="1FD316E0" w:rsidR="006231D1" w:rsidDel="00EF6419" w:rsidRDefault="006231D1">
          <w:pPr>
            <w:pStyle w:val="TOC2"/>
            <w:tabs>
              <w:tab w:val="right" w:leader="dot" w:pos="9350"/>
            </w:tabs>
            <w:rPr>
              <w:del w:id="608" w:author="David Conklin" w:date="2021-05-12T11:03:00Z"/>
              <w:rFonts w:eastAsiaTheme="minorEastAsia"/>
              <w:noProof/>
            </w:rPr>
          </w:pPr>
          <w:del w:id="60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"_Toc71555692"</w:delInstrText>
            </w:r>
            <w:r w:rsidRPr="00DA2E90" w:rsidDel="00EF6419">
              <w:rPr>
                <w:rStyle w:val="Hyperlink"/>
                <w:noProof/>
              </w:rPr>
              <w:delInstrText xml:space="preserve"> </w:delInstrText>
            </w:r>
            <w:r w:rsidRPr="00DA2E90" w:rsidDel="00EF6419">
              <w:rPr>
                <w:rStyle w:val="Hyperlink"/>
                <w:noProof/>
              </w:rPr>
              <w:fldChar w:fldCharType="separate"/>
            </w:r>
          </w:del>
          <w:ins w:id="610" w:author="David Conklin" w:date="2021-07-05T10:48:00Z">
            <w:r w:rsidR="00D33947">
              <w:rPr>
                <w:rStyle w:val="Hyperlink"/>
                <w:b/>
                <w:bCs/>
                <w:noProof/>
              </w:rPr>
              <w:t>Error! Hyperlink reference not valid.</w:t>
            </w:r>
          </w:ins>
          <w:del w:id="611" w:author="David Conklin" w:date="2021-05-12T11:03:00Z">
            <w:r w:rsidRPr="00DA2E90" w:rsidDel="00EF6419">
              <w:rPr>
                <w:rStyle w:val="Hyperlink"/>
                <w:noProof/>
              </w:rPr>
              <w:delText>A WETNESS attribute</w:delText>
            </w:r>
            <w:r w:rsidDel="00EF6419">
              <w:rPr>
                <w:noProof/>
                <w:webHidden/>
              </w:rPr>
              <w:tab/>
            </w:r>
            <w:r w:rsidDel="00EF6419">
              <w:rPr>
                <w:noProof/>
                <w:webHidden/>
              </w:rPr>
              <w:fldChar w:fldCharType="begin"/>
            </w:r>
            <w:r w:rsidDel="00EF6419">
              <w:rPr>
                <w:noProof/>
                <w:webHidden/>
              </w:rPr>
              <w:delInstrText xml:space="preserve"> PAGEREF _Toc71555692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48CC93F3" w14:textId="16A41BA8" w:rsidR="006231D1" w:rsidDel="00EF6419" w:rsidRDefault="006231D1">
          <w:pPr>
            <w:pStyle w:val="TOC2"/>
            <w:tabs>
              <w:tab w:val="right" w:leader="dot" w:pos="9350"/>
            </w:tabs>
            <w:rPr>
              <w:del w:id="612" w:author="David Conklin" w:date="2021-05-12T11:03:00Z"/>
              <w:rFonts w:eastAsiaTheme="minorEastAsia"/>
              <w:noProof/>
            </w:rPr>
          </w:pPr>
          <w:del w:id="61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"_Toc71555693"</w:delInstrText>
            </w:r>
            <w:r w:rsidRPr="00DA2E90" w:rsidDel="00EF6419">
              <w:rPr>
                <w:rStyle w:val="Hyperlink"/>
                <w:noProof/>
              </w:rPr>
              <w:delInstrText xml:space="preserve"> </w:delInstrText>
            </w:r>
            <w:r w:rsidRPr="00DA2E90" w:rsidDel="00EF6419">
              <w:rPr>
                <w:rStyle w:val="Hyperlink"/>
                <w:noProof/>
              </w:rPr>
              <w:fldChar w:fldCharType="separate"/>
            </w:r>
          </w:del>
          <w:ins w:id="614" w:author="David Conklin" w:date="2021-07-05T10:48:00Z">
            <w:r w:rsidR="00D33947">
              <w:rPr>
                <w:rStyle w:val="Hyperlink"/>
                <w:b/>
                <w:bCs/>
                <w:noProof/>
              </w:rPr>
              <w:t>Error! Hyperlink reference not valid.</w:t>
            </w:r>
          </w:ins>
          <w:del w:id="615" w:author="David Conklin" w:date="2021-05-12T11:03:00Z">
            <w:r w:rsidRPr="00DA2E90" w:rsidDel="00EF6419">
              <w:rPr>
                <w:rStyle w:val="Hyperlink"/>
                <w:noProof/>
              </w:rPr>
              <w:delText>Calculating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_Toc71555693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6B54A8A4" w14:textId="2AB450BA" w:rsidR="006231D1" w:rsidDel="00EF6419" w:rsidRDefault="006231D1">
          <w:pPr>
            <w:pStyle w:val="TOC3"/>
            <w:tabs>
              <w:tab w:val="right" w:leader="dot" w:pos="9350"/>
            </w:tabs>
            <w:rPr>
              <w:del w:id="616" w:author="David Conklin" w:date="2021-05-12T11:03:00Z"/>
              <w:rFonts w:eastAsiaTheme="minorEastAsia"/>
              <w:noProof/>
            </w:rPr>
          </w:pPr>
          <w:del w:id="61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"_Toc71555694"</w:delInstrText>
            </w:r>
            <w:r w:rsidRPr="00DA2E90" w:rsidDel="00EF6419">
              <w:rPr>
                <w:rStyle w:val="Hyperlink"/>
                <w:noProof/>
              </w:rPr>
              <w:delInstrText xml:space="preserve"> </w:delInstrText>
            </w:r>
            <w:r w:rsidRPr="00DA2E90" w:rsidDel="00EF6419">
              <w:rPr>
                <w:rStyle w:val="Hyperlink"/>
                <w:noProof/>
              </w:rPr>
              <w:fldChar w:fldCharType="separate"/>
            </w:r>
          </w:del>
          <w:ins w:id="618" w:author="David Conklin" w:date="2021-07-05T10:48:00Z">
            <w:r w:rsidR="00D33947">
              <w:rPr>
                <w:rStyle w:val="Hyperlink"/>
                <w:b/>
                <w:bCs/>
                <w:noProof/>
              </w:rPr>
              <w:t>Error! Hyperlink reference not valid.</w:t>
            </w:r>
          </w:ins>
          <w:del w:id="619" w:author="David Conklin" w:date="2021-05-12T11:03:00Z">
            <w:r w:rsidRPr="00DA2E90" w:rsidDel="00EF6419">
              <w:rPr>
                <w:rStyle w:val="Hyperlink"/>
                <w:noProof/>
              </w:rPr>
              <w:delText>Wetland IDU parameters</w:delText>
            </w:r>
            <w:r w:rsidDel="00EF6419">
              <w:rPr>
                <w:noProof/>
                <w:webHidden/>
              </w:rPr>
              <w:tab/>
            </w:r>
            <w:r w:rsidDel="00EF6419">
              <w:rPr>
                <w:noProof/>
                <w:webHidden/>
              </w:rPr>
              <w:fldChar w:fldCharType="begin"/>
            </w:r>
            <w:r w:rsidDel="00EF6419">
              <w:rPr>
                <w:noProof/>
                <w:webHidden/>
              </w:rPr>
              <w:delInstrText xml:space="preserve"> PAGEREF _Toc71555694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9D693D7" w14:textId="55E1CDCA" w:rsidR="006231D1" w:rsidDel="00EF6419" w:rsidRDefault="006231D1">
          <w:pPr>
            <w:pStyle w:val="TOC3"/>
            <w:tabs>
              <w:tab w:val="right" w:leader="dot" w:pos="9350"/>
            </w:tabs>
            <w:rPr>
              <w:del w:id="620" w:author="David Conklin" w:date="2021-05-12T11:03:00Z"/>
              <w:rFonts w:eastAsiaTheme="minorEastAsia"/>
              <w:noProof/>
            </w:rPr>
          </w:pPr>
          <w:del w:id="62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"_Toc71555695"</w:delInstrText>
            </w:r>
            <w:r w:rsidRPr="00DA2E90" w:rsidDel="00EF6419">
              <w:rPr>
                <w:rStyle w:val="Hyperlink"/>
                <w:noProof/>
              </w:rPr>
              <w:delInstrText xml:space="preserve"> </w:delInstrText>
            </w:r>
            <w:r w:rsidRPr="00DA2E90" w:rsidDel="00EF6419">
              <w:rPr>
                <w:rStyle w:val="Hyperlink"/>
                <w:noProof/>
              </w:rPr>
              <w:fldChar w:fldCharType="separate"/>
            </w:r>
          </w:del>
          <w:ins w:id="622" w:author="David Conklin" w:date="2021-07-05T10:48:00Z">
            <w:r w:rsidR="00D33947">
              <w:rPr>
                <w:rStyle w:val="Hyperlink"/>
                <w:b/>
                <w:bCs/>
                <w:noProof/>
              </w:rPr>
              <w:t>Error! Hyperlink reference not valid.</w:t>
            </w:r>
          </w:ins>
          <w:del w:id="623" w:author="David Conklin" w:date="2021-05-12T11:03:00Z">
            <w:r w:rsidRPr="00DA2E90" w:rsidDel="00EF6419">
              <w:rPr>
                <w:rStyle w:val="Hyperlink"/>
                <w:noProof/>
              </w:rPr>
              <w:delText>Reach parameters</w:delText>
            </w:r>
            <w:r w:rsidDel="00EF6419">
              <w:rPr>
                <w:noProof/>
                <w:webHidden/>
              </w:rPr>
              <w:tab/>
            </w:r>
            <w:r w:rsidDel="00EF6419">
              <w:rPr>
                <w:noProof/>
                <w:webHidden/>
              </w:rPr>
              <w:fldChar w:fldCharType="begin"/>
            </w:r>
            <w:r w:rsidDel="00EF6419">
              <w:rPr>
                <w:noProof/>
                <w:webHidden/>
              </w:rPr>
              <w:delInstrText xml:space="preserve"> PAGEREF _Toc71555695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7F2671D" w14:textId="75D45630" w:rsidR="006231D1" w:rsidDel="00EF6419" w:rsidRDefault="006231D1">
          <w:pPr>
            <w:pStyle w:val="TOC2"/>
            <w:tabs>
              <w:tab w:val="right" w:leader="dot" w:pos="9350"/>
            </w:tabs>
            <w:rPr>
              <w:del w:id="624" w:author="David Conklin" w:date="2021-05-12T11:03:00Z"/>
              <w:rFonts w:eastAsiaTheme="minorEastAsia"/>
              <w:noProof/>
            </w:rPr>
          </w:pPr>
          <w:del w:id="62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"_Toc71555696"</w:delInstrText>
            </w:r>
            <w:r w:rsidRPr="00DA2E90" w:rsidDel="00EF6419">
              <w:rPr>
                <w:rStyle w:val="Hyperlink"/>
                <w:noProof/>
              </w:rPr>
              <w:delInstrText xml:space="preserve"> </w:delInstrText>
            </w:r>
            <w:r w:rsidRPr="00DA2E90" w:rsidDel="00EF6419">
              <w:rPr>
                <w:rStyle w:val="Hyperlink"/>
                <w:noProof/>
              </w:rPr>
              <w:fldChar w:fldCharType="separate"/>
            </w:r>
          </w:del>
          <w:ins w:id="626" w:author="David Conklin" w:date="2021-07-05T10:48:00Z">
            <w:r w:rsidR="00D33947">
              <w:rPr>
                <w:rStyle w:val="Hyperlink"/>
                <w:b/>
                <w:bCs/>
                <w:noProof/>
              </w:rPr>
              <w:t>Error! Hyperlink reference not valid.</w:t>
            </w:r>
          </w:ins>
          <w:del w:id="627" w:author="David Conklin" w:date="2021-05-12T11:03:00Z">
            <w:r w:rsidRPr="00DA2E90" w:rsidDel="00EF6419">
              <w:rPr>
                <w:rStyle w:val="Hyperlink"/>
                <w:noProof/>
              </w:rPr>
              <w:delText>Implementation of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_Toc71555696 \h </w:delInstrText>
            </w:r>
            <w:r w:rsidDel="00EF6419">
              <w:rPr>
                <w:noProof/>
                <w:webHidden/>
              </w:rPr>
              <w:fldChar w:fldCharType="separate"/>
            </w:r>
            <w:r w:rsidDel="00EF6419">
              <w:rPr>
                <w:noProof/>
                <w:webHidden/>
              </w:rPr>
              <w:delText>51</w:delText>
            </w:r>
            <w:r w:rsidDel="00EF6419">
              <w:rPr>
                <w:noProof/>
                <w:webHidden/>
              </w:rPr>
              <w:fldChar w:fldCharType="end"/>
            </w:r>
            <w:r w:rsidRPr="00DA2E90" w:rsidDel="00EF6419">
              <w:rPr>
                <w:rStyle w:val="Hyperlink"/>
                <w:noProof/>
              </w:rPr>
              <w:fldChar w:fldCharType="end"/>
            </w:r>
          </w:del>
        </w:p>
        <w:p w14:paraId="196A8C5E" w14:textId="5F0B59F3" w:rsidR="006231D1" w:rsidDel="00EF6419" w:rsidRDefault="006231D1">
          <w:pPr>
            <w:pStyle w:val="TOC2"/>
            <w:tabs>
              <w:tab w:val="right" w:leader="dot" w:pos="9350"/>
            </w:tabs>
            <w:rPr>
              <w:del w:id="628" w:author="David Conklin" w:date="2021-05-12T11:03:00Z"/>
              <w:rFonts w:eastAsiaTheme="minorEastAsia"/>
              <w:noProof/>
            </w:rPr>
          </w:pPr>
          <w:del w:id="62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"_Toc71555697"</w:delInstrText>
            </w:r>
            <w:r w:rsidRPr="00DA2E90" w:rsidDel="00EF6419">
              <w:rPr>
                <w:rStyle w:val="Hyperlink"/>
                <w:noProof/>
              </w:rPr>
              <w:delInstrText xml:space="preserve"> </w:delInstrText>
            </w:r>
            <w:r w:rsidRPr="00DA2E90" w:rsidDel="00EF6419">
              <w:rPr>
                <w:rStyle w:val="Hyperlink"/>
                <w:noProof/>
              </w:rPr>
              <w:fldChar w:fldCharType="separate"/>
            </w:r>
          </w:del>
          <w:ins w:id="630" w:author="David Conklin" w:date="2021-07-05T10:48:00Z">
            <w:r w:rsidR="00D33947">
              <w:rPr>
                <w:rStyle w:val="Hyperlink"/>
                <w:b/>
                <w:bCs/>
                <w:noProof/>
              </w:rPr>
              <w:t>Error! Hyperlink reference not valid.</w:t>
            </w:r>
          </w:ins>
          <w:del w:id="631" w:author="David Conklin" w:date="2021-05-12T11:03:00Z">
            <w:r w:rsidRPr="00DA2E90" w:rsidDel="00EF6419">
              <w:rPr>
                <w:rStyle w:val="Hyperlink"/>
                <w:noProof/>
              </w:rPr>
              <w:delText>Standing water temperature</w:delText>
            </w:r>
            <w:r w:rsidDel="00EF6419">
              <w:rPr>
                <w:noProof/>
                <w:webHidden/>
              </w:rPr>
              <w:tab/>
            </w:r>
            <w:r w:rsidDel="00EF6419">
              <w:rPr>
                <w:noProof/>
                <w:webHidden/>
              </w:rPr>
              <w:fldChar w:fldCharType="begin"/>
            </w:r>
            <w:r w:rsidDel="00EF6419">
              <w:rPr>
                <w:noProof/>
                <w:webHidden/>
              </w:rPr>
              <w:delInstrText xml:space="preserve"> PAGEREF _Toc71555697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2797BAE8" w14:textId="34425ED9" w:rsidR="006231D1" w:rsidDel="00EF6419" w:rsidRDefault="006231D1">
          <w:pPr>
            <w:pStyle w:val="TOC2"/>
            <w:tabs>
              <w:tab w:val="right" w:leader="dot" w:pos="9350"/>
            </w:tabs>
            <w:rPr>
              <w:del w:id="632" w:author="David Conklin" w:date="2021-05-12T11:03:00Z"/>
              <w:rFonts w:eastAsiaTheme="minorEastAsia"/>
              <w:noProof/>
            </w:rPr>
          </w:pPr>
          <w:del w:id="63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"_Toc71555698"</w:delInstrText>
            </w:r>
            <w:r w:rsidRPr="00DA2E90" w:rsidDel="00EF6419">
              <w:rPr>
                <w:rStyle w:val="Hyperlink"/>
                <w:noProof/>
              </w:rPr>
              <w:delInstrText xml:space="preserve"> </w:delInstrText>
            </w:r>
            <w:r w:rsidRPr="00DA2E90" w:rsidDel="00EF6419">
              <w:rPr>
                <w:rStyle w:val="Hyperlink"/>
                <w:noProof/>
              </w:rPr>
              <w:fldChar w:fldCharType="separate"/>
            </w:r>
          </w:del>
          <w:ins w:id="634" w:author="David Conklin" w:date="2021-07-05T10:48:00Z">
            <w:r w:rsidR="00D33947">
              <w:rPr>
                <w:rStyle w:val="Hyperlink"/>
                <w:b/>
                <w:bCs/>
                <w:noProof/>
              </w:rPr>
              <w:t>Error! Hyperlink reference not valid.</w:t>
            </w:r>
          </w:ins>
          <w:del w:id="635" w:author="David Conklin" w:date="2021-05-12T11:03:00Z">
            <w:r w:rsidRPr="00DA2E90" w:rsidDel="00EF6419">
              <w:rPr>
                <w:rStyle w:val="Hyperlink"/>
                <w:noProof/>
              </w:rPr>
              <w:delText>Evapotranspiration from wetlands</w:delText>
            </w:r>
            <w:r w:rsidDel="00EF6419">
              <w:rPr>
                <w:noProof/>
                <w:webHidden/>
              </w:rPr>
              <w:tab/>
            </w:r>
            <w:r w:rsidDel="00EF6419">
              <w:rPr>
                <w:noProof/>
                <w:webHidden/>
              </w:rPr>
              <w:fldChar w:fldCharType="begin"/>
            </w:r>
            <w:r w:rsidDel="00EF6419">
              <w:rPr>
                <w:noProof/>
                <w:webHidden/>
              </w:rPr>
              <w:delInstrText xml:space="preserve"> PAGEREF _Toc71555698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02EA1813" w14:textId="5CA7F3BA" w:rsidR="006231D1" w:rsidDel="00EF6419" w:rsidRDefault="006231D1">
          <w:pPr>
            <w:pStyle w:val="TOC2"/>
            <w:tabs>
              <w:tab w:val="right" w:leader="dot" w:pos="9350"/>
            </w:tabs>
            <w:rPr>
              <w:del w:id="636" w:author="David Conklin" w:date="2021-05-12T11:03:00Z"/>
              <w:rFonts w:eastAsiaTheme="minorEastAsia"/>
              <w:noProof/>
            </w:rPr>
          </w:pPr>
          <w:del w:id="63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"_Toc71555699"</w:delInstrText>
            </w:r>
            <w:r w:rsidRPr="00DA2E90" w:rsidDel="00EF6419">
              <w:rPr>
                <w:rStyle w:val="Hyperlink"/>
                <w:noProof/>
              </w:rPr>
              <w:delInstrText xml:space="preserve"> </w:delInstrText>
            </w:r>
            <w:r w:rsidRPr="00DA2E90" w:rsidDel="00EF6419">
              <w:rPr>
                <w:rStyle w:val="Hyperlink"/>
                <w:noProof/>
              </w:rPr>
              <w:fldChar w:fldCharType="separate"/>
            </w:r>
          </w:del>
          <w:ins w:id="638" w:author="David Conklin" w:date="2021-07-05T10:48:00Z">
            <w:r w:rsidR="00D33947">
              <w:rPr>
                <w:rStyle w:val="Hyperlink"/>
                <w:b/>
                <w:bCs/>
                <w:noProof/>
              </w:rPr>
              <w:t>Error! Hyperlink reference not valid.</w:t>
            </w:r>
          </w:ins>
          <w:del w:id="639" w:author="David Conklin" w:date="2021-05-12T11:03:00Z">
            <w:r w:rsidRPr="00DA2E90" w:rsidDel="00EF6419">
              <w:rPr>
                <w:rStyle w:val="Hyperlink"/>
                <w:noProof/>
              </w:rPr>
              <w:delText>Loss (or gain) of wetlands</w:delText>
            </w:r>
            <w:r w:rsidDel="00EF6419">
              <w:rPr>
                <w:noProof/>
                <w:webHidden/>
              </w:rPr>
              <w:tab/>
            </w:r>
            <w:r w:rsidDel="00EF6419">
              <w:rPr>
                <w:noProof/>
                <w:webHidden/>
              </w:rPr>
              <w:fldChar w:fldCharType="begin"/>
            </w:r>
            <w:r w:rsidDel="00EF6419">
              <w:rPr>
                <w:noProof/>
                <w:webHidden/>
              </w:rPr>
              <w:delInstrText xml:space="preserve"> PAGEREF _Toc71555699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69AA3072" w14:textId="149354EA" w:rsidR="006231D1" w:rsidDel="00EF6419" w:rsidRDefault="006231D1">
          <w:pPr>
            <w:pStyle w:val="TOC2"/>
            <w:tabs>
              <w:tab w:val="right" w:leader="dot" w:pos="9350"/>
            </w:tabs>
            <w:rPr>
              <w:del w:id="640" w:author="David Conklin" w:date="2021-05-12T11:03:00Z"/>
              <w:rFonts w:eastAsiaTheme="minorEastAsia"/>
              <w:noProof/>
            </w:rPr>
          </w:pPr>
          <w:del w:id="64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"_Toc71555700"</w:delInstrText>
            </w:r>
            <w:r w:rsidRPr="00DA2E90" w:rsidDel="00EF6419">
              <w:rPr>
                <w:rStyle w:val="Hyperlink"/>
                <w:noProof/>
              </w:rPr>
              <w:delInstrText xml:space="preserve"> </w:delInstrText>
            </w:r>
            <w:r w:rsidRPr="00DA2E90" w:rsidDel="00EF6419">
              <w:rPr>
                <w:rStyle w:val="Hyperlink"/>
                <w:noProof/>
              </w:rPr>
              <w:fldChar w:fldCharType="separate"/>
            </w:r>
          </w:del>
          <w:ins w:id="642" w:author="David Conklin" w:date="2021-07-05T10:48:00Z">
            <w:r w:rsidR="00D33947">
              <w:rPr>
                <w:rStyle w:val="Hyperlink"/>
                <w:b/>
                <w:bCs/>
                <w:noProof/>
              </w:rPr>
              <w:t>Error! Hyperlink reference not valid.</w:t>
            </w:r>
          </w:ins>
          <w:del w:id="643" w:author="David Conklin" w:date="2021-05-12T11:03:00Z">
            <w:r w:rsidRPr="00DA2E90" w:rsidDel="00EF6419">
              <w:rPr>
                <w:rStyle w:val="Hyperlink"/>
                <w:noProof/>
              </w:rPr>
              <w:delText>Reality check</w:delText>
            </w:r>
            <w:r w:rsidDel="00EF6419">
              <w:rPr>
                <w:noProof/>
                <w:webHidden/>
              </w:rPr>
              <w:tab/>
            </w:r>
            <w:r w:rsidDel="00EF6419">
              <w:rPr>
                <w:noProof/>
                <w:webHidden/>
              </w:rPr>
              <w:fldChar w:fldCharType="begin"/>
            </w:r>
            <w:r w:rsidDel="00EF6419">
              <w:rPr>
                <w:noProof/>
                <w:webHidden/>
              </w:rPr>
              <w:delInstrText xml:space="preserve"> PAGEREF _Toc71555700 \h </w:delInstrText>
            </w:r>
            <w:r w:rsidDel="00EF6419">
              <w:rPr>
                <w:noProof/>
                <w:webHidden/>
              </w:rPr>
              <w:fldChar w:fldCharType="separate"/>
            </w:r>
            <w:r w:rsidDel="00EF6419">
              <w:rPr>
                <w:noProof/>
                <w:webHidden/>
              </w:rPr>
              <w:delText>54</w:delText>
            </w:r>
            <w:r w:rsidDel="00EF6419">
              <w:rPr>
                <w:noProof/>
                <w:webHidden/>
              </w:rPr>
              <w:fldChar w:fldCharType="end"/>
            </w:r>
            <w:r w:rsidRPr="00DA2E90" w:rsidDel="00EF6419">
              <w:rPr>
                <w:rStyle w:val="Hyperlink"/>
                <w:noProof/>
              </w:rPr>
              <w:fldChar w:fldCharType="end"/>
            </w:r>
          </w:del>
        </w:p>
        <w:p w14:paraId="41117150" w14:textId="2F6A1EDF" w:rsidR="006231D1" w:rsidDel="00EF6419" w:rsidRDefault="006231D1">
          <w:pPr>
            <w:pStyle w:val="TOC2"/>
            <w:tabs>
              <w:tab w:val="right" w:leader="dot" w:pos="9350"/>
            </w:tabs>
            <w:rPr>
              <w:del w:id="644" w:author="David Conklin" w:date="2021-05-12T11:03:00Z"/>
              <w:rFonts w:eastAsiaTheme="minorEastAsia"/>
              <w:noProof/>
            </w:rPr>
          </w:pPr>
          <w:del w:id="64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"_Toc71555701"</w:delInstrText>
            </w:r>
            <w:r w:rsidRPr="00DA2E90" w:rsidDel="00EF6419">
              <w:rPr>
                <w:rStyle w:val="Hyperlink"/>
                <w:noProof/>
              </w:rPr>
              <w:delInstrText xml:space="preserve"> </w:delInstrText>
            </w:r>
            <w:r w:rsidRPr="00DA2E90" w:rsidDel="00EF6419">
              <w:rPr>
                <w:rStyle w:val="Hyperlink"/>
                <w:noProof/>
              </w:rPr>
              <w:fldChar w:fldCharType="separate"/>
            </w:r>
          </w:del>
          <w:ins w:id="646" w:author="David Conklin" w:date="2021-07-05T10:48:00Z">
            <w:r w:rsidR="00D33947">
              <w:rPr>
                <w:rStyle w:val="Hyperlink"/>
                <w:b/>
                <w:bCs/>
                <w:noProof/>
              </w:rPr>
              <w:t>Error! Hyperlink reference not valid.</w:t>
            </w:r>
          </w:ins>
          <w:del w:id="647" w:author="David Conklin" w:date="2021-05-12T11:03:00Z">
            <w:r w:rsidRPr="00DA2E90" w:rsidDel="00EF6419">
              <w:rPr>
                <w:rStyle w:val="Hyperlink"/>
                <w:noProof/>
              </w:rPr>
              <w:delText>High Cascades Springs</w:delText>
            </w:r>
            <w:r w:rsidDel="00EF6419">
              <w:rPr>
                <w:noProof/>
                <w:webHidden/>
              </w:rPr>
              <w:tab/>
            </w:r>
            <w:r w:rsidDel="00EF6419">
              <w:rPr>
                <w:noProof/>
                <w:webHidden/>
              </w:rPr>
              <w:fldChar w:fldCharType="begin"/>
            </w:r>
            <w:r w:rsidDel="00EF6419">
              <w:rPr>
                <w:noProof/>
                <w:webHidden/>
              </w:rPr>
              <w:delInstrText xml:space="preserve"> PAGEREF _Toc71555701 \h </w:delInstrText>
            </w:r>
            <w:r w:rsidDel="00EF6419">
              <w:rPr>
                <w:noProof/>
                <w:webHidden/>
              </w:rPr>
              <w:fldChar w:fldCharType="separate"/>
            </w:r>
            <w:r w:rsidDel="00EF6419">
              <w:rPr>
                <w:noProof/>
                <w:webHidden/>
              </w:rPr>
              <w:delText>56</w:delText>
            </w:r>
            <w:r w:rsidDel="00EF6419">
              <w:rPr>
                <w:noProof/>
                <w:webHidden/>
              </w:rPr>
              <w:fldChar w:fldCharType="end"/>
            </w:r>
            <w:r w:rsidRPr="00DA2E90" w:rsidDel="00EF6419">
              <w:rPr>
                <w:rStyle w:val="Hyperlink"/>
                <w:noProof/>
              </w:rPr>
              <w:fldChar w:fldCharType="end"/>
            </w:r>
          </w:del>
        </w:p>
        <w:p w14:paraId="5534EA1F" w14:textId="4930710C" w:rsidR="006231D1" w:rsidDel="00EF6419" w:rsidRDefault="006231D1">
          <w:pPr>
            <w:pStyle w:val="TOC2"/>
            <w:tabs>
              <w:tab w:val="right" w:leader="dot" w:pos="9350"/>
            </w:tabs>
            <w:rPr>
              <w:del w:id="648" w:author="David Conklin" w:date="2021-05-12T11:03:00Z"/>
              <w:rFonts w:eastAsiaTheme="minorEastAsia"/>
              <w:noProof/>
            </w:rPr>
          </w:pPr>
          <w:del w:id="64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"_Toc71555702"</w:delInstrText>
            </w:r>
            <w:r w:rsidRPr="00DA2E90" w:rsidDel="00EF6419">
              <w:rPr>
                <w:rStyle w:val="Hyperlink"/>
                <w:noProof/>
              </w:rPr>
              <w:delInstrText xml:space="preserve"> </w:delInstrText>
            </w:r>
            <w:r w:rsidRPr="00DA2E90" w:rsidDel="00EF6419">
              <w:rPr>
                <w:rStyle w:val="Hyperlink"/>
                <w:noProof/>
              </w:rPr>
              <w:fldChar w:fldCharType="separate"/>
            </w:r>
          </w:del>
          <w:ins w:id="650" w:author="David Conklin" w:date="2021-07-05T10:48:00Z">
            <w:r w:rsidR="00D33947">
              <w:rPr>
                <w:rStyle w:val="Hyperlink"/>
                <w:b/>
                <w:bCs/>
                <w:noProof/>
              </w:rPr>
              <w:t>Error! Hyperlink reference not valid.</w:t>
            </w:r>
          </w:ins>
          <w:del w:id="651" w:author="David Conklin" w:date="2021-05-12T11:03:00Z">
            <w:r w:rsidRPr="00DA2E90" w:rsidDel="00EF6419">
              <w:rPr>
                <w:rStyle w:val="Hyperlink"/>
                <w:noProof/>
              </w:rPr>
              <w:delText>Calibration and simulation skill</w:delText>
            </w:r>
            <w:r w:rsidDel="00EF6419">
              <w:rPr>
                <w:noProof/>
                <w:webHidden/>
              </w:rPr>
              <w:tab/>
            </w:r>
            <w:r w:rsidDel="00EF6419">
              <w:rPr>
                <w:noProof/>
                <w:webHidden/>
              </w:rPr>
              <w:fldChar w:fldCharType="begin"/>
            </w:r>
            <w:r w:rsidDel="00EF6419">
              <w:rPr>
                <w:noProof/>
                <w:webHidden/>
              </w:rPr>
              <w:delInstrText xml:space="preserve"> PAGEREF _Toc71555702 \h </w:delInstrText>
            </w:r>
            <w:r w:rsidDel="00EF6419">
              <w:rPr>
                <w:noProof/>
                <w:webHidden/>
              </w:rPr>
              <w:fldChar w:fldCharType="separate"/>
            </w:r>
            <w:r w:rsidDel="00EF6419">
              <w:rPr>
                <w:noProof/>
                <w:webHidden/>
              </w:rPr>
              <w:delText>57</w:delText>
            </w:r>
            <w:r w:rsidDel="00EF6419">
              <w:rPr>
                <w:noProof/>
                <w:webHidden/>
              </w:rPr>
              <w:fldChar w:fldCharType="end"/>
            </w:r>
            <w:r w:rsidRPr="00DA2E90" w:rsidDel="00EF6419">
              <w:rPr>
                <w:rStyle w:val="Hyperlink"/>
                <w:noProof/>
              </w:rPr>
              <w:fldChar w:fldCharType="end"/>
            </w:r>
          </w:del>
        </w:p>
        <w:p w14:paraId="6A067BDB" w14:textId="2397D330" w:rsidR="006231D1" w:rsidDel="00EF6419" w:rsidRDefault="006231D1">
          <w:pPr>
            <w:pStyle w:val="TOC2"/>
            <w:tabs>
              <w:tab w:val="right" w:leader="dot" w:pos="9350"/>
            </w:tabs>
            <w:rPr>
              <w:del w:id="652" w:author="David Conklin" w:date="2021-05-12T11:03:00Z"/>
              <w:rFonts w:eastAsiaTheme="minorEastAsia"/>
              <w:noProof/>
            </w:rPr>
          </w:pPr>
          <w:del w:id="65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"_Toc71555703"</w:delInstrText>
            </w:r>
            <w:r w:rsidRPr="00DA2E90" w:rsidDel="00EF6419">
              <w:rPr>
                <w:rStyle w:val="Hyperlink"/>
                <w:noProof/>
              </w:rPr>
              <w:delInstrText xml:space="preserve"> </w:delInstrText>
            </w:r>
            <w:r w:rsidRPr="00DA2E90" w:rsidDel="00EF6419">
              <w:rPr>
                <w:rStyle w:val="Hyperlink"/>
                <w:noProof/>
              </w:rPr>
              <w:fldChar w:fldCharType="separate"/>
            </w:r>
          </w:del>
          <w:ins w:id="654" w:author="David Conklin" w:date="2021-07-05T10:48:00Z">
            <w:r w:rsidR="00D33947">
              <w:rPr>
                <w:rStyle w:val="Hyperlink"/>
                <w:b/>
                <w:bCs/>
                <w:noProof/>
              </w:rPr>
              <w:t>Error! Hyperlink reference not valid.</w:t>
            </w:r>
          </w:ins>
          <w:del w:id="655" w:author="David Conklin" w:date="2021-05-12T11:03:00Z">
            <w:r w:rsidRPr="00DA2E90" w:rsidDel="00EF6419">
              <w:rPr>
                <w:rStyle w:val="Hyperlink"/>
                <w:noProof/>
              </w:rPr>
              <w:delText>Analysis of locations where the model has low skill</w:delText>
            </w:r>
            <w:r w:rsidDel="00EF6419">
              <w:rPr>
                <w:noProof/>
                <w:webHidden/>
              </w:rPr>
              <w:tab/>
            </w:r>
            <w:r w:rsidDel="00EF6419">
              <w:rPr>
                <w:noProof/>
                <w:webHidden/>
              </w:rPr>
              <w:fldChar w:fldCharType="begin"/>
            </w:r>
            <w:r w:rsidDel="00EF6419">
              <w:rPr>
                <w:noProof/>
                <w:webHidden/>
              </w:rPr>
              <w:delInstrText xml:space="preserve"> PAGEREF _Toc71555703 \h </w:delInstrText>
            </w:r>
            <w:r w:rsidDel="00EF6419">
              <w:rPr>
                <w:noProof/>
                <w:webHidden/>
              </w:rPr>
              <w:fldChar w:fldCharType="separate"/>
            </w:r>
            <w:r w:rsidDel="00EF6419">
              <w:rPr>
                <w:noProof/>
                <w:webHidden/>
              </w:rPr>
              <w:delText>60</w:delText>
            </w:r>
            <w:r w:rsidDel="00EF6419">
              <w:rPr>
                <w:noProof/>
                <w:webHidden/>
              </w:rPr>
              <w:fldChar w:fldCharType="end"/>
            </w:r>
            <w:r w:rsidRPr="00DA2E90" w:rsidDel="00EF6419">
              <w:rPr>
                <w:rStyle w:val="Hyperlink"/>
                <w:noProof/>
              </w:rPr>
              <w:fldChar w:fldCharType="end"/>
            </w:r>
          </w:del>
        </w:p>
        <w:p w14:paraId="15CA5D2C" w14:textId="5CAD5120" w:rsidR="006231D1" w:rsidDel="00EF6419" w:rsidRDefault="006231D1">
          <w:pPr>
            <w:pStyle w:val="TOC2"/>
            <w:tabs>
              <w:tab w:val="right" w:leader="dot" w:pos="9350"/>
            </w:tabs>
            <w:rPr>
              <w:del w:id="656" w:author="David Conklin" w:date="2021-05-12T11:03:00Z"/>
              <w:rFonts w:eastAsiaTheme="minorEastAsia"/>
              <w:noProof/>
            </w:rPr>
          </w:pPr>
          <w:del w:id="65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"_Toc71555704"</w:delInstrText>
            </w:r>
            <w:r w:rsidRPr="00DA2E90" w:rsidDel="00EF6419">
              <w:rPr>
                <w:rStyle w:val="Hyperlink"/>
                <w:noProof/>
              </w:rPr>
              <w:delInstrText xml:space="preserve"> </w:delInstrText>
            </w:r>
            <w:r w:rsidRPr="00DA2E90" w:rsidDel="00EF6419">
              <w:rPr>
                <w:rStyle w:val="Hyperlink"/>
                <w:noProof/>
              </w:rPr>
              <w:fldChar w:fldCharType="separate"/>
            </w:r>
          </w:del>
          <w:ins w:id="658" w:author="David Conklin" w:date="2021-07-05T10:48:00Z">
            <w:r w:rsidR="00D33947">
              <w:rPr>
                <w:rStyle w:val="Hyperlink"/>
                <w:b/>
                <w:bCs/>
                <w:noProof/>
              </w:rPr>
              <w:t>Error! Hyperlink reference not valid.</w:t>
            </w:r>
          </w:ins>
          <w:del w:id="659" w:author="David Conklin" w:date="2021-05-12T11:03:00Z">
            <w:r w:rsidRPr="00DA2E90" w:rsidDel="00EF6419">
              <w:rPr>
                <w:rStyle w:val="Hyperlink"/>
                <w:noProof/>
              </w:rPr>
              <w:delText>Simulated McKenzie basin water budget and thermal energy budget</w:delText>
            </w:r>
            <w:r w:rsidDel="00EF6419">
              <w:rPr>
                <w:noProof/>
                <w:webHidden/>
              </w:rPr>
              <w:tab/>
            </w:r>
            <w:r w:rsidDel="00EF6419">
              <w:rPr>
                <w:noProof/>
                <w:webHidden/>
              </w:rPr>
              <w:fldChar w:fldCharType="begin"/>
            </w:r>
            <w:r w:rsidDel="00EF6419">
              <w:rPr>
                <w:noProof/>
                <w:webHidden/>
              </w:rPr>
              <w:delInstrText xml:space="preserve"> PAGEREF _Toc71555704 \h </w:delInstrText>
            </w:r>
            <w:r w:rsidDel="00EF6419">
              <w:rPr>
                <w:noProof/>
                <w:webHidden/>
              </w:rPr>
              <w:fldChar w:fldCharType="separate"/>
            </w:r>
            <w:r w:rsidDel="00EF6419">
              <w:rPr>
                <w:noProof/>
                <w:webHidden/>
              </w:rPr>
              <w:delText>62</w:delText>
            </w:r>
            <w:r w:rsidDel="00EF6419">
              <w:rPr>
                <w:noProof/>
                <w:webHidden/>
              </w:rPr>
              <w:fldChar w:fldCharType="end"/>
            </w:r>
            <w:r w:rsidRPr="00DA2E90" w:rsidDel="00EF6419">
              <w:rPr>
                <w:rStyle w:val="Hyperlink"/>
                <w:noProof/>
              </w:rPr>
              <w:fldChar w:fldCharType="end"/>
            </w:r>
          </w:del>
        </w:p>
        <w:p w14:paraId="0F6527F2" w14:textId="3845E120" w:rsidR="006231D1" w:rsidDel="00EF6419" w:rsidRDefault="006231D1">
          <w:pPr>
            <w:pStyle w:val="TOC2"/>
            <w:tabs>
              <w:tab w:val="right" w:leader="dot" w:pos="9350"/>
            </w:tabs>
            <w:rPr>
              <w:del w:id="660" w:author="David Conklin" w:date="2021-05-12T11:03:00Z"/>
              <w:rFonts w:eastAsiaTheme="minorEastAsia"/>
              <w:noProof/>
            </w:rPr>
          </w:pPr>
          <w:del w:id="66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"_Toc71555705"</w:delInstrText>
            </w:r>
            <w:r w:rsidRPr="00DA2E90" w:rsidDel="00EF6419">
              <w:rPr>
                <w:rStyle w:val="Hyperlink"/>
                <w:noProof/>
              </w:rPr>
              <w:delInstrText xml:space="preserve"> </w:delInstrText>
            </w:r>
            <w:r w:rsidRPr="00DA2E90" w:rsidDel="00EF6419">
              <w:rPr>
                <w:rStyle w:val="Hyperlink"/>
                <w:noProof/>
              </w:rPr>
              <w:fldChar w:fldCharType="separate"/>
            </w:r>
          </w:del>
          <w:ins w:id="662" w:author="David Conklin" w:date="2021-07-05T10:48:00Z">
            <w:r w:rsidR="00D33947">
              <w:rPr>
                <w:rStyle w:val="Hyperlink"/>
                <w:b/>
                <w:bCs/>
                <w:noProof/>
              </w:rPr>
              <w:t>Error! Hyperlink reference not valid.</w:t>
            </w:r>
          </w:ins>
          <w:del w:id="663" w:author="David Conklin" w:date="2021-05-12T11:03:00Z">
            <w:r w:rsidRPr="00DA2E90" w:rsidDel="00EF6419">
              <w:rPr>
                <w:rStyle w:val="Hyperlink"/>
                <w:noProof/>
              </w:rPr>
              <w:delText>CW3M v. Shade-a-lator</w:delText>
            </w:r>
            <w:r w:rsidDel="00EF6419">
              <w:rPr>
                <w:noProof/>
                <w:webHidden/>
              </w:rPr>
              <w:tab/>
            </w:r>
            <w:r w:rsidDel="00EF6419">
              <w:rPr>
                <w:noProof/>
                <w:webHidden/>
              </w:rPr>
              <w:fldChar w:fldCharType="begin"/>
            </w:r>
            <w:r w:rsidDel="00EF6419">
              <w:rPr>
                <w:noProof/>
                <w:webHidden/>
              </w:rPr>
              <w:delInstrText xml:space="preserve"> PAGEREF _Toc71555705 \h </w:delInstrText>
            </w:r>
            <w:r w:rsidDel="00EF6419">
              <w:rPr>
                <w:noProof/>
                <w:webHidden/>
              </w:rPr>
              <w:fldChar w:fldCharType="separate"/>
            </w:r>
            <w:r w:rsidDel="00EF6419">
              <w:rPr>
                <w:noProof/>
                <w:webHidden/>
              </w:rPr>
              <w:delText>63</w:delText>
            </w:r>
            <w:r w:rsidDel="00EF6419">
              <w:rPr>
                <w:noProof/>
                <w:webHidden/>
              </w:rPr>
              <w:fldChar w:fldCharType="end"/>
            </w:r>
            <w:r w:rsidRPr="00DA2E90" w:rsidDel="00EF6419">
              <w:rPr>
                <w:rStyle w:val="Hyperlink"/>
                <w:noProof/>
              </w:rPr>
              <w:fldChar w:fldCharType="end"/>
            </w:r>
          </w:del>
        </w:p>
        <w:p w14:paraId="36BA22EA" w14:textId="3353D64D" w:rsidR="006231D1" w:rsidDel="00EF6419" w:rsidRDefault="006231D1">
          <w:pPr>
            <w:pStyle w:val="TOC2"/>
            <w:tabs>
              <w:tab w:val="right" w:leader="dot" w:pos="9350"/>
            </w:tabs>
            <w:rPr>
              <w:del w:id="664" w:author="David Conklin" w:date="2021-05-12T11:03:00Z"/>
              <w:rFonts w:eastAsiaTheme="minorEastAsia"/>
              <w:noProof/>
            </w:rPr>
          </w:pPr>
          <w:del w:id="66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"_Toc71555706"</w:delInstrText>
            </w:r>
            <w:r w:rsidRPr="00DA2E90" w:rsidDel="00EF6419">
              <w:rPr>
                <w:rStyle w:val="Hyperlink"/>
                <w:noProof/>
              </w:rPr>
              <w:delInstrText xml:space="preserve"> </w:delInstrText>
            </w:r>
            <w:r w:rsidRPr="00DA2E90" w:rsidDel="00EF6419">
              <w:rPr>
                <w:rStyle w:val="Hyperlink"/>
                <w:noProof/>
              </w:rPr>
              <w:fldChar w:fldCharType="separate"/>
            </w:r>
          </w:del>
          <w:ins w:id="666" w:author="David Conklin" w:date="2021-07-05T10:48:00Z">
            <w:r w:rsidR="00D33947">
              <w:rPr>
                <w:rStyle w:val="Hyperlink"/>
                <w:b/>
                <w:bCs/>
                <w:noProof/>
              </w:rPr>
              <w:t>Error! Hyperlink reference not valid.</w:t>
            </w:r>
          </w:ins>
          <w:del w:id="667" w:author="David Conklin" w:date="2021-05-12T11:03:00Z">
            <w:r w:rsidRPr="00DA2E90" w:rsidDel="00EF6419">
              <w:rPr>
                <w:rStyle w:val="Hyperlink"/>
                <w:noProof/>
              </w:rPr>
              <w:delText>Comparison of CW3M results to Shade-a-lator results</w:delText>
            </w:r>
            <w:r w:rsidDel="00EF6419">
              <w:rPr>
                <w:noProof/>
                <w:webHidden/>
              </w:rPr>
              <w:tab/>
            </w:r>
            <w:r w:rsidDel="00EF6419">
              <w:rPr>
                <w:noProof/>
                <w:webHidden/>
              </w:rPr>
              <w:fldChar w:fldCharType="begin"/>
            </w:r>
            <w:r w:rsidDel="00EF6419">
              <w:rPr>
                <w:noProof/>
                <w:webHidden/>
              </w:rPr>
              <w:delInstrText xml:space="preserve"> PAGEREF _Toc71555706 \h </w:delInstrText>
            </w:r>
            <w:r w:rsidDel="00EF6419">
              <w:rPr>
                <w:noProof/>
                <w:webHidden/>
              </w:rPr>
              <w:fldChar w:fldCharType="separate"/>
            </w:r>
            <w:r w:rsidDel="00EF6419">
              <w:rPr>
                <w:noProof/>
                <w:webHidden/>
              </w:rPr>
              <w:delText>65</w:delText>
            </w:r>
            <w:r w:rsidDel="00EF6419">
              <w:rPr>
                <w:noProof/>
                <w:webHidden/>
              </w:rPr>
              <w:fldChar w:fldCharType="end"/>
            </w:r>
            <w:r w:rsidRPr="00DA2E90" w:rsidDel="00EF6419">
              <w:rPr>
                <w:rStyle w:val="Hyperlink"/>
                <w:noProof/>
              </w:rPr>
              <w:fldChar w:fldCharType="end"/>
            </w:r>
          </w:del>
        </w:p>
        <w:p w14:paraId="1DDA4719" w14:textId="6A9F9BDB" w:rsidR="006231D1" w:rsidDel="00EF6419" w:rsidRDefault="006231D1">
          <w:pPr>
            <w:pStyle w:val="TOC1"/>
            <w:tabs>
              <w:tab w:val="right" w:leader="dot" w:pos="9350"/>
            </w:tabs>
            <w:rPr>
              <w:del w:id="668" w:author="David Conklin" w:date="2021-05-12T11:03:00Z"/>
              <w:rFonts w:eastAsiaTheme="minorEastAsia"/>
              <w:noProof/>
            </w:rPr>
          </w:pPr>
          <w:del w:id="66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"_Toc71555707"</w:delInstrText>
            </w:r>
            <w:r w:rsidRPr="00DA2E90" w:rsidDel="00EF6419">
              <w:rPr>
                <w:rStyle w:val="Hyperlink"/>
                <w:noProof/>
              </w:rPr>
              <w:delInstrText xml:space="preserve"> </w:delInstrText>
            </w:r>
            <w:r w:rsidRPr="00DA2E90" w:rsidDel="00EF6419">
              <w:rPr>
                <w:rStyle w:val="Hyperlink"/>
                <w:noProof/>
              </w:rPr>
              <w:fldChar w:fldCharType="separate"/>
            </w:r>
          </w:del>
          <w:ins w:id="670" w:author="David Conklin" w:date="2021-07-05T10:48:00Z">
            <w:r w:rsidR="00D33947">
              <w:rPr>
                <w:rStyle w:val="Hyperlink"/>
                <w:b/>
                <w:bCs/>
                <w:noProof/>
              </w:rPr>
              <w:t>Error! Hyperlink reference not valid.</w:t>
            </w:r>
          </w:ins>
          <w:del w:id="671" w:author="David Conklin" w:date="2021-05-12T11:03:00Z">
            <w:r w:rsidRPr="00DA2E90" w:rsidDel="00EF6419">
              <w:rPr>
                <w:rStyle w:val="Hyperlink"/>
                <w:noProof/>
              </w:rPr>
              <w:delText>The Clackamas Basin</w:delText>
            </w:r>
            <w:r w:rsidDel="00EF6419">
              <w:rPr>
                <w:noProof/>
                <w:webHidden/>
              </w:rPr>
              <w:tab/>
            </w:r>
            <w:r w:rsidDel="00EF6419">
              <w:rPr>
                <w:noProof/>
                <w:webHidden/>
              </w:rPr>
              <w:fldChar w:fldCharType="begin"/>
            </w:r>
            <w:r w:rsidDel="00EF6419">
              <w:rPr>
                <w:noProof/>
                <w:webHidden/>
              </w:rPr>
              <w:delInstrText xml:space="preserve"> PAGEREF _Toc71555707 \h </w:delInstrText>
            </w:r>
            <w:r w:rsidDel="00EF6419">
              <w:rPr>
                <w:noProof/>
                <w:webHidden/>
              </w:rPr>
              <w:fldChar w:fldCharType="separate"/>
            </w:r>
            <w:r w:rsidDel="00EF6419">
              <w:rPr>
                <w:noProof/>
                <w:webHidden/>
              </w:rPr>
              <w:delText>67</w:delText>
            </w:r>
            <w:r w:rsidDel="00EF6419">
              <w:rPr>
                <w:noProof/>
                <w:webHidden/>
              </w:rPr>
              <w:fldChar w:fldCharType="end"/>
            </w:r>
            <w:r w:rsidRPr="00DA2E90" w:rsidDel="00EF6419">
              <w:rPr>
                <w:rStyle w:val="Hyperlink"/>
                <w:noProof/>
              </w:rPr>
              <w:fldChar w:fldCharType="end"/>
            </w:r>
          </w:del>
        </w:p>
        <w:p w14:paraId="59E6469F" w14:textId="791BEFF1" w:rsidR="006231D1" w:rsidDel="00EF6419" w:rsidRDefault="006231D1">
          <w:pPr>
            <w:pStyle w:val="TOC1"/>
            <w:tabs>
              <w:tab w:val="right" w:leader="dot" w:pos="9350"/>
            </w:tabs>
            <w:rPr>
              <w:del w:id="672" w:author="David Conklin" w:date="2021-05-12T11:03:00Z"/>
              <w:rFonts w:eastAsiaTheme="minorEastAsia"/>
              <w:noProof/>
            </w:rPr>
          </w:pPr>
          <w:del w:id="67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"_Toc71555708"</w:delInstrText>
            </w:r>
            <w:r w:rsidRPr="00DA2E90" w:rsidDel="00EF6419">
              <w:rPr>
                <w:rStyle w:val="Hyperlink"/>
                <w:noProof/>
              </w:rPr>
              <w:delInstrText xml:space="preserve"> </w:delInstrText>
            </w:r>
            <w:r w:rsidRPr="00DA2E90" w:rsidDel="00EF6419">
              <w:rPr>
                <w:rStyle w:val="Hyperlink"/>
                <w:noProof/>
              </w:rPr>
              <w:fldChar w:fldCharType="separate"/>
            </w:r>
          </w:del>
          <w:ins w:id="674" w:author="David Conklin" w:date="2021-07-05T10:48:00Z">
            <w:r w:rsidR="00D33947">
              <w:rPr>
                <w:rStyle w:val="Hyperlink"/>
                <w:b/>
                <w:bCs/>
                <w:noProof/>
              </w:rPr>
              <w:t>Error! Hyperlink reference not valid.</w:t>
            </w:r>
          </w:ins>
          <w:del w:id="675" w:author="David Conklin" w:date="2021-05-12T11:03:00Z">
            <w:r w:rsidRPr="00DA2E90" w:rsidDel="00EF6419">
              <w:rPr>
                <w:rStyle w:val="Hyperlink"/>
                <w:noProof/>
              </w:rPr>
              <w:delText>Directory structure and file names</w:delText>
            </w:r>
            <w:r w:rsidDel="00EF6419">
              <w:rPr>
                <w:noProof/>
                <w:webHidden/>
              </w:rPr>
              <w:tab/>
            </w:r>
            <w:r w:rsidDel="00EF6419">
              <w:rPr>
                <w:noProof/>
                <w:webHidden/>
              </w:rPr>
              <w:fldChar w:fldCharType="begin"/>
            </w:r>
            <w:r w:rsidDel="00EF6419">
              <w:rPr>
                <w:noProof/>
                <w:webHidden/>
              </w:rPr>
              <w:delInstrText xml:space="preserve"> PAGEREF _Toc71555708 \h </w:delInstrText>
            </w:r>
            <w:r w:rsidDel="00EF6419">
              <w:rPr>
                <w:noProof/>
                <w:webHidden/>
              </w:rPr>
              <w:fldChar w:fldCharType="separate"/>
            </w:r>
            <w:r w:rsidDel="00EF6419">
              <w:rPr>
                <w:noProof/>
                <w:webHidden/>
              </w:rPr>
              <w:delText>68</w:delText>
            </w:r>
            <w:r w:rsidDel="00EF6419">
              <w:rPr>
                <w:noProof/>
                <w:webHidden/>
              </w:rPr>
              <w:fldChar w:fldCharType="end"/>
            </w:r>
            <w:r w:rsidRPr="00DA2E90" w:rsidDel="00EF6419">
              <w:rPr>
                <w:rStyle w:val="Hyperlink"/>
                <w:noProof/>
              </w:rPr>
              <w:fldChar w:fldCharType="end"/>
            </w:r>
          </w:del>
        </w:p>
        <w:p w14:paraId="723038F8" w14:textId="4AD10EF8" w:rsidR="006231D1" w:rsidDel="00EF6419" w:rsidRDefault="006231D1">
          <w:pPr>
            <w:pStyle w:val="TOC1"/>
            <w:tabs>
              <w:tab w:val="right" w:leader="dot" w:pos="9350"/>
            </w:tabs>
            <w:rPr>
              <w:del w:id="676" w:author="David Conklin" w:date="2021-05-12T11:03:00Z"/>
              <w:rFonts w:eastAsiaTheme="minorEastAsia"/>
              <w:noProof/>
            </w:rPr>
          </w:pPr>
          <w:del w:id="67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"_Toc71555709"</w:delInstrText>
            </w:r>
            <w:r w:rsidRPr="00DA2E90" w:rsidDel="00EF6419">
              <w:rPr>
                <w:rStyle w:val="Hyperlink"/>
                <w:noProof/>
              </w:rPr>
              <w:delInstrText xml:space="preserve"> </w:delInstrText>
            </w:r>
            <w:r w:rsidRPr="00DA2E90" w:rsidDel="00EF6419">
              <w:rPr>
                <w:rStyle w:val="Hyperlink"/>
                <w:noProof/>
              </w:rPr>
              <w:fldChar w:fldCharType="separate"/>
            </w:r>
          </w:del>
          <w:ins w:id="678" w:author="David Conklin" w:date="2021-07-05T10:48:00Z">
            <w:r w:rsidR="00D33947">
              <w:rPr>
                <w:rStyle w:val="Hyperlink"/>
                <w:b/>
                <w:bCs/>
                <w:noProof/>
              </w:rPr>
              <w:t>Error! Hyperlink reference not valid.</w:t>
            </w:r>
          </w:ins>
          <w:del w:id="679" w:author="David Conklin" w:date="2021-05-12T11:03:00Z">
            <w:r w:rsidRPr="00DA2E90" w:rsidDel="00EF6419">
              <w:rPr>
                <w:rStyle w:val="Hyperlink"/>
                <w:noProof/>
              </w:rPr>
              <w:delText>Release Log</w:delText>
            </w:r>
            <w:r w:rsidDel="00EF6419">
              <w:rPr>
                <w:noProof/>
                <w:webHidden/>
              </w:rPr>
              <w:tab/>
            </w:r>
            <w:r w:rsidDel="00EF6419">
              <w:rPr>
                <w:noProof/>
                <w:webHidden/>
              </w:rPr>
              <w:fldChar w:fldCharType="begin"/>
            </w:r>
            <w:r w:rsidDel="00EF6419">
              <w:rPr>
                <w:noProof/>
                <w:webHidden/>
              </w:rPr>
              <w:delInstrText xml:space="preserve"> PAGEREF _Toc71555709 \h </w:delInstrText>
            </w:r>
            <w:r w:rsidDel="00EF6419">
              <w:rPr>
                <w:noProof/>
                <w:webHidden/>
              </w:rPr>
              <w:fldChar w:fldCharType="separate"/>
            </w:r>
            <w:r w:rsidDel="00EF6419">
              <w:rPr>
                <w:noProof/>
                <w:webHidden/>
              </w:rPr>
              <w:delText>69</w:delText>
            </w:r>
            <w:r w:rsidDel="00EF6419">
              <w:rPr>
                <w:noProof/>
                <w:webHidden/>
              </w:rPr>
              <w:fldChar w:fldCharType="end"/>
            </w:r>
            <w:r w:rsidRPr="00DA2E90" w:rsidDel="00EF6419">
              <w:rPr>
                <w:rStyle w:val="Hyperlink"/>
                <w:noProof/>
              </w:rPr>
              <w:fldChar w:fldCharType="end"/>
            </w:r>
          </w:del>
        </w:p>
        <w:p w14:paraId="3F0681EC" w14:textId="6E61ED5A" w:rsidR="006231D1" w:rsidDel="00EF6419" w:rsidRDefault="006231D1">
          <w:pPr>
            <w:pStyle w:val="TOC1"/>
            <w:tabs>
              <w:tab w:val="right" w:leader="dot" w:pos="9350"/>
            </w:tabs>
            <w:rPr>
              <w:del w:id="680" w:author="David Conklin" w:date="2021-05-12T11:03:00Z"/>
              <w:rFonts w:eastAsiaTheme="minorEastAsia"/>
              <w:noProof/>
            </w:rPr>
          </w:pPr>
          <w:del w:id="68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"_Toc71555710"</w:delInstrText>
            </w:r>
            <w:r w:rsidRPr="00DA2E90" w:rsidDel="00EF6419">
              <w:rPr>
                <w:rStyle w:val="Hyperlink"/>
                <w:noProof/>
              </w:rPr>
              <w:delInstrText xml:space="preserve"> </w:delInstrText>
            </w:r>
            <w:r w:rsidRPr="00DA2E90" w:rsidDel="00EF6419">
              <w:rPr>
                <w:rStyle w:val="Hyperlink"/>
                <w:noProof/>
              </w:rPr>
              <w:fldChar w:fldCharType="separate"/>
            </w:r>
          </w:del>
          <w:ins w:id="682" w:author="David Conklin" w:date="2021-07-05T10:48:00Z">
            <w:r w:rsidR="00D33947">
              <w:rPr>
                <w:rStyle w:val="Hyperlink"/>
                <w:b/>
                <w:bCs/>
                <w:noProof/>
              </w:rPr>
              <w:t>Error! Hyperlink reference not valid.</w:t>
            </w:r>
          </w:ins>
          <w:del w:id="683" w:author="David Conklin" w:date="2021-05-12T11:03:00Z">
            <w:r w:rsidRPr="00DA2E90" w:rsidDel="00EF6419">
              <w:rPr>
                <w:rStyle w:val="Hyperlink"/>
                <w:noProof/>
              </w:rPr>
              <w:delText>References</w:delText>
            </w:r>
            <w:r w:rsidDel="00EF6419">
              <w:rPr>
                <w:noProof/>
                <w:webHidden/>
              </w:rPr>
              <w:tab/>
            </w:r>
            <w:r w:rsidDel="00EF6419">
              <w:rPr>
                <w:noProof/>
                <w:webHidden/>
              </w:rPr>
              <w:fldChar w:fldCharType="begin"/>
            </w:r>
            <w:r w:rsidDel="00EF6419">
              <w:rPr>
                <w:noProof/>
                <w:webHidden/>
              </w:rPr>
              <w:delInstrText xml:space="preserve"> PAGEREF _Toc71555710 \h </w:delInstrText>
            </w:r>
            <w:r w:rsidDel="00EF6419">
              <w:rPr>
                <w:noProof/>
                <w:webHidden/>
              </w:rPr>
              <w:fldChar w:fldCharType="separate"/>
            </w:r>
            <w:r w:rsidDel="00EF6419">
              <w:rPr>
                <w:noProof/>
                <w:webHidden/>
              </w:rPr>
              <w:delText>72</w:delText>
            </w:r>
            <w:r w:rsidDel="00EF6419">
              <w:rPr>
                <w:noProof/>
                <w:webHidden/>
              </w:rPr>
              <w:fldChar w:fldCharType="end"/>
            </w:r>
            <w:r w:rsidRPr="00DA2E90" w:rsidDel="00EF6419">
              <w:rPr>
                <w:rStyle w:val="Hyperlink"/>
                <w:noProof/>
              </w:rPr>
              <w:fldChar w:fldCharType="end"/>
            </w:r>
          </w:del>
        </w:p>
        <w:p w14:paraId="77B31013" w14:textId="27248301" w:rsidR="006231D1" w:rsidDel="00EF6419" w:rsidRDefault="006231D1">
          <w:pPr>
            <w:pStyle w:val="TOC1"/>
            <w:tabs>
              <w:tab w:val="right" w:leader="dot" w:pos="9350"/>
            </w:tabs>
            <w:rPr>
              <w:del w:id="684" w:author="David Conklin" w:date="2021-05-12T11:03:00Z"/>
              <w:rFonts w:eastAsiaTheme="minorEastAsia"/>
              <w:noProof/>
            </w:rPr>
          </w:pPr>
          <w:del w:id="68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"_Toc71555711"</w:delInstrText>
            </w:r>
            <w:r w:rsidRPr="00DA2E90" w:rsidDel="00EF6419">
              <w:rPr>
                <w:rStyle w:val="Hyperlink"/>
                <w:noProof/>
              </w:rPr>
              <w:delInstrText xml:space="preserve"> </w:delInstrText>
            </w:r>
            <w:r w:rsidRPr="00DA2E90" w:rsidDel="00EF6419">
              <w:rPr>
                <w:rStyle w:val="Hyperlink"/>
                <w:noProof/>
              </w:rPr>
              <w:fldChar w:fldCharType="separate"/>
            </w:r>
          </w:del>
          <w:ins w:id="686" w:author="David Conklin" w:date="2021-07-05T10:48:00Z">
            <w:r w:rsidR="00D33947">
              <w:rPr>
                <w:rStyle w:val="Hyperlink"/>
                <w:b/>
                <w:bCs/>
                <w:noProof/>
              </w:rPr>
              <w:t>Error! Hyperlink reference not valid.</w:t>
            </w:r>
          </w:ins>
          <w:del w:id="687" w:author="David Conklin" w:date="2021-05-12T11:03:00Z">
            <w:r w:rsidRPr="00DA2E90" w:rsidDel="00EF6419">
              <w:rPr>
                <w:rStyle w:val="Hyperlink"/>
                <w:noProof/>
              </w:rPr>
              <w:delText>Acronyms and Abbreviations</w:delText>
            </w:r>
            <w:r w:rsidDel="00EF6419">
              <w:rPr>
                <w:noProof/>
                <w:webHidden/>
              </w:rPr>
              <w:tab/>
            </w:r>
            <w:r w:rsidDel="00EF6419">
              <w:rPr>
                <w:noProof/>
                <w:webHidden/>
              </w:rPr>
              <w:fldChar w:fldCharType="begin"/>
            </w:r>
            <w:r w:rsidDel="00EF6419">
              <w:rPr>
                <w:noProof/>
                <w:webHidden/>
              </w:rPr>
              <w:delInstrText xml:space="preserve"> PAGEREF _Toc71555711 \h </w:delInstrText>
            </w:r>
            <w:r w:rsidDel="00EF6419">
              <w:rPr>
                <w:noProof/>
                <w:webHidden/>
              </w:rPr>
              <w:fldChar w:fldCharType="separate"/>
            </w:r>
            <w:r w:rsidDel="00EF6419">
              <w:rPr>
                <w:noProof/>
                <w:webHidden/>
              </w:rPr>
              <w:delText>74</w:delText>
            </w:r>
            <w:r w:rsidDel="00EF6419">
              <w:rPr>
                <w:noProof/>
                <w:webHidden/>
              </w:rPr>
              <w:fldChar w:fldCharType="end"/>
            </w:r>
            <w:r w:rsidRPr="00DA2E90" w:rsidDel="00EF6419">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165F293D"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88" w:author="David Conklin" w:date="2021-07-05T08:30:00Z">
        <w:r w:rsidR="00D33947">
          <w:rPr>
            <w:noProof/>
            <w:webHidden/>
          </w:rPr>
          <w:t>12</w:t>
        </w:r>
      </w:ins>
      <w:del w:id="689"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1AB816D8"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90" w:author="David Conklin" w:date="2021-07-05T08:30:00Z">
        <w:r w:rsidR="00D33947">
          <w:rPr>
            <w:noProof/>
            <w:webHidden/>
          </w:rPr>
          <w:t>13</w:t>
        </w:r>
      </w:ins>
      <w:del w:id="691"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79CED236"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92" w:author="David Conklin" w:date="2021-07-05T08:30:00Z">
        <w:r w:rsidR="00D33947">
          <w:rPr>
            <w:noProof/>
            <w:webHidden/>
          </w:rPr>
          <w:t>14</w:t>
        </w:r>
      </w:ins>
      <w:del w:id="693"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123FCE8F"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94" w:author="David Conklin" w:date="2021-07-05T08:30:00Z">
        <w:r w:rsidR="00D33947">
          <w:rPr>
            <w:noProof/>
            <w:webHidden/>
          </w:rPr>
          <w:t>15</w:t>
        </w:r>
      </w:ins>
      <w:del w:id="695"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29417AA4"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696" w:author="David Conklin" w:date="2021-07-05T08:30:00Z">
        <w:r w:rsidR="00D33947">
          <w:rPr>
            <w:noProof/>
            <w:webHidden/>
          </w:rPr>
          <w:t>16</w:t>
        </w:r>
      </w:ins>
      <w:del w:id="697"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55BB4B1"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698" w:author="David Conklin" w:date="2021-07-05T08:30:00Z">
        <w:r w:rsidR="00D33947">
          <w:rPr>
            <w:noProof/>
            <w:webHidden/>
          </w:rPr>
          <w:t>45</w:t>
        </w:r>
      </w:ins>
      <w:del w:id="699"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46C37C65"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00" w:author="David Conklin" w:date="2021-07-05T08:30:00Z">
        <w:r w:rsidR="00D33947">
          <w:rPr>
            <w:noProof/>
            <w:webHidden/>
          </w:rPr>
          <w:t>54</w:t>
        </w:r>
      </w:ins>
      <w:del w:id="701"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021AF6D0"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02" w:author="David Conklin" w:date="2021-07-05T08:30:00Z">
        <w:r w:rsidR="00D33947">
          <w:rPr>
            <w:noProof/>
            <w:webHidden/>
          </w:rPr>
          <w:t>55</w:t>
        </w:r>
      </w:ins>
      <w:del w:id="703"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86DFCF4"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04" w:author="David Conklin" w:date="2021-07-05T08:30:00Z">
        <w:r w:rsidR="00D33947">
          <w:rPr>
            <w:noProof/>
            <w:webHidden/>
          </w:rPr>
          <w:t>76</w:t>
        </w:r>
      </w:ins>
      <w:del w:id="705"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06" w:name="_Toc76374547"/>
      <w:r>
        <w:t>What is a digital handbook?</w:t>
      </w:r>
      <w:bookmarkEnd w:id="706"/>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07" w:name="_Toc76374548"/>
      <w:r>
        <w:t>CW3M c</w:t>
      </w:r>
      <w:r w:rsidR="00C70B81">
        <w:t>oncept</w:t>
      </w:r>
      <w:bookmarkEnd w:id="707"/>
      <w:r>
        <w:t xml:space="preserve"> </w:t>
      </w:r>
    </w:p>
    <w:p w14:paraId="7E41CEB8" w14:textId="77777777" w:rsidR="000D6396" w:rsidRDefault="000D6396" w:rsidP="00A43D30"/>
    <w:p w14:paraId="3DA45CFC" w14:textId="77777777" w:rsidR="000D6396" w:rsidRDefault="00C46F0A" w:rsidP="00C46F0A">
      <w:pPr>
        <w:pStyle w:val="Heading2"/>
      </w:pPr>
      <w:bookmarkStart w:id="708" w:name="_Toc76374549"/>
      <w:r>
        <w:t>A different kind of community model</w:t>
      </w:r>
      <w:bookmarkEnd w:id="708"/>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 xml:space="preserve">the stakeholder </w:t>
      </w:r>
      <w:r w:rsidR="00E11E6C">
        <w:lastRenderedPageBreak/>
        <w:t>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09" w:name="_Toc76374550"/>
      <w:r>
        <w:t>What CW3M is for</w:t>
      </w:r>
      <w:bookmarkEnd w:id="709"/>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10" w:name="_Toc76374551"/>
      <w:r>
        <w:t>Management and maintenance</w:t>
      </w:r>
      <w:bookmarkEnd w:id="710"/>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11" w:name="_Toc76374552"/>
      <w:r>
        <w:t xml:space="preserve">CW3M – A </w:t>
      </w:r>
      <w:r w:rsidR="007E0920">
        <w:t>“</w:t>
      </w:r>
      <w:r>
        <w:t>first principles</w:t>
      </w:r>
      <w:r w:rsidR="007E0920">
        <w:t>”</w:t>
      </w:r>
      <w:r>
        <w:t xml:space="preserve"> model with tuning knobs</w:t>
      </w:r>
      <w:bookmarkEnd w:id="711"/>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lastRenderedPageBreak/>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12" w:name="_Toc76374553"/>
      <w:r>
        <w:t>The tuning knobs</w:t>
      </w:r>
      <w:bookmarkEnd w:id="712"/>
    </w:p>
    <w:p w14:paraId="357A9712" w14:textId="3B026DD3" w:rsidR="00CF4F65" w:rsidRDefault="00CF4F65" w:rsidP="00CF4F65"/>
    <w:p w14:paraId="386F14D4" w14:textId="7E6DF33D" w:rsidR="00227342" w:rsidRDefault="00CF4F65" w:rsidP="00872B5B">
      <w:pPr>
        <w:pStyle w:val="Heading2"/>
      </w:pPr>
      <w:bookmarkStart w:id="713" w:name="_Toc76374554"/>
      <w:r>
        <w:t xml:space="preserve">ET_MULT </w:t>
      </w:r>
      <w:r w:rsidR="00227342">
        <w:t>– forest evapotranspiration</w:t>
      </w:r>
      <w:bookmarkEnd w:id="713"/>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714" w:name="_Toc76374555"/>
      <w:r>
        <w:t>SOLAR_RADIATION_MULTIPLIER – reservoir insolation</w:t>
      </w:r>
      <w:bookmarkEnd w:id="714"/>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715" w:name="_Toc76374556"/>
      <w:r>
        <w:lastRenderedPageBreak/>
        <w:t>FLOW_CMS – Discharge from High Cascade springs</w:t>
      </w:r>
      <w:bookmarkEnd w:id="715"/>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16" w:name="_Toc76374557"/>
      <w:r>
        <w:t>The Envision framework and the GIS Layers</w:t>
      </w:r>
      <w:bookmarkEnd w:id="716"/>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17" w:name="_Toc76374558"/>
      <w:r>
        <w:t>The Reach Layer</w:t>
      </w:r>
      <w:bookmarkEnd w:id="717"/>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lastRenderedPageBreak/>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718" w:name="_Toc76374559"/>
      <w:r>
        <w:t>Time steps, autonomous processes, and global methods</w:t>
      </w:r>
      <w:bookmarkEnd w:id="718"/>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719" w:name="_Toc76374560"/>
      <w:r w:rsidR="00702439">
        <w:t>Some g</w:t>
      </w:r>
      <w:r w:rsidR="00706EE7">
        <w:t>lobal method details</w:t>
      </w:r>
      <w:bookmarkEnd w:id="719"/>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lastRenderedPageBreak/>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20" w:name="_Toc76374561"/>
      <w:r>
        <w:t>Study areas</w:t>
      </w:r>
      <w:bookmarkEnd w:id="72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624BA277"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33947">
        <w:t xml:space="preserve">Figure </w:t>
      </w:r>
      <w:r w:rsidR="00D33947">
        <w:rPr>
          <w:noProof/>
        </w:rPr>
        <w:t>1</w:t>
      </w:r>
      <w:r w:rsidR="00064E77">
        <w:fldChar w:fldCharType="end"/>
      </w:r>
      <w:r w:rsidR="00064E77">
        <w:t>)</w:t>
      </w:r>
    </w:p>
    <w:p w14:paraId="03CAE907" w14:textId="6FBF1B73"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33947">
        <w:t xml:space="preserve">Figure </w:t>
      </w:r>
      <w:r w:rsidR="00D33947">
        <w:rPr>
          <w:noProof/>
        </w:rPr>
        <w:t>2</w:t>
      </w:r>
      <w:r w:rsidR="00064E77">
        <w:fldChar w:fldCharType="end"/>
      </w:r>
      <w:r w:rsidR="00064E77">
        <w:t>)</w:t>
      </w:r>
    </w:p>
    <w:p w14:paraId="1A5A767B" w14:textId="579A8FD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33947">
        <w:t xml:space="preserve">Figure </w:t>
      </w:r>
      <w:r w:rsidR="00D33947">
        <w:rPr>
          <w:noProof/>
        </w:rPr>
        <w:t>5</w:t>
      </w:r>
      <w:r w:rsidR="00893F4B">
        <w:fldChar w:fldCharType="end"/>
      </w:r>
      <w:r>
        <w:t>)</w:t>
      </w:r>
    </w:p>
    <w:p w14:paraId="1B80045C" w14:textId="7613A4F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33947">
        <w:t xml:space="preserve">Figure </w:t>
      </w:r>
      <w:r w:rsidR="00D33947">
        <w:rPr>
          <w:noProof/>
        </w:rPr>
        <w:t>3</w:t>
      </w:r>
      <w:r w:rsidR="00064E77">
        <w:fldChar w:fldCharType="end"/>
      </w:r>
      <w:r w:rsidR="00064E77">
        <w:t>)</w:t>
      </w:r>
    </w:p>
    <w:p w14:paraId="1933EF54" w14:textId="1A25A0B3"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33947">
        <w:t xml:space="preserve">Figure </w:t>
      </w:r>
      <w:r w:rsidR="00D3394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21" w:name="_Toc76374562"/>
      <w:r>
        <w:t>Data</w:t>
      </w:r>
      <w:r w:rsidR="00A92F06">
        <w:t>CW3M</w:t>
      </w:r>
      <w:r>
        <w:t xml:space="preserve"> directory structure</w:t>
      </w:r>
      <w:bookmarkEnd w:id="721"/>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lastRenderedPageBreak/>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22" w:name="_Toc76374563"/>
      <w:r>
        <w:t>DataCW3M\ScenarioData directory structure</w:t>
      </w:r>
      <w:bookmarkEnd w:id="72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23" w:name="_Toc76374564"/>
      <w:r>
        <w:t>DataCW3M\ScenarioData\&lt;scenario&gt; folder contents</w:t>
      </w:r>
      <w:bookmarkEnd w:id="72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24" w:name="_Toc76374565"/>
      <w:r>
        <w:t>DataCW3M\&lt;study area&gt; folder contents</w:t>
      </w:r>
      <w:bookmarkEnd w:id="72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1445145" w:rsidR="00D37681" w:rsidRDefault="00D37681" w:rsidP="00D37681">
      <w:pPr>
        <w:pStyle w:val="Caption"/>
      </w:pPr>
      <w:bookmarkStart w:id="725" w:name="_Ref529607484"/>
      <w:bookmarkStart w:id="72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1</w:t>
      </w:r>
      <w:r w:rsidR="006C64CF">
        <w:rPr>
          <w:noProof/>
        </w:rPr>
        <w:fldChar w:fldCharType="end"/>
      </w:r>
      <w:bookmarkEnd w:id="725"/>
      <w:r>
        <w:t xml:space="preserve">. Willamette River basin study area; embedded study areas are </w:t>
      </w:r>
      <w:r w:rsidR="0005603B">
        <w:t>colored</w:t>
      </w:r>
      <w:r w:rsidR="0097392C">
        <w:t xml:space="preserve"> other than gray.  The 2 lighter blues together make up the upper Willamette basin study area.</w:t>
      </w:r>
      <w:bookmarkEnd w:id="72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E5E3E26" w:rsidR="00D37681" w:rsidRDefault="00D37681" w:rsidP="00D37681">
      <w:pPr>
        <w:pStyle w:val="Caption"/>
      </w:pPr>
      <w:bookmarkStart w:id="727" w:name="_Ref529607514"/>
      <w:bookmarkStart w:id="72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2</w:t>
      </w:r>
      <w:r w:rsidR="006C64CF">
        <w:rPr>
          <w:noProof/>
        </w:rPr>
        <w:fldChar w:fldCharType="end"/>
      </w:r>
      <w:bookmarkEnd w:id="727"/>
      <w:r>
        <w:t>. Tualatin basin study area; Chicken Creek watershed is highlighted.</w:t>
      </w:r>
      <w:bookmarkEnd w:id="72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E232637" w:rsidR="00D37681" w:rsidRDefault="00064E77" w:rsidP="00064E77">
      <w:pPr>
        <w:pStyle w:val="Caption"/>
      </w:pPr>
      <w:bookmarkStart w:id="729" w:name="_Ref529607587"/>
      <w:bookmarkStart w:id="73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3</w:t>
      </w:r>
      <w:r w:rsidR="006C64CF">
        <w:rPr>
          <w:noProof/>
        </w:rPr>
        <w:fldChar w:fldCharType="end"/>
      </w:r>
      <w:bookmarkEnd w:id="729"/>
      <w:r>
        <w:t>. North Santiam watershed study area.</w:t>
      </w:r>
      <w:bookmarkEnd w:id="73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F9A77C3" w:rsidR="00C70B81" w:rsidRDefault="00064E77" w:rsidP="00064E77">
      <w:pPr>
        <w:pStyle w:val="Caption"/>
      </w:pPr>
      <w:bookmarkStart w:id="731" w:name="_Ref529607628"/>
      <w:bookmarkStart w:id="73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4</w:t>
      </w:r>
      <w:r w:rsidR="006C64CF">
        <w:rPr>
          <w:noProof/>
        </w:rPr>
        <w:fldChar w:fldCharType="end"/>
      </w:r>
      <w:bookmarkEnd w:id="731"/>
      <w:r>
        <w:t>. Upper Willamette study area.</w:t>
      </w:r>
      <w:bookmarkEnd w:id="73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04B972B" w:rsidR="00E66BC2" w:rsidRDefault="006F30D2" w:rsidP="006F30D2">
      <w:pPr>
        <w:pStyle w:val="Caption"/>
      </w:pPr>
      <w:bookmarkStart w:id="733" w:name="_Ref529611388"/>
      <w:bookmarkStart w:id="73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5</w:t>
      </w:r>
      <w:r w:rsidR="006C64CF">
        <w:rPr>
          <w:noProof/>
        </w:rPr>
        <w:fldChar w:fldCharType="end"/>
      </w:r>
      <w:bookmarkEnd w:id="733"/>
      <w:r>
        <w:t>. Chicken Creek watershed study area.</w:t>
      </w:r>
      <w:bookmarkEnd w:id="73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35" w:name="_Toc76374566"/>
      <w:r>
        <w:t>Calendar conventions</w:t>
      </w:r>
      <w:bookmarkEnd w:id="73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36" w:name="_Toc76374567"/>
      <w:r>
        <w:t>Water years</w:t>
      </w:r>
      <w:bookmarkEnd w:id="73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37" w:name="_Toc76374568"/>
      <w:r>
        <w:t>Climate data</w:t>
      </w:r>
      <w:bookmarkEnd w:id="737"/>
    </w:p>
    <w:p w14:paraId="4E201698" w14:textId="77777777" w:rsidR="00CB152A" w:rsidRPr="00A06758" w:rsidRDefault="00CB152A" w:rsidP="00A06758"/>
    <w:p w14:paraId="400F9551" w14:textId="77777777" w:rsidR="00CB152A" w:rsidRDefault="00CB152A" w:rsidP="00CB152A">
      <w:pPr>
        <w:pStyle w:val="Heading2"/>
      </w:pPr>
      <w:bookmarkStart w:id="738" w:name="_Toc2858729"/>
      <w:bookmarkStart w:id="739" w:name="_Toc76374569"/>
      <w:r>
        <w:t>Numbered climate scenarios in the model</w:t>
      </w:r>
      <w:bookmarkEnd w:id="738"/>
      <w:bookmarkEnd w:id="739"/>
    </w:p>
    <w:p w14:paraId="30E024EF" w14:textId="77777777" w:rsidR="00823D41" w:rsidRDefault="00823D41" w:rsidP="00823D41">
      <w:pPr>
        <w:pStyle w:val="Body"/>
      </w:pPr>
    </w:p>
    <w:p w14:paraId="21F5BCDE" w14:textId="209506F4"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D3394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40" w:name="_Ref6032062"/>
      <w:bookmarkStart w:id="741" w:name="_Ref6033311"/>
      <w:bookmarkStart w:id="742" w:name="_Toc6121576"/>
      <w:r>
        <w:t xml:space="preserve">Table </w:t>
      </w:r>
      <w:bookmarkEnd w:id="740"/>
      <w:r>
        <w:t>1. Numbered climate scenarios</w:t>
      </w:r>
      <w:bookmarkEnd w:id="741"/>
      <w:bookmarkEnd w:id="742"/>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43" w:name="_Toc7759621"/>
      <w:bookmarkStart w:id="744" w:name="_Toc76374570"/>
      <w:r>
        <w:t>Monthly and seasonal weather data</w:t>
      </w:r>
      <w:bookmarkEnd w:id="743"/>
      <w:bookmarkEnd w:id="744"/>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45" w:name="_Toc76374571"/>
      <w:r>
        <w:t>Climate data grid</w:t>
      </w:r>
      <w:r w:rsidR="009F132A">
        <w:t>s</w:t>
      </w:r>
      <w:bookmarkEnd w:id="74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46" w:name="_Toc76374572"/>
      <w:r>
        <w:t>The WW2100 climate grid</w:t>
      </w:r>
      <w:bookmarkEnd w:id="74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47" w:name="_Toc76374573"/>
      <w:r>
        <w:t>The v2 climate grid</w:t>
      </w:r>
      <w:bookmarkEnd w:id="74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48" w:name="_Toc76374574"/>
      <w:r>
        <w:t>How climate data is looked up</w:t>
      </w:r>
      <w:bookmarkEnd w:id="74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49" w:name="_Toc76374575"/>
      <w:r>
        <w:t>What is in a climate dataset</w:t>
      </w:r>
      <w:bookmarkEnd w:id="74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50" w:author="David Conklin" w:date="2021-06-25T12:17:00Z"/>
          <w:rFonts w:asciiTheme="majorHAnsi" w:eastAsiaTheme="majorEastAsia" w:hAnsiTheme="majorHAnsi" w:cstheme="majorBidi"/>
          <w:color w:val="2F5496" w:themeColor="accent1" w:themeShade="BF"/>
          <w:sz w:val="32"/>
          <w:szCs w:val="32"/>
        </w:rPr>
      </w:pPr>
      <w:ins w:id="751" w:author="David Conklin" w:date="2021-06-25T12:17:00Z">
        <w:r>
          <w:br w:type="page"/>
        </w:r>
      </w:ins>
    </w:p>
    <w:p w14:paraId="5F95A4C5" w14:textId="77777777" w:rsidR="00B45A02" w:rsidRDefault="00B45A02" w:rsidP="00B45A02">
      <w:pPr>
        <w:pStyle w:val="Heading1"/>
        <w:rPr>
          <w:ins w:id="752" w:author="David Conklin" w:date="2021-06-27T11:23:00Z"/>
        </w:rPr>
      </w:pPr>
      <w:bookmarkStart w:id="753" w:name="_Toc71709880"/>
      <w:bookmarkStart w:id="754" w:name="_Toc76374576"/>
      <w:ins w:id="755" w:author="David Conklin" w:date="2021-06-27T11:23:00Z">
        <w:r>
          <w:lastRenderedPageBreak/>
          <w:t>Water rights</w:t>
        </w:r>
        <w:bookmarkEnd w:id="753"/>
        <w:bookmarkEnd w:id="754"/>
      </w:ins>
    </w:p>
    <w:p w14:paraId="0ADF041E" w14:textId="77777777" w:rsidR="00B45A02" w:rsidRDefault="00B45A02" w:rsidP="00B45A02">
      <w:pPr>
        <w:pStyle w:val="Heading2"/>
        <w:rPr>
          <w:ins w:id="756" w:author="David Conklin" w:date="2021-06-27T11:23:00Z"/>
        </w:rPr>
      </w:pPr>
      <w:bookmarkStart w:id="757" w:name="_Toc71709881"/>
      <w:bookmarkStart w:id="758" w:name="_Toc76374577"/>
      <w:ins w:id="759" w:author="David Conklin" w:date="2021-06-27T11:23:00Z">
        <w:r>
          <w:t>Water rights data</w:t>
        </w:r>
        <w:bookmarkEnd w:id="757"/>
        <w:bookmarkEnd w:id="758"/>
      </w:ins>
    </w:p>
    <w:p w14:paraId="28ADB19D" w14:textId="77777777" w:rsidR="00B45A02" w:rsidRDefault="00B45A02" w:rsidP="00B45A02">
      <w:pPr>
        <w:rPr>
          <w:ins w:id="760" w:author="David Conklin" w:date="2021-06-27T11:23:00Z"/>
        </w:rPr>
      </w:pPr>
    </w:p>
    <w:p w14:paraId="2A83AF26" w14:textId="5B7E0DE4" w:rsidR="00B45A02" w:rsidRDefault="00B45A02" w:rsidP="00B45A02">
      <w:pPr>
        <w:ind w:firstLine="720"/>
        <w:rPr>
          <w:ins w:id="761" w:author="David Conklin" w:date="2021-06-27T11:23:00Z"/>
        </w:rPr>
      </w:pPr>
      <w:ins w:id="762"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763" w:author="David Conklin" w:date="2021-06-28T11:13:00Z">
        <w:r w:rsidR="000E625E">
          <w:t xml:space="preserve"> </w:t>
        </w:r>
        <w:bookmarkStart w:id="764" w:name="_Hlk75771270"/>
        <w:r w:rsidR="000E625E">
          <w:t>(e.g. when PODRATE is zero)</w:t>
        </w:r>
      </w:ins>
      <w:ins w:id="765" w:author="David Conklin" w:date="2021-06-27T11:23:00Z">
        <w:r>
          <w:t>,</w:t>
        </w:r>
        <w:bookmarkEnd w:id="764"/>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766" w:author="David Conklin" w:date="2021-06-27T11:23:00Z"/>
        </w:rPr>
      </w:pPr>
    </w:p>
    <w:p w14:paraId="5B6379E4" w14:textId="77777777" w:rsidR="00B45A02" w:rsidRDefault="00B45A02" w:rsidP="00B45A02">
      <w:pPr>
        <w:ind w:firstLine="720"/>
        <w:rPr>
          <w:ins w:id="767" w:author="David Conklin" w:date="2021-06-27T11:23:00Z"/>
        </w:rPr>
      </w:pPr>
      <w:ins w:id="768"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769" w:author="David Conklin" w:date="2021-06-27T11:23:00Z"/>
        </w:rPr>
      </w:pPr>
    </w:p>
    <w:p w14:paraId="6D78AFD8" w14:textId="77777777" w:rsidR="00B45A02" w:rsidRPr="00914FD8" w:rsidRDefault="00B45A02" w:rsidP="00B45A02">
      <w:pPr>
        <w:ind w:firstLine="720"/>
        <w:rPr>
          <w:ins w:id="770" w:author="David Conklin" w:date="2021-06-27T11:23:00Z"/>
          <w:rFonts w:cstheme="minorHAnsi"/>
        </w:rPr>
      </w:pPr>
      <w:ins w:id="771"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772" w:author="David Conklin" w:date="2021-06-27T11:23:00Z"/>
        </w:rPr>
      </w:pPr>
    </w:p>
    <w:p w14:paraId="51B5C5D2" w14:textId="77777777" w:rsidR="00B45A02" w:rsidRDefault="00B45A02" w:rsidP="00B45A02">
      <w:pPr>
        <w:ind w:firstLine="720"/>
        <w:rPr>
          <w:ins w:id="773" w:author="David Conklin" w:date="2021-06-27T11:23:00Z"/>
        </w:rPr>
      </w:pPr>
      <w:ins w:id="774"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775" w:author="David Conklin" w:date="2021-06-27T11:23:00Z"/>
        </w:rPr>
      </w:pPr>
    </w:p>
    <w:p w14:paraId="64E1CAC0" w14:textId="77777777" w:rsidR="00B45A02" w:rsidRDefault="00B45A02" w:rsidP="00B45A02">
      <w:pPr>
        <w:ind w:firstLine="720"/>
        <w:rPr>
          <w:ins w:id="776" w:author="David Conklin" w:date="2021-06-27T11:23:00Z"/>
        </w:rPr>
      </w:pPr>
      <w:ins w:id="777"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778" w:author="David Conklin" w:date="2021-06-27T11:23:00Z"/>
        </w:rPr>
      </w:pPr>
    </w:p>
    <w:p w14:paraId="48BAFC2F" w14:textId="77777777" w:rsidR="00B45A02" w:rsidRDefault="00B45A02" w:rsidP="00B45A02">
      <w:pPr>
        <w:pStyle w:val="Heading2"/>
        <w:rPr>
          <w:ins w:id="779" w:author="David Conklin" w:date="2021-06-27T11:23:00Z"/>
        </w:rPr>
      </w:pPr>
      <w:bookmarkStart w:id="780" w:name="_Toc71709882"/>
      <w:bookmarkStart w:id="781" w:name="_Toc76374578"/>
      <w:ins w:id="782" w:author="David Conklin" w:date="2021-06-27T11:23:00Z">
        <w:r>
          <w:t>The wr_pods.csv file</w:t>
        </w:r>
        <w:bookmarkEnd w:id="780"/>
        <w:bookmarkEnd w:id="781"/>
      </w:ins>
    </w:p>
    <w:p w14:paraId="48697E07" w14:textId="77777777" w:rsidR="00B45A02" w:rsidRDefault="00B45A02" w:rsidP="00B45A02">
      <w:pPr>
        <w:rPr>
          <w:ins w:id="783" w:author="David Conklin" w:date="2021-06-27T11:23:00Z"/>
        </w:rPr>
      </w:pPr>
      <w:ins w:id="784"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785" w:author="David Conklin" w:date="2021-06-27T11:23:00Z"/>
        </w:rPr>
      </w:pPr>
    </w:p>
    <w:p w14:paraId="3BB35978" w14:textId="77777777" w:rsidR="00B45A02" w:rsidRDefault="00B45A02" w:rsidP="00B45A02">
      <w:pPr>
        <w:ind w:left="720" w:hanging="720"/>
        <w:rPr>
          <w:ins w:id="786" w:author="David Conklin" w:date="2021-06-27T11:23:00Z"/>
        </w:rPr>
      </w:pPr>
      <w:ins w:id="787" w:author="David Conklin" w:date="2021-06-27T11:23:00Z">
        <w:r>
          <w:t>WATERRIGHTID – “WaterRightId” in OWRD’s Water Right Information System</w:t>
        </w:r>
      </w:ins>
    </w:p>
    <w:p w14:paraId="6A7C13A7" w14:textId="77777777" w:rsidR="00B45A02" w:rsidRDefault="00B45A02" w:rsidP="00B45A02">
      <w:pPr>
        <w:ind w:left="720" w:hanging="720"/>
        <w:rPr>
          <w:ins w:id="788" w:author="David Conklin" w:date="2021-06-27T11:23:00Z"/>
        </w:rPr>
      </w:pPr>
      <w:ins w:id="789" w:author="David Conklin" w:date="2021-06-27T11:23:00Z">
        <w:r>
          <w:t>X – easting of point of diversion</w:t>
        </w:r>
      </w:ins>
    </w:p>
    <w:p w14:paraId="350ADD50" w14:textId="77777777" w:rsidR="00B45A02" w:rsidRDefault="00B45A02" w:rsidP="00B45A02">
      <w:pPr>
        <w:ind w:left="720" w:hanging="720"/>
        <w:rPr>
          <w:ins w:id="790" w:author="David Conklin" w:date="2021-06-27T11:23:00Z"/>
        </w:rPr>
      </w:pPr>
      <w:ins w:id="791" w:author="David Conklin" w:date="2021-06-27T11:23:00Z">
        <w:r>
          <w:lastRenderedPageBreak/>
          <w:t>Y – northing of point of diversion</w:t>
        </w:r>
      </w:ins>
    </w:p>
    <w:p w14:paraId="7CD91243" w14:textId="77777777" w:rsidR="00B45A02" w:rsidRDefault="00B45A02" w:rsidP="00B45A02">
      <w:pPr>
        <w:ind w:left="720" w:hanging="720"/>
        <w:rPr>
          <w:ins w:id="792" w:author="David Conklin" w:date="2021-06-27T11:23:00Z"/>
        </w:rPr>
      </w:pPr>
      <w:ins w:id="793" w:author="David Conklin" w:date="2021-06-27T11:23:00Z">
        <w:r>
          <w:t>PODID – point of diversion ID number assigned by CW3M</w:t>
        </w:r>
      </w:ins>
    </w:p>
    <w:p w14:paraId="2E9E8A21" w14:textId="77777777" w:rsidR="00B45A02" w:rsidRDefault="00B45A02" w:rsidP="00B45A02">
      <w:pPr>
        <w:ind w:left="720" w:hanging="720"/>
        <w:rPr>
          <w:ins w:id="794" w:author="David Conklin" w:date="2021-06-27T11:23:00Z"/>
        </w:rPr>
      </w:pPr>
      <w:ins w:id="795"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77777777" w:rsidR="00B45A02" w:rsidRDefault="00B45A02" w:rsidP="00B45A02">
      <w:pPr>
        <w:ind w:left="720" w:hanging="720"/>
        <w:rPr>
          <w:ins w:id="796" w:author="David Conklin" w:date="2021-06-27T11:23:00Z"/>
        </w:rPr>
      </w:pPr>
      <w:ins w:id="797" w:author="David Conklin" w:date="2021-06-27T11:23:00Z">
        <w:r>
          <w:t>PERMITCODE – code for type of diversion (surface water, ground water, …)</w:t>
        </w:r>
      </w:ins>
    </w:p>
    <w:p w14:paraId="2E7B4E36" w14:textId="77777777" w:rsidR="00B45A02" w:rsidRDefault="00B45A02" w:rsidP="00B45A02">
      <w:pPr>
        <w:ind w:left="720" w:hanging="720"/>
        <w:rPr>
          <w:ins w:id="798" w:author="David Conklin" w:date="2021-06-27T11:23:00Z"/>
        </w:rPr>
      </w:pPr>
      <w:ins w:id="799" w:author="David Conklin" w:date="2021-06-27T11:23:00Z">
        <w:r>
          <w:t xml:space="preserve">PODRATE – maximum diversion rate, cfs.  </w:t>
        </w:r>
      </w:ins>
    </w:p>
    <w:p w14:paraId="4B742E21" w14:textId="77777777" w:rsidR="00B45A02" w:rsidRDefault="00B45A02" w:rsidP="00B45A02">
      <w:pPr>
        <w:ind w:left="720" w:hanging="720"/>
        <w:rPr>
          <w:ins w:id="800" w:author="David Conklin" w:date="2021-06-27T11:23:00Z"/>
        </w:rPr>
      </w:pPr>
      <w:ins w:id="801" w:author="David Conklin" w:date="2021-06-27T11:23:00Z">
        <w:r>
          <w:t>USECODE – code for type of use (municipal, irrigation, instream, …)</w:t>
        </w:r>
      </w:ins>
    </w:p>
    <w:p w14:paraId="431A90E3" w14:textId="77777777" w:rsidR="00B45A02" w:rsidRDefault="00B45A02" w:rsidP="00B45A02">
      <w:pPr>
        <w:ind w:left="720" w:hanging="720"/>
        <w:rPr>
          <w:ins w:id="802" w:author="David Conklin" w:date="2021-06-27T11:23:00Z"/>
        </w:rPr>
      </w:pPr>
      <w:ins w:id="803" w:author="David Conklin" w:date="2021-06-27T11:23:00Z">
        <w:r>
          <w:t>PRIORITYDOY – priority date day of year (Jan 1 = 1)</w:t>
        </w:r>
      </w:ins>
    </w:p>
    <w:p w14:paraId="6D3539B1" w14:textId="77777777" w:rsidR="00B45A02" w:rsidRDefault="00B45A02" w:rsidP="00B45A02">
      <w:pPr>
        <w:ind w:left="720" w:hanging="720"/>
        <w:rPr>
          <w:ins w:id="804" w:author="David Conklin" w:date="2021-06-27T11:23:00Z"/>
        </w:rPr>
      </w:pPr>
      <w:ins w:id="805" w:author="David Conklin" w:date="2021-06-27T11:23:00Z">
        <w:r>
          <w:t>YEAR – priority date year</w:t>
        </w:r>
      </w:ins>
    </w:p>
    <w:p w14:paraId="2DF3245A" w14:textId="77777777" w:rsidR="00B45A02" w:rsidRDefault="00B45A02" w:rsidP="00B45A02">
      <w:pPr>
        <w:ind w:left="720" w:hanging="720"/>
        <w:rPr>
          <w:ins w:id="806" w:author="David Conklin" w:date="2021-06-27T11:23:00Z"/>
        </w:rPr>
      </w:pPr>
      <w:ins w:id="807" w:author="David Conklin" w:date="2021-06-27T11:23:00Z">
        <w:r>
          <w:t>BEGINDOY – day of year on which the right goes into effect</w:t>
        </w:r>
      </w:ins>
    </w:p>
    <w:p w14:paraId="63C65DA5" w14:textId="77777777" w:rsidR="00B45A02" w:rsidRDefault="00B45A02" w:rsidP="00B45A02">
      <w:pPr>
        <w:ind w:left="720" w:hanging="720"/>
        <w:rPr>
          <w:ins w:id="808" w:author="David Conklin" w:date="2021-06-27T11:23:00Z"/>
        </w:rPr>
      </w:pPr>
      <w:ins w:id="809" w:author="David Conklin" w:date="2021-06-27T11:23:00Z">
        <w:r>
          <w:t xml:space="preserve">ENDDOY – last day of year on which the right is in effect </w:t>
        </w:r>
      </w:ins>
    </w:p>
    <w:p w14:paraId="4C0371AF" w14:textId="77777777" w:rsidR="00B45A02" w:rsidRDefault="00B45A02" w:rsidP="00B45A02">
      <w:pPr>
        <w:ind w:left="720" w:hanging="720"/>
        <w:rPr>
          <w:ins w:id="810" w:author="David Conklin" w:date="2021-06-27T11:23:00Z"/>
        </w:rPr>
      </w:pPr>
      <w:ins w:id="811" w:author="David Conklin" w:date="2021-06-27T11:23:00Z">
        <w:r>
          <w:t>REACHCOMID – for surface water rights COMID of reach from water is diverted</w:t>
        </w:r>
      </w:ins>
    </w:p>
    <w:p w14:paraId="3B2D323F" w14:textId="77777777" w:rsidR="00B45A02" w:rsidRDefault="00B45A02" w:rsidP="00B45A02">
      <w:pPr>
        <w:ind w:left="720" w:hanging="720"/>
        <w:rPr>
          <w:ins w:id="812" w:author="David Conklin" w:date="2021-06-27T11:23:00Z"/>
        </w:rPr>
      </w:pPr>
      <w:ins w:id="813"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77777777" w:rsidR="00B45A02" w:rsidRDefault="00B45A02" w:rsidP="00B45A02">
      <w:pPr>
        <w:ind w:left="720" w:hanging="720"/>
        <w:rPr>
          <w:ins w:id="814" w:author="David Conklin" w:date="2021-06-27T11:23:00Z"/>
        </w:rPr>
      </w:pPr>
      <w:ins w:id="815" w:author="David Conklin" w:date="2021-06-27T11:23:00Z">
        <w:r>
          <w:t>SPECIAL – special codes used to identify how certain water rights should be handled in different scenarios (e.g. a value of 1 indicates an unconverted instream water right)</w:t>
        </w:r>
      </w:ins>
    </w:p>
    <w:p w14:paraId="63BDB414" w14:textId="77777777" w:rsidR="00B45A02" w:rsidRPr="00D35AF7" w:rsidRDefault="00B45A02" w:rsidP="00B45A02">
      <w:pPr>
        <w:ind w:left="720" w:hanging="720"/>
        <w:rPr>
          <w:ins w:id="816" w:author="David Conklin" w:date="2021-06-27T11:23:00Z"/>
        </w:rPr>
      </w:pPr>
      <w:ins w:id="817"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818" w:author="David Conklin" w:date="2021-06-27T11:23:00Z"/>
        </w:rPr>
      </w:pPr>
    </w:p>
    <w:p w14:paraId="73FEA50E" w14:textId="77777777" w:rsidR="00B45A02" w:rsidRDefault="00B45A02" w:rsidP="00B45A02">
      <w:pPr>
        <w:pStyle w:val="Heading2"/>
        <w:rPr>
          <w:ins w:id="819" w:author="David Conklin" w:date="2021-06-27T11:23:00Z"/>
        </w:rPr>
      </w:pPr>
      <w:bookmarkStart w:id="820" w:name="_Toc71709883"/>
      <w:bookmarkStart w:id="821" w:name="_Toc76374579"/>
      <w:ins w:id="822" w:author="David Conklin" w:date="2021-06-27T11:23:00Z">
        <w:r>
          <w:t>The wr_pous.csv file</w:t>
        </w:r>
        <w:bookmarkEnd w:id="820"/>
        <w:bookmarkEnd w:id="821"/>
      </w:ins>
    </w:p>
    <w:p w14:paraId="0B0F02F3" w14:textId="77777777" w:rsidR="00B45A02" w:rsidRDefault="00B45A02" w:rsidP="00B45A02">
      <w:pPr>
        <w:ind w:firstLine="720"/>
        <w:rPr>
          <w:ins w:id="823" w:author="David Conklin" w:date="2021-06-27T11:23:00Z"/>
        </w:rPr>
      </w:pPr>
      <w:ins w:id="824" w:author="David Conklin" w:date="2021-06-27T11:23:00Z">
        <w:r>
          <w:t>wr_pous.csv is a comma-separated-values text file with the columns listed below.</w:t>
        </w:r>
      </w:ins>
    </w:p>
    <w:p w14:paraId="59F0D74D" w14:textId="77777777" w:rsidR="00B45A02" w:rsidRDefault="00B45A02" w:rsidP="00B45A02">
      <w:pPr>
        <w:ind w:firstLine="720"/>
        <w:rPr>
          <w:ins w:id="825" w:author="David Conklin" w:date="2021-06-27T11:23:00Z"/>
        </w:rPr>
      </w:pPr>
    </w:p>
    <w:p w14:paraId="07809991" w14:textId="77777777" w:rsidR="00B45A02" w:rsidRDefault="00B45A02" w:rsidP="00B45A02">
      <w:pPr>
        <w:rPr>
          <w:ins w:id="826" w:author="David Conklin" w:date="2021-06-27T11:23:00Z"/>
        </w:rPr>
      </w:pPr>
      <w:ins w:id="827" w:author="David Conklin" w:date="2021-06-27T11:23:00Z">
        <w:r>
          <w:t>POU_INDEX – index of data record in wr_pous.csv (0, 1, 2, …)</w:t>
        </w:r>
      </w:ins>
    </w:p>
    <w:p w14:paraId="6B8FF510" w14:textId="77777777" w:rsidR="00B45A02" w:rsidRDefault="00B45A02" w:rsidP="00B45A02">
      <w:pPr>
        <w:rPr>
          <w:ins w:id="828" w:author="David Conklin" w:date="2021-06-27T11:23:00Z"/>
        </w:rPr>
      </w:pPr>
      <w:ins w:id="829" w:author="David Conklin" w:date="2021-06-27T11:23:00Z">
        <w:r>
          <w:t>POU_ID – same as for wr_pods.csv</w:t>
        </w:r>
      </w:ins>
    </w:p>
    <w:p w14:paraId="0CB95928" w14:textId="77777777" w:rsidR="00B45A02" w:rsidRDefault="00B45A02" w:rsidP="00B45A02">
      <w:pPr>
        <w:rPr>
          <w:ins w:id="830" w:author="David Conklin" w:date="2021-06-27T11:23:00Z"/>
        </w:rPr>
      </w:pPr>
      <w:ins w:id="831" w:author="David Conklin" w:date="2021-06-27T11:23:00Z">
        <w:r>
          <w:t xml:space="preserve">IDU_ID – identifies the IDU in which the point of use is located </w:t>
        </w:r>
      </w:ins>
    </w:p>
    <w:p w14:paraId="3D9E0E33" w14:textId="77777777" w:rsidR="00B45A02" w:rsidRDefault="00B45A02" w:rsidP="00B45A02">
      <w:pPr>
        <w:rPr>
          <w:ins w:id="832" w:author="David Conklin" w:date="2021-06-27T11:23:00Z"/>
        </w:rPr>
      </w:pPr>
      <w:ins w:id="833" w:author="David Conklin" w:date="2021-06-27T11:23:00Z">
        <w:r>
          <w:t xml:space="preserve">WRIS_ID – “WaterRightId” in OWRD’s Water Right Information System </w:t>
        </w:r>
      </w:ins>
    </w:p>
    <w:p w14:paraId="73939CFB" w14:textId="77777777" w:rsidR="00B45A02" w:rsidRPr="00B10B8F" w:rsidRDefault="00B45A02" w:rsidP="00B45A02">
      <w:pPr>
        <w:rPr>
          <w:ins w:id="834" w:author="David Conklin" w:date="2021-06-27T11:23:00Z"/>
          <w:vertAlign w:val="superscript"/>
        </w:rPr>
      </w:pPr>
      <w:ins w:id="835" w:author="David Conklin" w:date="2021-06-27T11:23:00Z">
        <w:r>
          <w:t>AREA_POU – area of the POU, m</w:t>
        </w:r>
        <w:r>
          <w:rPr>
            <w:vertAlign w:val="superscript"/>
          </w:rPr>
          <w:t>2</w:t>
        </w:r>
      </w:ins>
    </w:p>
    <w:p w14:paraId="00FA3CF4" w14:textId="77777777" w:rsidR="00B45A02" w:rsidRDefault="00B45A02" w:rsidP="00B45A02">
      <w:pPr>
        <w:rPr>
          <w:ins w:id="836" w:author="David Conklin" w:date="2021-06-27T11:23:00Z"/>
        </w:rPr>
      </w:pPr>
      <w:ins w:id="837" w:author="David Conklin" w:date="2021-06-27T11:23:00Z">
        <w:r>
          <w:t>PERCENT_POU – per cent of the POU overlapped by the IDU</w:t>
        </w:r>
      </w:ins>
    </w:p>
    <w:p w14:paraId="1B01022F" w14:textId="77777777" w:rsidR="00B45A02" w:rsidRDefault="00B45A02" w:rsidP="00B45A02">
      <w:pPr>
        <w:rPr>
          <w:ins w:id="838" w:author="David Conklin" w:date="2021-06-27T11:23:00Z"/>
        </w:rPr>
      </w:pPr>
      <w:ins w:id="839" w:author="David Conklin" w:date="2021-06-27T11:23:00Z">
        <w:r>
          <w:t>AREA_IDU – area of the IDU, m2</w:t>
        </w:r>
      </w:ins>
    </w:p>
    <w:p w14:paraId="10BD78A1" w14:textId="77777777" w:rsidR="00B45A02" w:rsidRDefault="00B45A02" w:rsidP="00B45A02">
      <w:pPr>
        <w:rPr>
          <w:ins w:id="840" w:author="David Conklin" w:date="2021-06-27T11:23:00Z"/>
        </w:rPr>
      </w:pPr>
      <w:ins w:id="841" w:author="David Conklin" w:date="2021-06-27T11:23:00Z">
        <w:r>
          <w:t>PERCENT_IDU – per cent of the IDU overlapped by the POU</w:t>
        </w:r>
      </w:ins>
    </w:p>
    <w:p w14:paraId="4FC97644" w14:textId="77777777" w:rsidR="00B45A02" w:rsidRDefault="00B45A02" w:rsidP="00B45A02">
      <w:pPr>
        <w:rPr>
          <w:ins w:id="842" w:author="David Conklin" w:date="2021-06-27T11:23:00Z"/>
        </w:rPr>
      </w:pPr>
      <w:ins w:id="843" w:author="David Conklin" w:date="2021-06-27T11:23:00Z">
        <w:r>
          <w:t>USECODE – same as for wr_pods.csv</w:t>
        </w:r>
      </w:ins>
    </w:p>
    <w:p w14:paraId="7ECAF29E" w14:textId="77777777" w:rsidR="00B45A02" w:rsidRDefault="00B45A02" w:rsidP="00B45A02">
      <w:pPr>
        <w:rPr>
          <w:ins w:id="844" w:author="David Conklin" w:date="2021-06-27T11:23:00Z"/>
        </w:rPr>
      </w:pPr>
      <w:ins w:id="845" w:author="David Conklin" w:date="2021-06-27T11:23:00Z">
        <w:r>
          <w:t>PERMITCODE – same as for wr_pods.csv</w:t>
        </w:r>
      </w:ins>
    </w:p>
    <w:p w14:paraId="4ACA8CBC" w14:textId="77777777" w:rsidR="00B45A02" w:rsidRDefault="00B45A02" w:rsidP="00B45A02">
      <w:pPr>
        <w:rPr>
          <w:ins w:id="846" w:author="David Conklin" w:date="2021-06-27T11:23:00Z"/>
        </w:rPr>
      </w:pPr>
      <w:ins w:id="847" w:author="David Conklin" w:date="2021-06-27T11:23:00Z">
        <w:r>
          <w:t>XCOORD - easting of IDU centroid</w:t>
        </w:r>
      </w:ins>
    </w:p>
    <w:p w14:paraId="5785F385" w14:textId="77777777" w:rsidR="00B45A02" w:rsidRDefault="00B45A02" w:rsidP="00B45A02">
      <w:pPr>
        <w:rPr>
          <w:ins w:id="848" w:author="David Conklin" w:date="2021-06-27T11:23:00Z"/>
        </w:rPr>
      </w:pPr>
      <w:ins w:id="849" w:author="David Conklin" w:date="2021-06-27T11:23:00Z">
        <w:r>
          <w:t>YCOORD – northing of IDU centroid</w:t>
        </w:r>
      </w:ins>
    </w:p>
    <w:p w14:paraId="48DC0C62" w14:textId="77777777" w:rsidR="00B45A02" w:rsidRPr="00D35AF7" w:rsidRDefault="00B45A02" w:rsidP="00B45A02">
      <w:pPr>
        <w:ind w:left="720" w:hanging="720"/>
        <w:rPr>
          <w:ins w:id="850" w:author="David Conklin" w:date="2021-06-27T11:23:00Z"/>
        </w:rPr>
      </w:pPr>
      <w:ins w:id="851"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852" w:author="David Conklin" w:date="2021-06-27T11:23:00Z"/>
        </w:rPr>
      </w:pPr>
    </w:p>
    <w:p w14:paraId="2877AD54" w14:textId="77777777" w:rsidR="00B45A02" w:rsidRDefault="00B45A02" w:rsidP="00B45A02">
      <w:pPr>
        <w:ind w:hanging="720"/>
        <w:rPr>
          <w:ins w:id="853" w:author="David Conklin" w:date="2021-06-27T11:23:00Z"/>
        </w:rPr>
      </w:pPr>
      <w:ins w:id="854" w:author="David Conklin" w:date="2021-06-27T11:23:00Z">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855" w:author="David Conklin" w:date="2021-06-27T11:23:00Z"/>
        </w:rPr>
      </w:pPr>
    </w:p>
    <w:p w14:paraId="69D6A5B3" w14:textId="77777777" w:rsidR="00B45A02" w:rsidRDefault="00B45A02" w:rsidP="00B45A02">
      <w:pPr>
        <w:ind w:firstLine="720"/>
        <w:rPr>
          <w:ins w:id="856" w:author="David Conklin" w:date="2021-06-27T11:23:00Z"/>
        </w:rPr>
      </w:pPr>
      <w:ins w:id="857"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858" w:author="David Conklin" w:date="2021-06-27T11:23:00Z"/>
        </w:rPr>
      </w:pPr>
    </w:p>
    <w:p w14:paraId="0B693D71" w14:textId="77777777" w:rsidR="00B45A02" w:rsidRDefault="00B45A02" w:rsidP="00B45A02">
      <w:pPr>
        <w:pStyle w:val="Heading2"/>
        <w:rPr>
          <w:ins w:id="859" w:author="David Conklin" w:date="2021-06-27T11:23:00Z"/>
        </w:rPr>
      </w:pPr>
      <w:bookmarkStart w:id="860" w:name="_Toc71709884"/>
      <w:bookmarkStart w:id="861" w:name="_Toc76374580"/>
      <w:ins w:id="862" w:author="David Conklin" w:date="2021-06-27T11:23:00Z">
        <w:r>
          <w:t>Allocating surface water rights to irrigation</w:t>
        </w:r>
        <w:bookmarkEnd w:id="861"/>
      </w:ins>
    </w:p>
    <w:p w14:paraId="5F66C588" w14:textId="77777777" w:rsidR="00B45A02" w:rsidRDefault="00B45A02" w:rsidP="00B45A02">
      <w:pPr>
        <w:rPr>
          <w:ins w:id="863" w:author="David Conklin" w:date="2021-06-27T11:23:00Z"/>
        </w:rPr>
      </w:pPr>
    </w:p>
    <w:p w14:paraId="04B4D611" w14:textId="77777777" w:rsidR="00B45A02" w:rsidRDefault="00B45A02" w:rsidP="00B45A02">
      <w:pPr>
        <w:rPr>
          <w:ins w:id="864" w:author="David Conklin" w:date="2021-06-27T11:23:00Z"/>
        </w:rPr>
      </w:pPr>
      <w:ins w:id="865"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866" w:author="David Conklin" w:date="2021-06-27T11:23:00Z"/>
        </w:rPr>
      </w:pPr>
    </w:p>
    <w:p w14:paraId="0E9C9D05" w14:textId="77777777" w:rsidR="00B45A02" w:rsidRDefault="00B45A02" w:rsidP="00B45A02">
      <w:pPr>
        <w:rPr>
          <w:ins w:id="867" w:author="David Conklin" w:date="2021-06-27T11:23:00Z"/>
        </w:rPr>
      </w:pPr>
      <w:ins w:id="868"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869" w:author="David Conklin" w:date="2021-06-27T11:23:00Z"/>
        </w:rPr>
      </w:pPr>
    </w:p>
    <w:p w14:paraId="29CA9C79" w14:textId="77777777" w:rsidR="00B45A02" w:rsidRDefault="00B45A02" w:rsidP="00B45A02">
      <w:pPr>
        <w:rPr>
          <w:ins w:id="870" w:author="David Conklin" w:date="2021-06-27T11:23:00Z"/>
        </w:rPr>
      </w:pPr>
      <w:ins w:id="871"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872" w:author="David Conklin" w:date="2021-06-27T11:23:00Z"/>
        </w:rPr>
      </w:pPr>
    </w:p>
    <w:p w14:paraId="53C77EA2" w14:textId="77777777" w:rsidR="00B45A02" w:rsidRDefault="00B45A02" w:rsidP="00B45A02">
      <w:pPr>
        <w:rPr>
          <w:ins w:id="873" w:author="David Conklin" w:date="2021-06-27T11:23:00Z"/>
        </w:rPr>
      </w:pPr>
      <w:ins w:id="874"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875" w:author="David Conklin" w:date="2021-06-27T11:23:00Z"/>
        </w:rPr>
      </w:pPr>
    </w:p>
    <w:p w14:paraId="0A84F791" w14:textId="77777777" w:rsidR="00B45A02" w:rsidRDefault="00B45A02" w:rsidP="00B45A02">
      <w:pPr>
        <w:pStyle w:val="Heading2"/>
        <w:rPr>
          <w:ins w:id="876" w:author="David Conklin" w:date="2021-06-27T11:23:00Z"/>
        </w:rPr>
      </w:pPr>
      <w:bookmarkStart w:id="877" w:name="_Toc76374581"/>
      <w:ins w:id="878" w:author="David Conklin" w:date="2021-06-27T11:23:00Z">
        <w:r>
          <w:t>Adding a water right</w:t>
        </w:r>
        <w:bookmarkEnd w:id="860"/>
        <w:bookmarkEnd w:id="877"/>
      </w:ins>
    </w:p>
    <w:p w14:paraId="2A1A19B8" w14:textId="77777777" w:rsidR="00B45A02" w:rsidRDefault="00B45A02" w:rsidP="00B45A02">
      <w:pPr>
        <w:rPr>
          <w:ins w:id="879" w:author="David Conklin" w:date="2021-06-27T11:23:00Z"/>
        </w:rPr>
      </w:pPr>
    </w:p>
    <w:p w14:paraId="4659697B" w14:textId="77777777" w:rsidR="00B45A02" w:rsidRDefault="00B45A02" w:rsidP="00B45A02">
      <w:pPr>
        <w:rPr>
          <w:ins w:id="880" w:author="David Conklin" w:date="2021-06-27T11:23:00Z"/>
        </w:rPr>
      </w:pPr>
      <w:ins w:id="881" w:author="David Conklin" w:date="2021-06-27T11:23:00Z">
        <w:r>
          <w:tab/>
          <w:t>To add a water right to the wr_pods.csv and wr_pous.csv files, follow these steps.</w:t>
        </w:r>
      </w:ins>
    </w:p>
    <w:p w14:paraId="6F307204" w14:textId="77777777" w:rsidR="00B45A02" w:rsidRDefault="00B45A02" w:rsidP="00B45A02">
      <w:pPr>
        <w:rPr>
          <w:ins w:id="882" w:author="David Conklin" w:date="2021-06-27T11:23:00Z"/>
        </w:rPr>
      </w:pPr>
    </w:p>
    <w:p w14:paraId="3092F798" w14:textId="77777777" w:rsidR="00B45A02" w:rsidRDefault="00B45A02" w:rsidP="00B45A02">
      <w:pPr>
        <w:rPr>
          <w:ins w:id="883" w:author="David Conklin" w:date="2021-06-27T11:23:00Z"/>
        </w:rPr>
      </w:pPr>
      <w:ins w:id="884"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885" w:author="David Conklin" w:date="2021-06-27T11:23:00Z"/>
        </w:rPr>
      </w:pPr>
    </w:p>
    <w:p w14:paraId="2B0A9B20" w14:textId="77777777" w:rsidR="00B45A02" w:rsidRDefault="00B45A02" w:rsidP="00B45A02">
      <w:pPr>
        <w:rPr>
          <w:ins w:id="886" w:author="David Conklin" w:date="2021-06-27T11:23:00Z"/>
        </w:rPr>
      </w:pPr>
      <w:ins w:id="887"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888" w:author="David Conklin" w:date="2021-06-27T11:23:00Z"/>
        </w:rPr>
      </w:pPr>
    </w:p>
    <w:p w14:paraId="534410DA" w14:textId="77777777" w:rsidR="00B45A02" w:rsidRDefault="00B45A02" w:rsidP="00B45A02">
      <w:pPr>
        <w:rPr>
          <w:ins w:id="889" w:author="David Conklin" w:date="2021-06-27T11:23:00Z"/>
        </w:rPr>
      </w:pPr>
      <w:ins w:id="890" w:author="David Conklin" w:date="2021-06-27T11:23:00Z">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891" w:author="David Conklin" w:date="2021-06-27T11:23:00Z"/>
        </w:rPr>
      </w:pPr>
    </w:p>
    <w:p w14:paraId="4C2E9099" w14:textId="77777777" w:rsidR="00B45A02" w:rsidRDefault="00B45A02" w:rsidP="00B45A02">
      <w:pPr>
        <w:rPr>
          <w:ins w:id="892" w:author="David Conklin" w:date="2021-06-27T11:23:00Z"/>
        </w:rPr>
      </w:pPr>
      <w:ins w:id="893" w:author="David Conklin" w:date="2021-06-27T11:23:00Z">
        <w:r>
          <w:t xml:space="preserve">4. Add an appropriate point-of-diversion record to the end of the wr_pods.csv file.  Note that for groundwater rights, REACHCOMID and LENGTH_OR_COMID should be set to -99.  For an instream water </w:t>
        </w:r>
        <w:r>
          <w:lastRenderedPageBreak/>
          <w:t>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894" w:author="David Conklin" w:date="2021-06-27T11:23:00Z"/>
        </w:rPr>
      </w:pPr>
    </w:p>
    <w:p w14:paraId="66B66537" w14:textId="77777777" w:rsidR="00B45A02" w:rsidRDefault="00B45A02" w:rsidP="00B45A02">
      <w:pPr>
        <w:rPr>
          <w:ins w:id="895" w:author="David Conklin" w:date="2021-06-27T11:23:00Z"/>
        </w:rPr>
      </w:pPr>
      <w:ins w:id="896"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897" w:author="David Conklin" w:date="2021-06-27T11:23:00Z"/>
        </w:rPr>
      </w:pPr>
    </w:p>
    <w:p w14:paraId="402D821C" w14:textId="77777777" w:rsidR="00B45A02" w:rsidRDefault="00B45A02" w:rsidP="00B45A02">
      <w:pPr>
        <w:rPr>
          <w:ins w:id="898" w:author="David Conklin" w:date="2021-06-27T11:23:00Z"/>
        </w:rPr>
      </w:pPr>
      <w:ins w:id="899"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900" w:author="David Conklin" w:date="2021-06-27T11:23:00Z"/>
        </w:rPr>
      </w:pPr>
    </w:p>
    <w:p w14:paraId="742022B9" w14:textId="77777777" w:rsidR="00B45A02" w:rsidRDefault="00B45A02" w:rsidP="00B45A02">
      <w:pPr>
        <w:rPr>
          <w:ins w:id="901" w:author="David Conklin" w:date="2021-06-27T11:23:00Z"/>
        </w:rPr>
      </w:pPr>
    </w:p>
    <w:p w14:paraId="3E16768E" w14:textId="2CD7D388" w:rsidR="00D35AF7" w:rsidDel="008F7442" w:rsidRDefault="00D35AF7" w:rsidP="00A55502">
      <w:pPr>
        <w:pStyle w:val="Heading1"/>
        <w:rPr>
          <w:del w:id="902" w:author="David Conklin" w:date="2021-06-25T12:17:00Z"/>
        </w:rPr>
      </w:pPr>
      <w:del w:id="903" w:author="David Conklin" w:date="2021-06-25T12:17:00Z">
        <w:r w:rsidDel="008F7442">
          <w:delText>Water rights</w:delText>
        </w:r>
      </w:del>
    </w:p>
    <w:p w14:paraId="7ECEE8A5" w14:textId="5C6E9058" w:rsidR="00D35AF7" w:rsidDel="008F7442" w:rsidRDefault="00D35AF7" w:rsidP="00D35AF7">
      <w:pPr>
        <w:pStyle w:val="Heading2"/>
        <w:rPr>
          <w:del w:id="904" w:author="David Conklin" w:date="2021-06-25T12:17:00Z"/>
        </w:rPr>
      </w:pPr>
      <w:del w:id="905" w:author="David Conklin" w:date="2021-06-25T12:17:00Z">
        <w:r w:rsidDel="008F7442">
          <w:delText>Water rights data</w:delText>
        </w:r>
      </w:del>
    </w:p>
    <w:p w14:paraId="62BFF195" w14:textId="18A46A25" w:rsidR="00D35AF7" w:rsidDel="008F7442" w:rsidRDefault="00D35AF7" w:rsidP="00D35AF7">
      <w:pPr>
        <w:rPr>
          <w:del w:id="906" w:author="David Conklin" w:date="2021-06-25T12:17:00Z"/>
        </w:rPr>
      </w:pPr>
    </w:p>
    <w:p w14:paraId="78A3D3D7" w14:textId="1AE8D532" w:rsidR="00D35AF7" w:rsidDel="008F7442" w:rsidRDefault="00D35AF7" w:rsidP="006A06E4">
      <w:pPr>
        <w:ind w:firstLine="720"/>
        <w:rPr>
          <w:del w:id="907" w:author="David Conklin" w:date="2021-06-25T12:17:00Z"/>
        </w:rPr>
      </w:pPr>
      <w:del w:id="908"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909" w:author="David Conklin" w:date="2021-06-25T12:17:00Z"/>
        </w:rPr>
      </w:pPr>
    </w:p>
    <w:p w14:paraId="49C4C571" w14:textId="4892400F" w:rsidR="006A06E4" w:rsidDel="008F7442" w:rsidRDefault="006A06E4" w:rsidP="006A06E4">
      <w:pPr>
        <w:ind w:firstLine="720"/>
        <w:rPr>
          <w:del w:id="910" w:author="David Conklin" w:date="2021-06-25T12:17:00Z"/>
        </w:rPr>
      </w:pPr>
      <w:del w:id="911"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912" w:author="David Conklin" w:date="2021-06-25T12:17:00Z"/>
        </w:rPr>
      </w:pPr>
    </w:p>
    <w:p w14:paraId="0E5DDD75" w14:textId="012CF883" w:rsidR="00D35AF7" w:rsidDel="008F7442" w:rsidRDefault="00D35AF7" w:rsidP="00D35AF7">
      <w:pPr>
        <w:pStyle w:val="Heading2"/>
        <w:rPr>
          <w:del w:id="913" w:author="David Conklin" w:date="2021-06-25T12:17:00Z"/>
        </w:rPr>
      </w:pPr>
      <w:del w:id="914" w:author="David Conklin" w:date="2021-06-25T12:17:00Z">
        <w:r w:rsidDel="008F7442">
          <w:delText>The wr_pods.csv file</w:delText>
        </w:r>
      </w:del>
    </w:p>
    <w:p w14:paraId="420591F1" w14:textId="35F118D3" w:rsidR="00D35AF7" w:rsidDel="008F7442" w:rsidRDefault="00D35AF7" w:rsidP="00D35AF7">
      <w:pPr>
        <w:rPr>
          <w:del w:id="915" w:author="David Conklin" w:date="2021-06-25T12:17:00Z"/>
        </w:rPr>
      </w:pPr>
      <w:del w:id="916"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917" w:author="David Conklin" w:date="2021-06-25T12:17:00Z"/>
        </w:rPr>
      </w:pPr>
    </w:p>
    <w:p w14:paraId="6331D408" w14:textId="6219BD3C" w:rsidR="00D35AF7" w:rsidDel="008F7442" w:rsidRDefault="00D35AF7" w:rsidP="00221F0F">
      <w:pPr>
        <w:ind w:left="720" w:hanging="720"/>
        <w:rPr>
          <w:del w:id="918" w:author="David Conklin" w:date="2021-06-25T12:17:00Z"/>
        </w:rPr>
      </w:pPr>
      <w:del w:id="919"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920" w:author="David Conklin" w:date="2021-06-25T12:17:00Z"/>
        </w:rPr>
      </w:pPr>
      <w:del w:id="921"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922" w:author="David Conklin" w:date="2021-06-25T12:17:00Z"/>
        </w:rPr>
      </w:pPr>
      <w:del w:id="923"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924" w:author="David Conklin" w:date="2021-06-25T12:17:00Z"/>
        </w:rPr>
      </w:pPr>
      <w:del w:id="925"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926" w:author="David Conklin" w:date="2021-06-25T12:17:00Z"/>
        </w:rPr>
      </w:pPr>
      <w:del w:id="927"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928" w:author="David Conklin" w:date="2021-06-25T12:17:00Z"/>
        </w:rPr>
      </w:pPr>
      <w:del w:id="929"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930" w:author="David Conklin" w:date="2021-06-25T12:17:00Z"/>
        </w:rPr>
      </w:pPr>
      <w:del w:id="931"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932" w:author="David Conklin" w:date="2021-06-25T12:17:00Z"/>
        </w:rPr>
      </w:pPr>
      <w:del w:id="933"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934" w:author="David Conklin" w:date="2021-06-25T12:17:00Z"/>
        </w:rPr>
      </w:pPr>
      <w:del w:id="935"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936" w:author="David Conklin" w:date="2021-06-25T12:17:00Z"/>
        </w:rPr>
      </w:pPr>
      <w:del w:id="937"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938" w:author="David Conklin" w:date="2021-06-25T12:17:00Z"/>
        </w:rPr>
      </w:pPr>
      <w:del w:id="939"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940" w:author="David Conklin" w:date="2021-06-25T12:17:00Z"/>
        </w:rPr>
      </w:pPr>
      <w:del w:id="941"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942" w:author="David Conklin" w:date="2021-06-25T12:17:00Z"/>
        </w:rPr>
      </w:pPr>
      <w:del w:id="943"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944" w:author="David Conklin" w:date="2021-06-25T12:17:00Z"/>
        </w:rPr>
      </w:pPr>
      <w:del w:id="945"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946" w:author="David Conklin" w:date="2021-06-25T12:17:00Z"/>
        </w:rPr>
      </w:pPr>
      <w:del w:id="947"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948" w:author="David Conklin" w:date="2021-06-25T12:17:00Z"/>
        </w:rPr>
      </w:pPr>
      <w:del w:id="949"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950" w:author="David Conklin" w:date="2021-06-25T12:17:00Z"/>
        </w:rPr>
      </w:pPr>
    </w:p>
    <w:p w14:paraId="5C1E01BB" w14:textId="45FC0CFC" w:rsidR="00A63DAE" w:rsidDel="008F7442" w:rsidRDefault="00A63DAE" w:rsidP="00A63DAE">
      <w:pPr>
        <w:pStyle w:val="Heading2"/>
        <w:rPr>
          <w:del w:id="951" w:author="David Conklin" w:date="2021-06-25T12:17:00Z"/>
        </w:rPr>
      </w:pPr>
      <w:del w:id="952" w:author="David Conklin" w:date="2021-06-25T12:17:00Z">
        <w:r w:rsidDel="008F7442">
          <w:delText>The wr_pous.csv file</w:delText>
        </w:r>
      </w:del>
    </w:p>
    <w:p w14:paraId="063557E7" w14:textId="1FF182B8" w:rsidR="00A63DAE" w:rsidDel="008F7442" w:rsidRDefault="00A63DAE" w:rsidP="00A63DAE">
      <w:pPr>
        <w:ind w:firstLine="720"/>
        <w:rPr>
          <w:del w:id="953" w:author="David Conklin" w:date="2021-06-25T12:17:00Z"/>
        </w:rPr>
      </w:pPr>
      <w:del w:id="954"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955" w:author="David Conklin" w:date="2021-06-25T12:17:00Z"/>
        </w:rPr>
      </w:pPr>
    </w:p>
    <w:p w14:paraId="28CB2EC2" w14:textId="62F3F20D" w:rsidR="00A63DAE" w:rsidDel="008F7442" w:rsidRDefault="00A63DAE" w:rsidP="00A63DAE">
      <w:pPr>
        <w:rPr>
          <w:del w:id="956" w:author="David Conklin" w:date="2021-06-25T12:17:00Z"/>
        </w:rPr>
      </w:pPr>
      <w:del w:id="957"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958" w:author="David Conklin" w:date="2021-06-25T12:17:00Z"/>
        </w:rPr>
      </w:pPr>
      <w:del w:id="959"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960" w:author="David Conklin" w:date="2021-06-25T12:17:00Z"/>
        </w:rPr>
      </w:pPr>
      <w:del w:id="961"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962" w:author="David Conklin" w:date="2021-06-25T12:17:00Z"/>
        </w:rPr>
      </w:pPr>
      <w:del w:id="963"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964" w:author="David Conklin" w:date="2021-06-25T12:17:00Z"/>
          <w:vertAlign w:val="superscript"/>
        </w:rPr>
      </w:pPr>
      <w:del w:id="965"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966" w:author="David Conklin" w:date="2021-06-25T12:17:00Z"/>
        </w:rPr>
      </w:pPr>
      <w:del w:id="967"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968" w:author="David Conklin" w:date="2021-06-25T12:17:00Z"/>
        </w:rPr>
      </w:pPr>
      <w:del w:id="969"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970" w:author="David Conklin" w:date="2021-06-25T12:17:00Z"/>
        </w:rPr>
      </w:pPr>
      <w:del w:id="971"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972" w:author="David Conklin" w:date="2021-06-25T12:17:00Z"/>
        </w:rPr>
      </w:pPr>
      <w:del w:id="973"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974" w:author="David Conklin" w:date="2021-06-25T12:17:00Z"/>
        </w:rPr>
      </w:pPr>
      <w:del w:id="975"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976" w:author="David Conklin" w:date="2021-06-25T12:17:00Z"/>
        </w:rPr>
      </w:pPr>
      <w:del w:id="977" w:author="David Conklin" w:date="2021-06-25T12:17:00Z">
        <w:r w:rsidDel="008F7442">
          <w:delText>XCOORD - easting of IDU centroid</w:delText>
        </w:r>
      </w:del>
    </w:p>
    <w:p w14:paraId="291EA376" w14:textId="48EE5653" w:rsidR="006569CE" w:rsidDel="008F7442" w:rsidRDefault="006569CE" w:rsidP="008E7929">
      <w:pPr>
        <w:rPr>
          <w:del w:id="978" w:author="David Conklin" w:date="2021-06-25T12:17:00Z"/>
        </w:rPr>
      </w:pPr>
      <w:del w:id="979"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980" w:author="David Conklin" w:date="2021-06-25T12:17:00Z"/>
        </w:rPr>
      </w:pPr>
      <w:del w:id="981"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982" w:author="David Conklin" w:date="2021-06-25T12:17:00Z"/>
        </w:rPr>
      </w:pPr>
    </w:p>
    <w:p w14:paraId="284A87F1" w14:textId="32591D6B" w:rsidR="008E7929" w:rsidDel="008F7442" w:rsidRDefault="008E7929" w:rsidP="008E7929">
      <w:pPr>
        <w:ind w:hanging="720"/>
        <w:rPr>
          <w:del w:id="983" w:author="David Conklin" w:date="2021-06-25T12:17:00Z"/>
        </w:rPr>
      </w:pPr>
      <w:del w:id="984"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985" w:author="David Conklin" w:date="2021-06-25T12:17:00Z"/>
        </w:rPr>
      </w:pPr>
    </w:p>
    <w:p w14:paraId="1E7CF902" w14:textId="1C998A28" w:rsidR="00D35AF7" w:rsidDel="008F7442" w:rsidRDefault="00D35AF7" w:rsidP="008E7929">
      <w:pPr>
        <w:ind w:firstLine="720"/>
        <w:rPr>
          <w:del w:id="986" w:author="David Conklin" w:date="2021-06-25T12:17:00Z"/>
        </w:rPr>
      </w:pPr>
      <w:del w:id="987"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988" w:author="David Conklin" w:date="2021-06-25T12:17:00Z"/>
        </w:rPr>
      </w:pPr>
    </w:p>
    <w:p w14:paraId="5AC19B08" w14:textId="67128B80" w:rsidR="00E66595" w:rsidDel="008F7442" w:rsidRDefault="00E66595" w:rsidP="00E66595">
      <w:pPr>
        <w:pStyle w:val="Heading2"/>
        <w:rPr>
          <w:del w:id="989" w:author="David Conklin" w:date="2021-06-25T12:17:00Z"/>
        </w:rPr>
      </w:pPr>
      <w:del w:id="990" w:author="David Conklin" w:date="2021-06-25T12:17:00Z">
        <w:r w:rsidDel="008F7442">
          <w:delText>Adding a water right</w:delText>
        </w:r>
      </w:del>
    </w:p>
    <w:p w14:paraId="50656782" w14:textId="4D7E9906" w:rsidR="00EB66B0" w:rsidDel="008F7442" w:rsidRDefault="00EB66B0" w:rsidP="00EB66B0">
      <w:pPr>
        <w:rPr>
          <w:del w:id="991" w:author="David Conklin" w:date="2021-06-25T12:17:00Z"/>
        </w:rPr>
      </w:pPr>
    </w:p>
    <w:p w14:paraId="5D40CBC1" w14:textId="6DEAA960" w:rsidR="00EB66B0" w:rsidDel="008F7442" w:rsidRDefault="00EB66B0" w:rsidP="00EB66B0">
      <w:pPr>
        <w:rPr>
          <w:del w:id="992" w:author="David Conklin" w:date="2021-06-25T12:17:00Z"/>
        </w:rPr>
      </w:pPr>
      <w:del w:id="993"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994" w:author="David Conklin" w:date="2021-06-25T12:17:00Z"/>
        </w:rPr>
      </w:pPr>
    </w:p>
    <w:p w14:paraId="300F6E2B" w14:textId="26791432" w:rsidR="000433C1" w:rsidDel="008F7442" w:rsidRDefault="00EB66B0" w:rsidP="00EB66B0">
      <w:pPr>
        <w:rPr>
          <w:del w:id="995" w:author="David Conklin" w:date="2021-06-25T12:17:00Z"/>
        </w:rPr>
      </w:pPr>
      <w:del w:id="996"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997" w:author="David Conklin" w:date="2021-06-25T12:17:00Z"/>
        </w:rPr>
      </w:pPr>
    </w:p>
    <w:p w14:paraId="7C1B3123" w14:textId="54B40E14" w:rsidR="00EB66B0" w:rsidDel="008F7442" w:rsidRDefault="00C76427" w:rsidP="00EB66B0">
      <w:pPr>
        <w:rPr>
          <w:del w:id="998" w:author="David Conklin" w:date="2021-06-25T12:17:00Z"/>
        </w:rPr>
      </w:pPr>
      <w:del w:id="999"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1000" w:author="David Conklin" w:date="2021-06-25T12:17:00Z"/>
        </w:rPr>
      </w:pPr>
    </w:p>
    <w:p w14:paraId="38ADB227" w14:textId="339E23AC" w:rsidR="00A24D01" w:rsidDel="008F7442" w:rsidRDefault="000A466E" w:rsidP="00EB66B0">
      <w:pPr>
        <w:rPr>
          <w:del w:id="1001" w:author="David Conklin" w:date="2021-06-25T12:17:00Z"/>
        </w:rPr>
      </w:pPr>
      <w:del w:id="1002"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1003" w:author="David Conklin" w:date="2021-06-25T12:17:00Z"/>
        </w:rPr>
      </w:pPr>
    </w:p>
    <w:p w14:paraId="3FE3C35C" w14:textId="265FB74D" w:rsidR="00EB66B0" w:rsidDel="008F7442" w:rsidRDefault="000A466E" w:rsidP="00EB66B0">
      <w:pPr>
        <w:rPr>
          <w:del w:id="1004" w:author="David Conklin" w:date="2021-06-25T12:17:00Z"/>
        </w:rPr>
      </w:pPr>
      <w:del w:id="1005"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1006" w:author="David Conklin" w:date="2021-06-25T12:17:00Z"/>
        </w:rPr>
      </w:pPr>
    </w:p>
    <w:p w14:paraId="34290061" w14:textId="0E2B9079" w:rsidR="00EB66B0" w:rsidDel="008F7442" w:rsidRDefault="000A466E" w:rsidP="00EB66B0">
      <w:pPr>
        <w:rPr>
          <w:del w:id="1007" w:author="David Conklin" w:date="2021-06-25T12:17:00Z"/>
        </w:rPr>
      </w:pPr>
      <w:del w:id="1008"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1009" w:author="David Conklin" w:date="2021-06-25T12:17:00Z"/>
        </w:rPr>
      </w:pPr>
    </w:p>
    <w:p w14:paraId="398A7A1E" w14:textId="4CE6C660" w:rsidR="00EC2225" w:rsidDel="008F7442" w:rsidRDefault="000A466E" w:rsidP="00EB66B0">
      <w:pPr>
        <w:rPr>
          <w:del w:id="1010" w:author="David Conklin" w:date="2021-06-25T12:17:00Z"/>
        </w:rPr>
      </w:pPr>
      <w:del w:id="1011"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1012" w:author="David Conklin" w:date="2021-06-25T12:17:00Z"/>
        </w:rPr>
      </w:pPr>
    </w:p>
    <w:p w14:paraId="570BA4B5" w14:textId="492CC561" w:rsidR="00801BD3" w:rsidRDefault="00801BD3" w:rsidP="00801BD3">
      <w:pPr>
        <w:pStyle w:val="Heading1"/>
      </w:pPr>
      <w:bookmarkStart w:id="1013" w:name="_Toc76374582"/>
      <w:r>
        <w:t>Initial conditions</w:t>
      </w:r>
      <w:bookmarkEnd w:id="1013"/>
    </w:p>
    <w:p w14:paraId="78EB624C" w14:textId="77777777" w:rsidR="003447B8" w:rsidRPr="00801BD3" w:rsidRDefault="003447B8" w:rsidP="00801BD3"/>
    <w:p w14:paraId="29F93D2E" w14:textId="2882A4C8" w:rsidR="00801BD3" w:rsidRDefault="003447B8" w:rsidP="006231D1">
      <w:pPr>
        <w:pStyle w:val="Heading2"/>
      </w:pPr>
      <w:bookmarkStart w:id="1014" w:name="_Toc76374583"/>
      <w:r>
        <w:t>State variables</w:t>
      </w:r>
      <w:bookmarkEnd w:id="1014"/>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1015" w:name="_Toc76374584"/>
      <w:r>
        <w:t>Reproducibility and the use of random number generators</w:t>
      </w:r>
      <w:bookmarkEnd w:id="1015"/>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1016" w:name="_Toc76374585"/>
      <w:r>
        <w:t xml:space="preserve">Initializing ID </w:t>
      </w:r>
      <w:r w:rsidR="00D014FA">
        <w:t>numbers: coldstart</w:t>
      </w:r>
      <w:bookmarkEnd w:id="1016"/>
    </w:p>
    <w:p w14:paraId="020EA116" w14:textId="77777777" w:rsidR="00D014FA" w:rsidRDefault="00D014FA" w:rsidP="00D014FA">
      <w:r>
        <w:tab/>
        <w:t xml:space="preserve">Each spatial unit of computation – IDUs, HRUs, and reaches – has an identification number associated with it.  The ID numbers are not, in general, the same as the index to the element in it GIS </w:t>
      </w:r>
      <w:r>
        <w:lastRenderedPageBreak/>
        <w:t>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1017" w:author="David Conklin" w:date="2021-05-10T18:17:00Z"/>
        </w:rPr>
      </w:pPr>
    </w:p>
    <w:p w14:paraId="61B89BFD" w14:textId="77777777" w:rsidR="005446BB" w:rsidRDefault="005446BB" w:rsidP="005446BB">
      <w:pPr>
        <w:pStyle w:val="Heading2"/>
        <w:rPr>
          <w:ins w:id="1018" w:author="David Conklin" w:date="2021-05-10T18:17:00Z"/>
        </w:rPr>
      </w:pPr>
      <w:bookmarkStart w:id="1019" w:name="_Toc76374586"/>
      <w:ins w:id="1020" w:author="David Conklin" w:date="2021-05-10T18:17:00Z">
        <w:r>
          <w:t>Initializing Flow and HBV model state variables: spinup</w:t>
        </w:r>
        <w:bookmarkEnd w:id="1019"/>
      </w:ins>
    </w:p>
    <w:p w14:paraId="0245360B" w14:textId="3351D599" w:rsidR="005446BB" w:rsidRDefault="005446BB" w:rsidP="005446BB">
      <w:pPr>
        <w:rPr>
          <w:ins w:id="1021" w:author="David Conklin" w:date="2021-05-10T18:24:00Z"/>
        </w:rPr>
      </w:pPr>
      <w:ins w:id="1022"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1023" w:author="David Conklin" w:date="2021-05-10T18:19:00Z">
        <w:r>
          <w:t>, collectively known as the Flow and HBV model state variables</w:t>
        </w:r>
      </w:ins>
      <w:ins w:id="1024" w:author="David Conklin" w:date="2021-05-10T18:17:00Z">
        <w:r>
          <w:t xml:space="preserve">.  </w:t>
        </w:r>
      </w:ins>
      <w:ins w:id="1025" w:author="David Conklin" w:date="2021-05-10T18:18:00Z">
        <w:r>
          <w:t>Spinup starts all these state variables</w:t>
        </w:r>
      </w:ins>
      <w:ins w:id="1026" w:author="David Conklin" w:date="2021-05-10T18:17:00Z">
        <w:r>
          <w:t xml:space="preserve"> </w:t>
        </w:r>
      </w:ins>
      <w:ins w:id="1027" w:author="David Conklin" w:date="2021-05-10T18:19:00Z">
        <w:r>
          <w:t>out at prescribed default va</w:t>
        </w:r>
      </w:ins>
      <w:ins w:id="1028" w:author="David Conklin" w:date="2021-05-10T18:20:00Z">
        <w:r>
          <w:t>lues.  The values of the state variables then evolve from one daily</w:t>
        </w:r>
      </w:ins>
      <w:ins w:id="1029" w:author="David Conklin" w:date="2021-05-10T18:21:00Z">
        <w:r>
          <w:t xml:space="preserve"> time step to the next.  Current practice</w:t>
        </w:r>
      </w:ins>
      <w:ins w:id="1030" w:author="David Conklin" w:date="2021-05-10T18:22:00Z">
        <w:r>
          <w:t xml:space="preserve"> (as of May 2021)</w:t>
        </w:r>
      </w:ins>
      <w:ins w:id="1031" w:author="David Conklin" w:date="2021-05-10T18:21:00Z">
        <w:r>
          <w:t xml:space="preserve"> with CW</w:t>
        </w:r>
      </w:ins>
      <w:ins w:id="1032" w:author="David Conklin" w:date="2021-05-10T18:22:00Z">
        <w:r>
          <w:t xml:space="preserve">3M is to run a spinup simulation using actual weather data over the ten </w:t>
        </w:r>
      </w:ins>
      <w:ins w:id="1033" w:author="David Conklin" w:date="2021-05-10T18:23:00Z">
        <w:r>
          <w:t xml:space="preserve">years 2000-09, and then save the state variables for use in starting additional simulations </w:t>
        </w:r>
      </w:ins>
      <w:ins w:id="1034" w:author="David Conklin" w:date="2021-05-10T18:24:00Z">
        <w:r>
          <w:t>in 2010.</w:t>
        </w:r>
      </w:ins>
    </w:p>
    <w:p w14:paraId="657C165D" w14:textId="22725606" w:rsidR="005446BB" w:rsidRPr="00A122F7" w:rsidRDefault="005446BB" w:rsidP="005446BB">
      <w:pPr>
        <w:rPr>
          <w:ins w:id="1035" w:author="David Conklin" w:date="2021-05-10T18:17:00Z"/>
        </w:rPr>
      </w:pPr>
      <w:ins w:id="1036"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1037" w:name="_Toc76374587"/>
      <w:r>
        <w:t>Initializing</w:t>
      </w:r>
      <w:r w:rsidR="00F731A1">
        <w:t xml:space="preserve"> HBVCALIB attributes</w:t>
      </w:r>
      <w:ins w:id="1038" w:author="David Conklin" w:date="2021-05-10T18:11:00Z">
        <w:r w:rsidR="00AB7E22">
          <w:t xml:space="preserve">: </w:t>
        </w:r>
      </w:ins>
      <w:del w:id="1039" w:author="David Conklin" w:date="2021-05-10T18:11:00Z">
        <w:r w:rsidR="00F731A1" w:rsidDel="00AB7E22">
          <w:delText xml:space="preserve"> and Flow state variables: </w:delText>
        </w:r>
      </w:del>
      <w:del w:id="1040" w:author="David Conklin" w:date="2021-05-10T18:16:00Z">
        <w:r w:rsidR="00F731A1" w:rsidDel="00AB7E22">
          <w:delText>warmstart</w:delText>
        </w:r>
      </w:del>
      <w:ins w:id="1041" w:author="David Conklin" w:date="2021-05-10T18:16:00Z">
        <w:r w:rsidR="00AB7E22">
          <w:t>spinup</w:t>
        </w:r>
      </w:ins>
      <w:bookmarkEnd w:id="1037"/>
    </w:p>
    <w:p w14:paraId="082A4C3A" w14:textId="069F4071" w:rsidR="006D0A5F" w:rsidRDefault="006D0A5F" w:rsidP="006D0A5F">
      <w:pPr>
        <w:rPr>
          <w:ins w:id="1042" w:author="David Conklin" w:date="2021-05-10T18:30:00Z"/>
        </w:rPr>
      </w:pPr>
      <w:ins w:id="1043" w:author="David Conklin" w:date="2021-05-10T18:30:00Z">
        <w:r>
          <w:tab/>
          <w:t>HBVCALIB parameter values</w:t>
        </w:r>
      </w:ins>
      <w:ins w:id="1044" w:author="David Conklin" w:date="2021-05-10T18:31:00Z">
        <w:r>
          <w:t>, held in the HBV CSV file,</w:t>
        </w:r>
      </w:ins>
      <w:ins w:id="1045"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1046" w:author="David Conklin" w:date="2021-05-10T18:27:00Z"/>
        </w:rPr>
      </w:pPr>
      <w:ins w:id="1047" w:author="David Conklin" w:date="2021-05-10T18:35:00Z">
        <w:r>
          <w:tab/>
        </w:r>
      </w:ins>
      <w:del w:id="1048" w:author="David Conklin" w:date="2021-05-10T18:35:00Z">
        <w:r w:rsidR="00F731A1" w:rsidDel="00E66361">
          <w:tab/>
        </w:r>
        <w:r w:rsidR="005053F2" w:rsidDel="00E66361">
          <w:delText xml:space="preserve"> </w:delText>
        </w:r>
        <w:r w:rsidR="00D014FA" w:rsidDel="00E66361">
          <w:delText xml:space="preserve"> </w:delText>
        </w:r>
      </w:del>
      <w:ins w:id="1049" w:author="David Conklin" w:date="2021-05-10T16:14:00Z">
        <w:r w:rsidR="006231D1">
          <w:t>HBVCALIB</w:t>
        </w:r>
      </w:ins>
      <w:ins w:id="1050" w:author="David Conklin" w:date="2021-05-10T18:32:00Z">
        <w:r w:rsidR="006D0A5F">
          <w:t>, essentially a row number in the HBV CSV file</w:t>
        </w:r>
      </w:ins>
      <w:ins w:id="1051" w:author="David Conklin" w:date="2021-05-10T16:14:00Z">
        <w:r w:rsidR="006231D1">
          <w:t xml:space="preserve">, </w:t>
        </w:r>
      </w:ins>
      <w:ins w:id="1052" w:author="David Conklin" w:date="2021-05-10T18:32:00Z">
        <w:r w:rsidR="006D0A5F">
          <w:t>is</w:t>
        </w:r>
      </w:ins>
      <w:ins w:id="1053" w:author="David Conklin" w:date="2021-05-10T16:14:00Z">
        <w:r w:rsidR="006231D1">
          <w:t xml:space="preserve"> an attribute of</w:t>
        </w:r>
      </w:ins>
      <w:ins w:id="1054" w:author="David Conklin" w:date="2021-05-10T16:15:00Z">
        <w:r w:rsidR="006231D1">
          <w:t xml:space="preserve"> all three GIS layers (IDU, HRU, and Reach)</w:t>
        </w:r>
      </w:ins>
      <w:ins w:id="1055" w:author="David Conklin" w:date="2021-05-10T18:32:00Z">
        <w:r w:rsidR="006D0A5F">
          <w:t>.  The HBVCA</w:t>
        </w:r>
      </w:ins>
      <w:ins w:id="1056" w:author="David Conklin" w:date="2021-05-10T18:33:00Z">
        <w:r w:rsidR="006D0A5F">
          <w:t>LIB value</w:t>
        </w:r>
      </w:ins>
      <w:ins w:id="1057" w:author="David Conklin" w:date="2021-05-10T16:15:00Z">
        <w:r w:rsidR="006231D1">
          <w:t xml:space="preserve"> associates </w:t>
        </w:r>
      </w:ins>
      <w:ins w:id="1058" w:author="David Conklin" w:date="2021-05-10T18:33:00Z">
        <w:r w:rsidR="006D0A5F">
          <w:t xml:space="preserve">a specific row of </w:t>
        </w:r>
      </w:ins>
      <w:ins w:id="1059" w:author="David Conklin" w:date="2021-05-10T16:15:00Z">
        <w:r w:rsidR="006231D1">
          <w:t>parameter values in the HBV</w:t>
        </w:r>
      </w:ins>
      <w:ins w:id="1060" w:author="David Conklin" w:date="2021-05-10T18:33:00Z">
        <w:r w:rsidR="006D0A5F">
          <w:t xml:space="preserve"> CSV</w:t>
        </w:r>
      </w:ins>
      <w:ins w:id="1061" w:author="David Conklin" w:date="2021-05-10T16:15:00Z">
        <w:r w:rsidR="006231D1">
          <w:t xml:space="preserve"> file</w:t>
        </w:r>
      </w:ins>
      <w:ins w:id="1062" w:author="David Conklin" w:date="2021-05-10T16:16:00Z">
        <w:r w:rsidR="006231D1">
          <w:t xml:space="preserve"> with the particular spatial unit.  </w:t>
        </w:r>
      </w:ins>
      <w:ins w:id="1063" w:author="David Conklin" w:date="2021-05-10T18:27:00Z">
        <w:r w:rsidR="005446BB">
          <w:t>The process of setting the HBVCALIB values is</w:t>
        </w:r>
        <w:r w:rsidR="006D0A5F">
          <w:t>, lik</w:t>
        </w:r>
      </w:ins>
      <w:ins w:id="1064" w:author="David Conklin" w:date="2021-05-10T18:28:00Z">
        <w:r w:rsidR="006D0A5F">
          <w:t>e the initialization of the Flow and HBV state variables,</w:t>
        </w:r>
      </w:ins>
      <w:ins w:id="1065" w:author="David Conklin" w:date="2021-05-10T18:27:00Z">
        <w:r w:rsidR="005446BB">
          <w:t xml:space="preserve"> part of spinup.</w:t>
        </w:r>
      </w:ins>
      <w:ins w:id="1066"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1067" w:author="David Conklin" w:date="2021-05-10T16:30:00Z"/>
        </w:rPr>
        <w:pPrChange w:id="1068" w:author="David Conklin" w:date="2021-05-10T18:27:00Z">
          <w:pPr/>
        </w:pPrChange>
      </w:pPr>
      <w:ins w:id="1069" w:author="David Conklin" w:date="2021-05-10T16:16:00Z">
        <w:r>
          <w:t>The</w:t>
        </w:r>
      </w:ins>
      <w:ins w:id="1070" w:author="David Conklin" w:date="2021-05-10T16:17:00Z">
        <w:r>
          <w:t xml:space="preserve"> value of HBVCALIB, a small positive integer, determines which row of the HBV.csv</w:t>
        </w:r>
      </w:ins>
      <w:ins w:id="1071" w:author="David Conklin" w:date="2021-05-10T18:25:00Z">
        <w:r w:rsidR="005446BB">
          <w:t xml:space="preserve"> file</w:t>
        </w:r>
      </w:ins>
      <w:ins w:id="1072" w:author="David Conklin" w:date="2021-05-10T16:17:00Z">
        <w:r>
          <w:t xml:space="preserve"> hold</w:t>
        </w:r>
      </w:ins>
      <w:ins w:id="1073" w:author="David Conklin" w:date="2021-05-10T18:25:00Z">
        <w:r w:rsidR="005446BB">
          <w:t>s</w:t>
        </w:r>
      </w:ins>
      <w:ins w:id="1074" w:author="David Conklin" w:date="2021-05-10T16:17:00Z">
        <w:r>
          <w:t xml:space="preserve"> the parameter values for the spatial u</w:t>
        </w:r>
      </w:ins>
      <w:ins w:id="1075" w:author="David Conklin" w:date="2021-05-10T16:18:00Z">
        <w:r>
          <w:t xml:space="preserve">nit.  </w:t>
        </w:r>
      </w:ins>
      <w:ins w:id="1076" w:author="David Conklin" w:date="2021-05-10T16:19:00Z">
        <w:r>
          <w:t xml:space="preserve">Spatial units with the same HBVCALIB value drain to </w:t>
        </w:r>
      </w:ins>
      <w:ins w:id="1077" w:author="David Conklin" w:date="2021-05-10T16:20:00Z">
        <w:r>
          <w:t>the same</w:t>
        </w:r>
      </w:ins>
      <w:ins w:id="1078" w:author="David Conklin" w:date="2021-05-10T16:19:00Z">
        <w:r>
          <w:t xml:space="preserve"> pourpoint.</w:t>
        </w:r>
      </w:ins>
      <w:ins w:id="1079" w:author="David Conklin" w:date="2021-05-10T16:20:00Z">
        <w:r>
          <w:t xml:space="preserve"> </w:t>
        </w:r>
      </w:ins>
      <w:ins w:id="1080" w:author="David Conklin" w:date="2021-05-10T16:22:00Z">
        <w:r>
          <w:t xml:space="preserve"> Areas and portions of the stream network </w:t>
        </w:r>
        <w:r w:rsidR="006073B2">
          <w:t xml:space="preserve">which share a single HBVCALIB </w:t>
        </w:r>
      </w:ins>
      <w:ins w:id="1081" w:author="David Conklin" w:date="2021-05-10T16:23:00Z">
        <w:r w:rsidR="006073B2">
          <w:t>value are assigned first at the headwaters and then downward in the stream network to the WRB</w:t>
        </w:r>
      </w:ins>
      <w:ins w:id="1082" w:author="David Conklin" w:date="2021-05-10T16:24:00Z">
        <w:r w:rsidR="006073B2">
          <w:t xml:space="preserve"> outlet.  Each HBVCALIB area is either a complete a watershed in itself or is the downstream end of a watershed formed</w:t>
        </w:r>
      </w:ins>
      <w:ins w:id="1083" w:author="David Conklin" w:date="2021-05-10T16:25:00Z">
        <w:r w:rsidR="006073B2">
          <w:t xml:space="preserve"> by itself together with one or more upstream HBVCALIB areas.  For example, the DET12 HBVCALIB area</w:t>
        </w:r>
      </w:ins>
      <w:ins w:id="1084" w:author="David Conklin" w:date="2021-05-10T16:26:00Z">
        <w:r w:rsidR="006073B2">
          <w:t xml:space="preserve"> plus the Blowout51 HBVCALIB area forms a complete watershed with its pourpoint at the reach </w:t>
        </w:r>
      </w:ins>
      <w:ins w:id="1085" w:author="David Conklin" w:date="2021-05-10T16:28:00Z">
        <w:r w:rsidR="006073B2">
          <w:t xml:space="preserve">(COMID 23780511) </w:t>
        </w:r>
      </w:ins>
      <w:ins w:id="1086" w:author="David Conklin" w:date="2021-05-10T16:26:00Z">
        <w:r w:rsidR="006073B2">
          <w:t>wher</w:t>
        </w:r>
      </w:ins>
      <w:ins w:id="1087" w:author="David Conklin" w:date="2021-05-10T16:27:00Z">
        <w:r w:rsidR="006073B2">
          <w:t>e the Niagara gage</w:t>
        </w:r>
      </w:ins>
      <w:ins w:id="1088" w:author="David Conklin" w:date="2021-05-10T16:28:00Z">
        <w:r w:rsidR="006073B2">
          <w:t xml:space="preserve"> (USGS 14181500)</w:t>
        </w:r>
      </w:ins>
      <w:ins w:id="1089" w:author="David Conklin" w:date="2021-05-10T16:27:00Z">
        <w:r w:rsidR="006073B2">
          <w:t xml:space="preserve"> is located, downstream of the Detroit dam.</w:t>
        </w:r>
      </w:ins>
      <w:ins w:id="1090" w:author="David Conklin" w:date="2021-05-10T16:20:00Z">
        <w:r>
          <w:t xml:space="preserve">  </w:t>
        </w:r>
      </w:ins>
      <w:ins w:id="1091" w:author="David Conklin" w:date="2021-05-10T16:29:00Z">
        <w:r w:rsidR="006073B2">
          <w:t xml:space="preserve">DET12 has HBVCALIB value 12.  Blowout51 is the </w:t>
        </w:r>
      </w:ins>
      <w:ins w:id="1092" w:author="David Conklin" w:date="2021-05-10T18:26:00Z">
        <w:r w:rsidR="005446BB">
          <w:t xml:space="preserve">complete </w:t>
        </w:r>
      </w:ins>
      <w:ins w:id="1093" w:author="David Conklin" w:date="2021-05-10T16:29:00Z">
        <w:r w:rsidR="006073B2">
          <w:t>Blowout Creek watershed, which has HBVCALIB value 51.</w:t>
        </w:r>
      </w:ins>
    </w:p>
    <w:p w14:paraId="5D711F9C" w14:textId="57D67F4F" w:rsidR="00AB7E22" w:rsidRDefault="00AB7E22" w:rsidP="006231D1">
      <w:pPr>
        <w:rPr>
          <w:ins w:id="1094" w:author="David Conklin" w:date="2021-05-10T18:12:00Z"/>
        </w:rPr>
      </w:pPr>
    </w:p>
    <w:p w14:paraId="78BDA636" w14:textId="1D267089" w:rsidR="00AB7E22" w:rsidRPr="00EF6419" w:rsidDel="005446BB" w:rsidRDefault="00AB7E22">
      <w:pPr>
        <w:rPr>
          <w:del w:id="1095" w:author="David Conklin" w:date="2021-05-10T18:17:00Z"/>
        </w:rPr>
        <w:pPrChange w:id="1096" w:author="David Conklin" w:date="2021-05-10T18:12:00Z">
          <w:pPr>
            <w:pStyle w:val="Heading2"/>
          </w:pPr>
        </w:pPrChange>
      </w:pPr>
    </w:p>
    <w:p w14:paraId="7FAFDC36" w14:textId="66B7F728" w:rsidR="003447B8" w:rsidRPr="006231D1" w:rsidDel="005446BB" w:rsidRDefault="003447B8" w:rsidP="006231D1">
      <w:pPr>
        <w:rPr>
          <w:del w:id="1097" w:author="David Conklin" w:date="2021-05-10T18:17:00Z"/>
        </w:rPr>
      </w:pPr>
    </w:p>
    <w:p w14:paraId="59ACE8E6" w14:textId="57F71933" w:rsidR="00801BD3" w:rsidRDefault="00801BD3" w:rsidP="00801BD3">
      <w:pPr>
        <w:pStyle w:val="Heading2"/>
      </w:pPr>
      <w:bookmarkStart w:id="1098" w:name="_Toc76374588"/>
      <w:r>
        <w:t>Initial conditions for Flow: the IC file</w:t>
      </w:r>
      <w:ins w:id="1099" w:author="David Conklin" w:date="2021-05-10T18:40:00Z">
        <w:r w:rsidR="0066329B">
          <w:t xml:space="preserve"> and the IDU</w:t>
        </w:r>
      </w:ins>
      <w:ins w:id="1100" w:author="David Conklin" w:date="2021-05-10T18:41:00Z">
        <w:r w:rsidR="0066329B">
          <w:t xml:space="preserve">, </w:t>
        </w:r>
      </w:ins>
      <w:ins w:id="1101" w:author="David Conklin" w:date="2021-05-10T18:40:00Z">
        <w:r w:rsidR="0066329B">
          <w:t>HRU</w:t>
        </w:r>
      </w:ins>
      <w:ins w:id="1102" w:author="David Conklin" w:date="2021-05-10T18:41:00Z">
        <w:r w:rsidR="0066329B">
          <w:t>, and Reach</w:t>
        </w:r>
      </w:ins>
      <w:ins w:id="1103" w:author="David Conklin" w:date="2021-05-10T18:40:00Z">
        <w:r w:rsidR="0066329B">
          <w:t xml:space="preserve"> shapefiles</w:t>
        </w:r>
      </w:ins>
      <w:bookmarkEnd w:id="1098"/>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104"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105" w:author="David Conklin" w:date="2021-05-10T18:41:00Z"/>
        </w:rPr>
      </w:pPr>
      <w:ins w:id="1106" w:author="David Conklin" w:date="2021-05-10T18:38:00Z">
        <w:r>
          <w:t>Except during a spinup, when</w:t>
        </w:r>
      </w:ins>
      <w:del w:id="1107" w:author="David Conklin" w:date="2021-05-10T18:38:00Z">
        <w:r w:rsidR="00801BD3" w:rsidDel="0066329B">
          <w:delText>When</w:delText>
        </w:r>
      </w:del>
      <w:r w:rsidR="00801BD3">
        <w:t xml:space="preserve"> the IC file is not specified or cannot be accessed, </w:t>
      </w:r>
      <w:r w:rsidR="00283EA5">
        <w:t>a warning message is issued</w:t>
      </w:r>
      <w:ins w:id="1108" w:author="David Conklin" w:date="2021-05-10T18:38:00Z">
        <w:r>
          <w:t xml:space="preserve">.  </w:t>
        </w:r>
      </w:ins>
      <w:ins w:id="1109" w:author="David Conklin" w:date="2021-05-10T18:39:00Z">
        <w:r>
          <w:t xml:space="preserve">At the beginning of a spinup and whenever the IC file is inaccessible, </w:t>
        </w:r>
      </w:ins>
      <w:r w:rsidR="00283EA5">
        <w:t xml:space="preserve"> </w:t>
      </w:r>
      <w:del w:id="1110"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111" w:author="David Conklin" w:date="2021-05-10T18:42:00Z">
        <w:r>
          <w:t>As of May 2021, t</w:t>
        </w:r>
      </w:ins>
      <w:ins w:id="1112" w:author="David Conklin" w:date="2021-05-10T18:41:00Z">
        <w:r>
          <w:t>he Flow and</w:t>
        </w:r>
      </w:ins>
      <w:ins w:id="1113" w:author="David Conklin" w:date="2021-05-10T18:42:00Z">
        <w:r>
          <w:t xml:space="preserve"> HBV models have some state variables which are not saved in the IC file; these extra state</w:t>
        </w:r>
      </w:ins>
      <w:ins w:id="1114" w:author="David Conklin" w:date="2021-05-10T18:43:00Z">
        <w:r>
          <w:t xml:space="preserve"> variables are, however, present as attributes in the IDU, HRU, and Reach shapefiles.  For that reason</w:t>
        </w:r>
      </w:ins>
      <w:ins w:id="1115"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116" w:name="_Toc76374589"/>
      <w:r>
        <w:t>What is in the IC file</w:t>
      </w:r>
      <w:bookmarkEnd w:id="1116"/>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1117"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1118" w:author="David Conklin" w:date="2021-05-11T06:25:00Z"/>
        </w:rPr>
      </w:pPr>
    </w:p>
    <w:p w14:paraId="3172A51E" w14:textId="2C9EC7D7" w:rsidR="00465D0C" w:rsidRDefault="00465D0C" w:rsidP="00465D0C">
      <w:pPr>
        <w:pStyle w:val="Heading2"/>
        <w:rPr>
          <w:ins w:id="1119" w:author="David Conklin" w:date="2021-05-11T06:38:00Z"/>
        </w:rPr>
      </w:pPr>
      <w:bookmarkStart w:id="1120" w:name="_Toc76374590"/>
      <w:ins w:id="1121" w:author="David Conklin" w:date="2021-05-11T06:26:00Z">
        <w:r>
          <w:t>State variables in the IDU</w:t>
        </w:r>
      </w:ins>
      <w:ins w:id="1122" w:author="David Conklin" w:date="2021-05-11T06:27:00Z">
        <w:r>
          <w:t xml:space="preserve"> shapefile</w:t>
        </w:r>
      </w:ins>
      <w:bookmarkEnd w:id="1120"/>
    </w:p>
    <w:p w14:paraId="6265451E" w14:textId="337C7591" w:rsidR="00490D89" w:rsidRPr="00EF6419" w:rsidRDefault="00490D89">
      <w:pPr>
        <w:rPr>
          <w:ins w:id="1123" w:author="David Conklin" w:date="2021-05-11T06:27:00Z"/>
        </w:rPr>
        <w:pPrChange w:id="1124" w:author="David Conklin" w:date="2021-05-11T06:38:00Z">
          <w:pPr>
            <w:pStyle w:val="Heading2"/>
          </w:pPr>
        </w:pPrChange>
      </w:pPr>
      <w:ins w:id="1125" w:author="David Conklin" w:date="2021-05-11T06:38:00Z">
        <w:r>
          <w:tab/>
        </w:r>
      </w:ins>
      <w:ins w:id="1126" w:author="David Conklin" w:date="2021-05-11T06:39:00Z">
        <w:r>
          <w:t>The HBV model has 6 compartments for soil</w:t>
        </w:r>
      </w:ins>
      <w:ins w:id="1127" w:author="David Conklin" w:date="2021-05-11T06:40:00Z">
        <w:r>
          <w:t xml:space="preserve"> and surface water.  One compartment is used for 2 pu</w:t>
        </w:r>
      </w:ins>
      <w:ins w:id="1128" w:author="David Conklin" w:date="2021-05-11T06:41:00Z">
        <w:r>
          <w:t xml:space="preserve">rposes: to hold the volume of liquid water contained in a snowpack, and to hold the volume of water standing on the surface of </w:t>
        </w:r>
      </w:ins>
      <w:ins w:id="1129" w:author="David Conklin" w:date="2021-05-11T06:42:00Z">
        <w:r>
          <w:t>a wetland.</w:t>
        </w:r>
      </w:ins>
      <w:ins w:id="1130" w:author="David Conklin" w:date="2021-05-11T06:43:00Z">
        <w:r>
          <w:t xml:space="preserve">  An HRU may have both wetland IDUs with</w:t>
        </w:r>
      </w:ins>
      <w:ins w:id="1131" w:author="David Conklin" w:date="2021-05-11T06:44:00Z">
        <w:r>
          <w:t xml:space="preserve"> standing water and non-wetland IDUs with snow, but any single IDU can only </w:t>
        </w:r>
      </w:ins>
      <w:ins w:id="1132" w:author="David Conklin" w:date="2021-05-11T06:45:00Z">
        <w:r>
          <w:t>have standing water or snow, or neither; an IDU cannot have both snow and standing water at the same time.  T</w:t>
        </w:r>
      </w:ins>
      <w:ins w:id="1133" w:author="David Conklin" w:date="2021-05-11T06:46:00Z">
        <w:r>
          <w:t>he LULC_A attribute determines whether an IDU is a wetland or not.  Wetland IDUs may have standing w</w:t>
        </w:r>
      </w:ins>
      <w:ins w:id="1134" w:author="David Conklin" w:date="2021-05-11T06:47:00Z">
        <w:r>
          <w:t>ater or not; the WETNESS attribute value if positive represents the depth of the standing water.</w:t>
        </w:r>
      </w:ins>
      <w:ins w:id="1135" w:author="David Conklin" w:date="2021-05-11T06:48:00Z">
        <w:r w:rsidR="007E39D9">
          <w:t xml:space="preserve">  Non-wetland IDUs may have snow or not; th</w:t>
        </w:r>
      </w:ins>
      <w:ins w:id="1136" w:author="David Conklin" w:date="2021-05-11T06:49:00Z">
        <w:r w:rsidR="007E39D9">
          <w:t>e H2O_MELT attribute represents the amount of liquid water in the</w:t>
        </w:r>
      </w:ins>
      <w:ins w:id="1137" w:author="David Conklin" w:date="2021-05-11T06:50:00Z">
        <w:r w:rsidR="007E39D9">
          <w:t xml:space="preserve"> snow, expressed as a depth.  </w:t>
        </w:r>
      </w:ins>
      <w:ins w:id="1138" w:author="David Conklin" w:date="2021-05-11T06:52:00Z">
        <w:r w:rsidR="007E39D9">
          <w:t>The LULC_A, WETNESS, and H2O_MELT attributes</w:t>
        </w:r>
      </w:ins>
      <w:ins w:id="1139" w:author="David Conklin" w:date="2021-05-11T06:53:00Z">
        <w:r w:rsidR="007E39D9">
          <w:t xml:space="preserve"> are state variables of the simulation.</w:t>
        </w:r>
      </w:ins>
    </w:p>
    <w:p w14:paraId="0A4D47F0" w14:textId="51CD8AB8" w:rsidR="00465D0C" w:rsidRPr="00465D0C" w:rsidDel="007E39D9" w:rsidRDefault="00465D0C">
      <w:pPr>
        <w:rPr>
          <w:del w:id="1140" w:author="David Conklin" w:date="2021-05-11T06:57:00Z"/>
        </w:rPr>
      </w:pPr>
      <w:ins w:id="1141"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1142" w:name="_Toc76374591"/>
      <w:r>
        <w:t>Initial conditions for HBV</w:t>
      </w:r>
      <w:r w:rsidR="00FF29F2">
        <w:t>: the IC file and the IDU shapefile</w:t>
      </w:r>
      <w:bookmarkEnd w:id="1142"/>
    </w:p>
    <w:p w14:paraId="5CEB4B8D" w14:textId="3F12FC02" w:rsidR="00FF29F2" w:rsidRDefault="00FF29F2" w:rsidP="00FF29F2">
      <w:r>
        <w:tab/>
      </w:r>
      <w:r w:rsidR="0061184C">
        <w:t xml:space="preserve">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w:t>
      </w:r>
      <w:r w:rsidR="0061184C">
        <w:lastRenderedPageBreak/>
        <w:t>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1143"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1144" w:author="David Conklin" w:date="2021-05-12T05:44:00Z"/>
        </w:rPr>
      </w:pPr>
    </w:p>
    <w:p w14:paraId="0724F423" w14:textId="08436E12" w:rsidR="00513510" w:rsidRDefault="00513510" w:rsidP="00513510">
      <w:pPr>
        <w:pStyle w:val="Heading2"/>
        <w:rPr>
          <w:ins w:id="1145" w:author="David Conklin" w:date="2021-05-12T05:45:00Z"/>
        </w:rPr>
      </w:pPr>
      <w:bookmarkStart w:id="1146" w:name="_Toc76374592"/>
      <w:ins w:id="1147" w:author="David Conklin" w:date="2021-05-12T05:45:00Z">
        <w:r>
          <w:t>Default values used when the data is incomplete</w:t>
        </w:r>
        <w:bookmarkEnd w:id="1146"/>
      </w:ins>
    </w:p>
    <w:p w14:paraId="1DE24EE8" w14:textId="3198FD7C" w:rsidR="00513510" w:rsidRDefault="00513510" w:rsidP="00513510">
      <w:pPr>
        <w:rPr>
          <w:ins w:id="1148" w:author="David Conklin" w:date="2021-05-12T06:06:00Z"/>
        </w:rPr>
      </w:pPr>
      <w:ins w:id="1149" w:author="David Conklin" w:date="2021-05-12T05:45:00Z">
        <w:r>
          <w:tab/>
          <w:t>Ideally, the Reach layer would contain</w:t>
        </w:r>
      </w:ins>
      <w:ins w:id="1150" w:author="David Conklin" w:date="2021-05-12T05:46:00Z">
        <w:r>
          <w:t xml:space="preserve"> information about the characteristic width and </w:t>
        </w:r>
      </w:ins>
      <w:ins w:id="1151" w:author="David Conklin" w:date="2021-05-12T05:58:00Z">
        <w:r w:rsidR="00C517E2">
          <w:t xml:space="preserve">summer low flow </w:t>
        </w:r>
      </w:ins>
      <w:ins w:id="1152" w:author="David Conklin" w:date="2021-05-12T05:46:00Z">
        <w:r>
          <w:t>of each reach</w:t>
        </w:r>
      </w:ins>
      <w:ins w:id="1153" w:author="David Conklin" w:date="2021-05-12T05:47:00Z">
        <w:r>
          <w:t>, and about the height and density of the streamside vegetation.</w:t>
        </w:r>
      </w:ins>
      <w:ins w:id="1154" w:author="David Conklin" w:date="2021-05-12T05:56:00Z">
        <w:r w:rsidR="00C517E2">
          <w:t xml:space="preserve">  These Reach attributes are there to hold that information: WIDTH</w:t>
        </w:r>
      </w:ins>
      <w:ins w:id="1155" w:author="David Conklin" w:date="2021-05-12T05:57:00Z">
        <w:r w:rsidR="00C517E2">
          <w:t xml:space="preserve">GIVEN, </w:t>
        </w:r>
      </w:ins>
      <w:ins w:id="1156" w:author="David Conklin" w:date="2021-05-12T05:59:00Z">
        <w:r w:rsidR="00C517E2">
          <w:t xml:space="preserve">Q_MIN, </w:t>
        </w:r>
      </w:ins>
      <w:ins w:id="1157" w:author="David Conklin" w:date="2021-05-12T06:00:00Z">
        <w:r w:rsidR="00C517E2">
          <w:t xml:space="preserve">VEGHTGIVEN, and VGDNSGIVEN.  For </w:t>
        </w:r>
      </w:ins>
      <w:ins w:id="1158" w:author="David Conklin" w:date="2021-05-12T06:01:00Z">
        <w:r w:rsidR="00C517E2">
          <w:t xml:space="preserve">portions of the stream network for which there is Shade-a-lator data available, CW3M can </w:t>
        </w:r>
      </w:ins>
      <w:ins w:id="1159" w:author="David Conklin" w:date="2021-05-12T06:03:00Z">
        <w:r w:rsidR="00C517E2">
          <w:t>estimate</w:t>
        </w:r>
      </w:ins>
      <w:ins w:id="1160" w:author="David Conklin" w:date="2021-05-12T06:02:00Z">
        <w:r w:rsidR="00C517E2">
          <w:t xml:space="preserve"> the values of WIDTHGIVEN, VEGHTGIVEN, and VGDNSG</w:t>
        </w:r>
      </w:ins>
      <w:ins w:id="1161" w:author="David Conklin" w:date="2021-05-12T06:03:00Z">
        <w:r w:rsidR="00C517E2">
          <w:t>IVEN from the Shade-a-lator data.</w:t>
        </w:r>
      </w:ins>
      <w:ins w:id="1162" w:author="David Conklin" w:date="2021-05-12T06:04:00Z">
        <w:r w:rsidR="00C517E2">
          <w:t xml:space="preserve">  As of May 2021, Shade-a-lator data is only availab</w:t>
        </w:r>
      </w:ins>
      <w:ins w:id="1163" w:author="David Conklin" w:date="2021-05-12T06:05:00Z">
        <w:r w:rsidR="00C517E2">
          <w:t>le in CW3M for a small part of the McKenzie basin</w:t>
        </w:r>
        <w:r w:rsidR="003365BC">
          <w:t>.  Everywhere else, nominal default values are calculated and used</w:t>
        </w:r>
      </w:ins>
      <w:ins w:id="1164" w:author="David Conklin" w:date="2021-05-12T06:06:00Z">
        <w:r w:rsidR="003365BC">
          <w:t>.</w:t>
        </w:r>
      </w:ins>
    </w:p>
    <w:p w14:paraId="5541599C" w14:textId="47178E29" w:rsidR="003365BC" w:rsidRDefault="003365BC" w:rsidP="00513510">
      <w:pPr>
        <w:rPr>
          <w:ins w:id="1165"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1166" w:author="David Conklin" w:date="2021-05-12T06:07:00Z"/>
        </w:trPr>
        <w:tc>
          <w:tcPr>
            <w:tcW w:w="0" w:type="auto"/>
          </w:tcPr>
          <w:p w14:paraId="7BE2BC1E" w14:textId="196B1502" w:rsidR="005323B5" w:rsidRDefault="005323B5" w:rsidP="00513510">
            <w:pPr>
              <w:rPr>
                <w:ins w:id="1167" w:author="David Conklin" w:date="2021-05-12T06:07:00Z"/>
              </w:rPr>
            </w:pPr>
            <w:ins w:id="1168" w:author="David Conklin" w:date="2021-05-12T06:07:00Z">
              <w:r>
                <w:t xml:space="preserve">attribute </w:t>
              </w:r>
            </w:ins>
            <w:ins w:id="1169" w:author="David Conklin" w:date="2021-05-12T06:08:00Z">
              <w:r>
                <w:t>used in the simulation</w:t>
              </w:r>
            </w:ins>
          </w:p>
        </w:tc>
        <w:tc>
          <w:tcPr>
            <w:tcW w:w="0" w:type="auto"/>
          </w:tcPr>
          <w:p w14:paraId="4457D00C" w14:textId="6F782035" w:rsidR="005323B5" w:rsidRDefault="005323B5" w:rsidP="00513510">
            <w:pPr>
              <w:rPr>
                <w:ins w:id="1170" w:author="David Conklin" w:date="2021-05-12T06:07:00Z"/>
              </w:rPr>
            </w:pPr>
            <w:ins w:id="1171" w:author="David Conklin" w:date="2021-05-12T06:07:00Z">
              <w:r>
                <w:t xml:space="preserve">attribute for </w:t>
              </w:r>
            </w:ins>
            <w:ins w:id="1172" w:author="David Conklin" w:date="2021-05-12T06:09:00Z">
              <w:r>
                <w:t>observed</w:t>
              </w:r>
            </w:ins>
            <w:ins w:id="1173" w:author="David Conklin" w:date="2021-05-12T06:07:00Z">
              <w:r>
                <w:t xml:space="preserve"> value</w:t>
              </w:r>
            </w:ins>
          </w:p>
        </w:tc>
        <w:tc>
          <w:tcPr>
            <w:tcW w:w="0" w:type="auto"/>
          </w:tcPr>
          <w:p w14:paraId="77D52DA7" w14:textId="34CB73A1" w:rsidR="005323B5" w:rsidRDefault="005323B5" w:rsidP="00513510">
            <w:pPr>
              <w:rPr>
                <w:ins w:id="1174" w:author="David Conklin" w:date="2021-05-12T06:07:00Z"/>
              </w:rPr>
            </w:pPr>
            <w:ins w:id="1175" w:author="David Conklin" w:date="2021-05-12T06:09:00Z">
              <w:r>
                <w:t>attribute for default value</w:t>
              </w:r>
            </w:ins>
          </w:p>
        </w:tc>
      </w:tr>
      <w:tr w:rsidR="005323B5" w14:paraId="153E6F46" w14:textId="77777777" w:rsidTr="003365BC">
        <w:trPr>
          <w:ins w:id="1176" w:author="David Conklin" w:date="2021-05-12T06:07:00Z"/>
        </w:trPr>
        <w:tc>
          <w:tcPr>
            <w:tcW w:w="0" w:type="auto"/>
          </w:tcPr>
          <w:p w14:paraId="72742B44" w14:textId="1151A972" w:rsidR="005323B5" w:rsidRDefault="005323B5" w:rsidP="00513510">
            <w:pPr>
              <w:rPr>
                <w:ins w:id="1177" w:author="David Conklin" w:date="2021-05-12T06:07:00Z"/>
              </w:rPr>
            </w:pPr>
            <w:ins w:id="1178" w:author="David Conklin" w:date="2021-05-12T06:09:00Z">
              <w:r>
                <w:t>WIDTHREACH</w:t>
              </w:r>
            </w:ins>
          </w:p>
        </w:tc>
        <w:tc>
          <w:tcPr>
            <w:tcW w:w="0" w:type="auto"/>
          </w:tcPr>
          <w:p w14:paraId="6DACCAE2" w14:textId="5E9FBBE9" w:rsidR="005323B5" w:rsidRDefault="005323B5" w:rsidP="00513510">
            <w:pPr>
              <w:rPr>
                <w:ins w:id="1179" w:author="David Conklin" w:date="2021-05-12T06:07:00Z"/>
              </w:rPr>
            </w:pPr>
            <w:ins w:id="1180" w:author="David Conklin" w:date="2021-05-12T06:09:00Z">
              <w:r>
                <w:t>WIDTHGIVEN</w:t>
              </w:r>
            </w:ins>
          </w:p>
        </w:tc>
        <w:tc>
          <w:tcPr>
            <w:tcW w:w="0" w:type="auto"/>
          </w:tcPr>
          <w:p w14:paraId="18F0319F" w14:textId="232035C9" w:rsidR="005323B5" w:rsidRDefault="005323B5" w:rsidP="00513510">
            <w:pPr>
              <w:rPr>
                <w:ins w:id="1181" w:author="David Conklin" w:date="2021-05-12T06:07:00Z"/>
              </w:rPr>
            </w:pPr>
            <w:ins w:id="1182" w:author="David Conklin" w:date="2021-05-12T06:09:00Z">
              <w:r>
                <w:t>WIDTH_MIN</w:t>
              </w:r>
            </w:ins>
          </w:p>
        </w:tc>
      </w:tr>
      <w:tr w:rsidR="005323B5" w14:paraId="13C08E5E" w14:textId="77777777" w:rsidTr="003365BC">
        <w:trPr>
          <w:ins w:id="1183" w:author="David Conklin" w:date="2021-05-12T06:13:00Z"/>
        </w:trPr>
        <w:tc>
          <w:tcPr>
            <w:tcW w:w="0" w:type="auto"/>
          </w:tcPr>
          <w:p w14:paraId="4D89A4E8" w14:textId="1791ADAE" w:rsidR="005323B5" w:rsidRDefault="005323B5" w:rsidP="00513510">
            <w:pPr>
              <w:rPr>
                <w:ins w:id="1184" w:author="David Conklin" w:date="2021-05-12T06:13:00Z"/>
              </w:rPr>
            </w:pPr>
            <w:ins w:id="1185" w:author="David Conklin" w:date="2021-05-12T06:14:00Z">
              <w:r>
                <w:t>Q_MIN</w:t>
              </w:r>
            </w:ins>
          </w:p>
        </w:tc>
        <w:tc>
          <w:tcPr>
            <w:tcW w:w="0" w:type="auto"/>
          </w:tcPr>
          <w:p w14:paraId="348830C6" w14:textId="77777777" w:rsidR="005323B5" w:rsidRDefault="005323B5" w:rsidP="00513510">
            <w:pPr>
              <w:rPr>
                <w:ins w:id="1186" w:author="David Conklin" w:date="2021-05-12T06:13:00Z"/>
              </w:rPr>
            </w:pPr>
          </w:p>
        </w:tc>
        <w:tc>
          <w:tcPr>
            <w:tcW w:w="0" w:type="auto"/>
          </w:tcPr>
          <w:p w14:paraId="67C3E342" w14:textId="4FD1AB80" w:rsidR="005323B5" w:rsidRDefault="005323B5" w:rsidP="00513510">
            <w:pPr>
              <w:rPr>
                <w:ins w:id="1187" w:author="David Conklin" w:date="2021-05-12T06:13:00Z"/>
              </w:rPr>
            </w:pPr>
            <w:ins w:id="1188" w:author="David Conklin" w:date="2021-05-12T06:15:00Z">
              <w:r>
                <w:t>Q_MIN</w:t>
              </w:r>
            </w:ins>
          </w:p>
        </w:tc>
      </w:tr>
      <w:tr w:rsidR="005323B5" w14:paraId="3AB638AB" w14:textId="77777777" w:rsidTr="003365BC">
        <w:trPr>
          <w:ins w:id="1189" w:author="David Conklin" w:date="2021-05-12T06:10:00Z"/>
        </w:trPr>
        <w:tc>
          <w:tcPr>
            <w:tcW w:w="0" w:type="auto"/>
          </w:tcPr>
          <w:p w14:paraId="0195BC39" w14:textId="526CE41F" w:rsidR="005323B5" w:rsidRDefault="005323B5" w:rsidP="00513510">
            <w:pPr>
              <w:rPr>
                <w:ins w:id="1190" w:author="David Conklin" w:date="2021-05-12T06:10:00Z"/>
              </w:rPr>
            </w:pPr>
            <w:ins w:id="1191" w:author="David Conklin" w:date="2021-05-12T06:10:00Z">
              <w:r>
                <w:t>VEGHTREACH</w:t>
              </w:r>
            </w:ins>
          </w:p>
        </w:tc>
        <w:tc>
          <w:tcPr>
            <w:tcW w:w="0" w:type="auto"/>
          </w:tcPr>
          <w:p w14:paraId="68628490" w14:textId="16583E28" w:rsidR="005323B5" w:rsidRDefault="005323B5" w:rsidP="00513510">
            <w:pPr>
              <w:rPr>
                <w:ins w:id="1192" w:author="David Conklin" w:date="2021-05-12T06:10:00Z"/>
              </w:rPr>
            </w:pPr>
            <w:ins w:id="1193" w:author="David Conklin" w:date="2021-05-12T06:10:00Z">
              <w:r>
                <w:t>VEGHTGIVEN</w:t>
              </w:r>
            </w:ins>
          </w:p>
        </w:tc>
        <w:tc>
          <w:tcPr>
            <w:tcW w:w="0" w:type="auto"/>
          </w:tcPr>
          <w:p w14:paraId="26846873" w14:textId="74E016CA" w:rsidR="005323B5" w:rsidRDefault="005323B5" w:rsidP="00513510">
            <w:pPr>
              <w:rPr>
                <w:ins w:id="1194" w:author="David Conklin" w:date="2021-05-12T06:10:00Z"/>
              </w:rPr>
            </w:pPr>
            <w:ins w:id="1195" w:author="David Conklin" w:date="2021-05-12T06:10:00Z">
              <w:r>
                <w:t>VEGHT_CALC</w:t>
              </w:r>
            </w:ins>
          </w:p>
        </w:tc>
      </w:tr>
      <w:tr w:rsidR="005323B5" w14:paraId="74122FE9" w14:textId="77777777" w:rsidTr="003365BC">
        <w:trPr>
          <w:ins w:id="1196" w:author="David Conklin" w:date="2021-05-12T06:10:00Z"/>
        </w:trPr>
        <w:tc>
          <w:tcPr>
            <w:tcW w:w="0" w:type="auto"/>
          </w:tcPr>
          <w:p w14:paraId="0ACF135B" w14:textId="30D27605" w:rsidR="005323B5" w:rsidRDefault="005323B5" w:rsidP="00513510">
            <w:pPr>
              <w:rPr>
                <w:ins w:id="1197" w:author="David Conklin" w:date="2021-05-12T06:10:00Z"/>
              </w:rPr>
            </w:pPr>
            <w:ins w:id="1198" w:author="David Conklin" w:date="2021-05-12T06:11:00Z">
              <w:r>
                <w:t>VGDNSREACH</w:t>
              </w:r>
            </w:ins>
          </w:p>
        </w:tc>
        <w:tc>
          <w:tcPr>
            <w:tcW w:w="0" w:type="auto"/>
          </w:tcPr>
          <w:p w14:paraId="45262F99" w14:textId="0A8E6843" w:rsidR="005323B5" w:rsidRDefault="005323B5" w:rsidP="00513510">
            <w:pPr>
              <w:rPr>
                <w:ins w:id="1199" w:author="David Conklin" w:date="2021-05-12T06:10:00Z"/>
              </w:rPr>
            </w:pPr>
            <w:ins w:id="1200" w:author="David Conklin" w:date="2021-05-12T06:11:00Z">
              <w:r>
                <w:t>VGDNSGIVEN</w:t>
              </w:r>
            </w:ins>
          </w:p>
        </w:tc>
        <w:tc>
          <w:tcPr>
            <w:tcW w:w="0" w:type="auto"/>
          </w:tcPr>
          <w:p w14:paraId="64FCDA7E" w14:textId="4B82480A" w:rsidR="005323B5" w:rsidRDefault="005323B5" w:rsidP="00513510">
            <w:pPr>
              <w:rPr>
                <w:ins w:id="1201" w:author="David Conklin" w:date="2021-05-12T06:10:00Z"/>
              </w:rPr>
            </w:pPr>
            <w:ins w:id="1202" w:author="David Conklin" w:date="2021-05-12T06:16:00Z">
              <w:r>
                <w:t>LAI</w:t>
              </w:r>
            </w:ins>
          </w:p>
        </w:tc>
      </w:tr>
    </w:tbl>
    <w:p w14:paraId="6DB5A896" w14:textId="12132836" w:rsidR="003365BC" w:rsidRDefault="003365BC" w:rsidP="00513510">
      <w:pPr>
        <w:rPr>
          <w:ins w:id="1203" w:author="David Conklin" w:date="2021-05-12T06:18:00Z"/>
        </w:rPr>
      </w:pPr>
    </w:p>
    <w:p w14:paraId="51C9592C" w14:textId="77777777" w:rsidR="00330575" w:rsidRDefault="00330575" w:rsidP="00513510">
      <w:pPr>
        <w:rPr>
          <w:ins w:id="1204" w:author="David Conklin" w:date="2021-05-12T06:21:00Z"/>
        </w:rPr>
      </w:pPr>
      <w:ins w:id="1205" w:author="David Conklin" w:date="2021-05-12T06:18:00Z">
        <w:r>
          <w:t>The default value for WIDTH_MIN</w:t>
        </w:r>
      </w:ins>
      <w:ins w:id="1206" w:author="David Conklin" w:date="2021-05-12T06:19:00Z">
        <w:r>
          <w:t xml:space="preserve"> in meters</w:t>
        </w:r>
      </w:ins>
      <w:ins w:id="1207" w:author="David Conklin" w:date="2021-05-12T06:18:00Z">
        <w:r>
          <w:t xml:space="preserve"> is </w:t>
        </w:r>
      </w:ins>
      <w:ins w:id="1208" w:author="David Conklin" w:date="2021-05-12T06:19:00Z">
        <w:r>
          <w:t>the square of the order of the reach (headwat</w:t>
        </w:r>
      </w:ins>
      <w:ins w:id="1209" w:author="David Conklin" w:date="2021-05-12T06:20:00Z">
        <w:r>
          <w:t>er reaches have order 1, and order increases going downstream).</w:t>
        </w:r>
      </w:ins>
    </w:p>
    <w:p w14:paraId="19E531C8" w14:textId="77777777" w:rsidR="00330575" w:rsidRDefault="00330575" w:rsidP="00513510">
      <w:pPr>
        <w:rPr>
          <w:ins w:id="1210" w:author="David Conklin" w:date="2021-05-12T06:21:00Z"/>
        </w:rPr>
      </w:pPr>
    </w:p>
    <w:p w14:paraId="04AABF38" w14:textId="77777777" w:rsidR="00330575" w:rsidRDefault="00330575" w:rsidP="00513510">
      <w:pPr>
        <w:rPr>
          <w:ins w:id="1211" w:author="David Conklin" w:date="2021-05-12T06:22:00Z"/>
        </w:rPr>
      </w:pPr>
      <w:ins w:id="1212" w:author="David Conklin" w:date="2021-05-12T06:22:00Z">
        <w:r>
          <w:t>There is a symbol defined for the minimum flow in the smallest reaches:</w:t>
        </w:r>
      </w:ins>
    </w:p>
    <w:p w14:paraId="03FA4FF3" w14:textId="300E8801" w:rsidR="00330575" w:rsidDel="00330575" w:rsidRDefault="00330575" w:rsidP="00D33947">
      <w:pPr>
        <w:pStyle w:val="Body"/>
        <w:rPr>
          <w:del w:id="1213" w:author="David Conklin" w:date="2021-05-12T06:23:00Z"/>
        </w:rPr>
        <w:pPrChange w:id="1214" w:author="David Conklin" w:date="2021-07-05T10:47:00Z">
          <w:pPr/>
        </w:pPrChange>
      </w:pPr>
      <w:ins w:id="1215" w:author="David Conklin" w:date="2021-05-12T06:23:00Z">
        <w:r w:rsidRPr="00330575">
          <w:t>#define NOMINAL_LOW_FLOW_CMS 0.010 /* 10 liters of water per sec */</w:t>
        </w:r>
      </w:ins>
    </w:p>
    <w:p w14:paraId="38844D3B" w14:textId="11B71B9F" w:rsidR="00330575" w:rsidRDefault="00330575" w:rsidP="00D33947">
      <w:pPr>
        <w:pStyle w:val="Body"/>
        <w:rPr>
          <w:ins w:id="1216" w:author="David Conklin" w:date="2021-05-12T06:24:00Z"/>
          <w:rFonts w:asciiTheme="minorHAnsi" w:eastAsiaTheme="minorHAnsi" w:hAnsiTheme="minorHAnsi" w:cstheme="minorBidi"/>
          <w:color w:val="auto"/>
          <w:sz w:val="22"/>
        </w:rPr>
        <w:pPrChange w:id="1217" w:author="David Conklin" w:date="2021-07-05T10:47:00Z">
          <w:pPr>
            <w:pStyle w:val="Heading1"/>
          </w:pPr>
        </w:pPrChange>
      </w:pPr>
    </w:p>
    <w:p w14:paraId="38AB7050" w14:textId="22E2A7BF" w:rsidR="00330575" w:rsidRDefault="00330575" w:rsidP="00330575">
      <w:pPr>
        <w:rPr>
          <w:ins w:id="1218" w:author="David Conklin" w:date="2021-05-12T06:30:00Z"/>
        </w:rPr>
      </w:pPr>
      <w:ins w:id="1219" w:author="David Conklin" w:date="2021-05-12T06:24:00Z">
        <w:r>
          <w:t xml:space="preserve">This value was chosen </w:t>
        </w:r>
      </w:ins>
      <w:ins w:id="1220" w:author="David Conklin" w:date="2021-05-12T06:26:00Z">
        <w:r w:rsidR="00124AAC">
          <w:t xml:space="preserve">partly </w:t>
        </w:r>
      </w:ins>
      <w:ins w:id="1221" w:author="David Conklin" w:date="2021-05-12T06:24:00Z">
        <w:r>
          <w:t xml:space="preserve">so as to </w:t>
        </w:r>
      </w:ins>
      <w:ins w:id="1222" w:author="David Conklin" w:date="2021-05-12T06:25:00Z">
        <w:r>
          <w:t xml:space="preserve">prevent </w:t>
        </w:r>
        <w:r w:rsidR="00124AAC">
          <w:t>mathematical issues in the flow calculations</w:t>
        </w:r>
      </w:ins>
      <w:ins w:id="1223" w:author="David Conklin" w:date="2021-05-12T06:26:00Z">
        <w:r w:rsidR="00124AAC">
          <w:t>.</w:t>
        </w:r>
      </w:ins>
      <w:ins w:id="1224" w:author="David Conklin" w:date="2021-05-12T06:27:00Z">
        <w:r w:rsidR="00124AAC">
          <w:t xml:space="preserve">  For re</w:t>
        </w:r>
      </w:ins>
      <w:ins w:id="1225" w:author="David Conklin" w:date="2021-05-12T06:28:00Z">
        <w:r w:rsidR="00124AAC">
          <w:t xml:space="preserve">aches of order 2 and larger, the Q_MIN value in cms defaults to </w:t>
        </w:r>
      </w:ins>
      <w:ins w:id="1226" w:author="David Conklin" w:date="2021-05-12T06:29:00Z">
        <w:r w:rsidR="00124AAC">
          <w:t>(order – 1)</w:t>
        </w:r>
        <w:r w:rsidR="00124AAC">
          <w:rPr>
            <w:vertAlign w:val="superscript"/>
          </w:rPr>
          <w:t>3</w:t>
        </w:r>
      </w:ins>
      <w:ins w:id="1227" w:author="David Conklin" w:date="2021-05-12T06:30:00Z">
        <w:r w:rsidR="00124AAC">
          <w:t>.</w:t>
        </w:r>
      </w:ins>
    </w:p>
    <w:p w14:paraId="6C4A0CC5" w14:textId="6FD8DF38" w:rsidR="00124AAC" w:rsidRDefault="00124AAC" w:rsidP="00330575">
      <w:pPr>
        <w:rPr>
          <w:ins w:id="1228" w:author="David Conklin" w:date="2021-05-12T06:30:00Z"/>
        </w:rPr>
      </w:pPr>
    </w:p>
    <w:p w14:paraId="545FE987" w14:textId="7C52A08F" w:rsidR="003F72D6" w:rsidRDefault="003F72D6" w:rsidP="003F72D6">
      <w:pPr>
        <w:rPr>
          <w:ins w:id="1229" w:author="David Conklin" w:date="2021-05-12T06:35:00Z"/>
          <w:rFonts w:ascii="Calibri" w:eastAsia="Times New Roman" w:hAnsi="Calibri" w:cs="Calibri"/>
        </w:rPr>
      </w:pPr>
      <w:ins w:id="1230" w:author="David Conklin" w:date="2021-05-12T06:32:00Z">
        <w:r>
          <w:t>VEGHT_CALC</w:t>
        </w:r>
      </w:ins>
      <w:ins w:id="1231"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1232" w:author="David Conklin" w:date="2021-05-12T06:34:00Z">
        <w:r>
          <w:rPr>
            <w:rFonts w:ascii="Calibri" w:eastAsia="Times New Roman" w:hAnsi="Calibri" w:cs="Calibri"/>
          </w:rPr>
          <w:t>.</w:t>
        </w:r>
      </w:ins>
    </w:p>
    <w:p w14:paraId="08E680F8" w14:textId="0DEE56AE" w:rsidR="003F72D6" w:rsidRDefault="003F72D6" w:rsidP="003F72D6">
      <w:pPr>
        <w:rPr>
          <w:ins w:id="1233" w:author="David Conklin" w:date="2021-05-12T06:35:00Z"/>
          <w:rFonts w:ascii="Calibri" w:eastAsia="Times New Roman" w:hAnsi="Calibri" w:cs="Calibri"/>
        </w:rPr>
      </w:pPr>
    </w:p>
    <w:p w14:paraId="0B80079D" w14:textId="276B1F12" w:rsidR="003F72D6" w:rsidRDefault="003F72D6" w:rsidP="003F72D6">
      <w:pPr>
        <w:rPr>
          <w:ins w:id="1234" w:author="David Conklin" w:date="2021-05-12T06:38:00Z"/>
          <w:rFonts w:ascii="Calibri" w:eastAsia="Times New Roman" w:hAnsi="Calibri" w:cs="Calibri"/>
        </w:rPr>
      </w:pPr>
      <w:ins w:id="1235"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1236" w:author="David Conklin" w:date="2021-05-12T06:36:00Z">
        <w:r w:rsidR="005323B5">
          <w:rPr>
            <w:rFonts w:ascii="Calibri" w:eastAsia="Times New Roman" w:hAnsi="Calibri" w:cs="Calibri"/>
          </w:rPr>
          <w:t>sed on the LAI attributes of the streamside IDUs.  Beers Law is used to calculate vegetation density from the lea</w:t>
        </w:r>
      </w:ins>
      <w:ins w:id="1237" w:author="David Conklin" w:date="2021-05-12T06:37:00Z">
        <w:r w:rsidR="005323B5">
          <w:rPr>
            <w:rFonts w:ascii="Calibri" w:eastAsia="Times New Roman" w:hAnsi="Calibri" w:cs="Calibri"/>
          </w:rPr>
          <w:t>f area index.</w:t>
        </w:r>
      </w:ins>
      <w:ins w:id="1238"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1239" w:author="David Conklin" w:date="2021-05-12T11:04:00Z"/>
          <w:rFonts w:ascii="Calibri" w:eastAsia="Times New Roman" w:hAnsi="Calibri" w:cs="Calibri"/>
        </w:rPr>
      </w:pPr>
      <w:ins w:id="1240"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1241" w:author="David Conklin" w:date="2021-05-12T11:04:00Z"/>
          <w:rFonts w:ascii="Calibri" w:eastAsia="Times New Roman" w:hAnsi="Calibri" w:cs="Calibri"/>
        </w:rPr>
      </w:pPr>
    </w:p>
    <w:p w14:paraId="0A33370C" w14:textId="717DFF45" w:rsidR="00EF6419" w:rsidRPr="005323B5" w:rsidRDefault="00EF6419">
      <w:pPr>
        <w:rPr>
          <w:ins w:id="1242" w:author="David Conklin" w:date="2021-05-12T06:24:00Z"/>
          <w:rFonts w:ascii="Calibri" w:eastAsia="Times New Roman" w:hAnsi="Calibri" w:cs="Calibri"/>
          <w:rPrChange w:id="1243" w:author="David Conklin" w:date="2021-05-12T06:40:00Z">
            <w:rPr>
              <w:ins w:id="1244" w:author="David Conklin" w:date="2021-05-12T06:24:00Z"/>
              <w:rFonts w:asciiTheme="minorHAnsi" w:eastAsiaTheme="minorHAnsi" w:hAnsiTheme="minorHAnsi" w:cstheme="minorBidi"/>
              <w:color w:val="auto"/>
              <w:sz w:val="22"/>
              <w:szCs w:val="22"/>
            </w:rPr>
          </w:rPrChange>
        </w:rPr>
        <w:pPrChange w:id="1245" w:author="David Conklin" w:date="2021-05-12T06:24:00Z">
          <w:pPr>
            <w:pStyle w:val="Heading1"/>
          </w:pPr>
        </w:pPrChange>
      </w:pPr>
      <w:ins w:id="1246" w:author="David Conklin" w:date="2021-05-12T11:04:00Z">
        <w:r>
          <w:rPr>
            <w:rFonts w:ascii="Calibri" w:eastAsia="Times New Roman" w:hAnsi="Calibri" w:cs="Calibri"/>
          </w:rPr>
          <w:t xml:space="preserve">As of May 2021, </w:t>
        </w:r>
      </w:ins>
      <w:ins w:id="1247" w:author="David Conklin" w:date="2021-05-12T11:05:00Z">
        <w:r>
          <w:rPr>
            <w:rFonts w:ascii="Calibri" w:eastAsia="Times New Roman" w:hAnsi="Calibri" w:cs="Calibri"/>
          </w:rPr>
          <w:t>there are 11 Reach attributes</w:t>
        </w:r>
      </w:ins>
      <w:ins w:id="1248" w:author="David Conklin" w:date="2021-05-12T11:06:00Z">
        <w:r>
          <w:rPr>
            <w:rFonts w:ascii="Calibri" w:eastAsia="Times New Roman" w:hAnsi="Calibri" w:cs="Calibri"/>
          </w:rPr>
          <w:t xml:space="preserve"> which are initialized during spinup to a non-physical token value</w:t>
        </w:r>
      </w:ins>
      <w:ins w:id="1249" w:author="David Conklin" w:date="2021-05-12T11:07:00Z">
        <w:r>
          <w:rPr>
            <w:rFonts w:ascii="Calibri" w:eastAsia="Times New Roman" w:hAnsi="Calibri" w:cs="Calibri"/>
          </w:rPr>
          <w:t xml:space="preserve"> (-1), to indicate that observational data is not available: DEPTH_MIN, </w:t>
        </w:r>
      </w:ins>
      <w:ins w:id="1250" w:author="David Conklin" w:date="2021-05-12T11:08:00Z">
        <w:r>
          <w:rPr>
            <w:rFonts w:ascii="Calibri" w:eastAsia="Times New Roman" w:hAnsi="Calibri" w:cs="Calibri"/>
          </w:rPr>
          <w:t xml:space="preserve">WIDTH_MIN, WIDTHGIVEN, VGDNSGIVEN, VEGHTGIVEN, VEG_HT_L, VEG_HT_R, TOPOELEV_E, TOPOELEV_S, TOPOELEV_W, and </w:t>
        </w:r>
      </w:ins>
      <w:ins w:id="1251" w:author="David Conklin" w:date="2021-05-12T11:09:00Z">
        <w:r>
          <w:rPr>
            <w:rFonts w:ascii="Calibri" w:eastAsia="Times New Roman" w:hAnsi="Calibri" w:cs="Calibri"/>
          </w:rPr>
          <w:t>RADSWGIVEN.</w:t>
        </w:r>
      </w:ins>
    </w:p>
    <w:p w14:paraId="4A35B099" w14:textId="77777777" w:rsidR="00330575" w:rsidRPr="00EF6419" w:rsidRDefault="00330575">
      <w:pPr>
        <w:rPr>
          <w:ins w:id="1252" w:author="David Conklin" w:date="2021-05-12T06:23:00Z"/>
        </w:rPr>
      </w:pPr>
    </w:p>
    <w:p w14:paraId="6D87310E" w14:textId="1899533E" w:rsidR="00BD69AE" w:rsidRDefault="00BD69AE" w:rsidP="002D2159">
      <w:pPr>
        <w:pStyle w:val="Heading1"/>
      </w:pPr>
      <w:bookmarkStart w:id="1253" w:name="_Toc76374593"/>
      <w:r>
        <w:t>Stream flow and stream temperature</w:t>
      </w:r>
      <w:bookmarkEnd w:id="1253"/>
    </w:p>
    <w:p w14:paraId="224B0981" w14:textId="77777777" w:rsidR="008C7362" w:rsidRDefault="008C7362" w:rsidP="008C7362">
      <w:pPr>
        <w:pStyle w:val="Heading2"/>
      </w:pPr>
      <w:bookmarkStart w:id="1254" w:name="_Toc50800503"/>
      <w:bookmarkStart w:id="1255" w:name="_Toc54090937"/>
      <w:bookmarkStart w:id="1256" w:name="_Toc76374594"/>
      <w:r>
        <w:t>Water parcels</w:t>
      </w:r>
      <w:bookmarkEnd w:id="1254"/>
      <w:bookmarkEnd w:id="1255"/>
      <w:bookmarkEnd w:id="1256"/>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257" w:name="_Toc76374595"/>
      <w:r>
        <w:t>Daily water mass and energy balance</w:t>
      </w:r>
      <w:bookmarkEnd w:id="1257"/>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lastRenderedPageBreak/>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258" w:name="_Toc76374596"/>
      <w:r>
        <w:t>Estimating the rate of flow</w:t>
      </w:r>
      <w:r w:rsidR="006A13B7">
        <w:t xml:space="preserve"> </w:t>
      </w:r>
      <w:r>
        <w:t>in a stream reach</w:t>
      </w:r>
      <w:bookmarkEnd w:id="1258"/>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w:t>
      </w:r>
      <w:r w:rsidR="001A6DC9">
        <w:lastRenderedPageBreak/>
        <w:t xml:space="preserve">“leaves”;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lastRenderedPageBreak/>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w:t>
      </w:r>
      <w:r>
        <w:lastRenderedPageBreak/>
        <w:t xml:space="preserve">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259" w:name="_Toc76374597"/>
      <w:r>
        <w:t>Estimating the surface area of the water in a subreach</w:t>
      </w:r>
      <w:bookmarkEnd w:id="1259"/>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260" w:name="_Toc76374598"/>
      <w:r>
        <w:t>Water temperature from thermal energy</w:t>
      </w:r>
      <w:bookmarkEnd w:id="1260"/>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261" w:name="_Toc76374599"/>
      <w:r>
        <w:t>Boundary conditions for stream water temperature</w:t>
      </w:r>
      <w:bookmarkEnd w:id="1261"/>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(HBVCALIB = 9), and the McKenzie outlet (HBVCALIB = 16).  The fit for the Cougar drainage is also being used for the Clear Lake drainage (HBVCALIB = 46) and for the upper McKenzie above Walterville </w:t>
      </w:r>
      <w:r>
        <w:rPr>
          <w:rFonts w:cstheme="minorHAnsi"/>
          <w:color w:val="000000"/>
        </w:rPr>
        <w:lastRenderedPageBreak/>
        <w:t>(HBVCALIB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262" w:name="_Toc76374600"/>
      <w:r>
        <w:t>Thermal stratification in reservoirs</w:t>
      </w:r>
      <w:bookmarkEnd w:id="1262"/>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263" w:name="_Toc76374601"/>
      <w:r>
        <w:t>Thermal loading</w:t>
      </w:r>
      <w:bookmarkEnd w:id="1263"/>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w:t>
      </w:r>
      <w:r>
        <w:lastRenderedPageBreak/>
        <w:t>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264" w:name="_Toc76374602"/>
      <w:r>
        <w:t>Reservoirs</w:t>
      </w:r>
      <w:bookmarkEnd w:id="1264"/>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lastRenderedPageBreak/>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265" w:name="_Toc76374603"/>
      <w:r>
        <w:t>Reservoir data</w:t>
      </w:r>
      <w:bookmarkEnd w:id="1265"/>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lastRenderedPageBreak/>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lastRenderedPageBreak/>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266" w:name="_Toc76374604"/>
      <w:r>
        <w:t>Reservoir data sources</w:t>
      </w:r>
      <w:bookmarkEnd w:id="1266"/>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267" w:name="_Toc76374605"/>
      <w:r>
        <w:t>Creating a new study area</w:t>
      </w:r>
      <w:r w:rsidR="00A55502">
        <w:t xml:space="preserve"> from a watershed within the WRB</w:t>
      </w:r>
      <w:bookmarkEnd w:id="126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152BAD51"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33947">
        <w:t xml:space="preserve">Figure </w:t>
      </w:r>
      <w:r w:rsidR="00D3394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268" w:name="_Toc76374606"/>
      <w:r>
        <w:t>Limitations of subbasin simulations</w:t>
      </w:r>
      <w:bookmarkEnd w:id="1268"/>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269" w:name="_Toc76374607"/>
      <w:r>
        <w:t>Calibration procedure</w:t>
      </w:r>
      <w:bookmarkEnd w:id="1269"/>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270" w:name="_Toc76374608"/>
      <w:r>
        <w:t>Using PEST to determine HBV parameter values</w:t>
      </w:r>
      <w:bookmarkEnd w:id="1270"/>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271" w:name="_Toc76374609"/>
      <w:r>
        <w:t>Calibrating streamflows using stream gage measurements</w:t>
      </w:r>
      <w:bookmarkEnd w:id="1271"/>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272" w:name="_Toc76374610"/>
      <w:r>
        <w:t>Calibrating stream temperatures</w:t>
      </w:r>
      <w:bookmarkEnd w:id="1272"/>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273" w:name="_Toc76374611"/>
      <w:r>
        <w:lastRenderedPageBreak/>
        <w:t>North Santiam study area</w:t>
      </w:r>
      <w:bookmarkEnd w:id="1273"/>
    </w:p>
    <w:p w14:paraId="24DE991F" w14:textId="77777777" w:rsidR="000C5A18" w:rsidRDefault="000C5A18" w:rsidP="000C5A18"/>
    <w:p w14:paraId="0AA4F828" w14:textId="593274B5"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33947">
        <w:t xml:space="preserve">Figure </w:t>
      </w:r>
      <w:r w:rsidR="00D3394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274" w:name="_Toc76374612"/>
      <w:r>
        <w:rPr>
          <w:rFonts w:eastAsia="Times New Roman"/>
        </w:rPr>
        <w:t>Instream water rights</w:t>
      </w:r>
      <w:bookmarkEnd w:id="127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190A6154" w:rsidR="00AE364B" w:rsidRDefault="005C1A69" w:rsidP="005C1A69">
      <w:pPr>
        <w:pStyle w:val="Caption"/>
      </w:pPr>
      <w:bookmarkStart w:id="1275"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33947">
        <w:rPr>
          <w:noProof/>
        </w:rPr>
        <w:t>6</w:t>
      </w:r>
      <w:r w:rsidR="000B183E">
        <w:rPr>
          <w:noProof/>
        </w:rPr>
        <w:fldChar w:fldCharType="end"/>
      </w:r>
      <w:r>
        <w:t xml:space="preserve">. Instream water rights in </w:t>
      </w:r>
      <w:r w:rsidR="00077987">
        <w:t>the North Santiam watershed</w:t>
      </w:r>
      <w:bookmarkEnd w:id="1275"/>
    </w:p>
    <w:p w14:paraId="0FD5899C" w14:textId="77777777" w:rsidR="0092040E" w:rsidRDefault="0092040E" w:rsidP="0092040E"/>
    <w:p w14:paraId="0E0CDFE5" w14:textId="77777777" w:rsidR="00B91F45" w:rsidRDefault="00B47486" w:rsidP="00B91F45">
      <w:pPr>
        <w:pStyle w:val="Heading2"/>
      </w:pPr>
      <w:bookmarkStart w:id="1276" w:name="_Toc76374613"/>
      <w:r>
        <w:t xml:space="preserve">Municipal </w:t>
      </w:r>
      <w:r w:rsidR="00057A5D">
        <w:t>w</w:t>
      </w:r>
      <w:r>
        <w:t xml:space="preserve">ater </w:t>
      </w:r>
      <w:r w:rsidR="00D97755">
        <w:t>r</w:t>
      </w:r>
      <w:r>
        <w:t>ights</w:t>
      </w:r>
      <w:bookmarkEnd w:id="1276"/>
    </w:p>
    <w:p w14:paraId="1EF60CD7" w14:textId="77777777" w:rsidR="00B47486" w:rsidRDefault="00B47486" w:rsidP="00B47486"/>
    <w:p w14:paraId="605753DE" w14:textId="7C18D746" w:rsidR="00B47486" w:rsidRDefault="00B47486" w:rsidP="00B47486">
      <w:pPr>
        <w:rPr>
          <w:ins w:id="1277"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1278" w:author="David Conklin" w:date="2021-07-05T07:08:00Z"/>
        </w:rPr>
      </w:pPr>
    </w:p>
    <w:p w14:paraId="617C8EAA" w14:textId="77777777" w:rsidR="00B823D2" w:rsidRPr="004D33B7" w:rsidRDefault="00B823D2" w:rsidP="00B823D2">
      <w:pPr>
        <w:rPr>
          <w:ins w:id="1279" w:author="David Conklin" w:date="2021-07-05T07:08:00Z"/>
        </w:rPr>
      </w:pPr>
    </w:p>
    <w:p w14:paraId="0279EBC6" w14:textId="77777777" w:rsidR="00B823D2" w:rsidRDefault="00B823D2" w:rsidP="00B823D2">
      <w:pPr>
        <w:pStyle w:val="Heading2"/>
        <w:rPr>
          <w:ins w:id="1280" w:author="David Conklin" w:date="2021-07-05T07:08:00Z"/>
        </w:rPr>
      </w:pPr>
      <w:bookmarkStart w:id="1281" w:name="_Toc76374614"/>
      <w:ins w:id="1282" w:author="David Conklin" w:date="2021-07-05T07:08:00Z">
        <w:r>
          <w:t>Reality check</w:t>
        </w:r>
        <w:bookmarkEnd w:id="1281"/>
      </w:ins>
    </w:p>
    <w:p w14:paraId="6E2F6B01" w14:textId="5E8B7543" w:rsidR="00B823D2" w:rsidRDefault="00B823D2" w:rsidP="00B823D2">
      <w:pPr>
        <w:rPr>
          <w:ins w:id="1283" w:author="David Conklin" w:date="2021-07-05T07:19:00Z"/>
        </w:rPr>
      </w:pPr>
      <w:ins w:id="1284" w:author="David Conklin" w:date="2021-07-05T07:08:00Z">
        <w:r>
          <w:t xml:space="preserve">Observational data for flows and stream temperatures at a number of gage locations in the </w:t>
        </w:r>
      </w:ins>
      <w:ins w:id="1285" w:author="David Conklin" w:date="2021-07-05T07:09:00Z">
        <w:r>
          <w:t>North Santiam</w:t>
        </w:r>
      </w:ins>
      <w:ins w:id="1286" w:author="David Conklin" w:date="2021-07-05T07:08:00Z">
        <w:r>
          <w:t xml:space="preserve"> basin is available on a website maintained by the USGS.  We have selected these records for use in calibration (</w:t>
        </w:r>
      </w:ins>
      <w:ins w:id="1287" w:author="David Conklin" w:date="2021-07-05T07:19:00Z">
        <w:r w:rsidR="00371F24">
          <w:t>7</w:t>
        </w:r>
      </w:ins>
      <w:ins w:id="1288" w:author="David Conklin" w:date="2021-07-05T07:08:00Z">
        <w:r>
          <w:t xml:space="preserve"> flow gages and 6 temperature sensors):</w:t>
        </w:r>
      </w:ins>
    </w:p>
    <w:p w14:paraId="271E8759" w14:textId="593B2C69" w:rsidR="00371F24" w:rsidRDefault="00371F24">
      <w:pPr>
        <w:rPr>
          <w:ins w:id="1289" w:author="David Conklin" w:date="2021-07-05T07:19:00Z"/>
        </w:rPr>
      </w:pPr>
      <w:ins w:id="1290" w:author="David Conklin" w:date="2021-07-05T07:19:00Z">
        <w:r>
          <w:br w:type="page"/>
        </w:r>
      </w:ins>
    </w:p>
    <w:p w14:paraId="4E239222" w14:textId="77777777" w:rsidR="00371F24" w:rsidRDefault="00371F24" w:rsidP="00B823D2">
      <w:pPr>
        <w:rPr>
          <w:ins w:id="1291"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1292"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1293" w:author="David Conklin" w:date="2021-07-05T07:08:00Z"/>
                <w:rFonts w:ascii="Calibri" w:eastAsia="Times New Roman" w:hAnsi="Calibri" w:cs="Calibri"/>
                <w:color w:val="000000"/>
              </w:rPr>
            </w:pPr>
            <w:ins w:id="1294"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1295" w:author="David Conklin" w:date="2021-07-05T07:08:00Z"/>
                <w:rFonts w:ascii="Calibri" w:eastAsia="Times New Roman" w:hAnsi="Calibri" w:cs="Calibri"/>
                <w:color w:val="000000"/>
              </w:rPr>
            </w:pPr>
            <w:ins w:id="1296"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1297" w:author="David Conklin" w:date="2021-07-05T07:08:00Z"/>
                <w:rFonts w:ascii="Calibri" w:eastAsia="Times New Roman" w:hAnsi="Calibri" w:cs="Calibri"/>
                <w:color w:val="000000"/>
              </w:rPr>
            </w:pPr>
          </w:p>
        </w:tc>
      </w:tr>
      <w:tr w:rsidR="00B823D2" w:rsidRPr="00286383" w14:paraId="3646A8FE" w14:textId="77777777" w:rsidTr="00C73EB7">
        <w:trPr>
          <w:trHeight w:val="300"/>
          <w:ins w:id="1298"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1299" w:author="David Conklin" w:date="2021-07-05T07:08:00Z"/>
                <w:rFonts w:ascii="Calibri" w:eastAsia="Times New Roman" w:hAnsi="Calibri" w:cs="Calibri"/>
                <w:color w:val="000000"/>
              </w:rPr>
            </w:pPr>
            <w:ins w:id="1300"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1301" w:author="David Conklin" w:date="2021-07-05T07:08:00Z"/>
                <w:rFonts w:ascii="Calibri" w:eastAsia="Times New Roman" w:hAnsi="Calibri" w:cs="Calibri"/>
                <w:color w:val="000000"/>
              </w:rPr>
            </w:pPr>
            <w:ins w:id="1302"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1303" w:author="David Conklin" w:date="2021-07-05T07:12:00Z"/>
                <w:rFonts w:ascii="Calibri" w:eastAsia="Times New Roman" w:hAnsi="Calibri" w:cs="Calibri"/>
                <w:color w:val="000000"/>
              </w:rPr>
            </w:pPr>
            <w:ins w:id="1304"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1305" w:author="David Conklin" w:date="2021-07-05T07:08:00Z"/>
                <w:rFonts w:ascii="Calibri" w:eastAsia="Times New Roman" w:hAnsi="Calibri" w:cs="Calibri"/>
                <w:color w:val="000000"/>
              </w:rPr>
            </w:pPr>
          </w:p>
        </w:tc>
      </w:tr>
      <w:tr w:rsidR="00371F24" w:rsidRPr="00286383" w14:paraId="1EE95BE2" w14:textId="77777777" w:rsidTr="00C73EB7">
        <w:trPr>
          <w:trHeight w:val="300"/>
          <w:ins w:id="1306"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1307" w:author="David Conklin" w:date="2021-07-05T07:13:00Z"/>
                <w:rFonts w:ascii="Calibri" w:eastAsia="Times New Roman" w:hAnsi="Calibri" w:cs="Calibri"/>
                <w:color w:val="000000"/>
              </w:rPr>
            </w:pPr>
            <w:ins w:id="1308"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1309" w:author="David Conklin" w:date="2021-07-05T07:13:00Z"/>
                <w:rFonts w:ascii="Calibri" w:eastAsia="Times New Roman" w:hAnsi="Calibri" w:cs="Calibri"/>
                <w:color w:val="000000"/>
              </w:rPr>
            </w:pPr>
            <w:ins w:id="1310"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1311" w:author="David Conklin" w:date="2021-07-05T07:13:00Z"/>
                <w:rFonts w:ascii="Calibri" w:eastAsia="Times New Roman" w:hAnsi="Calibri" w:cs="Calibri"/>
                <w:color w:val="000000"/>
              </w:rPr>
            </w:pPr>
            <w:ins w:id="1312"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1313"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1314" w:author="David Conklin" w:date="2021-07-05T07:13:00Z"/>
                <w:rFonts w:ascii="Calibri" w:eastAsia="Times New Roman" w:hAnsi="Calibri" w:cs="Calibri"/>
                <w:color w:val="000000"/>
              </w:rPr>
            </w:pPr>
            <w:ins w:id="1315"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1316" w:author="David Conklin" w:date="2021-07-05T07:13:00Z"/>
                <w:rFonts w:ascii="Calibri" w:eastAsia="Times New Roman" w:hAnsi="Calibri" w:cs="Calibri"/>
                <w:color w:val="000000"/>
              </w:rPr>
            </w:pPr>
            <w:ins w:id="1317"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1318" w:author="David Conklin" w:date="2021-07-05T07:13:00Z"/>
                <w:rFonts w:ascii="Calibri" w:eastAsia="Times New Roman" w:hAnsi="Calibri" w:cs="Calibri"/>
                <w:color w:val="000000"/>
              </w:rPr>
            </w:pPr>
            <w:ins w:id="1319" w:author="David Conklin" w:date="2021-07-05T07:14:00Z">
              <w:r>
                <w:rPr>
                  <w:rFonts w:ascii="Calibri" w:eastAsia="Times New Roman" w:hAnsi="Calibri" w:cs="Calibri"/>
                  <w:color w:val="000000"/>
                </w:rPr>
                <w:t>BLOWOUT CREEK</w:t>
              </w:r>
            </w:ins>
            <w:ins w:id="1320"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1321"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1322" w:author="David Conklin" w:date="2021-07-05T07:13:00Z"/>
                <w:rFonts w:ascii="Calibri" w:eastAsia="Times New Roman" w:hAnsi="Calibri" w:cs="Calibri"/>
                <w:color w:val="000000"/>
              </w:rPr>
            </w:pPr>
            <w:ins w:id="1323"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1324" w:author="David Conklin" w:date="2021-07-05T07:13:00Z"/>
                <w:rFonts w:ascii="Calibri" w:eastAsia="Times New Roman" w:hAnsi="Calibri" w:cs="Calibri"/>
                <w:color w:val="000000"/>
              </w:rPr>
            </w:pPr>
            <w:ins w:id="1325"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1326" w:author="David Conklin" w:date="2021-07-05T07:13:00Z"/>
                <w:rFonts w:ascii="Calibri" w:eastAsia="Times New Roman" w:hAnsi="Calibri" w:cs="Calibri"/>
                <w:color w:val="000000"/>
              </w:rPr>
            </w:pPr>
            <w:ins w:id="1327"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1328"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1329" w:author="David Conklin" w:date="2021-07-05T07:13:00Z"/>
                <w:rFonts w:ascii="Calibri" w:eastAsia="Times New Roman" w:hAnsi="Calibri" w:cs="Calibri"/>
                <w:color w:val="000000"/>
              </w:rPr>
            </w:pPr>
            <w:ins w:id="1330"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1331" w:author="David Conklin" w:date="2021-07-05T07:13:00Z"/>
                <w:rFonts w:ascii="Calibri" w:eastAsia="Times New Roman" w:hAnsi="Calibri" w:cs="Calibri"/>
                <w:color w:val="000000"/>
              </w:rPr>
            </w:pPr>
            <w:ins w:id="1332"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1333" w:author="David Conklin" w:date="2021-07-05T07:13:00Z"/>
                <w:rFonts w:ascii="Calibri" w:eastAsia="Times New Roman" w:hAnsi="Calibri" w:cs="Calibri"/>
                <w:color w:val="000000"/>
              </w:rPr>
            </w:pPr>
            <w:ins w:id="1334"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1335"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1336" w:author="David Conklin" w:date="2021-07-05T07:16:00Z"/>
                <w:rFonts w:ascii="Calibri" w:eastAsia="Times New Roman" w:hAnsi="Calibri" w:cs="Calibri"/>
                <w:color w:val="000000"/>
              </w:rPr>
            </w:pPr>
            <w:ins w:id="1337" w:author="David Conklin" w:date="2021-07-05T07:16:00Z">
              <w:r>
                <w:rPr>
                  <w:rFonts w:ascii="Calibri" w:eastAsia="Times New Roman" w:hAnsi="Calibri" w:cs="Calibri"/>
                  <w:color w:val="000000"/>
                </w:rPr>
                <w:t>14</w:t>
              </w:r>
            </w:ins>
            <w:ins w:id="1338"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1339" w:author="David Conklin" w:date="2021-07-05T07:16:00Z"/>
                <w:rFonts w:ascii="Calibri" w:eastAsia="Times New Roman" w:hAnsi="Calibri" w:cs="Calibri"/>
                <w:color w:val="000000"/>
              </w:rPr>
            </w:pPr>
            <w:ins w:id="1340"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1341" w:author="David Conklin" w:date="2021-07-05T07:16:00Z"/>
                <w:rFonts w:ascii="Calibri" w:eastAsia="Times New Roman" w:hAnsi="Calibri" w:cs="Calibri"/>
                <w:color w:val="000000"/>
              </w:rPr>
            </w:pPr>
            <w:ins w:id="1342"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1343"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1344" w:author="David Conklin" w:date="2021-07-05T07:16:00Z"/>
                <w:rFonts w:ascii="Calibri" w:eastAsia="Times New Roman" w:hAnsi="Calibri" w:cs="Calibri"/>
                <w:color w:val="000000"/>
              </w:rPr>
            </w:pPr>
            <w:ins w:id="1345"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1346" w:author="David Conklin" w:date="2021-07-05T07:16:00Z"/>
                <w:rFonts w:ascii="Calibri" w:eastAsia="Times New Roman" w:hAnsi="Calibri" w:cs="Calibri"/>
                <w:color w:val="000000"/>
              </w:rPr>
            </w:pPr>
            <w:ins w:id="1347"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1348" w:author="David Conklin" w:date="2021-07-05T07:16:00Z"/>
                <w:rFonts w:ascii="Calibri" w:eastAsia="Times New Roman" w:hAnsi="Calibri" w:cs="Calibri"/>
                <w:color w:val="000000"/>
              </w:rPr>
            </w:pPr>
            <w:ins w:id="1349" w:author="David Conklin" w:date="2021-07-05T07:17:00Z">
              <w:r>
                <w:rPr>
                  <w:rFonts w:ascii="Calibri" w:eastAsia="Times New Roman" w:hAnsi="Calibri" w:cs="Calibri"/>
                  <w:color w:val="000000"/>
                </w:rPr>
                <w:t xml:space="preserve">NORTH SANTIAM R AT </w:t>
              </w:r>
            </w:ins>
            <w:ins w:id="1350"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1351"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1352"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1353"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1354" w:author="David Conklin" w:date="2021-07-05T07:16:00Z"/>
                <w:rFonts w:ascii="Calibri" w:eastAsia="Times New Roman" w:hAnsi="Calibri" w:cs="Calibri"/>
                <w:color w:val="000000"/>
              </w:rPr>
            </w:pPr>
          </w:p>
        </w:tc>
      </w:tr>
      <w:tr w:rsidR="00B823D2" w:rsidRPr="00286383" w14:paraId="4E40508E" w14:textId="77777777" w:rsidTr="00C73EB7">
        <w:trPr>
          <w:trHeight w:val="300"/>
          <w:ins w:id="1355"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1356"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1357"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1358" w:author="David Conklin" w:date="2021-07-05T07:08:00Z"/>
                <w:rFonts w:ascii="Calibri" w:eastAsia="Times New Roman" w:hAnsi="Calibri" w:cs="Calibri"/>
                <w:color w:val="000000"/>
              </w:rPr>
            </w:pPr>
          </w:p>
        </w:tc>
      </w:tr>
      <w:tr w:rsidR="00B823D2" w:rsidRPr="00286383" w14:paraId="04D72B7B" w14:textId="77777777" w:rsidTr="00C73EB7">
        <w:trPr>
          <w:trHeight w:val="300"/>
          <w:ins w:id="1359"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1360" w:author="David Conklin" w:date="2021-07-05T07:08:00Z"/>
                <w:rFonts w:ascii="Calibri" w:eastAsia="Times New Roman" w:hAnsi="Calibri" w:cs="Calibri"/>
                <w:color w:val="000000"/>
              </w:rPr>
            </w:pPr>
            <w:ins w:id="1361"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1362" w:author="David Conklin" w:date="2021-07-05T07:08:00Z"/>
                <w:rFonts w:ascii="Calibri" w:eastAsia="Times New Roman" w:hAnsi="Calibri" w:cs="Calibri"/>
                <w:color w:val="000000"/>
              </w:rPr>
            </w:pPr>
            <w:ins w:id="1363"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1364" w:author="David Conklin" w:date="2021-07-05T07:08:00Z"/>
                <w:rFonts w:ascii="Calibri" w:eastAsia="Times New Roman" w:hAnsi="Calibri" w:cs="Calibri"/>
                <w:color w:val="000000"/>
              </w:rPr>
            </w:pPr>
          </w:p>
        </w:tc>
      </w:tr>
      <w:tr w:rsidR="00371F24" w:rsidRPr="00286383" w14:paraId="512E93ED" w14:textId="77777777" w:rsidTr="00C73EB7">
        <w:trPr>
          <w:trHeight w:val="300"/>
          <w:ins w:id="1365"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1366" w:author="David Conklin" w:date="2021-07-05T07:08:00Z"/>
                <w:rFonts w:ascii="Calibri" w:eastAsia="Times New Roman" w:hAnsi="Calibri" w:cs="Calibri"/>
                <w:color w:val="000000"/>
              </w:rPr>
            </w:pPr>
            <w:ins w:id="1367"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1368" w:author="David Conklin" w:date="2021-07-05T07:08:00Z"/>
                <w:rFonts w:ascii="Calibri" w:eastAsia="Times New Roman" w:hAnsi="Calibri" w:cs="Calibri"/>
                <w:color w:val="000000"/>
              </w:rPr>
            </w:pPr>
            <w:ins w:id="1369"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1370" w:author="David Conklin" w:date="2021-07-05T07:20:00Z"/>
                <w:rFonts w:ascii="Calibri" w:eastAsia="Times New Roman" w:hAnsi="Calibri" w:cs="Calibri"/>
                <w:color w:val="000000"/>
              </w:rPr>
            </w:pPr>
            <w:ins w:id="1371"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1372" w:author="David Conklin" w:date="2021-07-05T07:08:00Z"/>
                <w:rFonts w:ascii="Calibri" w:eastAsia="Times New Roman" w:hAnsi="Calibri" w:cs="Calibri"/>
                <w:color w:val="000000"/>
              </w:rPr>
            </w:pPr>
          </w:p>
        </w:tc>
      </w:tr>
      <w:tr w:rsidR="00371F24" w:rsidRPr="00286383" w14:paraId="747B86EC" w14:textId="77777777" w:rsidTr="00C73EB7">
        <w:trPr>
          <w:trHeight w:val="300"/>
          <w:ins w:id="1373"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1374" w:author="David Conklin" w:date="2021-07-05T07:08:00Z"/>
                <w:rFonts w:ascii="Calibri" w:eastAsia="Times New Roman" w:hAnsi="Calibri" w:cs="Calibri"/>
                <w:color w:val="000000"/>
              </w:rPr>
            </w:pPr>
            <w:ins w:id="1375"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1376" w:author="David Conklin" w:date="2021-07-05T07:08:00Z"/>
                <w:rFonts w:ascii="Calibri" w:eastAsia="Times New Roman" w:hAnsi="Calibri" w:cs="Calibri"/>
                <w:color w:val="000000"/>
              </w:rPr>
            </w:pPr>
            <w:ins w:id="1377"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1378" w:author="David Conklin" w:date="2021-07-05T07:08:00Z"/>
                <w:rFonts w:ascii="Calibri" w:eastAsia="Times New Roman" w:hAnsi="Calibri" w:cs="Calibri"/>
                <w:color w:val="000000"/>
              </w:rPr>
            </w:pPr>
            <w:ins w:id="1379"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1380"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1381" w:author="David Conklin" w:date="2021-07-05T07:08:00Z"/>
                <w:rFonts w:ascii="Calibri" w:eastAsia="Times New Roman" w:hAnsi="Calibri" w:cs="Calibri"/>
                <w:color w:val="000000"/>
              </w:rPr>
            </w:pPr>
            <w:ins w:id="1382"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1383" w:author="David Conklin" w:date="2021-07-05T07:08:00Z"/>
                <w:rFonts w:ascii="Calibri" w:eastAsia="Times New Roman" w:hAnsi="Calibri" w:cs="Calibri"/>
                <w:color w:val="000000"/>
              </w:rPr>
            </w:pPr>
            <w:ins w:id="1384"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1385" w:author="David Conklin" w:date="2021-07-05T07:08:00Z"/>
                <w:rFonts w:ascii="Calibri" w:eastAsia="Times New Roman" w:hAnsi="Calibri" w:cs="Calibri"/>
                <w:color w:val="000000"/>
              </w:rPr>
            </w:pPr>
            <w:ins w:id="1386"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1387"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1388" w:author="David Conklin" w:date="2021-07-05T07:08:00Z"/>
                <w:rFonts w:ascii="Calibri" w:eastAsia="Times New Roman" w:hAnsi="Calibri" w:cs="Calibri"/>
                <w:color w:val="000000"/>
              </w:rPr>
            </w:pPr>
            <w:ins w:id="1389"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1390" w:author="David Conklin" w:date="2021-07-05T07:08:00Z"/>
                <w:rFonts w:ascii="Calibri" w:eastAsia="Times New Roman" w:hAnsi="Calibri" w:cs="Calibri"/>
                <w:color w:val="000000"/>
              </w:rPr>
            </w:pPr>
            <w:ins w:id="1391"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1392" w:author="David Conklin" w:date="2021-07-05T07:08:00Z"/>
                <w:rFonts w:ascii="Calibri" w:eastAsia="Times New Roman" w:hAnsi="Calibri" w:cs="Calibri"/>
                <w:color w:val="000000"/>
              </w:rPr>
            </w:pPr>
            <w:ins w:id="1393"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1394"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1395" w:author="David Conklin" w:date="2021-07-05T07:08:00Z"/>
                <w:rFonts w:ascii="Calibri" w:eastAsia="Times New Roman" w:hAnsi="Calibri" w:cs="Calibri"/>
                <w:color w:val="000000"/>
              </w:rPr>
            </w:pPr>
            <w:ins w:id="1396"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1397" w:author="David Conklin" w:date="2021-07-05T07:08:00Z"/>
                <w:rFonts w:ascii="Calibri" w:eastAsia="Times New Roman" w:hAnsi="Calibri" w:cs="Calibri"/>
                <w:color w:val="000000"/>
              </w:rPr>
            </w:pPr>
            <w:ins w:id="1398"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1399" w:author="David Conklin" w:date="2021-07-05T07:08:00Z"/>
                <w:rFonts w:ascii="Calibri" w:eastAsia="Times New Roman" w:hAnsi="Calibri" w:cs="Calibri"/>
                <w:color w:val="000000"/>
              </w:rPr>
            </w:pPr>
            <w:ins w:id="1400"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1401"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1402" w:author="David Conklin" w:date="2021-07-05T07:08:00Z"/>
                <w:rFonts w:ascii="Calibri" w:eastAsia="Times New Roman" w:hAnsi="Calibri" w:cs="Calibri"/>
                <w:color w:val="000000"/>
              </w:rPr>
            </w:pPr>
            <w:ins w:id="1403"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1404" w:author="David Conklin" w:date="2021-07-05T07:08:00Z"/>
                <w:rFonts w:ascii="Calibri" w:eastAsia="Times New Roman" w:hAnsi="Calibri" w:cs="Calibri"/>
                <w:color w:val="000000"/>
              </w:rPr>
            </w:pPr>
            <w:ins w:id="1405"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1406" w:author="David Conklin" w:date="2021-07-05T07:08:00Z"/>
                <w:rFonts w:ascii="Calibri" w:eastAsia="Times New Roman" w:hAnsi="Calibri" w:cs="Calibri"/>
                <w:color w:val="000000"/>
              </w:rPr>
            </w:pPr>
            <w:ins w:id="1407"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1408" w:author="David Conklin" w:date="2021-07-05T07:08:00Z"/>
        </w:rPr>
      </w:pPr>
    </w:p>
    <w:p w14:paraId="6A9EDEE3" w14:textId="77777777" w:rsidR="00B823D2" w:rsidRDefault="00B823D2" w:rsidP="00B823D2">
      <w:pPr>
        <w:rPr>
          <w:ins w:id="1409" w:author="David Conklin" w:date="2021-07-05T07:08:00Z"/>
          <w:noProof/>
        </w:rPr>
      </w:pPr>
      <w:ins w:id="1410" w:author="David Conklin" w:date="2021-07-05T07:08:00Z">
        <w:r>
          <w:rPr>
            <w:noProof/>
          </w:rPr>
          <w:t xml:space="preserve"> </w:t>
        </w:r>
      </w:ins>
    </w:p>
    <w:p w14:paraId="6BD9A99E" w14:textId="22679DF1" w:rsidR="00B823D2" w:rsidRDefault="009A1CE6" w:rsidP="00B823D2">
      <w:pPr>
        <w:rPr>
          <w:ins w:id="1411" w:author="David Conklin" w:date="2021-07-05T08:22:00Z"/>
        </w:rPr>
      </w:pPr>
      <w:ins w:id="1412"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1413" w:author="David Conklin" w:date="2021-07-05T07:08:00Z"/>
        </w:rPr>
      </w:pPr>
    </w:p>
    <w:p w14:paraId="184CF59B" w14:textId="77777777" w:rsidR="00B823D2" w:rsidRDefault="00B823D2" w:rsidP="00B823D2">
      <w:pPr>
        <w:rPr>
          <w:ins w:id="1414" w:author="David Conklin" w:date="2021-07-05T07:08:00Z"/>
        </w:rPr>
      </w:pPr>
    </w:p>
    <w:p w14:paraId="5B7701AA" w14:textId="20B5A39C" w:rsidR="00B823D2" w:rsidRDefault="00A348F2" w:rsidP="00B823D2">
      <w:pPr>
        <w:rPr>
          <w:ins w:id="1415" w:author="David Conklin" w:date="2021-07-05T07:08:00Z"/>
        </w:rPr>
      </w:pPr>
      <w:ins w:id="1416"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1417" w:author="David Conklin" w:date="2021-07-05T07:08:00Z"/>
        </w:rPr>
      </w:pPr>
    </w:p>
    <w:p w14:paraId="16C7AA24" w14:textId="77777777" w:rsidR="00B823D2" w:rsidRDefault="00B823D2" w:rsidP="00B823D2">
      <w:pPr>
        <w:rPr>
          <w:ins w:id="1418" w:author="David Conklin" w:date="2021-07-05T07:08:00Z"/>
        </w:rPr>
      </w:pPr>
    </w:p>
    <w:p w14:paraId="0DF0DAE3" w14:textId="07396451" w:rsidR="00B823D2" w:rsidRDefault="003F02BC" w:rsidP="003F02BC">
      <w:pPr>
        <w:pStyle w:val="Heading2"/>
        <w:rPr>
          <w:ins w:id="1419" w:author="David Conklin" w:date="2021-07-05T07:08:00Z"/>
        </w:rPr>
        <w:pPrChange w:id="1420" w:author="David Conklin" w:date="2021-07-05T07:33:00Z">
          <w:pPr/>
        </w:pPrChange>
      </w:pPr>
      <w:bookmarkStart w:id="1421" w:name="_Toc76374615"/>
      <w:ins w:id="1422" w:author="David Conklin" w:date="2021-07-05T07:33:00Z">
        <w:r>
          <w:t>Inflows from springs</w:t>
        </w:r>
      </w:ins>
      <w:bookmarkEnd w:id="1421"/>
    </w:p>
    <w:p w14:paraId="6C0A00CB" w14:textId="6983A251" w:rsidR="00B823D2" w:rsidRDefault="00B823D2" w:rsidP="00B823D2">
      <w:pPr>
        <w:rPr>
          <w:ins w:id="1423" w:author="David Conklin" w:date="2021-07-05T07:08:00Z"/>
        </w:rPr>
      </w:pPr>
      <w:ins w:id="1424" w:author="David Conklin" w:date="2021-07-05T07:08:00Z">
        <w:r>
          <w:t xml:space="preserve">Spring water inputs have been added to the </w:t>
        </w:r>
      </w:ins>
      <w:ins w:id="1425" w:author="David Conklin" w:date="2021-07-05T07:30:00Z">
        <w:r w:rsidR="003F02BC">
          <w:t>North Santiam</w:t>
        </w:r>
      </w:ins>
      <w:ins w:id="1426" w:author="David Conklin" w:date="2021-07-05T07:08:00Z">
        <w:r>
          <w:t xml:space="preserve"> basin simulation at </w:t>
        </w:r>
      </w:ins>
      <w:ins w:id="1427" w:author="David Conklin" w:date="2021-07-05T07:30:00Z">
        <w:r w:rsidR="003F02BC">
          <w:t>1</w:t>
        </w:r>
      </w:ins>
      <w:ins w:id="1428" w:author="David Conklin" w:date="2021-07-05T07:31:00Z">
        <w:r w:rsidR="003F02BC">
          <w:t>0</w:t>
        </w:r>
      </w:ins>
      <w:ins w:id="1429" w:author="David Conklin" w:date="2021-07-05T07:08:00Z">
        <w:r>
          <w:t xml:space="preserve"> location</w:t>
        </w:r>
      </w:ins>
      <w:ins w:id="1430" w:author="David Conklin" w:date="2021-07-05T07:31:00Z">
        <w:r w:rsidR="003F02BC">
          <w:t>s.  For a discussion o</w:t>
        </w:r>
      </w:ins>
      <w:ins w:id="1431" w:author="David Conklin" w:date="2021-07-05T07:32:00Z">
        <w:r w:rsidR="003F02BC">
          <w:t xml:space="preserve">f spring water inputs, see the section McKenzie </w:t>
        </w:r>
      </w:ins>
      <w:ins w:id="1432" w:author="David Conklin" w:date="2021-07-05T07:44:00Z">
        <w:r w:rsidR="001E40A2">
          <w:t xml:space="preserve">Basin </w:t>
        </w:r>
      </w:ins>
      <w:ins w:id="1433" w:author="David Conklin" w:date="2021-07-05T07:32:00Z">
        <w:r w:rsidR="003F02BC">
          <w:t>Wetlands Study/High Cascades Spring</w:t>
        </w:r>
      </w:ins>
      <w:ins w:id="1434" w:author="David Conklin" w:date="2021-07-05T07:33:00Z">
        <w:r w:rsidR="003F02BC">
          <w:t>s.</w:t>
        </w:r>
      </w:ins>
      <w:ins w:id="1435" w:author="David Conklin" w:date="2021-07-05T07:08:00Z">
        <w:r>
          <w:t xml:space="preserve">  </w:t>
        </w:r>
      </w:ins>
    </w:p>
    <w:p w14:paraId="1D0750D3" w14:textId="2FB48CC2" w:rsidR="00B823D2" w:rsidRDefault="00B823D2" w:rsidP="00B823D2">
      <w:pPr>
        <w:rPr>
          <w:ins w:id="1436" w:author="David Conklin" w:date="2021-07-05T07:08:00Z"/>
        </w:rPr>
      </w:pPr>
    </w:p>
    <w:p w14:paraId="3CB48306" w14:textId="166278A0" w:rsidR="00B823D2" w:rsidRDefault="00B823D2" w:rsidP="00B823D2">
      <w:pPr>
        <w:rPr>
          <w:ins w:id="1437" w:author="David Conklin" w:date="2021-07-05T07:29:00Z"/>
        </w:rPr>
      </w:pPr>
      <w:ins w:id="1438" w:author="David Conklin" w:date="2021-07-05T07:08:00Z">
        <w:r>
          <w:t>Specifications for springs in CW3M ver. 409</w:t>
        </w:r>
      </w:ins>
    </w:p>
    <w:p w14:paraId="5060547D" w14:textId="0C9E76B9" w:rsidR="003F02BC" w:rsidRDefault="003F02BC" w:rsidP="003F02BC">
      <w:pPr>
        <w:autoSpaceDE w:val="0"/>
        <w:autoSpaceDN w:val="0"/>
        <w:adjustRightInd w:val="0"/>
        <w:rPr>
          <w:ins w:id="1439" w:author="David Conklin" w:date="2021-07-05T07:29:00Z"/>
          <w:rFonts w:ascii="Consolas" w:hAnsi="Consolas" w:cs="Consolas"/>
          <w:color w:val="000000"/>
          <w:sz w:val="19"/>
          <w:szCs w:val="19"/>
        </w:rPr>
      </w:pPr>
      <w:ins w:id="1440"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1441" w:author="David Conklin" w:date="2021-07-05T07:29:00Z"/>
          <w:rFonts w:ascii="Consolas" w:hAnsi="Consolas" w:cs="Consolas"/>
          <w:color w:val="000000"/>
          <w:sz w:val="19"/>
          <w:szCs w:val="19"/>
        </w:rPr>
      </w:pPr>
      <w:ins w:id="1442"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1443" w:author="David Conklin" w:date="2021-07-05T07:29:00Z"/>
          <w:rFonts w:ascii="Consolas" w:hAnsi="Consolas" w:cs="Consolas"/>
          <w:color w:val="000000"/>
          <w:sz w:val="19"/>
          <w:szCs w:val="19"/>
        </w:rPr>
      </w:pPr>
      <w:ins w:id="1444"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1445" w:author="David Conklin" w:date="2021-07-05T07:29:00Z"/>
          <w:rFonts w:ascii="Consolas" w:hAnsi="Consolas" w:cs="Consolas"/>
          <w:color w:val="000000"/>
          <w:sz w:val="19"/>
          <w:szCs w:val="19"/>
        </w:rPr>
      </w:pPr>
      <w:ins w:id="1446"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1447" w:author="David Conklin" w:date="2021-07-05T07:29:00Z"/>
          <w:rFonts w:ascii="Consolas" w:hAnsi="Consolas" w:cs="Consolas"/>
          <w:color w:val="000000"/>
          <w:sz w:val="19"/>
          <w:szCs w:val="19"/>
        </w:rPr>
      </w:pPr>
      <w:ins w:id="1448"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1449" w:author="David Conklin" w:date="2021-07-05T07:29:00Z"/>
          <w:rFonts w:ascii="Consolas" w:hAnsi="Consolas" w:cs="Consolas"/>
          <w:color w:val="000000"/>
          <w:sz w:val="19"/>
          <w:szCs w:val="19"/>
        </w:rPr>
      </w:pPr>
      <w:ins w:id="1450"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1451" w:author="David Conklin" w:date="2021-07-05T07:29:00Z"/>
          <w:rFonts w:ascii="Consolas" w:hAnsi="Consolas" w:cs="Consolas"/>
          <w:color w:val="000000"/>
          <w:sz w:val="19"/>
          <w:szCs w:val="19"/>
        </w:rPr>
      </w:pPr>
      <w:ins w:id="1452"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1453" w:author="David Conklin" w:date="2021-07-05T07:29:00Z"/>
          <w:rFonts w:ascii="Consolas" w:hAnsi="Consolas" w:cs="Consolas"/>
          <w:color w:val="000000"/>
          <w:sz w:val="19"/>
          <w:szCs w:val="19"/>
        </w:rPr>
      </w:pPr>
      <w:ins w:id="1454"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1455" w:author="David Conklin" w:date="2021-07-05T07:29:00Z"/>
          <w:rFonts w:ascii="Consolas" w:hAnsi="Consolas" w:cs="Consolas"/>
          <w:color w:val="000000"/>
          <w:sz w:val="19"/>
          <w:szCs w:val="19"/>
        </w:rPr>
      </w:pPr>
      <w:ins w:id="1456"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1457" w:author="David Conklin" w:date="2021-07-05T07:35:00Z"/>
          <w:rFonts w:ascii="Consolas" w:hAnsi="Consolas" w:cs="Consolas"/>
          <w:color w:val="0000FF"/>
          <w:sz w:val="19"/>
          <w:szCs w:val="19"/>
        </w:rPr>
      </w:pPr>
      <w:ins w:id="1458"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1459" w:author="David Conklin" w:date="2021-07-05T07:08:00Z"/>
        </w:rPr>
      </w:pPr>
      <w:ins w:id="1460"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1461" w:author="David Conklin" w:date="2021-07-05T07:08:00Z"/>
        </w:rPr>
      </w:pPr>
      <w:bookmarkStart w:id="1462" w:name="_Toc76374616"/>
      <w:ins w:id="1463" w:author="David Conklin" w:date="2021-07-05T07:08:00Z">
        <w:r>
          <w:t>Calibration and simulation skill</w:t>
        </w:r>
        <w:bookmarkEnd w:id="1462"/>
      </w:ins>
    </w:p>
    <w:p w14:paraId="1DE9778B" w14:textId="77777777" w:rsidR="00593C1E" w:rsidRDefault="00B823D2" w:rsidP="00B823D2">
      <w:pPr>
        <w:rPr>
          <w:ins w:id="1464" w:author="David Conklin" w:date="2021-07-05T07:41:00Z"/>
        </w:rPr>
      </w:pPr>
      <w:ins w:id="1465" w:author="David Conklin" w:date="2021-07-05T07:08:00Z">
        <w:r>
          <w:t xml:space="preserve">Calibration of CW3M for the </w:t>
        </w:r>
      </w:ins>
      <w:ins w:id="1466" w:author="David Conklin" w:date="2021-07-05T07:40:00Z">
        <w:r w:rsidR="00593C1E">
          <w:t xml:space="preserve">North Santiam </w:t>
        </w:r>
      </w:ins>
      <w:ins w:id="1467" w:author="David Conklin" w:date="2021-07-05T07:08:00Z">
        <w:r>
          <w:t xml:space="preserve">basin, done through </w:t>
        </w:r>
      </w:ins>
      <w:ins w:id="1468" w:author="David Conklin" w:date="2021-07-05T07:40:00Z">
        <w:r w:rsidR="00593C1E">
          <w:t xml:space="preserve">June </w:t>
        </w:r>
      </w:ins>
      <w:ins w:id="1469" w:author="David Conklin" w:date="2021-07-05T07:08:00Z">
        <w:r>
          <w:t>2021</w:t>
        </w:r>
      </w:ins>
      <w:ins w:id="1470" w:author="David Conklin" w:date="2021-07-05T07:40:00Z">
        <w:r w:rsidR="00593C1E">
          <w:t xml:space="preserve"> and implemented in model version 409</w:t>
        </w:r>
      </w:ins>
      <w:ins w:id="1471" w:author="David Conklin" w:date="2021-07-05T07:08:00Z">
        <w:r>
          <w:t xml:space="preserve"> has yielded </w:t>
        </w:r>
      </w:ins>
      <w:ins w:id="1472" w:author="David Conklin" w:date="2021-07-05T07:37:00Z">
        <w:r w:rsidR="00593C1E">
          <w:t>good</w:t>
        </w:r>
      </w:ins>
      <w:ins w:id="1473" w:author="David Conklin" w:date="2021-07-05T07:08:00Z">
        <w:r>
          <w:t xml:space="preserve"> to very good skill statistics for </w:t>
        </w:r>
      </w:ins>
      <w:ins w:id="1474" w:author="David Conklin" w:date="2021-07-05T07:38:00Z">
        <w:r w:rsidR="00593C1E">
          <w:t xml:space="preserve">all </w:t>
        </w:r>
      </w:ins>
      <w:ins w:id="1475" w:author="David Conklin" w:date="2021-07-05T07:08:00Z">
        <w:r>
          <w:t xml:space="preserve">7 flow locations and </w:t>
        </w:r>
      </w:ins>
      <w:ins w:id="1476" w:author="David Conklin" w:date="2021-07-05T07:39:00Z">
        <w:r w:rsidR="00593C1E">
          <w:t>5</w:t>
        </w:r>
      </w:ins>
      <w:ins w:id="1477" w:author="David Conklin" w:date="2021-07-05T07:08:00Z">
        <w:r>
          <w:t xml:space="preserve"> of 6 stream temperature locations.  </w:t>
        </w:r>
      </w:ins>
    </w:p>
    <w:p w14:paraId="117D6C55" w14:textId="77777777" w:rsidR="00B823D2" w:rsidRDefault="00B823D2" w:rsidP="00B823D2">
      <w:pPr>
        <w:rPr>
          <w:ins w:id="1478" w:author="David Conklin" w:date="2021-07-05T07:08:00Z"/>
        </w:rPr>
      </w:pPr>
    </w:p>
    <w:p w14:paraId="3FE14220" w14:textId="75C2C61F" w:rsidR="001E40A2" w:rsidRDefault="00B823D2" w:rsidP="001E40A2">
      <w:pPr>
        <w:rPr>
          <w:ins w:id="1479" w:author="David Conklin" w:date="2021-07-05T07:45:00Z"/>
        </w:rPr>
      </w:pPr>
      <w:ins w:id="1480"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1481"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1482" w:author="David Conklin" w:date="2021-07-05T07:08:00Z">
        <w:r>
          <w:t>For stream temperatures, we add a fifth statistic, MAE, the mean absolute error.</w:t>
        </w:r>
      </w:ins>
      <w:ins w:id="1483" w:author="David Conklin" w:date="2021-07-05T07:45:00Z">
        <w:r w:rsidR="001E40A2">
          <w:t xml:space="preserve">  </w:t>
        </w:r>
        <w:r w:rsidR="001E40A2">
          <w:t>For more information on the Moriasi criteria, see the section McKenzie Basin Wetlands Study/Calibration and simulation skill.</w:t>
        </w:r>
      </w:ins>
    </w:p>
    <w:p w14:paraId="31A28A9D" w14:textId="3FB29A72" w:rsidR="00B823D2" w:rsidRDefault="00B823D2" w:rsidP="00B823D2">
      <w:pPr>
        <w:rPr>
          <w:ins w:id="1484" w:author="David Conklin" w:date="2021-07-05T07:08:00Z"/>
        </w:rPr>
      </w:pPr>
    </w:p>
    <w:p w14:paraId="43AC7F34" w14:textId="77777777" w:rsidR="00B823D2" w:rsidRDefault="00B823D2" w:rsidP="00B823D2">
      <w:pPr>
        <w:rPr>
          <w:ins w:id="1485" w:author="David Conklin" w:date="2021-07-05T07:08:00Z"/>
        </w:rPr>
      </w:pPr>
    </w:p>
    <w:p w14:paraId="122F4E26" w14:textId="77777777" w:rsidR="00B823D2" w:rsidRDefault="00B823D2" w:rsidP="00B823D2">
      <w:pPr>
        <w:rPr>
          <w:ins w:id="1486" w:author="David Conklin" w:date="2021-07-05T07:08:00Z"/>
        </w:rPr>
      </w:pPr>
      <w:ins w:id="1487" w:author="David Conklin" w:date="2021-07-05T07:08:00Z">
        <w:r>
          <w:br w:type="page"/>
        </w:r>
      </w:ins>
    </w:p>
    <w:p w14:paraId="231115C3" w14:textId="630DB0C1" w:rsidR="00B823D2" w:rsidDel="009E3F34" w:rsidRDefault="00093694" w:rsidP="00B47486">
      <w:pPr>
        <w:rPr>
          <w:del w:id="1488" w:author="David Conklin" w:date="2021-07-05T12:32:00Z"/>
        </w:rPr>
      </w:pPr>
      <w:ins w:id="1489" w:author="David Conklin" w:date="2021-07-05T12:29:00Z">
        <w:r>
          <w:rPr>
            <w:noProof/>
          </w:rPr>
          <w:lastRenderedPageBreak/>
          <w:drawing>
            <wp:inline distT="0" distB="0" distL="0" distR="0" wp14:anchorId="4AF629BA" wp14:editId="1D33BF7C">
              <wp:extent cx="8078892" cy="5733407"/>
              <wp:effectExtent l="0" t="8255"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8"/>
                      <a:stretch>
                        <a:fillRect/>
                      </a:stretch>
                    </pic:blipFill>
                    <pic:spPr>
                      <a:xfrm rot="16200000">
                        <a:off x="0" y="0"/>
                        <a:ext cx="8083977" cy="5737015"/>
                      </a:xfrm>
                      <a:prstGeom prst="rect">
                        <a:avLst/>
                      </a:prstGeom>
                    </pic:spPr>
                  </pic:pic>
                </a:graphicData>
              </a:graphic>
            </wp:inline>
          </w:drawing>
        </w:r>
      </w:ins>
      <w:ins w:id="1490" w:author="David Conklin" w:date="2021-07-05T07:08:00Z">
        <w:r w:rsidR="00B823D2">
          <w:br w:type="page"/>
        </w:r>
      </w:ins>
    </w:p>
    <w:p w14:paraId="11395B98" w14:textId="77777777" w:rsidR="003410F4" w:rsidRDefault="003410F4" w:rsidP="00B47486"/>
    <w:p w14:paraId="607B97EE" w14:textId="29213060" w:rsidR="003410F4" w:rsidRDefault="008E6C13" w:rsidP="008E6C13">
      <w:pPr>
        <w:pStyle w:val="Heading1"/>
      </w:pPr>
      <w:bookmarkStart w:id="1491" w:name="_Toc76374619"/>
      <w:r>
        <w:t>McKenzie Basin Wetlands Study</w:t>
      </w:r>
      <w:bookmarkEnd w:id="1491"/>
    </w:p>
    <w:p w14:paraId="79498AD8" w14:textId="77777777" w:rsidR="00736461" w:rsidRPr="00D97CDA" w:rsidRDefault="00736461" w:rsidP="00A8214A"/>
    <w:p w14:paraId="2403DDA0" w14:textId="063D759E" w:rsidR="00275338" w:rsidRDefault="003613A1" w:rsidP="00A8214A">
      <w:pPr>
        <w:pStyle w:val="Heading2"/>
      </w:pPr>
      <w:bookmarkStart w:id="1492" w:name="_Toc76374620"/>
      <w:r>
        <w:t xml:space="preserve">Project </w:t>
      </w:r>
      <w:r w:rsidR="00DC262D">
        <w:t>Overview</w:t>
      </w:r>
      <w:bookmarkEnd w:id="1492"/>
    </w:p>
    <w:p w14:paraId="6C66CC56" w14:textId="5FB0D1C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33947">
        <w:t xml:space="preserve">Figure </w:t>
      </w:r>
      <w:r w:rsidR="00D3394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53991F7D" w:rsidR="004B3A38" w:rsidRDefault="008E6C13" w:rsidP="00275338">
      <w:r>
        <w:t xml:space="preserve">LCOG has subcontracted the work to Land Craft, LLC, which is operated by David Richey.  </w:t>
      </w:r>
      <w:ins w:id="1493" w:author="David Conklin" w:date="2021-06-30T08:31:00Z">
        <w:r w:rsidR="002718A9">
          <w:t xml:space="preserve">During the first year of the project, </w:t>
        </w:r>
      </w:ins>
      <w:r>
        <w:t xml:space="preserve">Oregon Freshwater </w:t>
      </w:r>
      <w:ins w:id="1494" w:author="David Conklin" w:date="2021-06-30T08:31:00Z">
        <w:r w:rsidR="002718A9">
          <w:t>was</w:t>
        </w:r>
      </w:ins>
      <w:del w:id="1495" w:author="David Conklin" w:date="2021-06-30T08:31:00Z">
        <w:r w:rsidDel="002718A9">
          <w:delText>is</w:delText>
        </w:r>
      </w:del>
      <w:r>
        <w:t xml:space="preserve"> a subcontractor to Land Craft.</w:t>
      </w:r>
      <w:r w:rsidR="002C303A">
        <w:t xml:space="preserve">  David Conklin </w:t>
      </w:r>
      <w:ins w:id="1496" w:author="David Conklin" w:date="2021-06-30T08:31:00Z">
        <w:r w:rsidR="002718A9">
          <w:t>did</w:t>
        </w:r>
      </w:ins>
      <w:del w:id="1497" w:author="David Conklin" w:date="2021-06-30T08:31:00Z">
        <w:r w:rsidR="002C303A" w:rsidDel="002718A9">
          <w:delText>will do</w:delText>
        </w:r>
      </w:del>
      <w:r w:rsidR="002C303A">
        <w:t xml:space="preserve"> most of the work for Freshwater.</w:t>
      </w:r>
      <w:r>
        <w:t xml:space="preserve">  The Freshwater-Land Craft contract stipulate</w:t>
      </w:r>
      <w:ins w:id="1498" w:author="David Conklin" w:date="2021-06-30T08:31:00Z">
        <w:r w:rsidR="002718A9">
          <w:t>d</w:t>
        </w:r>
      </w:ins>
      <w:del w:id="1499" w:author="David Conklin" w:date="2021-06-30T08:31:00Z">
        <w:r w:rsidDel="002718A9">
          <w:delText>s</w:delText>
        </w:r>
      </w:del>
      <w:r>
        <w:t xml:space="preserve"> that the additions and refinements to CW3M which Freshwater develop</w:t>
      </w:r>
      <w:ins w:id="1500" w:author="David Conklin" w:date="2021-06-30T08:31:00Z">
        <w:r w:rsidR="002718A9">
          <w:t>ed</w:t>
        </w:r>
      </w:ins>
      <w:del w:id="1501" w:author="David Conklin" w:date="2021-06-30T08:31:00Z">
        <w:r w:rsidDel="002718A9">
          <w:delText>s</w:delText>
        </w:r>
      </w:del>
      <w:r>
        <w:t xml:space="preserve"> for this study</w:t>
      </w:r>
      <w:r w:rsidR="00275338">
        <w:t xml:space="preserve"> w</w:t>
      </w:r>
      <w:ins w:id="1502" w:author="David Conklin" w:date="2021-06-30T08:32:00Z">
        <w:r w:rsidR="002718A9">
          <w:t>ould</w:t>
        </w:r>
      </w:ins>
      <w:del w:id="1503"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2077C4BC" w:rsidR="00275338" w:rsidRDefault="009767A5" w:rsidP="00A8214A">
      <w:pPr>
        <w:pStyle w:val="Caption"/>
      </w:pPr>
      <w:bookmarkStart w:id="1504" w:name="_Ref48282850"/>
      <w:bookmarkStart w:id="1505" w:name="_Toc53219839"/>
      <w:r>
        <w:t xml:space="preserve">Figure </w:t>
      </w:r>
      <w:r w:rsidR="00D3303F">
        <w:fldChar w:fldCharType="begin"/>
      </w:r>
      <w:r w:rsidR="00D3303F">
        <w:instrText xml:space="preserve"> SEQ Figure \* ARABIC </w:instrText>
      </w:r>
      <w:r w:rsidR="00D3303F">
        <w:fldChar w:fldCharType="separate"/>
      </w:r>
      <w:r w:rsidR="00D33947">
        <w:rPr>
          <w:noProof/>
        </w:rPr>
        <w:t>7</w:t>
      </w:r>
      <w:r w:rsidR="00D3303F">
        <w:rPr>
          <w:noProof/>
        </w:rPr>
        <w:fldChar w:fldCharType="end"/>
      </w:r>
      <w:bookmarkEnd w:id="1504"/>
      <w:r>
        <w:t>. McKenzie basin in CW3M screen capture</w:t>
      </w:r>
      <w:bookmarkEnd w:id="150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75BBD046" w:rsidR="004D33B7" w:rsidRDefault="009767A5" w:rsidP="00A8214A">
      <w:pPr>
        <w:pStyle w:val="Caption"/>
      </w:pPr>
      <w:bookmarkStart w:id="1506" w:name="_Ref48282776"/>
      <w:bookmarkStart w:id="1507" w:name="_Ref48282732"/>
      <w:bookmarkStart w:id="1508" w:name="_Toc53219840"/>
      <w:r>
        <w:t xml:space="preserve">Figure </w:t>
      </w:r>
      <w:r w:rsidR="00D3303F">
        <w:fldChar w:fldCharType="begin"/>
      </w:r>
      <w:r w:rsidR="00D3303F">
        <w:instrText xml:space="preserve"> SEQ Figure \* ARABIC </w:instrText>
      </w:r>
      <w:r w:rsidR="00D3303F">
        <w:fldChar w:fldCharType="separate"/>
      </w:r>
      <w:r w:rsidR="00D33947">
        <w:rPr>
          <w:noProof/>
        </w:rPr>
        <w:t>8</w:t>
      </w:r>
      <w:r w:rsidR="00D3303F">
        <w:rPr>
          <w:noProof/>
        </w:rPr>
        <w:fldChar w:fldCharType="end"/>
      </w:r>
      <w:bookmarkEnd w:id="1506"/>
      <w:r>
        <w:t>. Wetlands in the lower McKenzie basin, with their WETL_ID attribute values</w:t>
      </w:r>
      <w:bookmarkEnd w:id="1507"/>
      <w:bookmarkEnd w:id="1508"/>
    </w:p>
    <w:p w14:paraId="364BDC9E" w14:textId="77777777" w:rsidR="004D33B7" w:rsidRDefault="004D33B7" w:rsidP="00275338"/>
    <w:p w14:paraId="6EF95807" w14:textId="5E566C26" w:rsidR="003613A1" w:rsidRDefault="003613A1" w:rsidP="00A8214A">
      <w:pPr>
        <w:pStyle w:val="Heading2"/>
      </w:pPr>
      <w:bookmarkStart w:id="1509" w:name="_Toc76374621"/>
      <w:r>
        <w:t>Model and Simulation Overview</w:t>
      </w:r>
      <w:bookmarkEnd w:id="1509"/>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510" w:name="_Toc76374622"/>
      <w:r>
        <w:t>McKenzie wetlands in the initial versions of the IDU, HRU, and Reach data layers</w:t>
      </w:r>
      <w:bookmarkEnd w:id="1510"/>
    </w:p>
    <w:p w14:paraId="79661602" w14:textId="40C3BBF7"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33947">
        <w:t xml:space="preserve">Figure </w:t>
      </w:r>
      <w:r w:rsidR="00D3394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511" w:name="_Toc49175988"/>
      <w:bookmarkStart w:id="1512" w:name="_Toc76374623"/>
      <w:r>
        <w:t>Data changes for better representation of wetlands</w:t>
      </w:r>
      <w:bookmarkEnd w:id="1511"/>
      <w:bookmarkEnd w:id="151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513" w:name="_Toc76374624"/>
      <w:r>
        <w:t xml:space="preserve">Projection, </w:t>
      </w:r>
      <w:r w:rsidR="006F174A">
        <w:t>Calendar</w:t>
      </w:r>
      <w:r>
        <w:t>,</w:t>
      </w:r>
      <w:r w:rsidR="006F174A">
        <w:t xml:space="preserve"> and </w:t>
      </w:r>
      <w:r w:rsidR="009D540F">
        <w:t>Units</w:t>
      </w:r>
      <w:bookmarkEnd w:id="151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514" w:name="_Toc76374625"/>
      <w:r>
        <w:t>Simulation of changes in wetlands over time</w:t>
      </w:r>
      <w:bookmarkEnd w:id="151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515" w:name="_Toc76374626"/>
      <w:r>
        <w:t xml:space="preserve">How wetlands </w:t>
      </w:r>
      <w:r w:rsidR="000806A1">
        <w:t>are</w:t>
      </w:r>
      <w:r>
        <w:t xml:space="preserve"> represented</w:t>
      </w:r>
      <w:r w:rsidR="006D6388">
        <w:t xml:space="preserve"> in the model</w:t>
      </w:r>
      <w:bookmarkEnd w:id="151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516" w:name="_Toc76374627"/>
      <w:r>
        <w:t xml:space="preserve">The Wetland class and </w:t>
      </w:r>
      <w:r w:rsidR="00875B17">
        <w:t>Wetland objects in the C++ code</w:t>
      </w:r>
      <w:bookmarkEnd w:id="1516"/>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1517" w:name="_Toc76374628"/>
      <w:r>
        <w:t>Attributes of interest in the wetlands study</w:t>
      </w:r>
      <w:bookmarkEnd w:id="1517"/>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518" w:name="_Toc76374629"/>
      <w:r>
        <w:t>A WETNESS attribute</w:t>
      </w:r>
      <w:bookmarkEnd w:id="1518"/>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519" w:name="_Toc76374630"/>
      <w:r>
        <w:t>Calculating the exchange of water between the wetland and the reach</w:t>
      </w:r>
      <w:bookmarkEnd w:id="1519"/>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520" w:name="_Toc76374631"/>
      <w:r>
        <w:t xml:space="preserve">Wetland </w:t>
      </w:r>
      <w:r w:rsidR="007A55EC">
        <w:t xml:space="preserve">IDU </w:t>
      </w:r>
      <w:r>
        <w:t>parameters</w:t>
      </w:r>
      <w:bookmarkEnd w:id="1520"/>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521" w:name="_Toc76374632"/>
      <w:r>
        <w:t>Reach parameters</w:t>
      </w:r>
      <w:bookmarkEnd w:id="1521"/>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1522" w:name="_Toc76374633"/>
      <w:r>
        <w:t>Implementation of the exchange of water between the wetland and the reach</w:t>
      </w:r>
      <w:bookmarkEnd w:id="1522"/>
    </w:p>
    <w:p w14:paraId="5F583CA4" w14:textId="45090E1F" w:rsidR="00A06517"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r w:rsidR="00A06517">
        <w:t>Since the amounts in that compartment may be a mixture of meltwater at some IDUs and standing water at other IDUs, we will rename it as the “surface water” compartment, distinguishing it both from the snowpack’s frozen water and the water in the soil.</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31BC03B5"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8C3C9A">
        <w:t>are being</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77777777" w:rsidR="00B854B0" w:rsidRDefault="00310B10" w:rsidP="00E5652B">
      <w:r>
        <w:t>BOX_MELT is being used to track standing water in wetland IDUs instead of melt water in a snowpack.</w:t>
      </w:r>
      <w:r w:rsidR="00E24ADB">
        <w:t xml:space="preserve">  </w:t>
      </w:r>
    </w:p>
    <w:p w14:paraId="35143BDC" w14:textId="3239E2A0" w:rsidR="00E5652B" w:rsidRDefault="00E5652B" w:rsidP="006231D1">
      <w:pPr>
        <w:ind w:firstLine="720"/>
      </w:pPr>
      <w:r>
        <w:lastRenderedPageBreak/>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07A883AD" w:rsidR="00172A8D" w:rsidRDefault="00172A8D" w:rsidP="00E5652B">
      <w:pPr>
        <w:rPr>
          <w:ins w:id="1523" w:author="David Conklin" w:date="2021-06-30T09:04:00Z"/>
        </w:rPr>
      </w:pPr>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1524" w:author="David Conklin" w:date="2021-06-30T09:04:00Z"/>
        </w:rPr>
      </w:pPr>
      <w:del w:id="1525" w:author="David Conklin" w:date="2021-06-30T09:04:00Z">
        <w:r w:rsidDel="00783AAC">
          <w:br w:type="page"/>
        </w:r>
      </w:del>
    </w:p>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526" w:name="_Toc76374634"/>
      <w:r>
        <w:t>Standing water temperature</w:t>
      </w:r>
      <w:bookmarkEnd w:id="1526"/>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1527" w:name="_Toc76374635"/>
      <w:r>
        <w:t>Evapotranspiration from wetlands</w:t>
      </w:r>
      <w:bookmarkEnd w:id="1527"/>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528" w:name="_Toc76374636"/>
      <w:r>
        <w:t>Loss (or gain) of wetlands</w:t>
      </w:r>
      <w:bookmarkEnd w:id="1528"/>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529" w:name="_Toc76374637"/>
      <w:r>
        <w:t>Reality check</w:t>
      </w:r>
      <w:bookmarkEnd w:id="1529"/>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lastRenderedPageBreak/>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1530" w:author="David Conklin" w:date="2021-06-30T09:43:00Z">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1531"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1532" w:author="David Conklin" w:date="2021-06-30T09:41:00Z">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1533"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534" w:name="_Toc76374638"/>
      <w:r>
        <w:t>High Cascades Springs</w:t>
      </w:r>
      <w:bookmarkEnd w:id="1534"/>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1535"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1536" w:author="David Conklin" w:date="2021-06-30T09:48:00Z">
        <w:r w:rsidR="00D00C4E">
          <w:t>409</w:t>
        </w:r>
      </w:ins>
      <w:del w:id="1537"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538" w:name="_Toc76374639"/>
      <w:r>
        <w:t>Calibration</w:t>
      </w:r>
      <w:r w:rsidR="00B06ED6">
        <w:t xml:space="preserve"> and simulation skill</w:t>
      </w:r>
      <w:bookmarkEnd w:id="1538"/>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1539"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39941A48" w:rsidR="00E3419D" w:rsidRDefault="00E3419D" w:rsidP="007E57E4">
      <w:r>
        <w:t xml:space="preserve">Tuning knob values in CW3M version </w:t>
      </w:r>
      <w:r w:rsidR="00445820">
        <w:t>309</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1C1007F" w:rsidR="00410F77" w:rsidRDefault="00410F77" w:rsidP="00C63B9F">
            <w:pPr>
              <w:jc w:val="center"/>
            </w:pPr>
            <w:r>
              <w:t>1.</w:t>
            </w:r>
            <w:r w:rsidR="00445820">
              <w:t>51846</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643CAE6C" w:rsidR="00410F77" w:rsidRDefault="00445820" w:rsidP="00C63B9F">
            <w:pPr>
              <w:jc w:val="center"/>
            </w:pPr>
            <w:r>
              <w:t>2.06762</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540" w:name="_Toc76374640"/>
      <w:r>
        <w:t>Analysis of</w:t>
      </w:r>
      <w:r w:rsidR="003024C9">
        <w:t xml:space="preserve"> locations where the model has low skill</w:t>
      </w:r>
      <w:bookmarkEnd w:id="1540"/>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1541" w:author="David Conklin" w:date="2021-07-01T11:50:00Z"/>
        </w:rPr>
      </w:pPr>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rsidP="000C04F1">
      <w:pPr>
        <w:pStyle w:val="Heading2"/>
        <w:rPr>
          <w:del w:id="1542" w:author="David Conklin" w:date="2021-07-01T11:47:00Z"/>
        </w:rPr>
        <w:pPrChange w:id="1543" w:author="David Conklin" w:date="2021-07-01T11:50:00Z">
          <w:pPr/>
        </w:pPrChange>
      </w:pPr>
      <w:del w:id="1544" w:author="David Conklin" w:date="2021-07-01T11:47:00Z">
        <w:r w:rsidDel="003F1C20">
          <w:br w:type="page"/>
        </w:r>
      </w:del>
    </w:p>
    <w:p w14:paraId="45B7ACA0" w14:textId="77777777" w:rsidR="00B47F76" w:rsidDel="003F1C20" w:rsidRDefault="00B47F76" w:rsidP="000C04F1">
      <w:pPr>
        <w:pStyle w:val="Heading2"/>
        <w:rPr>
          <w:del w:id="1545" w:author="David Conklin" w:date="2021-07-01T11:47:00Z"/>
        </w:rPr>
        <w:pPrChange w:id="1546" w:author="David Conklin" w:date="2021-07-01T11:50:00Z">
          <w:pPr/>
        </w:pPrChange>
      </w:pPr>
    </w:p>
    <w:p w14:paraId="0D1BEDC6" w14:textId="034C8026" w:rsidR="00B47F76" w:rsidRDefault="00B47F76" w:rsidP="000C04F1">
      <w:pPr>
        <w:pStyle w:val="Heading2"/>
        <w:pPrChange w:id="1547" w:author="David Conklin" w:date="2021-07-01T11:50:00Z">
          <w:pPr>
            <w:pStyle w:val="Heading2"/>
          </w:pPr>
        </w:pPrChange>
      </w:pPr>
      <w:bookmarkStart w:id="1548" w:name="_Toc76374641"/>
      <w:r>
        <w:t>Simulated McKenzie basin water budget</w:t>
      </w:r>
      <w:r w:rsidR="00334ED8">
        <w:t xml:space="preserve"> and thermal energy budget</w:t>
      </w:r>
      <w:bookmarkEnd w:id="1548"/>
    </w:p>
    <w:p w14:paraId="28DCD52C" w14:textId="42E8173A" w:rsidR="00334ED8" w:rsidDel="000C04F1" w:rsidRDefault="00334ED8" w:rsidP="00334ED8">
      <w:pPr>
        <w:rPr>
          <w:del w:id="1549" w:author="David Conklin" w:date="2021-07-01T11:50:00Z"/>
        </w:rPr>
      </w:pPr>
    </w:p>
    <w:p w14:paraId="5CCFEC0D" w14:textId="77777777" w:rsidR="000C04F1" w:rsidRDefault="000C04F1" w:rsidP="000C04F1">
      <w:pPr>
        <w:pStyle w:val="Heading2"/>
        <w:rPr>
          <w:ins w:id="1550" w:author="David Conklin" w:date="2021-07-01T11:50:00Z"/>
        </w:rPr>
        <w:pPrChange w:id="1551"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1552" w:author="David Conklin" w:date="2021-07-02T19:32:00Z"/>
        </w:rPr>
      </w:pPr>
      <w:ins w:id="1553" w:author="David Conklin" w:date="2021-07-02T19:29:00Z">
        <w:r>
          <w:t xml:space="preserve">The water and energy budgets </w:t>
        </w:r>
      </w:ins>
      <w:ins w:id="1554" w:author="David Conklin" w:date="2021-07-02T19:30:00Z">
        <w:r>
          <w:t xml:space="preserve">are said to “close” when </w:t>
        </w:r>
      </w:ins>
      <w:del w:id="1555" w:author="David Conklin" w:date="2021-07-02T19:30:00Z">
        <w:r w:rsidR="00334ED8" w:rsidDel="006E1147">
          <w:delText xml:space="preserve">Ideally, </w:delText>
        </w:r>
      </w:del>
      <w:r w:rsidR="00334ED8">
        <w:t xml:space="preserve">the “total in” value </w:t>
      </w:r>
      <w:del w:id="1556" w:author="David Conklin" w:date="2021-07-02T19:30:00Z">
        <w:r w:rsidR="00334ED8" w:rsidDel="006E1147">
          <w:delText xml:space="preserve">should </w:delText>
        </w:r>
      </w:del>
      <w:r w:rsidR="00334ED8">
        <w:t>match</w:t>
      </w:r>
      <w:ins w:id="1557" w:author="David Conklin" w:date="2021-07-02T19:30:00Z">
        <w:r>
          <w:t>es</w:t>
        </w:r>
      </w:ins>
      <w:r w:rsidR="00334ED8">
        <w:t xml:space="preserve"> the “total out” value in each budget</w:t>
      </w:r>
      <w:r w:rsidR="00082BCB">
        <w:t xml:space="preserve">.  As of </w:t>
      </w:r>
      <w:ins w:id="1558" w:author="David Conklin" w:date="2021-07-02T19:31:00Z">
        <w:r>
          <w:t xml:space="preserve">CW3M </w:t>
        </w:r>
      </w:ins>
      <w:r w:rsidR="00082BCB">
        <w:t>version</w:t>
      </w:r>
      <w:del w:id="1559" w:author="David Conklin" w:date="2021-07-02T10:00:00Z">
        <w:r w:rsidR="00082BCB" w:rsidDel="00C6504A">
          <w:delText>s</w:delText>
        </w:r>
      </w:del>
      <w:r w:rsidR="00082BCB">
        <w:t xml:space="preserve"> </w:t>
      </w:r>
      <w:ins w:id="1560" w:author="David Conklin" w:date="2021-07-02T10:01:00Z">
        <w:r w:rsidR="00C6504A">
          <w:t>409</w:t>
        </w:r>
      </w:ins>
      <w:ins w:id="1561" w:author="David Conklin" w:date="2021-07-02T19:31:00Z">
        <w:r>
          <w:t xml:space="preserve"> (</w:t>
        </w:r>
      </w:ins>
      <w:ins w:id="1562" w:author="David Conklin" w:date="2021-07-02T19:36:00Z">
        <w:r>
          <w:t>7/1</w:t>
        </w:r>
      </w:ins>
      <w:ins w:id="1563" w:author="David Conklin" w:date="2021-07-02T19:31:00Z">
        <w:r>
          <w:t>/21)</w:t>
        </w:r>
      </w:ins>
      <w:ins w:id="1564" w:author="David Conklin" w:date="2021-07-02T10:01:00Z">
        <w:r w:rsidR="00C6504A">
          <w:t xml:space="preserve">, </w:t>
        </w:r>
      </w:ins>
      <w:ins w:id="1565" w:author="David Conklin" w:date="2021-07-02T19:30:00Z">
        <w:r>
          <w:t>the water budge</w:t>
        </w:r>
      </w:ins>
      <w:ins w:id="1566" w:author="David Conklin" w:date="2021-07-02T19:31:00Z">
        <w:r>
          <w:t>t closes nicely but</w:t>
        </w:r>
      </w:ins>
      <w:ins w:id="1567" w:author="David Conklin" w:date="2021-07-02T19:32:00Z">
        <w:r>
          <w:t xml:space="preserve"> the thermal energy budget is still out by </w:t>
        </w:r>
      </w:ins>
      <w:ins w:id="1568" w:author="David Conklin" w:date="2021-07-02T19:34:00Z">
        <w:r>
          <w:t>an appreciable amount.</w:t>
        </w:r>
      </w:ins>
      <w:ins w:id="1569" w:author="David Conklin" w:date="2021-07-02T19:32:00Z">
        <w:r>
          <w:t xml:space="preserve">.  </w:t>
        </w:r>
      </w:ins>
    </w:p>
    <w:p w14:paraId="5B10D7E5" w14:textId="77777777" w:rsidR="006E1147" w:rsidRDefault="006E1147" w:rsidP="00334ED8">
      <w:pPr>
        <w:rPr>
          <w:ins w:id="1570" w:author="David Conklin" w:date="2021-07-02T19:32:00Z"/>
        </w:rPr>
      </w:pPr>
    </w:p>
    <w:p w14:paraId="65025703" w14:textId="77777777" w:rsidR="006E1147" w:rsidRDefault="006E1147" w:rsidP="00334ED8">
      <w:pPr>
        <w:rPr>
          <w:ins w:id="1571" w:author="David Conklin" w:date="2021-07-02T19:33:00Z"/>
        </w:rPr>
      </w:pPr>
      <w:ins w:id="1572" w:author="David Conklin" w:date="2021-07-02T19:33:00Z">
        <w:r>
          <w:t xml:space="preserve">In the water budget, </w:t>
        </w:r>
      </w:ins>
      <w:ins w:id="1573" w:author="David Conklin" w:date="2021-07-02T19:31:00Z">
        <w:r>
          <w:t xml:space="preserve"> </w:t>
        </w:r>
      </w:ins>
      <w:ins w:id="1574" w:author="David Conklin" w:date="2021-07-02T10:01:00Z">
        <w:r w:rsidR="00C6504A">
          <w:t xml:space="preserve">the </w:t>
        </w:r>
      </w:ins>
      <w:ins w:id="1575" w:author="David Conklin" w:date="2021-07-02T17:29:00Z">
        <w:r w:rsidR="00586ABF">
          <w:t xml:space="preserve">average yearly </w:t>
        </w:r>
      </w:ins>
      <w:ins w:id="1576" w:author="David Conklin" w:date="2021-07-02T10:01:00Z">
        <w:r w:rsidR="00C6504A">
          <w:t xml:space="preserve">total out </w:t>
        </w:r>
        <w:r w:rsidR="00FA2CD2">
          <w:t xml:space="preserve">is </w:t>
        </w:r>
      </w:ins>
      <w:ins w:id="1577" w:author="David Conklin" w:date="2021-07-02T10:02:00Z">
        <w:r w:rsidR="00FA2CD2">
          <w:t xml:space="preserve">2.5 mm less than the </w:t>
        </w:r>
      </w:ins>
      <w:ins w:id="1578" w:author="David Conklin" w:date="2021-07-02T17:30:00Z">
        <w:r w:rsidR="00586ABF">
          <w:t xml:space="preserve">average yearly </w:t>
        </w:r>
      </w:ins>
      <w:ins w:id="1579" w:author="David Conklin" w:date="2021-07-02T10:02:00Z">
        <w:r w:rsidR="00FA2CD2">
          <w:t>total in, a difference of 0.11%.</w:t>
        </w:r>
      </w:ins>
      <w:ins w:id="1580" w:author="David Conklin" w:date="2021-07-02T17:10:00Z">
        <w:r w:rsidR="001D3DBD">
          <w:t xml:space="preserve">  However, a closer look at the underlying data </w:t>
        </w:r>
      </w:ins>
      <w:ins w:id="1581" w:author="David Conklin" w:date="2021-07-02T17:11:00Z">
        <w:r w:rsidR="001D3DBD">
          <w:t xml:space="preserve">reveals that at the beginning of 2010, the </w:t>
        </w:r>
      </w:ins>
      <w:ins w:id="1582" w:author="David Conklin" w:date="2021-07-02T17:13:00Z">
        <w:r w:rsidR="001D3DBD">
          <w:t xml:space="preserve">total amount of water in the reaches, reservoirs, and </w:t>
        </w:r>
      </w:ins>
      <w:ins w:id="1583" w:author="David Conklin" w:date="2021-07-02T17:14:00Z">
        <w:r w:rsidR="001D3DBD">
          <w:t>soil tracked by the model was equivalent to 844</w:t>
        </w:r>
      </w:ins>
      <w:ins w:id="1584" w:author="David Conklin" w:date="2021-07-02T17:16:00Z">
        <w:r w:rsidR="001D3DBD">
          <w:t>.2</w:t>
        </w:r>
      </w:ins>
      <w:ins w:id="1585" w:author="David Conklin" w:date="2021-07-02T17:14:00Z">
        <w:r w:rsidR="001D3DBD">
          <w:t xml:space="preserve"> mm</w:t>
        </w:r>
      </w:ins>
      <w:ins w:id="1586" w:author="David Conklin" w:date="2021-07-02T17:15:00Z">
        <w:r w:rsidR="001D3DBD">
          <w:t xml:space="preserve"> over the area of the basin, while</w:t>
        </w:r>
      </w:ins>
      <w:ins w:id="1587" w:author="David Conklin" w:date="2021-07-02T17:16:00Z">
        <w:r w:rsidR="001D3DBD">
          <w:t xml:space="preserve"> 9 years later</w:t>
        </w:r>
      </w:ins>
      <w:ins w:id="1588" w:author="David Conklin" w:date="2021-07-02T17:15:00Z">
        <w:r w:rsidR="001D3DBD">
          <w:t xml:space="preserve"> at the end of 2018 the analogous amount was 862.6 mm</w:t>
        </w:r>
      </w:ins>
      <w:ins w:id="1589" w:author="David Conklin" w:date="2021-07-02T17:18:00Z">
        <w:r w:rsidR="001D3DBD">
          <w:t xml:space="preserve">, an increase of </w:t>
        </w:r>
      </w:ins>
      <w:ins w:id="1590" w:author="David Conklin" w:date="2021-07-02T17:19:00Z">
        <w:r w:rsidR="001D3DBD">
          <w:t xml:space="preserve">18.4 mm over the 9 year period, or </w:t>
        </w:r>
      </w:ins>
      <w:ins w:id="1591" w:author="David Conklin" w:date="2021-07-02T17:18:00Z">
        <w:r w:rsidR="001D3DBD">
          <w:t>2.0 mm</w:t>
        </w:r>
      </w:ins>
      <w:ins w:id="1592" w:author="David Conklin" w:date="2021-07-02T17:19:00Z">
        <w:r w:rsidR="001D3DBD">
          <w:t>/year.</w:t>
        </w:r>
      </w:ins>
      <w:ins w:id="1593" w:author="David Conklin" w:date="2021-07-02T17:20:00Z">
        <w:r w:rsidR="00586ABF">
          <w:t xml:space="preserve">  </w:t>
        </w:r>
      </w:ins>
      <w:ins w:id="1594" w:author="David Conklin" w:date="2021-07-02T17:25:00Z">
        <w:r w:rsidR="00586ABF">
          <w:t xml:space="preserve">Taking that change in the total volume of water into account reduces the discrepancy </w:t>
        </w:r>
      </w:ins>
      <w:ins w:id="1595" w:author="David Conklin" w:date="2021-07-02T17:26:00Z">
        <w:r w:rsidR="00586ABF">
          <w:t>from</w:t>
        </w:r>
      </w:ins>
      <w:ins w:id="1596" w:author="David Conklin" w:date="2021-07-02T19:33:00Z">
        <w:r>
          <w:t xml:space="preserve"> </w:t>
        </w:r>
      </w:ins>
      <w:ins w:id="1597" w:author="David Conklin" w:date="2021-07-02T17:26:00Z">
        <w:r w:rsidR="00586ABF">
          <w:t xml:space="preserve">-2.5 mm (-0.11%) </w:t>
        </w:r>
      </w:ins>
      <w:ins w:id="1598" w:author="David Conklin" w:date="2021-07-02T17:25:00Z">
        <w:r w:rsidR="00586ABF">
          <w:t xml:space="preserve">to </w:t>
        </w:r>
      </w:ins>
      <w:ins w:id="1599" w:author="David Conklin" w:date="2021-07-02T17:26:00Z">
        <w:r w:rsidR="00586ABF">
          <w:t>-0.44 mm</w:t>
        </w:r>
      </w:ins>
      <w:ins w:id="1600" w:author="David Conklin" w:date="2021-07-02T17:28:00Z">
        <w:r w:rsidR="00586ABF">
          <w:t xml:space="preserve"> </w:t>
        </w:r>
      </w:ins>
    </w:p>
    <w:p w14:paraId="70145257" w14:textId="25D0EAB4" w:rsidR="00C6504A" w:rsidRDefault="00586ABF" w:rsidP="00334ED8">
      <w:pPr>
        <w:rPr>
          <w:ins w:id="1601" w:author="David Conklin" w:date="2021-07-02T19:33:00Z"/>
        </w:rPr>
      </w:pPr>
      <w:ins w:id="1602" w:author="David Conklin" w:date="2021-07-02T17:28:00Z">
        <w:r>
          <w:t>(-0.02%).</w:t>
        </w:r>
      </w:ins>
    </w:p>
    <w:p w14:paraId="5AC8C259" w14:textId="62D4AAB2" w:rsidR="006E1147" w:rsidRDefault="006E1147" w:rsidP="00334ED8">
      <w:pPr>
        <w:rPr>
          <w:ins w:id="1603" w:author="David Conklin" w:date="2021-07-02T19:33:00Z"/>
        </w:rPr>
      </w:pPr>
    </w:p>
    <w:p w14:paraId="1D6AA58E" w14:textId="3D017BAE" w:rsidR="00334ED8" w:rsidDel="00FA2CD2" w:rsidRDefault="00082BCB" w:rsidP="00334ED8">
      <w:pPr>
        <w:rPr>
          <w:del w:id="1604" w:author="David Conklin" w:date="2021-07-02T10:02:00Z"/>
        </w:rPr>
      </w:pPr>
      <w:del w:id="1605" w:author="David Conklin" w:date="2021-07-02T10:01:00Z">
        <w:r w:rsidDel="00C6504A">
          <w:delText>225</w:delText>
        </w:r>
      </w:del>
      <w:del w:id="1606"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1607" w:author="David Conklin" w:date="2021-07-02T19:35:00Z"/>
        </w:rPr>
      </w:pPr>
    </w:p>
    <w:p w14:paraId="22E170AA" w14:textId="62912611" w:rsidR="00BB7B7B" w:rsidRDefault="00BB7B7B" w:rsidP="00BB7B7B">
      <w:r>
        <w:t xml:space="preserve">As of </w:t>
      </w:r>
      <w:ins w:id="1608" w:author="David Conklin" w:date="2021-07-02T09:31:00Z">
        <w:r w:rsidR="00E44FF8">
          <w:t>7/2</w:t>
        </w:r>
      </w:ins>
      <w:del w:id="1609" w:author="David Conklin" w:date="2021-07-02T09:30:00Z">
        <w:r w:rsidDel="00E44FF8">
          <w:delText>1/6</w:delText>
        </w:r>
      </w:del>
      <w:r>
        <w:t xml:space="preserve">/21 CW3M ver. </w:t>
      </w:r>
      <w:ins w:id="1610" w:author="David Conklin" w:date="2021-07-02T09:31:00Z">
        <w:r w:rsidR="00E44FF8">
          <w:t>409</w:t>
        </w:r>
      </w:ins>
      <w:del w:id="1611"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1612" w:author="David Conklin" w:date="2021-07-02T09:39:00Z">
              <w:r w:rsidR="00E44FF8">
                <w:t>6.8</w:t>
              </w:r>
            </w:ins>
            <w:del w:id="1613"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1614" w:author="David Conklin" w:date="2021-07-02T09:35:00Z">
              <w:r w:rsidDel="00E44FF8">
                <w:delText>300</w:delText>
              </w:r>
            </w:del>
            <w:ins w:id="1615" w:author="David Conklin" w:date="2021-07-02T09:35:00Z">
              <w:r w:rsidR="00E44FF8">
                <w:t>270</w:t>
              </w:r>
            </w:ins>
          </w:p>
        </w:tc>
        <w:tc>
          <w:tcPr>
            <w:tcW w:w="0" w:type="auto"/>
          </w:tcPr>
          <w:p w14:paraId="67614063" w14:textId="2F2E5263" w:rsidR="00BB7B7B" w:rsidRDefault="00E44FF8" w:rsidP="00BB7B7B">
            <w:pPr>
              <w:jc w:val="right"/>
            </w:pPr>
            <w:ins w:id="1616" w:author="David Conklin" w:date="2021-07-02T09:41:00Z">
              <w:r>
                <w:t>12.4</w:t>
              </w:r>
            </w:ins>
            <w:del w:id="1617"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1618" w:author="David Conklin" w:date="2021-07-02T09:36:00Z">
              <w:r>
                <w:t>7</w:t>
              </w:r>
            </w:ins>
            <w:del w:id="1619"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1620" w:author="David Conklin" w:date="2021-07-02T09:38:00Z">
              <w:r w:rsidR="00E44FF8">
                <w:t>179</w:t>
              </w:r>
            </w:ins>
            <w:del w:id="1621"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1622" w:author="David Conklin" w:date="2021-07-02T09:43:00Z">
              <w:r w:rsidR="00C81A14">
                <w:t>19</w:t>
              </w:r>
            </w:ins>
            <w:del w:id="1623" w:author="David Conklin" w:date="2021-07-02T09:43:00Z">
              <w:r w:rsidDel="00C81A14">
                <w:delText>59</w:delText>
              </w:r>
            </w:del>
          </w:p>
        </w:tc>
        <w:tc>
          <w:tcPr>
            <w:tcW w:w="0" w:type="auto"/>
          </w:tcPr>
          <w:p w14:paraId="625809C8" w14:textId="5110DDC5" w:rsidR="00BB7B7B" w:rsidRDefault="00BB7B7B" w:rsidP="00BB7B7B">
            <w:pPr>
              <w:jc w:val="right"/>
            </w:pPr>
            <w:r>
              <w:t>7</w:t>
            </w:r>
            <w:ins w:id="1624" w:author="David Conklin" w:date="2021-07-02T09:48:00Z">
              <w:r w:rsidR="00C81A14">
                <w:t>5.1</w:t>
              </w:r>
            </w:ins>
            <w:del w:id="1625"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1626" w:author="David Conklin" w:date="2021-07-02T09:57:00Z">
              <w:r w:rsidDel="00C6504A">
                <w:delText>152.7</w:delText>
              </w:r>
            </w:del>
            <w:ins w:id="1627"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1628" w:author="David Conklin" w:date="2021-07-02T09:43:00Z">
              <w:r w:rsidR="00C81A14">
                <w:t>69</w:t>
              </w:r>
            </w:ins>
            <w:del w:id="1629"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1630" w:author="David Conklin" w:date="2021-07-02T09:48:00Z">
              <w:r w:rsidR="00C81A14">
                <w:t>4</w:t>
              </w:r>
            </w:ins>
            <w:del w:id="1631"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1632" w:author="David Conklin" w:date="2021-07-02T09:59:00Z">
              <w:r w:rsidR="00C6504A">
                <w:t>7</w:t>
              </w:r>
            </w:ins>
            <w:del w:id="1633"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1634" w:author="David Conklin" w:date="2021-07-02T09:43:00Z">
              <w:r w:rsidR="00C81A14">
                <w:t>0</w:t>
              </w:r>
            </w:ins>
            <w:del w:id="1635" w:author="David Conklin" w:date="2021-07-02T09:43:00Z">
              <w:r w:rsidDel="00C81A14">
                <w:delText>2</w:delText>
              </w:r>
            </w:del>
          </w:p>
        </w:tc>
        <w:tc>
          <w:tcPr>
            <w:tcW w:w="0" w:type="auto"/>
          </w:tcPr>
          <w:p w14:paraId="36BBD4E3" w14:textId="3EF8FB5A" w:rsidR="00BB7B7B" w:rsidRDefault="00BB7B7B" w:rsidP="00BB7B7B">
            <w:pPr>
              <w:jc w:val="right"/>
            </w:pPr>
            <w:r>
              <w:t>4.</w:t>
            </w:r>
            <w:ins w:id="1636" w:author="David Conklin" w:date="2021-07-02T09:48:00Z">
              <w:r w:rsidR="00C81A14">
                <w:t>2</w:t>
              </w:r>
            </w:ins>
            <w:del w:id="1637"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1638" w:author="David Conklin" w:date="2021-07-02T09:59:00Z">
              <w:r w:rsidR="00C6504A">
                <w:t>7</w:t>
              </w:r>
            </w:ins>
            <w:del w:id="1639"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1640" w:author="David Conklin" w:date="2021-07-02T09:49:00Z">
              <w:r w:rsidR="00C81A14">
                <w:t>4</w:t>
              </w:r>
            </w:ins>
            <w:del w:id="1641"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1642" w:author="David Conklin" w:date="2021-07-02T09:59:00Z">
              <w:r w:rsidR="00C6504A">
                <w:t>6</w:t>
              </w:r>
            </w:ins>
            <w:del w:id="1643"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1644" w:author="David Conklin" w:date="2021-07-02T09:44:00Z">
              <w:r w:rsidR="00C81A14">
                <w:t>176</w:t>
              </w:r>
            </w:ins>
            <w:del w:id="1645"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1646" w:author="David Conklin" w:date="2021-07-02T09:50:00Z">
              <w:r w:rsidR="00C81A14">
                <w:t>5.1</w:t>
              </w:r>
            </w:ins>
            <w:del w:id="1647"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1648" w:author="David Conklin" w:date="2021-07-02T09:51:00Z">
              <w:r>
                <w:t>-2</w:t>
              </w:r>
            </w:ins>
            <w:del w:id="1649"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1650" w:author="David Conklin" w:date="2021-07-02T09:53:00Z">
              <w:r w:rsidR="00C6504A">
                <w:t>1</w:t>
              </w:r>
            </w:ins>
            <w:del w:id="1651"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1652" w:author="David Conklin" w:date="2021-07-02T19:35:00Z"/>
        </w:rPr>
      </w:pPr>
      <w:ins w:id="1653" w:author="David Conklin" w:date="2021-07-02T19:35:00Z">
        <w:r>
          <w:t xml:space="preserve">The energy budget fails to close by </w:t>
        </w:r>
      </w:ins>
      <w:ins w:id="1654" w:author="David Conklin" w:date="2021-07-02T19:36:00Z">
        <w:r>
          <w:t>-</w:t>
        </w:r>
      </w:ins>
      <w:ins w:id="1655" w:author="David Conklin" w:date="2021-07-02T21:02:00Z">
        <w:r w:rsidR="00092594">
          <w:t>6.4</w:t>
        </w:r>
      </w:ins>
      <w:ins w:id="1656" w:author="David Conklin" w:date="2021-07-02T19:35:00Z">
        <w:r>
          <w:t>%</w:t>
        </w:r>
      </w:ins>
      <w:ins w:id="1657" w:author="David Conklin" w:date="2021-07-02T19:51:00Z">
        <w:r w:rsidR="00CB3159">
          <w:t xml:space="preserve"> or more</w:t>
        </w:r>
      </w:ins>
      <w:ins w:id="1658" w:author="David Conklin" w:date="2021-07-02T19:36:00Z">
        <w:r>
          <w:t xml:space="preserve">, i.e. </w:t>
        </w:r>
      </w:ins>
      <w:ins w:id="1659" w:author="David Conklin" w:date="2021-07-02T21:02:00Z">
        <w:r w:rsidR="00092594">
          <w:t>6.</w:t>
        </w:r>
      </w:ins>
      <w:ins w:id="1660" w:author="David Conklin" w:date="2021-07-02T21:03:00Z">
        <w:r w:rsidR="00092594">
          <w:t>4</w:t>
        </w:r>
      </w:ins>
      <w:ins w:id="1661" w:author="David Conklin" w:date="2021-07-02T19:36:00Z">
        <w:r>
          <w:t>%</w:t>
        </w:r>
      </w:ins>
      <w:ins w:id="1662" w:author="David Conklin" w:date="2021-07-02T19:51:00Z">
        <w:r w:rsidR="00CB3159">
          <w:t xml:space="preserve"> or more</w:t>
        </w:r>
      </w:ins>
      <w:ins w:id="1663" w:author="David Conklin" w:date="2021-07-02T19:36:00Z">
        <w:r>
          <w:t xml:space="preserve"> of the </w:t>
        </w:r>
      </w:ins>
      <w:ins w:id="1664" w:author="David Conklin" w:date="2021-07-02T19:37:00Z">
        <w:r>
          <w:t xml:space="preserve">modeled </w:t>
        </w:r>
      </w:ins>
      <w:ins w:id="1665" w:author="David Conklin" w:date="2021-07-02T19:36:00Z">
        <w:r>
          <w:t>thermal energy</w:t>
        </w:r>
      </w:ins>
      <w:ins w:id="1666" w:author="David Conklin" w:date="2021-07-02T19:37:00Z">
        <w:r>
          <w:t xml:space="preserve"> reaching the surface waters of the basin is </w:t>
        </w:r>
      </w:ins>
      <w:ins w:id="1667" w:author="David Conklin" w:date="2021-07-02T19:39:00Z">
        <w:r w:rsidR="00D64198">
          <w:t xml:space="preserve">still </w:t>
        </w:r>
      </w:ins>
      <w:ins w:id="1668" w:author="David Conklin" w:date="2021-07-02T19:37:00Z">
        <w:r>
          <w:t>unaccounte</w:t>
        </w:r>
      </w:ins>
      <w:ins w:id="1669" w:author="David Conklin" w:date="2021-07-02T19:38:00Z">
        <w:r>
          <w:t>d for in modeled thermal energy leaving those waters</w:t>
        </w:r>
      </w:ins>
      <w:ins w:id="1670" w:author="David Conklin" w:date="2021-07-02T19:39:00Z">
        <w:r w:rsidR="00D64198">
          <w:t xml:space="preserve"> and </w:t>
        </w:r>
      </w:ins>
      <w:ins w:id="1671" w:author="David Conklin" w:date="2021-07-05T06:52:00Z">
        <w:r w:rsidR="00613067">
          <w:t xml:space="preserve">in </w:t>
        </w:r>
      </w:ins>
      <w:ins w:id="1672" w:author="David Conklin" w:date="2021-07-02T19:39:00Z">
        <w:r w:rsidR="00D64198">
          <w:t>the basin discharge</w:t>
        </w:r>
      </w:ins>
      <w:ins w:id="1673" w:author="David Conklin" w:date="2021-07-02T19:35:00Z">
        <w:r>
          <w:t>.</w:t>
        </w:r>
      </w:ins>
    </w:p>
    <w:p w14:paraId="1A02C05C" w14:textId="77777777" w:rsidR="006E1147" w:rsidRDefault="006E1147" w:rsidP="006D0662">
      <w:pPr>
        <w:rPr>
          <w:ins w:id="1674" w:author="David Conklin" w:date="2021-07-02T19:35:00Z"/>
        </w:rPr>
      </w:pPr>
    </w:p>
    <w:p w14:paraId="2F494B0A" w14:textId="091C33FA" w:rsidR="006D0662" w:rsidRDefault="006D0662" w:rsidP="006D0662">
      <w:r>
        <w:t xml:space="preserve">As of </w:t>
      </w:r>
      <w:ins w:id="1675" w:author="David Conklin" w:date="2021-07-02T18:00:00Z">
        <w:r w:rsidR="002B0B5B">
          <w:t>7/1</w:t>
        </w:r>
      </w:ins>
      <w:del w:id="1676" w:author="David Conklin" w:date="2021-07-02T18:00:00Z">
        <w:r w:rsidDel="002B0B5B">
          <w:delText>1/6</w:delText>
        </w:r>
      </w:del>
      <w:r>
        <w:t xml:space="preserve">/21 CW3M ver. </w:t>
      </w:r>
      <w:ins w:id="1677" w:author="David Conklin" w:date="2021-07-02T18:00:00Z">
        <w:r w:rsidR="002B0B5B">
          <w:t>4</w:t>
        </w:r>
      </w:ins>
      <w:ins w:id="1678" w:author="David Conklin" w:date="2021-07-02T18:01:00Z">
        <w:r w:rsidR="002B0B5B">
          <w:t>09</w:t>
        </w:r>
      </w:ins>
      <w:del w:id="1679"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1680"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1681">
          <w:tblGrid>
            <w:gridCol w:w="3253"/>
            <w:gridCol w:w="1798"/>
            <w:gridCol w:w="2363"/>
            <w:gridCol w:w="1936"/>
          </w:tblGrid>
        </w:tblGridChange>
      </w:tblGrid>
      <w:tr w:rsidR="006D0662" w14:paraId="77CDB150" w14:textId="77777777" w:rsidTr="002B0B5B">
        <w:tc>
          <w:tcPr>
            <w:tcW w:w="0" w:type="auto"/>
            <w:tcPrChange w:id="1682"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1683"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1684"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1685"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1686" w:author="David Conklin" w:date="2021-07-02T18:01:00Z"/>
        </w:trPr>
        <w:tc>
          <w:tcPr>
            <w:tcW w:w="0" w:type="auto"/>
            <w:tcPrChange w:id="1687" w:author="David Conklin" w:date="2021-07-02T18:06:00Z">
              <w:tcPr>
                <w:tcW w:w="0" w:type="auto"/>
              </w:tcPr>
            </w:tcPrChange>
          </w:tcPr>
          <w:p w14:paraId="732D704D" w14:textId="1681C2BA" w:rsidR="00BF3872" w:rsidDel="002B0B5B" w:rsidRDefault="00BF3872" w:rsidP="00E3419D">
            <w:pPr>
              <w:rPr>
                <w:del w:id="1688" w:author="David Conklin" w:date="2021-07-02T18:01:00Z"/>
              </w:rPr>
            </w:pPr>
            <w:del w:id="1689" w:author="David Conklin" w:date="2021-07-02T18:01:00Z">
              <w:r w:rsidDel="002B0B5B">
                <w:delText>water in reaches</w:delText>
              </w:r>
            </w:del>
          </w:p>
        </w:tc>
        <w:tc>
          <w:tcPr>
            <w:tcW w:w="1798" w:type="dxa"/>
            <w:tcPrChange w:id="1690" w:author="David Conklin" w:date="2021-07-02T18:06:00Z">
              <w:tcPr>
                <w:tcW w:w="0" w:type="auto"/>
              </w:tcPr>
            </w:tcPrChange>
          </w:tcPr>
          <w:p w14:paraId="313A3A67" w14:textId="36BEBFC1" w:rsidR="00BF3872" w:rsidDel="002B0B5B" w:rsidRDefault="00BF3872" w:rsidP="00E3419D">
            <w:pPr>
              <w:jc w:val="right"/>
              <w:rPr>
                <w:del w:id="1691" w:author="David Conklin" w:date="2021-07-02T18:01:00Z"/>
              </w:rPr>
            </w:pPr>
            <w:del w:id="1692" w:author="David Conklin" w:date="2021-07-02T18:01:00Z">
              <w:r w:rsidDel="002B0B5B">
                <w:delText>0.016e9</w:delText>
              </w:r>
            </w:del>
          </w:p>
        </w:tc>
        <w:tc>
          <w:tcPr>
            <w:tcW w:w="1710" w:type="dxa"/>
            <w:tcPrChange w:id="1693" w:author="David Conklin" w:date="2021-07-02T18:06:00Z">
              <w:tcPr>
                <w:tcW w:w="0" w:type="auto"/>
              </w:tcPr>
            </w:tcPrChange>
          </w:tcPr>
          <w:p w14:paraId="21DF41C9" w14:textId="4ECF1B9D" w:rsidR="00BF3872" w:rsidDel="002B0B5B" w:rsidRDefault="00BF3872" w:rsidP="00E3419D">
            <w:pPr>
              <w:jc w:val="right"/>
              <w:rPr>
                <w:del w:id="1694" w:author="David Conklin" w:date="2021-07-02T18:01:00Z"/>
              </w:rPr>
            </w:pPr>
          </w:p>
        </w:tc>
        <w:tc>
          <w:tcPr>
            <w:tcW w:w="2880" w:type="dxa"/>
            <w:tcPrChange w:id="1695" w:author="David Conklin" w:date="2021-07-02T18:06:00Z">
              <w:tcPr>
                <w:tcW w:w="0" w:type="auto"/>
              </w:tcPr>
            </w:tcPrChange>
          </w:tcPr>
          <w:p w14:paraId="0CEB709F" w14:textId="4CCE37EA" w:rsidR="00BF3872" w:rsidDel="002B0B5B" w:rsidRDefault="00BF3872" w:rsidP="00E3419D">
            <w:pPr>
              <w:jc w:val="right"/>
              <w:rPr>
                <w:del w:id="1696" w:author="David Conklin" w:date="2021-07-02T18:01:00Z"/>
              </w:rPr>
            </w:pPr>
            <w:del w:id="1697" w:author="David Conklin" w:date="2021-07-02T18:01:00Z">
              <w:r w:rsidDel="002B0B5B">
                <w:delText>0.4e9</w:delText>
              </w:r>
            </w:del>
          </w:p>
        </w:tc>
      </w:tr>
      <w:tr w:rsidR="00BF3872" w:rsidDel="002B0B5B" w14:paraId="3FD73038" w14:textId="08DC75F2" w:rsidTr="002B0B5B">
        <w:trPr>
          <w:del w:id="1698" w:author="David Conklin" w:date="2021-07-02T18:01:00Z"/>
        </w:trPr>
        <w:tc>
          <w:tcPr>
            <w:tcW w:w="0" w:type="auto"/>
            <w:tcPrChange w:id="1699" w:author="David Conklin" w:date="2021-07-02T18:06:00Z">
              <w:tcPr>
                <w:tcW w:w="0" w:type="auto"/>
              </w:tcPr>
            </w:tcPrChange>
          </w:tcPr>
          <w:p w14:paraId="20231D08" w14:textId="563BF370" w:rsidR="00BF3872" w:rsidDel="002B0B5B" w:rsidRDefault="00BF3872" w:rsidP="00E3419D">
            <w:pPr>
              <w:rPr>
                <w:del w:id="1700" w:author="David Conklin" w:date="2021-07-02T18:01:00Z"/>
              </w:rPr>
            </w:pPr>
            <w:del w:id="1701" w:author="David Conklin" w:date="2021-07-02T18:01:00Z">
              <w:r w:rsidDel="002B0B5B">
                <w:delText>water in reservoirs</w:delText>
              </w:r>
            </w:del>
          </w:p>
        </w:tc>
        <w:tc>
          <w:tcPr>
            <w:tcW w:w="1798" w:type="dxa"/>
            <w:tcPrChange w:id="1702" w:author="David Conklin" w:date="2021-07-02T18:06:00Z">
              <w:tcPr>
                <w:tcW w:w="0" w:type="auto"/>
              </w:tcPr>
            </w:tcPrChange>
          </w:tcPr>
          <w:p w14:paraId="7E1D840F" w14:textId="224C707B" w:rsidR="00BF3872" w:rsidDel="002B0B5B" w:rsidRDefault="00BF3872" w:rsidP="00E3419D">
            <w:pPr>
              <w:jc w:val="right"/>
              <w:rPr>
                <w:del w:id="1703" w:author="David Conklin" w:date="2021-07-02T18:01:00Z"/>
              </w:rPr>
            </w:pPr>
            <w:del w:id="1704" w:author="David Conklin" w:date="2021-07-02T18:01:00Z">
              <w:r w:rsidDel="002B0B5B">
                <w:delText>0.070e9</w:delText>
              </w:r>
            </w:del>
          </w:p>
        </w:tc>
        <w:tc>
          <w:tcPr>
            <w:tcW w:w="1710" w:type="dxa"/>
            <w:tcPrChange w:id="1705" w:author="David Conklin" w:date="2021-07-02T18:06:00Z">
              <w:tcPr>
                <w:tcW w:w="0" w:type="auto"/>
              </w:tcPr>
            </w:tcPrChange>
          </w:tcPr>
          <w:p w14:paraId="4D603094" w14:textId="6983E0C5" w:rsidR="00BF3872" w:rsidDel="002B0B5B" w:rsidRDefault="00BF3872" w:rsidP="00E3419D">
            <w:pPr>
              <w:jc w:val="right"/>
              <w:rPr>
                <w:del w:id="1706" w:author="David Conklin" w:date="2021-07-02T18:01:00Z"/>
              </w:rPr>
            </w:pPr>
          </w:p>
        </w:tc>
        <w:tc>
          <w:tcPr>
            <w:tcW w:w="2880" w:type="dxa"/>
            <w:tcPrChange w:id="1707" w:author="David Conklin" w:date="2021-07-02T18:06:00Z">
              <w:tcPr>
                <w:tcW w:w="0" w:type="auto"/>
              </w:tcPr>
            </w:tcPrChange>
          </w:tcPr>
          <w:p w14:paraId="7E3484CA" w14:textId="19B67CBF" w:rsidR="00BF3872" w:rsidDel="002B0B5B" w:rsidRDefault="00BF3872" w:rsidP="00E3419D">
            <w:pPr>
              <w:jc w:val="right"/>
              <w:rPr>
                <w:del w:id="1708" w:author="David Conklin" w:date="2021-07-02T18:01:00Z"/>
              </w:rPr>
            </w:pPr>
            <w:del w:id="1709" w:author="David Conklin" w:date="2021-07-02T18:01:00Z">
              <w:r w:rsidDel="002B0B5B">
                <w:delText>1.5e9</w:delText>
              </w:r>
            </w:del>
          </w:p>
        </w:tc>
      </w:tr>
      <w:tr w:rsidR="006D0662" w14:paraId="566E711A" w14:textId="77777777" w:rsidTr="002B0B5B">
        <w:tc>
          <w:tcPr>
            <w:tcW w:w="0" w:type="auto"/>
            <w:tcPrChange w:id="1710" w:author="David Conklin" w:date="2021-07-02T18:06:00Z">
              <w:tcPr>
                <w:tcW w:w="0" w:type="auto"/>
              </w:tcPr>
            </w:tcPrChange>
          </w:tcPr>
          <w:p w14:paraId="29185056" w14:textId="77777777" w:rsidR="006D0662" w:rsidRDefault="006D0662" w:rsidP="00E3419D">
            <w:r>
              <w:t>runoff from land surface</w:t>
            </w:r>
          </w:p>
        </w:tc>
        <w:tc>
          <w:tcPr>
            <w:tcW w:w="1798" w:type="dxa"/>
            <w:tcPrChange w:id="1711" w:author="David Conklin" w:date="2021-07-02T18:06:00Z">
              <w:tcPr>
                <w:tcW w:w="0" w:type="auto"/>
              </w:tcPr>
            </w:tcPrChange>
          </w:tcPr>
          <w:p w14:paraId="24CEB9E7" w14:textId="49C5B828" w:rsidR="006D0662" w:rsidRDefault="006D0662" w:rsidP="007C279E">
            <w:pPr>
              <w:jc w:val="right"/>
            </w:pPr>
            <w:del w:id="1712" w:author="David Conklin" w:date="2021-07-02T18:22:00Z">
              <w:r w:rsidDel="007C279E">
                <w:delText>3.829e9</w:delText>
              </w:r>
            </w:del>
            <w:ins w:id="1713" w:author="David Conklin" w:date="2021-07-02T18:42:00Z">
              <w:r w:rsidR="00776E49">
                <w:t>3.799</w:t>
              </w:r>
            </w:ins>
            <w:ins w:id="1714" w:author="David Conklin" w:date="2021-07-02T18:22:00Z">
              <w:r w:rsidR="007C279E">
                <w:t>e9</w:t>
              </w:r>
            </w:ins>
            <w:r>
              <w:t xml:space="preserve"> </w:t>
            </w:r>
          </w:p>
        </w:tc>
        <w:tc>
          <w:tcPr>
            <w:tcW w:w="1710" w:type="dxa"/>
            <w:tcPrChange w:id="1715" w:author="David Conklin" w:date="2021-07-02T18:06:00Z">
              <w:tcPr>
                <w:tcW w:w="0" w:type="auto"/>
              </w:tcPr>
            </w:tcPrChange>
          </w:tcPr>
          <w:p w14:paraId="29BE9169" w14:textId="5ED713D4" w:rsidR="006D0662" w:rsidRDefault="007C555B" w:rsidP="00E3419D">
            <w:pPr>
              <w:jc w:val="right"/>
            </w:pPr>
            <w:ins w:id="1716" w:author="David Conklin" w:date="2021-07-02T19:20:00Z">
              <w:r>
                <w:t>9.0</w:t>
              </w:r>
            </w:ins>
            <w:del w:id="1717" w:author="David Conklin" w:date="2021-07-02T19:20:00Z">
              <w:r w:rsidR="006D0662" w:rsidDel="007C555B">
                <w:delText>8.9</w:delText>
              </w:r>
            </w:del>
          </w:p>
        </w:tc>
        <w:tc>
          <w:tcPr>
            <w:tcW w:w="2880" w:type="dxa"/>
            <w:tcPrChange w:id="1718" w:author="David Conklin" w:date="2021-07-02T18:06:00Z">
              <w:tcPr>
                <w:tcW w:w="0" w:type="auto"/>
              </w:tcPr>
            </w:tcPrChange>
          </w:tcPr>
          <w:p w14:paraId="0EDD2F5B" w14:textId="524C554A" w:rsidR="006D0662" w:rsidRDefault="006D0662" w:rsidP="00E3419D">
            <w:pPr>
              <w:jc w:val="right"/>
            </w:pPr>
            <w:del w:id="1719" w:author="David Conklin" w:date="2021-07-02T18:02:00Z">
              <w:r w:rsidDel="002B0B5B">
                <w:delText>142.0e9</w:delText>
              </w:r>
            </w:del>
            <w:ins w:id="1720" w:author="David Conklin" w:date="2021-07-02T18:02:00Z">
              <w:r w:rsidR="002B0B5B">
                <w:t>143.1e9</w:t>
              </w:r>
            </w:ins>
          </w:p>
        </w:tc>
      </w:tr>
      <w:tr w:rsidR="006D0662" w14:paraId="0B8AAA64" w14:textId="77777777" w:rsidTr="002B0B5B">
        <w:tc>
          <w:tcPr>
            <w:tcW w:w="0" w:type="auto"/>
            <w:tcPrChange w:id="1721" w:author="David Conklin" w:date="2021-07-02T18:06:00Z">
              <w:tcPr>
                <w:tcW w:w="0" w:type="auto"/>
              </w:tcPr>
            </w:tcPrChange>
          </w:tcPr>
          <w:p w14:paraId="65F5D161" w14:textId="77777777" w:rsidR="006D0662" w:rsidRDefault="006D0662" w:rsidP="00E3419D">
            <w:r>
              <w:t>springs</w:t>
            </w:r>
          </w:p>
        </w:tc>
        <w:tc>
          <w:tcPr>
            <w:tcW w:w="1798" w:type="dxa"/>
            <w:tcPrChange w:id="1722" w:author="David Conklin" w:date="2021-07-02T18:06:00Z">
              <w:tcPr>
                <w:tcW w:w="0" w:type="auto"/>
              </w:tcPr>
            </w:tcPrChange>
          </w:tcPr>
          <w:p w14:paraId="226E5566" w14:textId="200EC318" w:rsidR="006D0662" w:rsidRDefault="006D0662" w:rsidP="007C279E">
            <w:pPr>
              <w:jc w:val="right"/>
            </w:pPr>
            <w:r>
              <w:t>0.</w:t>
            </w:r>
            <w:ins w:id="1723" w:author="David Conklin" w:date="2021-07-02T18:24:00Z">
              <w:r w:rsidR="007C279E">
                <w:t>89</w:t>
              </w:r>
            </w:ins>
            <w:ins w:id="1724" w:author="David Conklin" w:date="2021-07-02T18:42:00Z">
              <w:r w:rsidR="00406E2E">
                <w:t>3</w:t>
              </w:r>
            </w:ins>
            <w:del w:id="1725" w:author="David Conklin" w:date="2021-07-02T18:24:00Z">
              <w:r w:rsidDel="007C279E">
                <w:delText>992</w:delText>
              </w:r>
            </w:del>
            <w:r>
              <w:t>e9</w:t>
            </w:r>
          </w:p>
        </w:tc>
        <w:tc>
          <w:tcPr>
            <w:tcW w:w="1710" w:type="dxa"/>
            <w:tcPrChange w:id="1726" w:author="David Conklin" w:date="2021-07-02T18:06:00Z">
              <w:tcPr>
                <w:tcW w:w="0" w:type="auto"/>
              </w:tcPr>
            </w:tcPrChange>
          </w:tcPr>
          <w:p w14:paraId="7DCEF7C0" w14:textId="77777777" w:rsidR="006D0662" w:rsidRDefault="006D0662" w:rsidP="00E3419D">
            <w:pPr>
              <w:jc w:val="right"/>
            </w:pPr>
            <w:r>
              <w:t>4.9</w:t>
            </w:r>
          </w:p>
        </w:tc>
        <w:tc>
          <w:tcPr>
            <w:tcW w:w="2880" w:type="dxa"/>
            <w:tcPrChange w:id="1727" w:author="David Conklin" w:date="2021-07-02T18:06:00Z">
              <w:tcPr>
                <w:tcW w:w="0" w:type="auto"/>
              </w:tcPr>
            </w:tcPrChange>
          </w:tcPr>
          <w:p w14:paraId="08038ED1" w14:textId="38B39CED" w:rsidR="002B0B5B" w:rsidRDefault="006D0662" w:rsidP="007C279E">
            <w:pPr>
              <w:jc w:val="right"/>
            </w:pPr>
            <w:del w:id="1728" w:author="David Conklin" w:date="2021-07-02T18:02:00Z">
              <w:r w:rsidDel="002B0B5B">
                <w:delText>20.3e9</w:delText>
              </w:r>
            </w:del>
            <w:ins w:id="1729" w:author="David Conklin" w:date="2021-07-02T18:02:00Z">
              <w:r w:rsidR="002B0B5B">
                <w:t>18.</w:t>
              </w:r>
            </w:ins>
            <w:ins w:id="1730" w:author="David Conklin" w:date="2021-07-02T18:03:00Z">
              <w:r w:rsidR="002B0B5B">
                <w:t>3e9</w:t>
              </w:r>
            </w:ins>
          </w:p>
        </w:tc>
      </w:tr>
      <w:tr w:rsidR="006D0662" w14:paraId="2DB3BCA6" w14:textId="77777777" w:rsidTr="002B0B5B">
        <w:tc>
          <w:tcPr>
            <w:tcW w:w="0" w:type="auto"/>
            <w:tcPrChange w:id="1731" w:author="David Conklin" w:date="2021-07-02T18:06:00Z">
              <w:tcPr>
                <w:tcW w:w="0" w:type="auto"/>
              </w:tcPr>
            </w:tcPrChange>
          </w:tcPr>
          <w:p w14:paraId="61B77639" w14:textId="77777777" w:rsidR="006D0662" w:rsidRDefault="006D0662" w:rsidP="00E3419D">
            <w:r>
              <w:t>insolation of reaches</w:t>
            </w:r>
          </w:p>
        </w:tc>
        <w:tc>
          <w:tcPr>
            <w:tcW w:w="1798" w:type="dxa"/>
            <w:tcPrChange w:id="1732" w:author="David Conklin" w:date="2021-07-02T18:06:00Z">
              <w:tcPr>
                <w:tcW w:w="0" w:type="auto"/>
              </w:tcPr>
            </w:tcPrChange>
          </w:tcPr>
          <w:p w14:paraId="563F55E0" w14:textId="77777777" w:rsidR="006D0662" w:rsidRDefault="006D0662" w:rsidP="00E3419D">
            <w:pPr>
              <w:jc w:val="right"/>
            </w:pPr>
          </w:p>
        </w:tc>
        <w:tc>
          <w:tcPr>
            <w:tcW w:w="1710" w:type="dxa"/>
            <w:tcPrChange w:id="1733" w:author="David Conklin" w:date="2021-07-02T18:06:00Z">
              <w:tcPr>
                <w:tcW w:w="0" w:type="auto"/>
              </w:tcPr>
            </w:tcPrChange>
          </w:tcPr>
          <w:p w14:paraId="56CE652A" w14:textId="77777777" w:rsidR="006D0662" w:rsidRDefault="006D0662" w:rsidP="00E3419D">
            <w:pPr>
              <w:jc w:val="right"/>
            </w:pPr>
          </w:p>
        </w:tc>
        <w:tc>
          <w:tcPr>
            <w:tcW w:w="2880" w:type="dxa"/>
            <w:tcPrChange w:id="1734" w:author="David Conklin" w:date="2021-07-02T18:06:00Z">
              <w:tcPr>
                <w:tcW w:w="0" w:type="auto"/>
              </w:tcPr>
            </w:tcPrChange>
          </w:tcPr>
          <w:p w14:paraId="470BE096" w14:textId="52DB942E" w:rsidR="006D0662" w:rsidRDefault="002B0B5B" w:rsidP="00E3419D">
            <w:pPr>
              <w:jc w:val="right"/>
            </w:pPr>
            <w:ins w:id="1735" w:author="David Conklin" w:date="2021-07-02T18:03:00Z">
              <w:r>
                <w:t>56.2</w:t>
              </w:r>
            </w:ins>
            <w:del w:id="1736" w:author="David Conklin" w:date="2021-07-02T18:03:00Z">
              <w:r w:rsidR="006D0662" w:rsidDel="002B0B5B">
                <w:delText>32.1</w:delText>
              </w:r>
            </w:del>
            <w:r w:rsidR="006D0662">
              <w:t>e9</w:t>
            </w:r>
          </w:p>
        </w:tc>
      </w:tr>
      <w:tr w:rsidR="006D0662" w14:paraId="30455650" w14:textId="77777777" w:rsidTr="002B0B5B">
        <w:tc>
          <w:tcPr>
            <w:tcW w:w="0" w:type="auto"/>
            <w:tcPrChange w:id="1737" w:author="David Conklin" w:date="2021-07-02T18:06:00Z">
              <w:tcPr>
                <w:tcW w:w="0" w:type="auto"/>
              </w:tcPr>
            </w:tcPrChange>
          </w:tcPr>
          <w:p w14:paraId="63590432" w14:textId="77777777" w:rsidR="006D0662" w:rsidRDefault="006D0662" w:rsidP="00E3419D">
            <w:r>
              <w:t>insolation of reservoirs</w:t>
            </w:r>
          </w:p>
        </w:tc>
        <w:tc>
          <w:tcPr>
            <w:tcW w:w="1798" w:type="dxa"/>
            <w:tcPrChange w:id="1738" w:author="David Conklin" w:date="2021-07-02T18:06:00Z">
              <w:tcPr>
                <w:tcW w:w="0" w:type="auto"/>
              </w:tcPr>
            </w:tcPrChange>
          </w:tcPr>
          <w:p w14:paraId="6902CE79" w14:textId="77777777" w:rsidR="006D0662" w:rsidRDefault="006D0662" w:rsidP="00E3419D">
            <w:pPr>
              <w:jc w:val="right"/>
            </w:pPr>
          </w:p>
        </w:tc>
        <w:tc>
          <w:tcPr>
            <w:tcW w:w="1710" w:type="dxa"/>
            <w:tcPrChange w:id="1739" w:author="David Conklin" w:date="2021-07-02T18:06:00Z">
              <w:tcPr>
                <w:tcW w:w="0" w:type="auto"/>
              </w:tcPr>
            </w:tcPrChange>
          </w:tcPr>
          <w:p w14:paraId="2BB7EFC5" w14:textId="77777777" w:rsidR="006D0662" w:rsidRDefault="006D0662" w:rsidP="00E3419D">
            <w:pPr>
              <w:jc w:val="right"/>
            </w:pPr>
          </w:p>
        </w:tc>
        <w:tc>
          <w:tcPr>
            <w:tcW w:w="2880" w:type="dxa"/>
            <w:tcPrChange w:id="1740" w:author="David Conklin" w:date="2021-07-02T18:06:00Z">
              <w:tcPr>
                <w:tcW w:w="0" w:type="auto"/>
              </w:tcPr>
            </w:tcPrChange>
          </w:tcPr>
          <w:p w14:paraId="4A761D0D" w14:textId="528F058E" w:rsidR="006D0662" w:rsidRDefault="002B0B5B" w:rsidP="00E3419D">
            <w:pPr>
              <w:jc w:val="right"/>
            </w:pPr>
            <w:ins w:id="1741" w:author="David Conklin" w:date="2021-07-02T18:03:00Z">
              <w:r>
                <w:t>32.1</w:t>
              </w:r>
            </w:ins>
            <w:del w:id="1742" w:author="David Conklin" w:date="2021-07-02T18:03:00Z">
              <w:r w:rsidR="006D0662" w:rsidDel="002B0B5B">
                <w:delText>31.7</w:delText>
              </w:r>
            </w:del>
            <w:r w:rsidR="006D0662">
              <w:t>e9</w:t>
            </w:r>
          </w:p>
        </w:tc>
      </w:tr>
      <w:tr w:rsidR="006D0662" w14:paraId="7286F245" w14:textId="77777777" w:rsidTr="002B0B5B">
        <w:tc>
          <w:tcPr>
            <w:tcW w:w="0" w:type="auto"/>
            <w:tcPrChange w:id="1743" w:author="David Conklin" w:date="2021-07-02T18:06:00Z">
              <w:tcPr>
                <w:tcW w:w="0" w:type="auto"/>
              </w:tcPr>
            </w:tcPrChange>
          </w:tcPr>
          <w:p w14:paraId="6F0D05B0" w14:textId="77777777" w:rsidR="006D0662" w:rsidRDefault="006D0662" w:rsidP="00E3419D">
            <w:r>
              <w:t>added by model</w:t>
            </w:r>
          </w:p>
        </w:tc>
        <w:tc>
          <w:tcPr>
            <w:tcW w:w="1798" w:type="dxa"/>
            <w:tcPrChange w:id="1744" w:author="David Conklin" w:date="2021-07-02T18:06:00Z">
              <w:tcPr>
                <w:tcW w:w="0" w:type="auto"/>
              </w:tcPr>
            </w:tcPrChange>
          </w:tcPr>
          <w:p w14:paraId="61A02DD7" w14:textId="283C08BD" w:rsidR="0025770B" w:rsidRDefault="006D0662" w:rsidP="007C279E">
            <w:pPr>
              <w:jc w:val="right"/>
            </w:pPr>
            <w:del w:id="1745" w:author="David Conklin" w:date="2021-07-02T18:04:00Z">
              <w:r w:rsidDel="002B0B5B">
                <w:delText>0.008e9</w:delText>
              </w:r>
            </w:del>
            <w:ins w:id="1746" w:author="David Conklin" w:date="2021-07-02T18:42:00Z">
              <w:r w:rsidR="00406E2E">
                <w:t>0.023e</w:t>
              </w:r>
            </w:ins>
            <w:ins w:id="1747" w:author="David Conklin" w:date="2021-07-02T18:18:00Z">
              <w:r w:rsidR="0025770B">
                <w:t>9</w:t>
              </w:r>
            </w:ins>
          </w:p>
        </w:tc>
        <w:tc>
          <w:tcPr>
            <w:tcW w:w="1710" w:type="dxa"/>
            <w:tcPrChange w:id="1748" w:author="David Conklin" w:date="2021-07-02T18:06:00Z">
              <w:tcPr>
                <w:tcW w:w="0" w:type="auto"/>
              </w:tcPr>
            </w:tcPrChange>
          </w:tcPr>
          <w:p w14:paraId="590B8984" w14:textId="77777777" w:rsidR="006D0662" w:rsidRDefault="006D0662" w:rsidP="00E3419D">
            <w:pPr>
              <w:jc w:val="right"/>
            </w:pPr>
          </w:p>
        </w:tc>
        <w:tc>
          <w:tcPr>
            <w:tcW w:w="2880" w:type="dxa"/>
            <w:tcPrChange w:id="1749" w:author="David Conklin" w:date="2021-07-02T18:06:00Z">
              <w:tcPr>
                <w:tcW w:w="0" w:type="auto"/>
              </w:tcPr>
            </w:tcPrChange>
          </w:tcPr>
          <w:p w14:paraId="2AA762D3" w14:textId="04B4A6F1" w:rsidR="006D0662" w:rsidRDefault="002B0B5B" w:rsidP="00E3419D">
            <w:pPr>
              <w:jc w:val="right"/>
            </w:pPr>
            <w:ins w:id="1750" w:author="David Conklin" w:date="2021-07-02T18:06:00Z">
              <w:r>
                <w:t>negligible</w:t>
              </w:r>
            </w:ins>
            <w:del w:id="1751" w:author="David Conklin" w:date="2021-07-02T18:06:00Z">
              <w:r w:rsidR="006D0662" w:rsidDel="002B0B5B">
                <w:delText>0.3e9</w:delText>
              </w:r>
            </w:del>
          </w:p>
        </w:tc>
      </w:tr>
      <w:tr w:rsidR="005D40B9" w14:paraId="2619B095" w14:textId="77777777" w:rsidTr="002B0B5B">
        <w:tc>
          <w:tcPr>
            <w:tcW w:w="0" w:type="auto"/>
            <w:tcPrChange w:id="1752"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1753" w:author="David Conklin" w:date="2021-07-02T18:06:00Z">
              <w:tcPr>
                <w:tcW w:w="0" w:type="auto"/>
              </w:tcPr>
            </w:tcPrChange>
          </w:tcPr>
          <w:p w14:paraId="4C873E53" w14:textId="09F37227" w:rsidR="005D40B9" w:rsidRDefault="00406E2E" w:rsidP="00E3419D">
            <w:pPr>
              <w:jc w:val="right"/>
            </w:pPr>
            <w:ins w:id="1754" w:author="David Conklin" w:date="2021-07-02T18:42:00Z">
              <w:r>
                <w:t>4.715e9</w:t>
              </w:r>
            </w:ins>
            <w:del w:id="1755" w:author="David Conklin" w:date="2021-07-02T18:14:00Z">
              <w:r w:rsidR="005D40B9" w:rsidDel="0025770B">
                <w:delText>4.915e9</w:delText>
              </w:r>
            </w:del>
          </w:p>
        </w:tc>
        <w:tc>
          <w:tcPr>
            <w:tcW w:w="1710" w:type="dxa"/>
            <w:tcPrChange w:id="1756" w:author="David Conklin" w:date="2021-07-02T18:06:00Z">
              <w:tcPr>
                <w:tcW w:w="0" w:type="auto"/>
              </w:tcPr>
            </w:tcPrChange>
          </w:tcPr>
          <w:p w14:paraId="7B6ED096" w14:textId="77777777" w:rsidR="005D40B9" w:rsidRDefault="005D40B9" w:rsidP="00E3419D">
            <w:pPr>
              <w:jc w:val="right"/>
            </w:pPr>
          </w:p>
        </w:tc>
        <w:tc>
          <w:tcPr>
            <w:tcW w:w="2880" w:type="dxa"/>
            <w:tcPrChange w:id="1757" w:author="David Conklin" w:date="2021-07-02T18:06:00Z">
              <w:tcPr>
                <w:tcW w:w="0" w:type="auto"/>
              </w:tcPr>
            </w:tcPrChange>
          </w:tcPr>
          <w:p w14:paraId="654513E9" w14:textId="7E3B9873" w:rsidR="005D40B9" w:rsidRDefault="006F0906" w:rsidP="00E3419D">
            <w:pPr>
              <w:jc w:val="right"/>
            </w:pPr>
            <w:r>
              <w:t>2</w:t>
            </w:r>
            <w:ins w:id="1758" w:author="David Conklin" w:date="2021-07-02T18:08:00Z">
              <w:r w:rsidR="002B0B5B">
                <w:t>49.7</w:t>
              </w:r>
            </w:ins>
            <w:del w:id="1759" w:author="David Conklin" w:date="2021-07-02T18:08:00Z">
              <w:r w:rsidDel="002B0B5B">
                <w:delText>28.3</w:delText>
              </w:r>
            </w:del>
            <w:r>
              <w:t>e9</w:t>
            </w:r>
          </w:p>
        </w:tc>
      </w:tr>
      <w:tr w:rsidR="006D0662" w14:paraId="13CA3628" w14:textId="77777777" w:rsidTr="002B0B5B">
        <w:tc>
          <w:tcPr>
            <w:tcW w:w="0" w:type="auto"/>
            <w:tcPrChange w:id="1760" w:author="David Conklin" w:date="2021-07-02T18:06:00Z">
              <w:tcPr>
                <w:tcW w:w="0" w:type="auto"/>
              </w:tcPr>
            </w:tcPrChange>
          </w:tcPr>
          <w:p w14:paraId="6417EC6E" w14:textId="77777777" w:rsidR="006D0662" w:rsidRDefault="006D0662" w:rsidP="00E3419D">
            <w:pPr>
              <w:jc w:val="right"/>
            </w:pPr>
          </w:p>
        </w:tc>
        <w:tc>
          <w:tcPr>
            <w:tcW w:w="1798" w:type="dxa"/>
            <w:tcPrChange w:id="1761" w:author="David Conklin" w:date="2021-07-02T18:06:00Z">
              <w:tcPr>
                <w:tcW w:w="0" w:type="auto"/>
              </w:tcPr>
            </w:tcPrChange>
          </w:tcPr>
          <w:p w14:paraId="04D61B3F" w14:textId="77777777" w:rsidR="006D0662" w:rsidRDefault="006D0662" w:rsidP="00E3419D">
            <w:pPr>
              <w:jc w:val="right"/>
            </w:pPr>
          </w:p>
        </w:tc>
        <w:tc>
          <w:tcPr>
            <w:tcW w:w="1710" w:type="dxa"/>
            <w:tcPrChange w:id="1762" w:author="David Conklin" w:date="2021-07-02T18:06:00Z">
              <w:tcPr>
                <w:tcW w:w="0" w:type="auto"/>
              </w:tcPr>
            </w:tcPrChange>
          </w:tcPr>
          <w:p w14:paraId="24DFE6DA" w14:textId="77777777" w:rsidR="006D0662" w:rsidRDefault="006D0662" w:rsidP="00E3419D">
            <w:pPr>
              <w:jc w:val="right"/>
            </w:pPr>
          </w:p>
        </w:tc>
        <w:tc>
          <w:tcPr>
            <w:tcW w:w="2880" w:type="dxa"/>
            <w:tcPrChange w:id="1763"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1764"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1765"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1766"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1767"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1768" w:author="David Conklin" w:date="2021-07-02T18:01:00Z"/>
        </w:trPr>
        <w:tc>
          <w:tcPr>
            <w:tcW w:w="0" w:type="auto"/>
            <w:tcPrChange w:id="1769" w:author="David Conklin" w:date="2021-07-02T18:06:00Z">
              <w:tcPr>
                <w:tcW w:w="0" w:type="auto"/>
              </w:tcPr>
            </w:tcPrChange>
          </w:tcPr>
          <w:p w14:paraId="16A0ACE9" w14:textId="44F11004" w:rsidR="00BF3872" w:rsidDel="002B0B5B" w:rsidRDefault="00BF3872" w:rsidP="00BF3872">
            <w:pPr>
              <w:rPr>
                <w:del w:id="1770" w:author="David Conklin" w:date="2021-07-02T18:01:00Z"/>
              </w:rPr>
            </w:pPr>
            <w:del w:id="1771" w:author="David Conklin" w:date="2021-07-02T18:01:00Z">
              <w:r w:rsidDel="002B0B5B">
                <w:delText>water in reaches</w:delText>
              </w:r>
            </w:del>
          </w:p>
        </w:tc>
        <w:tc>
          <w:tcPr>
            <w:tcW w:w="1798" w:type="dxa"/>
            <w:tcPrChange w:id="1772" w:author="David Conklin" w:date="2021-07-02T18:06:00Z">
              <w:tcPr>
                <w:tcW w:w="0" w:type="auto"/>
              </w:tcPr>
            </w:tcPrChange>
          </w:tcPr>
          <w:p w14:paraId="2D162BF4" w14:textId="62DC077E" w:rsidR="00BF3872" w:rsidDel="002B0B5B" w:rsidRDefault="00BF3872" w:rsidP="00BF3872">
            <w:pPr>
              <w:jc w:val="right"/>
              <w:rPr>
                <w:del w:id="1773" w:author="David Conklin" w:date="2021-07-02T18:01:00Z"/>
              </w:rPr>
            </w:pPr>
            <w:del w:id="1774" w:author="David Conklin" w:date="2021-07-02T18:01:00Z">
              <w:r w:rsidDel="002B0B5B">
                <w:delText>0.01</w:delText>
              </w:r>
              <w:r w:rsidR="005D40B9" w:rsidDel="002B0B5B">
                <w:delText>2</w:delText>
              </w:r>
              <w:r w:rsidDel="002B0B5B">
                <w:delText>e9</w:delText>
              </w:r>
            </w:del>
          </w:p>
        </w:tc>
        <w:tc>
          <w:tcPr>
            <w:tcW w:w="1710" w:type="dxa"/>
            <w:tcPrChange w:id="1775" w:author="David Conklin" w:date="2021-07-02T18:06:00Z">
              <w:tcPr>
                <w:tcW w:w="0" w:type="auto"/>
              </w:tcPr>
            </w:tcPrChange>
          </w:tcPr>
          <w:p w14:paraId="46A10A27" w14:textId="2E1857EC" w:rsidR="00BF3872" w:rsidDel="002B0B5B" w:rsidRDefault="00BF3872" w:rsidP="00BF3872">
            <w:pPr>
              <w:jc w:val="right"/>
              <w:rPr>
                <w:del w:id="1776" w:author="David Conklin" w:date="2021-07-02T18:01:00Z"/>
              </w:rPr>
            </w:pPr>
          </w:p>
        </w:tc>
        <w:tc>
          <w:tcPr>
            <w:tcW w:w="2880" w:type="dxa"/>
            <w:tcPrChange w:id="1777" w:author="David Conklin" w:date="2021-07-02T18:06:00Z">
              <w:tcPr>
                <w:tcW w:w="0" w:type="auto"/>
              </w:tcPr>
            </w:tcPrChange>
          </w:tcPr>
          <w:p w14:paraId="2B0F6431" w14:textId="34B273E3" w:rsidR="00BF3872" w:rsidDel="002B0B5B" w:rsidRDefault="00BF3872" w:rsidP="00BF3872">
            <w:pPr>
              <w:jc w:val="right"/>
              <w:rPr>
                <w:del w:id="1778" w:author="David Conklin" w:date="2021-07-02T18:01:00Z"/>
              </w:rPr>
            </w:pPr>
            <w:del w:id="1779" w:author="David Conklin" w:date="2021-07-02T18:01:00Z">
              <w:r w:rsidDel="002B0B5B">
                <w:delText>0.2e9</w:delText>
              </w:r>
            </w:del>
          </w:p>
        </w:tc>
      </w:tr>
      <w:tr w:rsidR="00BF3872" w:rsidDel="002B0B5B" w14:paraId="23E369E4" w14:textId="47DE9A3E" w:rsidTr="002B0B5B">
        <w:trPr>
          <w:del w:id="1780" w:author="David Conklin" w:date="2021-07-02T18:01:00Z"/>
        </w:trPr>
        <w:tc>
          <w:tcPr>
            <w:tcW w:w="0" w:type="auto"/>
            <w:tcPrChange w:id="1781" w:author="David Conklin" w:date="2021-07-02T18:06:00Z">
              <w:tcPr>
                <w:tcW w:w="0" w:type="auto"/>
              </w:tcPr>
            </w:tcPrChange>
          </w:tcPr>
          <w:p w14:paraId="561E3B39" w14:textId="0DACFFBE" w:rsidR="00BF3872" w:rsidDel="002B0B5B" w:rsidRDefault="00BF3872" w:rsidP="00BF3872">
            <w:pPr>
              <w:rPr>
                <w:del w:id="1782" w:author="David Conklin" w:date="2021-07-02T18:01:00Z"/>
              </w:rPr>
            </w:pPr>
            <w:del w:id="1783" w:author="David Conklin" w:date="2021-07-02T18:01:00Z">
              <w:r w:rsidDel="002B0B5B">
                <w:delText>water in reservoirs</w:delText>
              </w:r>
            </w:del>
          </w:p>
        </w:tc>
        <w:tc>
          <w:tcPr>
            <w:tcW w:w="1798" w:type="dxa"/>
            <w:tcPrChange w:id="1784" w:author="David Conklin" w:date="2021-07-02T18:06:00Z">
              <w:tcPr>
                <w:tcW w:w="0" w:type="auto"/>
              </w:tcPr>
            </w:tcPrChange>
          </w:tcPr>
          <w:p w14:paraId="60D2D245" w14:textId="4E5D7485" w:rsidR="00BF3872" w:rsidDel="002B0B5B" w:rsidRDefault="00BF3872" w:rsidP="00BF3872">
            <w:pPr>
              <w:jc w:val="right"/>
              <w:rPr>
                <w:del w:id="1785" w:author="David Conklin" w:date="2021-07-02T18:01:00Z"/>
              </w:rPr>
            </w:pPr>
            <w:del w:id="1786" w:author="David Conklin" w:date="2021-07-02T18:01:00Z">
              <w:r w:rsidDel="002B0B5B">
                <w:delText>0.070e9</w:delText>
              </w:r>
            </w:del>
          </w:p>
        </w:tc>
        <w:tc>
          <w:tcPr>
            <w:tcW w:w="1710" w:type="dxa"/>
            <w:tcPrChange w:id="1787" w:author="David Conklin" w:date="2021-07-02T18:06:00Z">
              <w:tcPr>
                <w:tcW w:w="0" w:type="auto"/>
              </w:tcPr>
            </w:tcPrChange>
          </w:tcPr>
          <w:p w14:paraId="12D995BC" w14:textId="724C0075" w:rsidR="00BF3872" w:rsidDel="002B0B5B" w:rsidRDefault="00BF3872" w:rsidP="00BF3872">
            <w:pPr>
              <w:jc w:val="right"/>
              <w:rPr>
                <w:del w:id="1788" w:author="David Conklin" w:date="2021-07-02T18:01:00Z"/>
              </w:rPr>
            </w:pPr>
          </w:p>
        </w:tc>
        <w:tc>
          <w:tcPr>
            <w:tcW w:w="2880" w:type="dxa"/>
            <w:tcPrChange w:id="1789" w:author="David Conklin" w:date="2021-07-02T18:06:00Z">
              <w:tcPr>
                <w:tcW w:w="0" w:type="auto"/>
              </w:tcPr>
            </w:tcPrChange>
          </w:tcPr>
          <w:p w14:paraId="4051F9A8" w14:textId="64EBDF33" w:rsidR="00BF3872" w:rsidDel="002B0B5B" w:rsidRDefault="005D40B9" w:rsidP="00BF3872">
            <w:pPr>
              <w:jc w:val="right"/>
              <w:rPr>
                <w:del w:id="1790" w:author="David Conklin" w:date="2021-07-02T18:01:00Z"/>
              </w:rPr>
            </w:pPr>
            <w:del w:id="1791" w:author="David Conklin" w:date="2021-07-02T18:01:00Z">
              <w:r w:rsidDel="002B0B5B">
                <w:delText>1.8</w:delText>
              </w:r>
              <w:r w:rsidR="00BF3872" w:rsidDel="002B0B5B">
                <w:delText>e9</w:delText>
              </w:r>
            </w:del>
          </w:p>
        </w:tc>
      </w:tr>
      <w:tr w:rsidR="00BF3872" w14:paraId="028D750F" w14:textId="77777777" w:rsidTr="002B0B5B">
        <w:tc>
          <w:tcPr>
            <w:tcW w:w="0" w:type="auto"/>
            <w:tcPrChange w:id="1792" w:author="David Conklin" w:date="2021-07-02T18:06:00Z">
              <w:tcPr>
                <w:tcW w:w="0" w:type="auto"/>
              </w:tcPr>
            </w:tcPrChange>
          </w:tcPr>
          <w:p w14:paraId="0DF461C1" w14:textId="77777777" w:rsidR="00BF3872" w:rsidRDefault="00BF3872" w:rsidP="00BF3872">
            <w:r>
              <w:t>basin discharge</w:t>
            </w:r>
          </w:p>
        </w:tc>
        <w:tc>
          <w:tcPr>
            <w:tcW w:w="1798" w:type="dxa"/>
            <w:tcPrChange w:id="1793" w:author="David Conklin" w:date="2021-07-02T18:06:00Z">
              <w:tcPr>
                <w:tcW w:w="0" w:type="auto"/>
              </w:tcPr>
            </w:tcPrChange>
          </w:tcPr>
          <w:p w14:paraId="7356DD8F" w14:textId="4D988CAB" w:rsidR="00BF3872" w:rsidRDefault="00BF3872" w:rsidP="00BF3872">
            <w:pPr>
              <w:jc w:val="right"/>
            </w:pPr>
            <w:r>
              <w:t>4.</w:t>
            </w:r>
            <w:ins w:id="1794" w:author="David Conklin" w:date="2021-07-02T18:20:00Z">
              <w:r w:rsidR="0025770B">
                <w:t>69</w:t>
              </w:r>
            </w:ins>
            <w:ins w:id="1795" w:author="David Conklin" w:date="2021-07-02T18:43:00Z">
              <w:r w:rsidR="00406E2E">
                <w:t>3</w:t>
              </w:r>
            </w:ins>
            <w:del w:id="1796" w:author="David Conklin" w:date="2021-07-02T18:20:00Z">
              <w:r w:rsidDel="0025770B">
                <w:delText>824</w:delText>
              </w:r>
            </w:del>
            <w:r>
              <w:t>e9</w:t>
            </w:r>
          </w:p>
        </w:tc>
        <w:tc>
          <w:tcPr>
            <w:tcW w:w="1710" w:type="dxa"/>
            <w:tcPrChange w:id="1797" w:author="David Conklin" w:date="2021-07-02T18:06:00Z">
              <w:tcPr>
                <w:tcW w:w="0" w:type="auto"/>
              </w:tcPr>
            </w:tcPrChange>
          </w:tcPr>
          <w:p w14:paraId="667EBCD8" w14:textId="40113C6C" w:rsidR="00BF3872" w:rsidRDefault="007C555B" w:rsidP="00BF3872">
            <w:pPr>
              <w:jc w:val="right"/>
            </w:pPr>
            <w:ins w:id="1798" w:author="David Conklin" w:date="2021-07-02T19:20:00Z">
              <w:r>
                <w:t>7.8</w:t>
              </w:r>
            </w:ins>
            <w:del w:id="1799" w:author="David Conklin" w:date="2021-07-02T19:20:00Z">
              <w:r w:rsidR="00BF3872" w:rsidDel="007C555B">
                <w:delText>8.1</w:delText>
              </w:r>
            </w:del>
          </w:p>
        </w:tc>
        <w:tc>
          <w:tcPr>
            <w:tcW w:w="2880" w:type="dxa"/>
            <w:tcPrChange w:id="1800" w:author="David Conklin" w:date="2021-07-02T18:06:00Z">
              <w:tcPr>
                <w:tcW w:w="0" w:type="auto"/>
              </w:tcPr>
            </w:tcPrChange>
          </w:tcPr>
          <w:p w14:paraId="271F9B16" w14:textId="5D4D432F" w:rsidR="00BF3872" w:rsidRDefault="00BF3872" w:rsidP="00BF3872">
            <w:pPr>
              <w:jc w:val="right"/>
            </w:pPr>
            <w:del w:id="1801" w:author="David Conklin" w:date="2021-07-02T18:08:00Z">
              <w:r w:rsidDel="002B0B5B">
                <w:delText>163.3e9</w:delText>
              </w:r>
            </w:del>
            <w:ins w:id="1802" w:author="David Conklin" w:date="2021-07-02T18:08:00Z">
              <w:r w:rsidR="002B0B5B">
                <w:t>15</w:t>
              </w:r>
            </w:ins>
            <w:ins w:id="1803" w:author="David Conklin" w:date="2021-07-02T18:09:00Z">
              <w:r w:rsidR="002B0B5B">
                <w:t>3.7e9</w:t>
              </w:r>
            </w:ins>
          </w:p>
        </w:tc>
      </w:tr>
      <w:tr w:rsidR="00BF3872" w14:paraId="23BD6E2A" w14:textId="77777777" w:rsidTr="002B0B5B">
        <w:tc>
          <w:tcPr>
            <w:tcW w:w="0" w:type="auto"/>
            <w:tcPrChange w:id="1804" w:author="David Conklin" w:date="2021-07-02T18:06:00Z">
              <w:tcPr>
                <w:tcW w:w="0" w:type="auto"/>
              </w:tcPr>
            </w:tcPrChange>
          </w:tcPr>
          <w:p w14:paraId="07D080AB" w14:textId="1DD5849A" w:rsidR="00BF3872" w:rsidRDefault="00D64198" w:rsidP="00BF3872">
            <w:ins w:id="1805" w:author="David Conklin" w:date="2021-07-02T19:44:00Z">
              <w:r>
                <w:t xml:space="preserve">municipal </w:t>
              </w:r>
            </w:ins>
            <w:ins w:id="1806" w:author="David Conklin" w:date="2021-07-02T19:45:00Z">
              <w:r>
                <w:t xml:space="preserve">and </w:t>
              </w:r>
            </w:ins>
            <w:r w:rsidR="00BF3872">
              <w:t>irrigation withdrawals</w:t>
            </w:r>
            <w:ins w:id="1807" w:author="David Conklin" w:date="2021-07-02T20:58:00Z">
              <w:r w:rsidR="00092594">
                <w:t xml:space="preserve"> from surface waters</w:t>
              </w:r>
            </w:ins>
          </w:p>
        </w:tc>
        <w:tc>
          <w:tcPr>
            <w:tcW w:w="1798" w:type="dxa"/>
            <w:tcPrChange w:id="1808" w:author="David Conklin" w:date="2021-07-02T18:06:00Z">
              <w:tcPr>
                <w:tcW w:w="0" w:type="auto"/>
              </w:tcPr>
            </w:tcPrChange>
          </w:tcPr>
          <w:p w14:paraId="64E4C6C9" w14:textId="234CBAF9" w:rsidR="00BF3872" w:rsidRDefault="00BF3872" w:rsidP="00D33947">
            <w:pPr>
              <w:jc w:val="right"/>
            </w:pPr>
            <w:del w:id="1809" w:author="David Conklin" w:date="2021-07-02T18:09:00Z">
              <w:r w:rsidDel="002B0B5B">
                <w:delText>0.005e9</w:delText>
              </w:r>
            </w:del>
            <w:ins w:id="1810" w:author="David Conklin" w:date="2021-07-02T19:45:00Z">
              <w:r w:rsidR="00D64198">
                <w:t>0.0</w:t>
              </w:r>
            </w:ins>
            <w:ins w:id="1811" w:author="David Conklin" w:date="2021-07-02T20:58:00Z">
              <w:r w:rsidR="00092594">
                <w:t>05</w:t>
              </w:r>
            </w:ins>
            <w:ins w:id="1812" w:author="David Conklin" w:date="2021-07-02T19:45:00Z">
              <w:r w:rsidR="00D64198">
                <w:t>e9</w:t>
              </w:r>
            </w:ins>
          </w:p>
        </w:tc>
        <w:tc>
          <w:tcPr>
            <w:tcW w:w="1710" w:type="dxa"/>
            <w:tcPrChange w:id="1813" w:author="David Conklin" w:date="2021-07-02T18:06:00Z">
              <w:tcPr>
                <w:tcW w:w="0" w:type="auto"/>
              </w:tcPr>
            </w:tcPrChange>
          </w:tcPr>
          <w:p w14:paraId="37AAF35D" w14:textId="1CD64EE6" w:rsidR="00BF3872" w:rsidRDefault="00D64198" w:rsidP="007C555B">
            <w:pPr>
              <w:jc w:val="center"/>
              <w:pPrChange w:id="1814" w:author="David Conklin" w:date="2021-07-02T19:21:00Z">
                <w:pPr>
                  <w:jc w:val="right"/>
                </w:pPr>
              </w:pPrChange>
            </w:pPr>
            <w:ins w:id="1815" w:author="David Conklin" w:date="2021-07-02T19:47:00Z">
              <w:r>
                <w:t>&lt;= 15</w:t>
              </w:r>
            </w:ins>
            <w:del w:id="1816" w:author="David Conklin" w:date="2021-07-02T19:21:00Z">
              <w:r w:rsidR="00BF3872" w:rsidDel="007C555B">
                <w:delText>15.0</w:delText>
              </w:r>
            </w:del>
          </w:p>
        </w:tc>
        <w:tc>
          <w:tcPr>
            <w:tcW w:w="2880" w:type="dxa"/>
            <w:tcPrChange w:id="1817" w:author="David Conklin" w:date="2021-07-02T18:06:00Z">
              <w:tcPr>
                <w:tcW w:w="0" w:type="auto"/>
              </w:tcPr>
            </w:tcPrChange>
          </w:tcPr>
          <w:p w14:paraId="0BE8D238" w14:textId="033B74D1" w:rsidR="00BF3872" w:rsidRDefault="00D64198" w:rsidP="00BF3872">
            <w:pPr>
              <w:jc w:val="right"/>
              <w:rPr>
                <w:ins w:id="1818" w:author="David Conklin" w:date="2021-07-02T19:48:00Z"/>
              </w:rPr>
            </w:pPr>
            <w:ins w:id="1819" w:author="David Conklin" w:date="2021-07-02T19:48:00Z">
              <w:r>
                <w:t>~</w:t>
              </w:r>
            </w:ins>
            <w:del w:id="1820" w:author="David Conklin" w:date="2021-07-02T18:09:00Z">
              <w:r w:rsidR="00BF3872" w:rsidDel="002B0B5B">
                <w:delText>0.3e9</w:delText>
              </w:r>
            </w:del>
            <w:ins w:id="1821" w:author="David Conklin" w:date="2021-07-02T19:47:00Z">
              <w:r>
                <w:t>&lt;=</w:t>
              </w:r>
            </w:ins>
            <w:ins w:id="1822" w:author="David Conklin" w:date="2021-07-02T19:49:00Z">
              <w:r w:rsidR="00CB3159">
                <w:t xml:space="preserve"> </w:t>
              </w:r>
            </w:ins>
            <w:ins w:id="1823" w:author="David Conklin" w:date="2021-07-02T21:00:00Z">
              <w:r w:rsidR="00092594">
                <w:t>0.3</w:t>
              </w:r>
            </w:ins>
            <w:ins w:id="1824"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1825" w:author="David Conklin" w:date="2021-07-02T18:06:00Z">
              <w:tcPr>
                <w:tcW w:w="0" w:type="auto"/>
              </w:tcPr>
            </w:tcPrChange>
          </w:tcPr>
          <w:p w14:paraId="3537FE07" w14:textId="77777777" w:rsidR="00BF3872" w:rsidRDefault="00BF3872" w:rsidP="00BF3872">
            <w:r>
              <w:t>longwave radiation from reaches</w:t>
            </w:r>
          </w:p>
        </w:tc>
        <w:tc>
          <w:tcPr>
            <w:tcW w:w="1798" w:type="dxa"/>
            <w:tcPrChange w:id="1826" w:author="David Conklin" w:date="2021-07-02T18:06:00Z">
              <w:tcPr>
                <w:tcW w:w="0" w:type="auto"/>
              </w:tcPr>
            </w:tcPrChange>
          </w:tcPr>
          <w:p w14:paraId="401911EF" w14:textId="77777777" w:rsidR="00BF3872" w:rsidRDefault="00BF3872" w:rsidP="00BF3872">
            <w:pPr>
              <w:jc w:val="right"/>
            </w:pPr>
          </w:p>
        </w:tc>
        <w:tc>
          <w:tcPr>
            <w:tcW w:w="1710" w:type="dxa"/>
            <w:tcPrChange w:id="1827" w:author="David Conklin" w:date="2021-07-02T18:06:00Z">
              <w:tcPr>
                <w:tcW w:w="0" w:type="auto"/>
              </w:tcPr>
            </w:tcPrChange>
          </w:tcPr>
          <w:p w14:paraId="1CD1CAEE" w14:textId="77777777" w:rsidR="00BF3872" w:rsidRDefault="00BF3872" w:rsidP="00BF3872">
            <w:pPr>
              <w:jc w:val="center"/>
            </w:pPr>
          </w:p>
        </w:tc>
        <w:tc>
          <w:tcPr>
            <w:tcW w:w="2880" w:type="dxa"/>
            <w:tcPrChange w:id="1828" w:author="David Conklin" w:date="2021-07-02T18:06:00Z">
              <w:tcPr>
                <w:tcW w:w="0" w:type="auto"/>
              </w:tcPr>
            </w:tcPrChange>
          </w:tcPr>
          <w:p w14:paraId="3762BC6A" w14:textId="3BE2BBC6" w:rsidR="00BF3872" w:rsidRDefault="00BF3872" w:rsidP="00BF3872">
            <w:pPr>
              <w:jc w:val="right"/>
            </w:pPr>
            <w:del w:id="1829" w:author="David Conklin" w:date="2021-07-02T18:09:00Z">
              <w:r w:rsidDel="002B0B5B">
                <w:delText>18.7e9</w:delText>
              </w:r>
            </w:del>
            <w:ins w:id="1830" w:author="David Conklin" w:date="2021-07-02T18:09:00Z">
              <w:r w:rsidR="002B0B5B">
                <w:t>17.3e9</w:t>
              </w:r>
            </w:ins>
          </w:p>
        </w:tc>
      </w:tr>
      <w:tr w:rsidR="00BF3872" w14:paraId="2F4B7F6D" w14:textId="77777777" w:rsidTr="002B0B5B">
        <w:tc>
          <w:tcPr>
            <w:tcW w:w="0" w:type="auto"/>
            <w:tcPrChange w:id="1831" w:author="David Conklin" w:date="2021-07-02T18:06:00Z">
              <w:tcPr>
                <w:tcW w:w="0" w:type="auto"/>
              </w:tcPr>
            </w:tcPrChange>
          </w:tcPr>
          <w:p w14:paraId="5F33FF73" w14:textId="77777777" w:rsidR="00BF3872" w:rsidRDefault="00BF3872" w:rsidP="00BF3872">
            <w:r>
              <w:t>evaporation from reaches</w:t>
            </w:r>
          </w:p>
        </w:tc>
        <w:tc>
          <w:tcPr>
            <w:tcW w:w="1798" w:type="dxa"/>
            <w:tcPrChange w:id="1832" w:author="David Conklin" w:date="2021-07-02T18:06:00Z">
              <w:tcPr>
                <w:tcW w:w="0" w:type="auto"/>
              </w:tcPr>
            </w:tcPrChange>
          </w:tcPr>
          <w:p w14:paraId="68DBC1C1" w14:textId="4F10099F" w:rsidR="00BF3872" w:rsidRDefault="00BF3872" w:rsidP="00BF3872">
            <w:pPr>
              <w:jc w:val="right"/>
            </w:pPr>
            <w:r>
              <w:t>0.</w:t>
            </w:r>
            <w:ins w:id="1833" w:author="David Conklin" w:date="2021-07-02T18:43:00Z">
              <w:r w:rsidR="00406E2E">
                <w:t>013</w:t>
              </w:r>
            </w:ins>
            <w:del w:id="1834" w:author="David Conklin" w:date="2021-07-02T18:43:00Z">
              <w:r w:rsidDel="00406E2E">
                <w:delText>007</w:delText>
              </w:r>
            </w:del>
            <w:r>
              <w:t xml:space="preserve">e9 </w:t>
            </w:r>
          </w:p>
        </w:tc>
        <w:tc>
          <w:tcPr>
            <w:tcW w:w="1710" w:type="dxa"/>
            <w:tcPrChange w:id="1835" w:author="David Conklin" w:date="2021-07-02T18:06:00Z">
              <w:tcPr>
                <w:tcW w:w="0" w:type="auto"/>
              </w:tcPr>
            </w:tcPrChange>
          </w:tcPr>
          <w:p w14:paraId="51A5074B" w14:textId="77777777" w:rsidR="00BF3872" w:rsidRDefault="00BF3872" w:rsidP="00BF3872">
            <w:pPr>
              <w:jc w:val="right"/>
            </w:pPr>
          </w:p>
        </w:tc>
        <w:tc>
          <w:tcPr>
            <w:tcW w:w="2880" w:type="dxa"/>
            <w:tcPrChange w:id="1836" w:author="David Conklin" w:date="2021-07-02T18:06:00Z">
              <w:tcPr>
                <w:tcW w:w="0" w:type="auto"/>
              </w:tcPr>
            </w:tcPrChange>
          </w:tcPr>
          <w:p w14:paraId="43159D97" w14:textId="27CB3FD9" w:rsidR="00BF3872" w:rsidRDefault="00BF3872" w:rsidP="00BF3872">
            <w:pPr>
              <w:jc w:val="right"/>
            </w:pPr>
            <w:del w:id="1837" w:author="David Conklin" w:date="2021-07-02T18:10:00Z">
              <w:r w:rsidDel="002B0B5B">
                <w:delText>17.1e9</w:delText>
              </w:r>
            </w:del>
            <w:ins w:id="1838" w:author="David Conklin" w:date="2021-07-02T18:10:00Z">
              <w:r w:rsidR="002B0B5B">
                <w:t>33.4e9</w:t>
              </w:r>
            </w:ins>
          </w:p>
        </w:tc>
      </w:tr>
      <w:tr w:rsidR="00BF3872" w14:paraId="3132B321" w14:textId="77777777" w:rsidTr="002B0B5B">
        <w:tc>
          <w:tcPr>
            <w:tcW w:w="0" w:type="auto"/>
            <w:tcPrChange w:id="1839"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1840" w:author="David Conklin" w:date="2021-07-02T18:06:00Z">
              <w:tcPr>
                <w:tcW w:w="0" w:type="auto"/>
              </w:tcPr>
            </w:tcPrChange>
          </w:tcPr>
          <w:p w14:paraId="6679C9DD" w14:textId="77777777" w:rsidR="00BF3872" w:rsidRDefault="00BF3872" w:rsidP="00BF3872">
            <w:pPr>
              <w:jc w:val="right"/>
            </w:pPr>
          </w:p>
        </w:tc>
        <w:tc>
          <w:tcPr>
            <w:tcW w:w="1710" w:type="dxa"/>
            <w:tcPrChange w:id="1841" w:author="David Conklin" w:date="2021-07-02T18:06:00Z">
              <w:tcPr>
                <w:tcW w:w="0" w:type="auto"/>
              </w:tcPr>
            </w:tcPrChange>
          </w:tcPr>
          <w:p w14:paraId="69420284" w14:textId="77777777" w:rsidR="00BF3872" w:rsidRDefault="00BF3872" w:rsidP="00BF3872">
            <w:pPr>
              <w:jc w:val="right"/>
            </w:pPr>
          </w:p>
        </w:tc>
        <w:tc>
          <w:tcPr>
            <w:tcW w:w="2880" w:type="dxa"/>
            <w:tcPrChange w:id="1842" w:author="David Conklin" w:date="2021-07-02T18:06:00Z">
              <w:tcPr>
                <w:tcW w:w="0" w:type="auto"/>
              </w:tcPr>
            </w:tcPrChange>
          </w:tcPr>
          <w:p w14:paraId="24677CFD" w14:textId="528DE7DC" w:rsidR="00BF3872" w:rsidRDefault="00BF3872" w:rsidP="00BF3872">
            <w:pPr>
              <w:jc w:val="right"/>
            </w:pPr>
            <w:del w:id="1843" w:author="David Conklin" w:date="2021-07-02T18:10:00Z">
              <w:r w:rsidDel="002B0B5B">
                <w:delText>9.4e9</w:delText>
              </w:r>
            </w:del>
            <w:ins w:id="1844" w:author="David Conklin" w:date="2021-07-02T18:10:00Z">
              <w:r w:rsidR="002B0B5B">
                <w:t>8.7e9</w:t>
              </w:r>
            </w:ins>
          </w:p>
        </w:tc>
      </w:tr>
      <w:tr w:rsidR="00BF3872" w14:paraId="2798AFAF" w14:textId="77777777" w:rsidTr="002B0B5B">
        <w:tc>
          <w:tcPr>
            <w:tcW w:w="0" w:type="auto"/>
            <w:tcPrChange w:id="1845" w:author="David Conklin" w:date="2021-07-02T18:06:00Z">
              <w:tcPr>
                <w:tcW w:w="0" w:type="auto"/>
              </w:tcPr>
            </w:tcPrChange>
          </w:tcPr>
          <w:p w14:paraId="010EBBD4" w14:textId="77777777" w:rsidR="00BF3872" w:rsidRDefault="00BF3872" w:rsidP="00BF3872">
            <w:r>
              <w:t>evaporation from reservoirs</w:t>
            </w:r>
          </w:p>
        </w:tc>
        <w:tc>
          <w:tcPr>
            <w:tcW w:w="1798" w:type="dxa"/>
            <w:tcPrChange w:id="1846" w:author="David Conklin" w:date="2021-07-02T18:06:00Z">
              <w:tcPr>
                <w:tcW w:w="0" w:type="auto"/>
              </w:tcPr>
            </w:tcPrChange>
          </w:tcPr>
          <w:p w14:paraId="2D486864" w14:textId="77777777" w:rsidR="00BF3872" w:rsidRDefault="00BF3872" w:rsidP="00BF3872">
            <w:pPr>
              <w:jc w:val="right"/>
            </w:pPr>
            <w:r>
              <w:t>0.008e9</w:t>
            </w:r>
          </w:p>
        </w:tc>
        <w:tc>
          <w:tcPr>
            <w:tcW w:w="1710" w:type="dxa"/>
            <w:tcPrChange w:id="1847" w:author="David Conklin" w:date="2021-07-02T18:06:00Z">
              <w:tcPr>
                <w:tcW w:w="0" w:type="auto"/>
              </w:tcPr>
            </w:tcPrChange>
          </w:tcPr>
          <w:p w14:paraId="4DD99CE5" w14:textId="77777777" w:rsidR="00BF3872" w:rsidRDefault="00BF3872" w:rsidP="00BF3872">
            <w:pPr>
              <w:jc w:val="right"/>
            </w:pPr>
          </w:p>
        </w:tc>
        <w:tc>
          <w:tcPr>
            <w:tcW w:w="2880" w:type="dxa"/>
            <w:tcPrChange w:id="1848" w:author="David Conklin" w:date="2021-07-02T18:06:00Z">
              <w:tcPr>
                <w:tcW w:w="0" w:type="auto"/>
              </w:tcPr>
            </w:tcPrChange>
          </w:tcPr>
          <w:p w14:paraId="3064D6FF" w14:textId="77E7C791" w:rsidR="00BF3872" w:rsidRDefault="00BF3872" w:rsidP="00BF3872">
            <w:pPr>
              <w:jc w:val="right"/>
            </w:pPr>
            <w:del w:id="1849" w:author="David Conklin" w:date="2021-07-02T18:10:00Z">
              <w:r w:rsidDel="002B0B5B">
                <w:delText>19.5e9</w:delText>
              </w:r>
            </w:del>
            <w:ins w:id="1850" w:author="David Conklin" w:date="2021-07-02T18:10:00Z">
              <w:r w:rsidR="002B0B5B">
                <w:t>20.3e9</w:t>
              </w:r>
            </w:ins>
          </w:p>
        </w:tc>
      </w:tr>
      <w:tr w:rsidR="005D40B9" w14:paraId="7633DA37" w14:textId="77777777" w:rsidTr="002B0B5B">
        <w:tc>
          <w:tcPr>
            <w:tcW w:w="0" w:type="auto"/>
            <w:tcPrChange w:id="1851"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1852" w:author="David Conklin" w:date="2021-07-02T18:06:00Z">
              <w:tcPr>
                <w:tcW w:w="0" w:type="auto"/>
              </w:tcPr>
            </w:tcPrChange>
          </w:tcPr>
          <w:p w14:paraId="6CDD7E16" w14:textId="46C46726" w:rsidR="005D40B9" w:rsidRDefault="005D40B9" w:rsidP="00BF3872">
            <w:pPr>
              <w:jc w:val="right"/>
            </w:pPr>
            <w:r>
              <w:t>4.</w:t>
            </w:r>
            <w:ins w:id="1853" w:author="David Conklin" w:date="2021-07-02T18:43:00Z">
              <w:r w:rsidR="00406E2E">
                <w:t>713</w:t>
              </w:r>
            </w:ins>
            <w:del w:id="1854" w:author="David Conklin" w:date="2021-07-02T18:43:00Z">
              <w:r w:rsidDel="00406E2E">
                <w:delText>926</w:delText>
              </w:r>
            </w:del>
            <w:r>
              <w:t>e9</w:t>
            </w:r>
          </w:p>
        </w:tc>
        <w:tc>
          <w:tcPr>
            <w:tcW w:w="1710" w:type="dxa"/>
            <w:tcPrChange w:id="1855" w:author="David Conklin" w:date="2021-07-02T18:06:00Z">
              <w:tcPr>
                <w:tcW w:w="0" w:type="auto"/>
              </w:tcPr>
            </w:tcPrChange>
          </w:tcPr>
          <w:p w14:paraId="083B0875" w14:textId="77777777" w:rsidR="005D40B9" w:rsidRDefault="005D40B9" w:rsidP="00BF3872">
            <w:pPr>
              <w:jc w:val="right"/>
            </w:pPr>
          </w:p>
        </w:tc>
        <w:tc>
          <w:tcPr>
            <w:tcW w:w="2880" w:type="dxa"/>
            <w:tcPrChange w:id="1856" w:author="David Conklin" w:date="2021-07-02T18:06:00Z">
              <w:tcPr>
                <w:tcW w:w="0" w:type="auto"/>
              </w:tcPr>
            </w:tcPrChange>
          </w:tcPr>
          <w:p w14:paraId="5BC02AB9" w14:textId="4482BE49" w:rsidR="0025770B" w:rsidRDefault="00CB3159" w:rsidP="007C279E">
            <w:pPr>
              <w:jc w:val="right"/>
            </w:pPr>
            <w:ins w:id="1857" w:author="David Conklin" w:date="2021-07-02T19:49:00Z">
              <w:r>
                <w:t xml:space="preserve">&lt; </w:t>
              </w:r>
            </w:ins>
            <w:del w:id="1858" w:author="David Conklin" w:date="2021-07-02T18:11:00Z">
              <w:r w:rsidR="005D40B9" w:rsidDel="0025770B">
                <w:delText>230.1e9</w:delText>
              </w:r>
            </w:del>
            <w:ins w:id="1859" w:author="David Conklin" w:date="2021-07-02T18:11:00Z">
              <w:r w:rsidR="0025770B">
                <w:t>23</w:t>
              </w:r>
            </w:ins>
            <w:ins w:id="1860" w:author="David Conklin" w:date="2021-07-02T21:01:00Z">
              <w:r w:rsidR="00092594">
                <w:t>3</w:t>
              </w:r>
            </w:ins>
            <w:ins w:id="1861" w:author="David Conklin" w:date="2021-07-02T19:49:00Z">
              <w:r>
                <w:t>.</w:t>
              </w:r>
            </w:ins>
            <w:ins w:id="1862" w:author="David Conklin" w:date="2021-07-02T21:01:00Z">
              <w:r w:rsidR="00092594">
                <w:t>7</w:t>
              </w:r>
            </w:ins>
            <w:ins w:id="1863" w:author="David Conklin" w:date="2021-07-02T18:11:00Z">
              <w:r w:rsidR="0025770B">
                <w:t>e9</w:t>
              </w:r>
            </w:ins>
          </w:p>
        </w:tc>
      </w:tr>
      <w:tr w:rsidR="006F0906" w14:paraId="7947F1AD" w14:textId="77777777" w:rsidTr="002B0B5B">
        <w:tc>
          <w:tcPr>
            <w:tcW w:w="0" w:type="auto"/>
            <w:tcPrChange w:id="1864"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1865" w:author="David Conklin" w:date="2021-07-02T18:06:00Z">
              <w:tcPr>
                <w:tcW w:w="0" w:type="auto"/>
              </w:tcPr>
            </w:tcPrChange>
          </w:tcPr>
          <w:p w14:paraId="793AF02B" w14:textId="39109EB5" w:rsidR="006F0906" w:rsidRDefault="00406E2E" w:rsidP="00BF3872">
            <w:pPr>
              <w:jc w:val="right"/>
            </w:pPr>
            <w:ins w:id="1866" w:author="David Conklin" w:date="2021-07-02T18:43:00Z">
              <w:r>
                <w:t>-0</w:t>
              </w:r>
            </w:ins>
            <w:ins w:id="1867" w:author="David Conklin" w:date="2021-07-02T18:44:00Z">
              <w:r>
                <w:t>.002</w:t>
              </w:r>
            </w:ins>
            <w:del w:id="1868" w:author="David Conklin" w:date="2021-07-02T18:43:00Z">
              <w:r w:rsidR="006F0906" w:rsidDel="00406E2E">
                <w:delText>+0.011</w:delText>
              </w:r>
            </w:del>
            <w:r w:rsidR="006F0906">
              <w:t>e9</w:t>
            </w:r>
          </w:p>
        </w:tc>
        <w:tc>
          <w:tcPr>
            <w:tcW w:w="1710" w:type="dxa"/>
            <w:tcPrChange w:id="1869" w:author="David Conklin" w:date="2021-07-02T18:06:00Z">
              <w:tcPr>
                <w:tcW w:w="0" w:type="auto"/>
              </w:tcPr>
            </w:tcPrChange>
          </w:tcPr>
          <w:p w14:paraId="651C9E4D" w14:textId="77777777" w:rsidR="006F0906" w:rsidRDefault="006F0906" w:rsidP="00BF3872">
            <w:pPr>
              <w:jc w:val="right"/>
            </w:pPr>
          </w:p>
        </w:tc>
        <w:tc>
          <w:tcPr>
            <w:tcW w:w="2880" w:type="dxa"/>
            <w:tcPrChange w:id="1870" w:author="David Conklin" w:date="2021-07-02T18:06:00Z">
              <w:tcPr>
                <w:tcW w:w="0" w:type="auto"/>
              </w:tcPr>
            </w:tcPrChange>
          </w:tcPr>
          <w:p w14:paraId="15F1D368" w14:textId="765CA749" w:rsidR="006F0906" w:rsidRDefault="00CB3159" w:rsidP="00BF3872">
            <w:pPr>
              <w:jc w:val="right"/>
            </w:pPr>
            <w:ins w:id="1871" w:author="David Conklin" w:date="2021-07-02T19:50:00Z">
              <w:r>
                <w:t>~</w:t>
              </w:r>
            </w:ins>
            <w:ins w:id="1872" w:author="David Conklin" w:date="2021-07-02T18:12:00Z">
              <w:r w:rsidR="0025770B">
                <w:t>-1</w:t>
              </w:r>
            </w:ins>
            <w:ins w:id="1873" w:author="David Conklin" w:date="2021-07-02T19:50:00Z">
              <w:r>
                <w:t>3.7</w:t>
              </w:r>
            </w:ins>
            <w:del w:id="1874" w:author="David Conklin" w:date="2021-07-02T18:12:00Z">
              <w:r w:rsidR="006F0906" w:rsidDel="0025770B">
                <w:delText>+1.8</w:delText>
              </w:r>
            </w:del>
            <w:r w:rsidR="006F0906">
              <w:t>e9</w:t>
            </w:r>
          </w:p>
        </w:tc>
      </w:tr>
      <w:tr w:rsidR="005D40B9" w14:paraId="6140B5CA" w14:textId="77777777" w:rsidTr="002B0B5B">
        <w:tc>
          <w:tcPr>
            <w:tcW w:w="0" w:type="auto"/>
            <w:tcPrChange w:id="1875"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1876" w:author="David Conklin" w:date="2021-07-02T18:06:00Z">
              <w:tcPr>
                <w:tcW w:w="0" w:type="auto"/>
              </w:tcPr>
            </w:tcPrChange>
          </w:tcPr>
          <w:p w14:paraId="3C6B5503" w14:textId="4722B1E8" w:rsidR="005D40B9" w:rsidRDefault="00406E2E" w:rsidP="00BF3872">
            <w:pPr>
              <w:jc w:val="right"/>
            </w:pPr>
            <w:ins w:id="1877" w:author="David Conklin" w:date="2021-07-02T18:44:00Z">
              <w:r>
                <w:t>-0.04</w:t>
              </w:r>
            </w:ins>
            <w:del w:id="1878" w:author="David Conklin" w:date="2021-07-02T18:44:00Z">
              <w:r w:rsidR="006F0906" w:rsidDel="00406E2E">
                <w:delText>+0.2</w:delText>
              </w:r>
            </w:del>
            <w:r w:rsidR="006F0906">
              <w:t>%</w:t>
            </w:r>
          </w:p>
        </w:tc>
        <w:tc>
          <w:tcPr>
            <w:tcW w:w="1710" w:type="dxa"/>
            <w:tcPrChange w:id="1879" w:author="David Conklin" w:date="2021-07-02T18:06:00Z">
              <w:tcPr>
                <w:tcW w:w="0" w:type="auto"/>
              </w:tcPr>
            </w:tcPrChange>
          </w:tcPr>
          <w:p w14:paraId="7CA91A12" w14:textId="77777777" w:rsidR="005D40B9" w:rsidRDefault="005D40B9" w:rsidP="00BF3872">
            <w:pPr>
              <w:jc w:val="right"/>
            </w:pPr>
          </w:p>
        </w:tc>
        <w:tc>
          <w:tcPr>
            <w:tcW w:w="2880" w:type="dxa"/>
            <w:tcPrChange w:id="1880" w:author="David Conklin" w:date="2021-07-02T18:06:00Z">
              <w:tcPr>
                <w:tcW w:w="0" w:type="auto"/>
              </w:tcPr>
            </w:tcPrChange>
          </w:tcPr>
          <w:p w14:paraId="2762CE4F" w14:textId="555D49AE" w:rsidR="005D40B9" w:rsidRDefault="00CB3159" w:rsidP="00BF3872">
            <w:pPr>
              <w:jc w:val="right"/>
            </w:pPr>
            <w:ins w:id="1881" w:author="David Conklin" w:date="2021-07-02T19:51:00Z">
              <w:r>
                <w:t>~</w:t>
              </w:r>
            </w:ins>
            <w:ins w:id="1882" w:author="David Conklin" w:date="2021-07-02T18:12:00Z">
              <w:r w:rsidR="0025770B">
                <w:t>-</w:t>
              </w:r>
            </w:ins>
            <w:ins w:id="1883" w:author="David Conklin" w:date="2021-07-02T21:02:00Z">
              <w:r w:rsidR="00092594">
                <w:t>6.4</w:t>
              </w:r>
            </w:ins>
            <w:ins w:id="1884" w:author="David Conklin" w:date="2021-07-02T18:12:00Z">
              <w:r w:rsidR="0025770B">
                <w:t>%</w:t>
              </w:r>
            </w:ins>
            <w:del w:id="1885"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886" w:name="_Toc76374642"/>
      <w:r>
        <w:t>CW3M v. Shade-a-lator</w:t>
      </w:r>
      <w:bookmarkEnd w:id="1886"/>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887" w:name="_Toc76374643"/>
      <w:r>
        <w:t>Comparison of CW3M results to Shade-a-lator results</w:t>
      </w:r>
      <w:bookmarkEnd w:id="1887"/>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4477F0C" w:rsidR="005C537E" w:rsidRDefault="005C537E" w:rsidP="005C537E">
      <w:pPr>
        <w:pStyle w:val="Caption"/>
      </w:pPr>
      <w:bookmarkStart w:id="1888" w:name="_Ref48286765"/>
      <w:bookmarkStart w:id="1889" w:name="_Toc53219841"/>
      <w:r>
        <w:t xml:space="preserve">Figure </w:t>
      </w:r>
      <w:r w:rsidR="00D3303F">
        <w:fldChar w:fldCharType="begin"/>
      </w:r>
      <w:r w:rsidR="00D3303F">
        <w:instrText xml:space="preserve"> SEQ Figure \* ARABIC </w:instrText>
      </w:r>
      <w:r w:rsidR="00D3303F">
        <w:fldChar w:fldCharType="separate"/>
      </w:r>
      <w:r w:rsidR="00D33947">
        <w:rPr>
          <w:noProof/>
        </w:rPr>
        <w:t>9</w:t>
      </w:r>
      <w:r w:rsidR="00D3303F">
        <w:rPr>
          <w:noProof/>
        </w:rPr>
        <w:fldChar w:fldCharType="end"/>
      </w:r>
      <w:bookmarkEnd w:id="1888"/>
      <w:r>
        <w:t>. Clackamas basin in CW3M screen capture</w:t>
      </w:r>
      <w:bookmarkEnd w:id="1889"/>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890" w:name="_Toc76374644"/>
      <w:r>
        <w:t>The Clackamas Basin</w:t>
      </w:r>
      <w:bookmarkEnd w:id="1890"/>
    </w:p>
    <w:p w14:paraId="4A96B042" w14:textId="77777777" w:rsidR="005C537E" w:rsidRPr="000E6A65" w:rsidRDefault="005C537E" w:rsidP="005C537E"/>
    <w:p w14:paraId="11F4A966" w14:textId="4E3610D1"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33947">
        <w:t xml:space="preserve">Figure </w:t>
      </w:r>
      <w:r w:rsidR="00D33947">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891" w:name="_Toc76374645"/>
      <w:r>
        <w:t>Directory structure and file names</w:t>
      </w:r>
      <w:bookmarkEnd w:id="189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892" w:name="_Toc76374646"/>
      <w:r>
        <w:lastRenderedPageBreak/>
        <w:t xml:space="preserve">Release </w:t>
      </w:r>
      <w:r w:rsidR="00E735F4">
        <w:t>Log</w:t>
      </w:r>
      <w:bookmarkEnd w:id="1892"/>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893" w:name="_Toc76374647"/>
      <w:r>
        <w:t>References</w:t>
      </w:r>
      <w:bookmarkEnd w:id="1893"/>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894" w:name="_Toc76374648"/>
      <w:r>
        <w:rPr>
          <w:rFonts w:eastAsiaTheme="minorHAnsi"/>
        </w:rPr>
        <w:t>Acronyms</w:t>
      </w:r>
      <w:r w:rsidR="009D540F">
        <w:rPr>
          <w:rFonts w:eastAsiaTheme="minorHAnsi"/>
        </w:rPr>
        <w:t xml:space="preserve"> and Abbreviations</w:t>
      </w:r>
      <w:bookmarkEnd w:id="1894"/>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50556" w14:textId="77777777" w:rsidR="00D3303F" w:rsidRDefault="00D3303F" w:rsidP="00064E77">
      <w:r>
        <w:separator/>
      </w:r>
    </w:p>
  </w:endnote>
  <w:endnote w:type="continuationSeparator" w:id="0">
    <w:p w14:paraId="22F53E72" w14:textId="77777777" w:rsidR="00D3303F" w:rsidRDefault="00D3303F"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E3400" w14:textId="77777777" w:rsidR="00D3303F" w:rsidRDefault="00D3303F" w:rsidP="00064E77">
      <w:r>
        <w:separator/>
      </w:r>
    </w:p>
  </w:footnote>
  <w:footnote w:type="continuationSeparator" w:id="0">
    <w:p w14:paraId="29CB47EF" w14:textId="77777777" w:rsidR="00D3303F" w:rsidRDefault="00D3303F"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2827"/>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4028D"/>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3067"/>
    <w:rsid w:val="00613C1D"/>
    <w:rsid w:val="00613CE3"/>
    <w:rsid w:val="006176DA"/>
    <w:rsid w:val="006200EB"/>
    <w:rsid w:val="006231D1"/>
    <w:rsid w:val="00625C55"/>
    <w:rsid w:val="006313A1"/>
    <w:rsid w:val="00632DCA"/>
    <w:rsid w:val="0064217D"/>
    <w:rsid w:val="00645753"/>
    <w:rsid w:val="00647F96"/>
    <w:rsid w:val="00650CEA"/>
    <w:rsid w:val="006510D4"/>
    <w:rsid w:val="0065490A"/>
    <w:rsid w:val="00655BC7"/>
    <w:rsid w:val="006569CE"/>
    <w:rsid w:val="00660C8F"/>
    <w:rsid w:val="0066329B"/>
    <w:rsid w:val="006636CC"/>
    <w:rsid w:val="0066715F"/>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34"/>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25DA"/>
    <w:rsid w:val="00B34F16"/>
    <w:rsid w:val="00B36A50"/>
    <w:rsid w:val="00B37892"/>
    <w:rsid w:val="00B40657"/>
    <w:rsid w:val="00B447EE"/>
    <w:rsid w:val="00B45A02"/>
    <w:rsid w:val="00B45AB9"/>
    <w:rsid w:val="00B47486"/>
    <w:rsid w:val="00B47F76"/>
    <w:rsid w:val="00B5577C"/>
    <w:rsid w:val="00B57484"/>
    <w:rsid w:val="00B57E25"/>
    <w:rsid w:val="00B6190A"/>
    <w:rsid w:val="00B62984"/>
    <w:rsid w:val="00B64193"/>
    <w:rsid w:val="00B65B7C"/>
    <w:rsid w:val="00B707C3"/>
    <w:rsid w:val="00B70EF0"/>
    <w:rsid w:val="00B729F3"/>
    <w:rsid w:val="00B7410E"/>
    <w:rsid w:val="00B74387"/>
    <w:rsid w:val="00B752C4"/>
    <w:rsid w:val="00B764D6"/>
    <w:rsid w:val="00B76B73"/>
    <w:rsid w:val="00B81710"/>
    <w:rsid w:val="00B823D2"/>
    <w:rsid w:val="00B830E8"/>
    <w:rsid w:val="00B854B0"/>
    <w:rsid w:val="00B86E24"/>
    <w:rsid w:val="00B879F8"/>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03F"/>
    <w:rsid w:val="00D33947"/>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4FF8"/>
    <w:rsid w:val="00E45D19"/>
    <w:rsid w:val="00E45E68"/>
    <w:rsid w:val="00E5024C"/>
    <w:rsid w:val="00E54F20"/>
    <w:rsid w:val="00E54FFC"/>
    <w:rsid w:val="00E5652B"/>
    <w:rsid w:val="00E624C2"/>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EF6419"/>
    <w:rsid w:val="00F01306"/>
    <w:rsid w:val="00F01A67"/>
    <w:rsid w:val="00F024C9"/>
    <w:rsid w:val="00F02BAB"/>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31DF"/>
    <w:rsid w:val="00F666D4"/>
    <w:rsid w:val="00F66D28"/>
    <w:rsid w:val="00F66D95"/>
    <w:rsid w:val="00F66FD6"/>
    <w:rsid w:val="00F707FC"/>
    <w:rsid w:val="00F731A1"/>
    <w:rsid w:val="00F77810"/>
    <w:rsid w:val="00F80218"/>
    <w:rsid w:val="00F81EFD"/>
    <w:rsid w:val="00F8477A"/>
    <w:rsid w:val="00F85558"/>
    <w:rsid w:val="00F866E5"/>
    <w:rsid w:val="00F87EC3"/>
    <w:rsid w:val="00F90C07"/>
    <w:rsid w:val="00F91EEB"/>
    <w:rsid w:val="00F9365F"/>
    <w:rsid w:val="00F9474B"/>
    <w:rsid w:val="00F94E7F"/>
    <w:rsid w:val="00F954EE"/>
    <w:rsid w:val="00F95AB4"/>
    <w:rsid w:val="00F96D53"/>
    <w:rsid w:val="00FA2CD2"/>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130634</TotalTime>
  <Pages>81</Pages>
  <Words>31450</Words>
  <Characters>179268</Characters>
  <Application>Microsoft Office Word</Application>
  <DocSecurity>0</DocSecurity>
  <Lines>1493</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542</cp:revision>
  <cp:lastPrinted>2021-07-05T15:30:00Z</cp:lastPrinted>
  <dcterms:created xsi:type="dcterms:W3CDTF">2018-11-09T13:56:00Z</dcterms:created>
  <dcterms:modified xsi:type="dcterms:W3CDTF">2021-07-05T19:32:00Z</dcterms:modified>
</cp:coreProperties>
</file>