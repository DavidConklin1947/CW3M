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7721D5F3" w:rsidR="00064E77" w:rsidRPr="00064E77" w:rsidRDefault="00BE5AC5">
      <w:pPr>
        <w:pStyle w:val="Subtitle"/>
        <w:tabs>
          <w:tab w:val="left" w:pos="7950"/>
          <w:tab w:val="right" w:pos="9360"/>
        </w:tabs>
        <w:pPrChange w:id="3" w:author="David Conklin" w:date="2021-02-18T07:49:00Z">
          <w:pPr>
            <w:pStyle w:val="Subtitle"/>
          </w:pPr>
        </w:pPrChange>
      </w:pPr>
      <w:ins w:id="4" w:author="David Conklin" w:date="2021-03-04T06:10:00Z">
        <w:r>
          <w:t>3/</w:t>
        </w:r>
      </w:ins>
      <w:ins w:id="5" w:author="David Conklin" w:date="2021-03-10T06:10:00Z">
        <w:r w:rsidR="00C83F9F">
          <w:t>1</w:t>
        </w:r>
      </w:ins>
      <w:ins w:id="6" w:author="David Conklin" w:date="2021-03-11T06:55:00Z">
        <w:r w:rsidR="00376109">
          <w:t>1</w:t>
        </w:r>
      </w:ins>
      <w:del w:id="7" w:author="David Conklin" w:date="2021-02-18T07:49:00Z">
        <w:r w:rsidR="007B1928" w:rsidDel="006D3061">
          <w:delText>1</w:delText>
        </w:r>
        <w:r w:rsidR="00B40657" w:rsidDel="006D3061">
          <w:delText>/</w:delText>
        </w:r>
      </w:del>
      <w:del w:id="8" w:author="David Conklin" w:date="2021-01-30T16:16:00Z">
        <w:r w:rsidR="00105FE0" w:rsidDel="002E2334">
          <w:delText>2</w:delText>
        </w:r>
      </w:del>
      <w:del w:id="9"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10" w:author="David Conklin" w:date="2021-01-22T08:00:00Z">
        <w:r w:rsidR="00872B5B" w:rsidDel="003F1515">
          <w:rPr>
            <w:rStyle w:val="Hyperlink"/>
            <w:color w:val="auto"/>
          </w:rPr>
          <w:delText>2/21</w:delText>
        </w:r>
      </w:del>
      <w:r w:rsidR="00176FFA">
        <w:rPr>
          <w:rStyle w:val="Hyperlink"/>
          <w:color w:val="auto"/>
        </w:rPr>
        <w:t>/20</w:t>
      </w:r>
      <w:ins w:id="11"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pPr>
        <w:ind w:left="288" w:hanging="288"/>
        <w:rPr>
          <w:del w:id="12" w:author="David Conklin" w:date="2021-01-22T08:00:00Z"/>
          <w:rStyle w:val="Hyperlink"/>
          <w:color w:val="auto"/>
          <w:u w:val="none"/>
        </w:rPr>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pPr>
        <w:ind w:left="288" w:hanging="288"/>
        <w:rPr>
          <w:del w:id="14" w:author="David Conklin" w:date="2021-01-22T08:00:00Z"/>
          <w:rFonts w:cs="Times New Roman"/>
          <w:szCs w:val="24"/>
        </w:rPr>
      </w:pPr>
      <w:del w:id="15"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pPr>
        <w:ind w:left="288" w:hanging="288"/>
        <w:rPr>
          <w:del w:id="16" w:author="David Conklin" w:date="2021-01-22T08:00:00Z"/>
        </w:rPr>
      </w:pPr>
      <w:del w:id="17"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pPr>
        <w:ind w:left="288" w:hanging="288"/>
        <w:rPr>
          <w:del w:id="18" w:author="David Conklin" w:date="2021-01-22T08:00:00Z"/>
        </w:rPr>
      </w:pPr>
      <w:del w:id="19"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pPr>
        <w:ind w:left="288" w:hanging="288"/>
        <w:rPr>
          <w:ins w:id="20" w:author="David Conklin" w:date="2021-01-30T16:16:00Z"/>
          <w:rStyle w:val="Hyperlink"/>
          <w:color w:val="auto"/>
          <w:u w:val="none"/>
        </w:rPr>
        <w:pPrChange w:id="21" w:author="David Conklin" w:date="2021-02-19T09:20:00Z">
          <w:pPr/>
        </w:pPrChange>
      </w:pPr>
      <w:del w:id="22" w:author="David Conklin" w:date="2021-01-22T08:00:00Z">
        <w:r w:rsidDel="003F1515">
          <w:delText>Remove the “Clackamas wetlands v. McKenzie wetlands” section.</w:delText>
        </w:r>
      </w:del>
      <w:ins w:id="23" w:author="David Conklin" w:date="2021-01-22T08:00:00Z">
        <w:r w:rsidR="003F1515">
          <w:rPr>
            <w:rStyle w:val="Hyperlink"/>
            <w:color w:val="auto"/>
            <w:u w:val="none"/>
          </w:rPr>
          <w:t xml:space="preserve">Added the </w:t>
        </w:r>
      </w:ins>
      <w:ins w:id="24" w:author="David Conklin" w:date="2021-01-22T08:01:00Z">
        <w:r w:rsidR="003F1515">
          <w:rPr>
            <w:rStyle w:val="Hyperlink"/>
            <w:color w:val="auto"/>
            <w:u w:val="none"/>
          </w:rPr>
          <w:t>“</w:t>
        </w:r>
      </w:ins>
      <w:ins w:id="25" w:author="David Conklin" w:date="2021-01-22T08:00:00Z">
        <w:r w:rsidR="003F1515">
          <w:rPr>
            <w:rStyle w:val="Hyperlink"/>
            <w:color w:val="auto"/>
            <w:u w:val="none"/>
          </w:rPr>
          <w:t xml:space="preserve">McKenzie Basin Wetlands </w:t>
        </w:r>
      </w:ins>
      <w:ins w:id="26" w:author="David Conklin" w:date="2021-01-22T08:01:00Z">
        <w:r w:rsidR="003F1515">
          <w:rPr>
            <w:rStyle w:val="Hyperlink"/>
            <w:color w:val="auto"/>
            <w:u w:val="none"/>
          </w:rPr>
          <w:t xml:space="preserve">Study/CW3M v. Shade-a-lator” </w:t>
        </w:r>
      </w:ins>
      <w:ins w:id="27" w:author="David Conklin" w:date="2021-02-19T09:18:00Z">
        <w:r w:rsidR="00811477">
          <w:rPr>
            <w:rStyle w:val="Hyperlink"/>
            <w:color w:val="auto"/>
            <w:u w:val="none"/>
          </w:rPr>
          <w:t xml:space="preserve">and “Comparison of </w:t>
        </w:r>
      </w:ins>
      <w:ins w:id="28" w:author="David Conklin" w:date="2021-02-19T09:19:00Z">
        <w:r w:rsidR="00811477">
          <w:rPr>
            <w:rStyle w:val="Hyperlink"/>
            <w:color w:val="auto"/>
            <w:u w:val="none"/>
          </w:rPr>
          <w:t xml:space="preserve">CW3M results to </w:t>
        </w:r>
      </w:ins>
      <w:ins w:id="29" w:author="David Conklin" w:date="2021-02-19T09:18:00Z">
        <w:r w:rsidR="00811477">
          <w:rPr>
            <w:rStyle w:val="Hyperlink"/>
            <w:color w:val="auto"/>
            <w:u w:val="none"/>
          </w:rPr>
          <w:t>Shade-a-lator</w:t>
        </w:r>
      </w:ins>
      <w:ins w:id="30" w:author="David Conklin" w:date="2021-02-19T09:19:00Z">
        <w:r w:rsidR="00811477">
          <w:rPr>
            <w:rStyle w:val="Hyperlink"/>
            <w:color w:val="auto"/>
            <w:u w:val="none"/>
          </w:rPr>
          <w:t xml:space="preserve"> results” </w:t>
        </w:r>
      </w:ins>
      <w:ins w:id="31" w:author="David Conklin" w:date="2021-02-19T09:18:00Z">
        <w:r w:rsidR="00811477">
          <w:rPr>
            <w:rStyle w:val="Hyperlink"/>
            <w:color w:val="auto"/>
            <w:u w:val="none"/>
          </w:rPr>
          <w:t xml:space="preserve"> </w:t>
        </w:r>
      </w:ins>
      <w:ins w:id="32" w:author="David Conklin" w:date="2021-01-22T08:01:00Z">
        <w:r w:rsidR="003F1515">
          <w:rPr>
            <w:rStyle w:val="Hyperlink"/>
            <w:color w:val="auto"/>
            <w:u w:val="none"/>
          </w:rPr>
          <w:t>section</w:t>
        </w:r>
      </w:ins>
      <w:ins w:id="33" w:author="David Conklin" w:date="2021-02-19T09:19:00Z">
        <w:r w:rsidR="00811477">
          <w:rPr>
            <w:rStyle w:val="Hyperlink"/>
            <w:color w:val="auto"/>
            <w:u w:val="none"/>
          </w:rPr>
          <w:t>s</w:t>
        </w:r>
      </w:ins>
      <w:ins w:id="34" w:author="David Conklin" w:date="2021-01-22T08:01:00Z">
        <w:r w:rsidR="003F1515">
          <w:rPr>
            <w:rStyle w:val="Hyperlink"/>
            <w:color w:val="auto"/>
            <w:u w:val="none"/>
          </w:rPr>
          <w:t>.</w:t>
        </w:r>
      </w:ins>
    </w:p>
    <w:p w14:paraId="1C074EBC" w14:textId="4F2CCC26" w:rsidR="002E2334" w:rsidRDefault="002E2334" w:rsidP="00C63B9F">
      <w:pPr>
        <w:rPr>
          <w:ins w:id="35" w:author="David Conklin" w:date="2021-03-10T06:10:00Z"/>
          <w:rStyle w:val="Hyperlink"/>
          <w:color w:val="auto"/>
          <w:u w:val="none"/>
        </w:rPr>
      </w:pPr>
      <w:ins w:id="36" w:author="David Conklin" w:date="2021-01-30T16:16:00Z">
        <w:r>
          <w:rPr>
            <w:rStyle w:val="Hyperlink"/>
            <w:color w:val="auto"/>
            <w:u w:val="none"/>
          </w:rPr>
          <w:t>Added release</w:t>
        </w:r>
      </w:ins>
      <w:ins w:id="37" w:author="David Conklin" w:date="2021-01-30T16:17:00Z">
        <w:r>
          <w:rPr>
            <w:rStyle w:val="Hyperlink"/>
            <w:color w:val="auto"/>
            <w:u w:val="none"/>
          </w:rPr>
          <w:t xml:space="preserve"> notes for 0.4.7</w:t>
        </w:r>
      </w:ins>
      <w:ins w:id="38" w:author="David Conklin" w:date="2021-02-19T09:17:00Z">
        <w:r w:rsidR="00811477">
          <w:rPr>
            <w:rStyle w:val="Hyperlink"/>
            <w:color w:val="auto"/>
            <w:u w:val="none"/>
          </w:rPr>
          <w:t xml:space="preserve"> </w:t>
        </w:r>
      </w:ins>
      <w:ins w:id="39" w:author="David Conklin" w:date="2021-03-04T06:10:00Z">
        <w:r w:rsidR="00BE5AC5">
          <w:rPr>
            <w:rStyle w:val="Hyperlink"/>
            <w:color w:val="auto"/>
            <w:u w:val="none"/>
          </w:rPr>
          <w:t xml:space="preserve">, 0.4.8, 0.4.9, </w:t>
        </w:r>
      </w:ins>
      <w:ins w:id="40" w:author="David Conklin" w:date="2021-02-19T09:17:00Z">
        <w:r w:rsidR="00811477">
          <w:rPr>
            <w:rStyle w:val="Hyperlink"/>
            <w:color w:val="auto"/>
            <w:u w:val="none"/>
          </w:rPr>
          <w:t>and 0.4.</w:t>
        </w:r>
      </w:ins>
      <w:ins w:id="41" w:author="David Conklin" w:date="2021-03-04T06:10:00Z">
        <w:r w:rsidR="00BE5AC5">
          <w:rPr>
            <w:rStyle w:val="Hyperlink"/>
            <w:color w:val="auto"/>
            <w:u w:val="none"/>
          </w:rPr>
          <w:t>10</w:t>
        </w:r>
      </w:ins>
      <w:ins w:id="42" w:author="David Conklin" w:date="2021-02-19T09:17:00Z">
        <w:r w:rsidR="00811477">
          <w:rPr>
            <w:rStyle w:val="Hyperlink"/>
            <w:color w:val="auto"/>
            <w:u w:val="none"/>
          </w:rPr>
          <w:t>.</w:t>
        </w:r>
      </w:ins>
    </w:p>
    <w:p w14:paraId="04A0A5C6" w14:textId="074CBC13" w:rsidR="00C83F9F" w:rsidRDefault="00C83F9F" w:rsidP="00C63B9F">
      <w:pPr>
        <w:rPr>
          <w:ins w:id="43" w:author="David Conklin" w:date="2021-01-22T07:59:00Z"/>
        </w:rPr>
      </w:pPr>
      <w:ins w:id="44" w:author="David Conklin" w:date="2021-03-10T06:10:00Z">
        <w:r>
          <w:rPr>
            <w:rStyle w:val="Hyperlink"/>
            <w:color w:val="auto"/>
            <w:u w:val="none"/>
          </w:rPr>
          <w:t xml:space="preserve">Added details to the </w:t>
        </w:r>
      </w:ins>
      <w:ins w:id="45" w:author="David Conklin" w:date="2021-03-10T06:11:00Z">
        <w:r>
          <w:rPr>
            <w:rStyle w:val="Hyperlink"/>
            <w:color w:val="auto"/>
            <w:u w:val="none"/>
          </w:rPr>
          <w:t>wetlands model</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0A815E8" w14:textId="67F421BF" w:rsidR="00A87BDD" w:rsidRDefault="006636CC">
          <w:pPr>
            <w:pStyle w:val="TOC1"/>
            <w:tabs>
              <w:tab w:val="right" w:leader="dot" w:pos="9350"/>
            </w:tabs>
            <w:rPr>
              <w:ins w:id="46" w:author="David Conklin" w:date="2021-03-11T10:54:00Z"/>
              <w:rFonts w:eastAsiaTheme="minorEastAsia"/>
              <w:noProof/>
            </w:rPr>
          </w:pPr>
          <w:r>
            <w:fldChar w:fldCharType="begin"/>
          </w:r>
          <w:r>
            <w:instrText xml:space="preserve"> TOC \o "1-3" \h \z \u </w:instrText>
          </w:r>
          <w:r>
            <w:fldChar w:fldCharType="separate"/>
          </w:r>
          <w:ins w:id="47" w:author="David Conklin" w:date="2021-03-11T10:54:00Z">
            <w:r w:rsidR="00A87BDD" w:rsidRPr="007E279B">
              <w:rPr>
                <w:rStyle w:val="Hyperlink"/>
                <w:noProof/>
              </w:rPr>
              <w:fldChar w:fldCharType="begin"/>
            </w:r>
            <w:r w:rsidR="00A87BDD" w:rsidRPr="007E279B">
              <w:rPr>
                <w:rStyle w:val="Hyperlink"/>
                <w:noProof/>
              </w:rPr>
              <w:instrText xml:space="preserve"> </w:instrText>
            </w:r>
            <w:r w:rsidR="00A87BDD">
              <w:rPr>
                <w:noProof/>
              </w:rPr>
              <w:instrText>HYPERLINK \l "_Toc66352482"</w:instrText>
            </w:r>
            <w:r w:rsidR="00A87BDD" w:rsidRPr="007E279B">
              <w:rPr>
                <w:rStyle w:val="Hyperlink"/>
                <w:noProof/>
              </w:rPr>
              <w:instrText xml:space="preserve"> </w:instrText>
            </w:r>
            <w:r w:rsidR="00A87BDD" w:rsidRPr="007E279B">
              <w:rPr>
                <w:rStyle w:val="Hyperlink"/>
                <w:noProof/>
              </w:rPr>
            </w:r>
            <w:r w:rsidR="00A87BDD" w:rsidRPr="007E279B">
              <w:rPr>
                <w:rStyle w:val="Hyperlink"/>
                <w:noProof/>
              </w:rPr>
              <w:fldChar w:fldCharType="separate"/>
            </w:r>
            <w:r w:rsidR="00A87BDD" w:rsidRPr="007E279B">
              <w:rPr>
                <w:rStyle w:val="Hyperlink"/>
                <w:noProof/>
              </w:rPr>
              <w:t>What is a digital handbook?</w:t>
            </w:r>
            <w:r w:rsidR="00A87BDD">
              <w:rPr>
                <w:noProof/>
                <w:webHidden/>
              </w:rPr>
              <w:tab/>
            </w:r>
            <w:r w:rsidR="00A87BDD">
              <w:rPr>
                <w:noProof/>
                <w:webHidden/>
              </w:rPr>
              <w:fldChar w:fldCharType="begin"/>
            </w:r>
            <w:r w:rsidR="00A87BDD">
              <w:rPr>
                <w:noProof/>
                <w:webHidden/>
              </w:rPr>
              <w:instrText xml:space="preserve"> PAGEREF _Toc66352482 \h </w:instrText>
            </w:r>
            <w:r w:rsidR="00A87BDD">
              <w:rPr>
                <w:noProof/>
                <w:webHidden/>
              </w:rPr>
            </w:r>
          </w:ins>
          <w:r w:rsidR="00A87BDD">
            <w:rPr>
              <w:noProof/>
              <w:webHidden/>
            </w:rPr>
            <w:fldChar w:fldCharType="separate"/>
          </w:r>
          <w:ins w:id="48" w:author="David Conklin" w:date="2021-03-11T10:54:00Z">
            <w:r w:rsidR="00A87BDD">
              <w:rPr>
                <w:noProof/>
                <w:webHidden/>
              </w:rPr>
              <w:t>4</w:t>
            </w:r>
            <w:r w:rsidR="00A87BDD">
              <w:rPr>
                <w:noProof/>
                <w:webHidden/>
              </w:rPr>
              <w:fldChar w:fldCharType="end"/>
            </w:r>
            <w:r w:rsidR="00A87BDD" w:rsidRPr="007E279B">
              <w:rPr>
                <w:rStyle w:val="Hyperlink"/>
                <w:noProof/>
              </w:rPr>
              <w:fldChar w:fldCharType="end"/>
            </w:r>
          </w:ins>
        </w:p>
        <w:p w14:paraId="6B5D2A5D" w14:textId="462E1F51" w:rsidR="00A87BDD" w:rsidRDefault="00A87BDD">
          <w:pPr>
            <w:pStyle w:val="TOC1"/>
            <w:tabs>
              <w:tab w:val="right" w:leader="dot" w:pos="9350"/>
            </w:tabs>
            <w:rPr>
              <w:ins w:id="49" w:author="David Conklin" w:date="2021-03-11T10:54:00Z"/>
              <w:rFonts w:eastAsiaTheme="minorEastAsia"/>
              <w:noProof/>
            </w:rPr>
          </w:pPr>
          <w:ins w:id="5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CW3M concept</w:t>
            </w:r>
            <w:r>
              <w:rPr>
                <w:noProof/>
                <w:webHidden/>
              </w:rPr>
              <w:tab/>
            </w:r>
            <w:r>
              <w:rPr>
                <w:noProof/>
                <w:webHidden/>
              </w:rPr>
              <w:fldChar w:fldCharType="begin"/>
            </w:r>
            <w:r>
              <w:rPr>
                <w:noProof/>
                <w:webHidden/>
              </w:rPr>
              <w:instrText xml:space="preserve"> PAGEREF _Toc66352483 \h </w:instrText>
            </w:r>
            <w:r>
              <w:rPr>
                <w:noProof/>
                <w:webHidden/>
              </w:rPr>
            </w:r>
          </w:ins>
          <w:r>
            <w:rPr>
              <w:noProof/>
              <w:webHidden/>
            </w:rPr>
            <w:fldChar w:fldCharType="separate"/>
          </w:r>
          <w:ins w:id="51" w:author="David Conklin" w:date="2021-03-11T10:54:00Z">
            <w:r>
              <w:rPr>
                <w:noProof/>
                <w:webHidden/>
              </w:rPr>
              <w:t>4</w:t>
            </w:r>
            <w:r>
              <w:rPr>
                <w:noProof/>
                <w:webHidden/>
              </w:rPr>
              <w:fldChar w:fldCharType="end"/>
            </w:r>
            <w:r w:rsidRPr="007E279B">
              <w:rPr>
                <w:rStyle w:val="Hyperlink"/>
                <w:noProof/>
              </w:rPr>
              <w:fldChar w:fldCharType="end"/>
            </w:r>
          </w:ins>
        </w:p>
        <w:p w14:paraId="702F1DC1" w14:textId="1C79E99D" w:rsidR="00A87BDD" w:rsidRDefault="00A87BDD">
          <w:pPr>
            <w:pStyle w:val="TOC2"/>
            <w:tabs>
              <w:tab w:val="right" w:leader="dot" w:pos="9350"/>
            </w:tabs>
            <w:rPr>
              <w:ins w:id="52" w:author="David Conklin" w:date="2021-03-11T10:54:00Z"/>
              <w:rFonts w:eastAsiaTheme="minorEastAsia"/>
              <w:noProof/>
            </w:rPr>
          </w:pPr>
          <w:ins w:id="5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A different kind of community model</w:t>
            </w:r>
            <w:r>
              <w:rPr>
                <w:noProof/>
                <w:webHidden/>
              </w:rPr>
              <w:tab/>
            </w:r>
            <w:r>
              <w:rPr>
                <w:noProof/>
                <w:webHidden/>
              </w:rPr>
              <w:fldChar w:fldCharType="begin"/>
            </w:r>
            <w:r>
              <w:rPr>
                <w:noProof/>
                <w:webHidden/>
              </w:rPr>
              <w:instrText xml:space="preserve"> PAGEREF _Toc66352484 \h </w:instrText>
            </w:r>
            <w:r>
              <w:rPr>
                <w:noProof/>
                <w:webHidden/>
              </w:rPr>
            </w:r>
          </w:ins>
          <w:r>
            <w:rPr>
              <w:noProof/>
              <w:webHidden/>
            </w:rPr>
            <w:fldChar w:fldCharType="separate"/>
          </w:r>
          <w:ins w:id="54" w:author="David Conklin" w:date="2021-03-11T10:54:00Z">
            <w:r>
              <w:rPr>
                <w:noProof/>
                <w:webHidden/>
              </w:rPr>
              <w:t>4</w:t>
            </w:r>
            <w:r>
              <w:rPr>
                <w:noProof/>
                <w:webHidden/>
              </w:rPr>
              <w:fldChar w:fldCharType="end"/>
            </w:r>
            <w:r w:rsidRPr="007E279B">
              <w:rPr>
                <w:rStyle w:val="Hyperlink"/>
                <w:noProof/>
              </w:rPr>
              <w:fldChar w:fldCharType="end"/>
            </w:r>
          </w:ins>
        </w:p>
        <w:p w14:paraId="5A956B93" w14:textId="0F1F9E8D" w:rsidR="00A87BDD" w:rsidRDefault="00A87BDD">
          <w:pPr>
            <w:pStyle w:val="TOC2"/>
            <w:tabs>
              <w:tab w:val="right" w:leader="dot" w:pos="9350"/>
            </w:tabs>
            <w:rPr>
              <w:ins w:id="55" w:author="David Conklin" w:date="2021-03-11T10:54:00Z"/>
              <w:rFonts w:eastAsiaTheme="minorEastAsia"/>
              <w:noProof/>
            </w:rPr>
          </w:pPr>
          <w:ins w:id="5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What CW3M is for</w:t>
            </w:r>
            <w:r>
              <w:rPr>
                <w:noProof/>
                <w:webHidden/>
              </w:rPr>
              <w:tab/>
            </w:r>
            <w:r>
              <w:rPr>
                <w:noProof/>
                <w:webHidden/>
              </w:rPr>
              <w:fldChar w:fldCharType="begin"/>
            </w:r>
            <w:r>
              <w:rPr>
                <w:noProof/>
                <w:webHidden/>
              </w:rPr>
              <w:instrText xml:space="preserve"> PAGEREF _Toc66352485 \h </w:instrText>
            </w:r>
            <w:r>
              <w:rPr>
                <w:noProof/>
                <w:webHidden/>
              </w:rPr>
            </w:r>
          </w:ins>
          <w:r>
            <w:rPr>
              <w:noProof/>
              <w:webHidden/>
            </w:rPr>
            <w:fldChar w:fldCharType="separate"/>
          </w:r>
          <w:ins w:id="57" w:author="David Conklin" w:date="2021-03-11T10:54:00Z">
            <w:r>
              <w:rPr>
                <w:noProof/>
                <w:webHidden/>
              </w:rPr>
              <w:t>4</w:t>
            </w:r>
            <w:r>
              <w:rPr>
                <w:noProof/>
                <w:webHidden/>
              </w:rPr>
              <w:fldChar w:fldCharType="end"/>
            </w:r>
            <w:r w:rsidRPr="007E279B">
              <w:rPr>
                <w:rStyle w:val="Hyperlink"/>
                <w:noProof/>
              </w:rPr>
              <w:fldChar w:fldCharType="end"/>
            </w:r>
          </w:ins>
        </w:p>
        <w:p w14:paraId="314CC6FC" w14:textId="42751F2F" w:rsidR="00A87BDD" w:rsidRDefault="00A87BDD">
          <w:pPr>
            <w:pStyle w:val="TOC2"/>
            <w:tabs>
              <w:tab w:val="right" w:leader="dot" w:pos="9350"/>
            </w:tabs>
            <w:rPr>
              <w:ins w:id="58" w:author="David Conklin" w:date="2021-03-11T10:54:00Z"/>
              <w:rFonts w:eastAsiaTheme="minorEastAsia"/>
              <w:noProof/>
            </w:rPr>
          </w:pPr>
          <w:ins w:id="5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Management and maintenance</w:t>
            </w:r>
            <w:r>
              <w:rPr>
                <w:noProof/>
                <w:webHidden/>
              </w:rPr>
              <w:tab/>
            </w:r>
            <w:r>
              <w:rPr>
                <w:noProof/>
                <w:webHidden/>
              </w:rPr>
              <w:fldChar w:fldCharType="begin"/>
            </w:r>
            <w:r>
              <w:rPr>
                <w:noProof/>
                <w:webHidden/>
              </w:rPr>
              <w:instrText xml:space="preserve"> PAGEREF _Toc66352486 \h </w:instrText>
            </w:r>
            <w:r>
              <w:rPr>
                <w:noProof/>
                <w:webHidden/>
              </w:rPr>
            </w:r>
          </w:ins>
          <w:r>
            <w:rPr>
              <w:noProof/>
              <w:webHidden/>
            </w:rPr>
            <w:fldChar w:fldCharType="separate"/>
          </w:r>
          <w:ins w:id="60" w:author="David Conklin" w:date="2021-03-11T10:54:00Z">
            <w:r>
              <w:rPr>
                <w:noProof/>
                <w:webHidden/>
              </w:rPr>
              <w:t>5</w:t>
            </w:r>
            <w:r>
              <w:rPr>
                <w:noProof/>
                <w:webHidden/>
              </w:rPr>
              <w:fldChar w:fldCharType="end"/>
            </w:r>
            <w:r w:rsidRPr="007E279B">
              <w:rPr>
                <w:rStyle w:val="Hyperlink"/>
                <w:noProof/>
              </w:rPr>
              <w:fldChar w:fldCharType="end"/>
            </w:r>
          </w:ins>
        </w:p>
        <w:p w14:paraId="697A908E" w14:textId="610BB87C" w:rsidR="00A87BDD" w:rsidRDefault="00A87BDD">
          <w:pPr>
            <w:pStyle w:val="TOC1"/>
            <w:tabs>
              <w:tab w:val="right" w:leader="dot" w:pos="9350"/>
            </w:tabs>
            <w:rPr>
              <w:ins w:id="61" w:author="David Conklin" w:date="2021-03-11T10:54:00Z"/>
              <w:rFonts w:eastAsiaTheme="minorEastAsia"/>
              <w:noProof/>
            </w:rPr>
          </w:pPr>
          <w:ins w:id="6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CW3M – A “first principles” model with tuning knobs</w:t>
            </w:r>
            <w:r>
              <w:rPr>
                <w:noProof/>
                <w:webHidden/>
              </w:rPr>
              <w:tab/>
            </w:r>
            <w:r>
              <w:rPr>
                <w:noProof/>
                <w:webHidden/>
              </w:rPr>
              <w:fldChar w:fldCharType="begin"/>
            </w:r>
            <w:r>
              <w:rPr>
                <w:noProof/>
                <w:webHidden/>
              </w:rPr>
              <w:instrText xml:space="preserve"> PAGEREF _Toc66352487 \h </w:instrText>
            </w:r>
            <w:r>
              <w:rPr>
                <w:noProof/>
                <w:webHidden/>
              </w:rPr>
            </w:r>
          </w:ins>
          <w:r>
            <w:rPr>
              <w:noProof/>
              <w:webHidden/>
            </w:rPr>
            <w:fldChar w:fldCharType="separate"/>
          </w:r>
          <w:ins w:id="63" w:author="David Conklin" w:date="2021-03-11T10:54:00Z">
            <w:r>
              <w:rPr>
                <w:noProof/>
                <w:webHidden/>
              </w:rPr>
              <w:t>5</w:t>
            </w:r>
            <w:r>
              <w:rPr>
                <w:noProof/>
                <w:webHidden/>
              </w:rPr>
              <w:fldChar w:fldCharType="end"/>
            </w:r>
            <w:r w:rsidRPr="007E279B">
              <w:rPr>
                <w:rStyle w:val="Hyperlink"/>
                <w:noProof/>
              </w:rPr>
              <w:fldChar w:fldCharType="end"/>
            </w:r>
          </w:ins>
        </w:p>
        <w:p w14:paraId="1E087DB7" w14:textId="281F1315" w:rsidR="00A87BDD" w:rsidRDefault="00A87BDD">
          <w:pPr>
            <w:pStyle w:val="TOC1"/>
            <w:tabs>
              <w:tab w:val="right" w:leader="dot" w:pos="9350"/>
            </w:tabs>
            <w:rPr>
              <w:ins w:id="64" w:author="David Conklin" w:date="2021-03-11T10:54:00Z"/>
              <w:rFonts w:eastAsiaTheme="minorEastAsia"/>
              <w:noProof/>
            </w:rPr>
          </w:pPr>
          <w:ins w:id="6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tuning knobs</w:t>
            </w:r>
            <w:r>
              <w:rPr>
                <w:noProof/>
                <w:webHidden/>
              </w:rPr>
              <w:tab/>
            </w:r>
            <w:r>
              <w:rPr>
                <w:noProof/>
                <w:webHidden/>
              </w:rPr>
              <w:fldChar w:fldCharType="begin"/>
            </w:r>
            <w:r>
              <w:rPr>
                <w:noProof/>
                <w:webHidden/>
              </w:rPr>
              <w:instrText xml:space="preserve"> PAGEREF _Toc66352488 \h </w:instrText>
            </w:r>
            <w:r>
              <w:rPr>
                <w:noProof/>
                <w:webHidden/>
              </w:rPr>
            </w:r>
          </w:ins>
          <w:r>
            <w:rPr>
              <w:noProof/>
              <w:webHidden/>
            </w:rPr>
            <w:fldChar w:fldCharType="separate"/>
          </w:r>
          <w:ins w:id="66" w:author="David Conklin" w:date="2021-03-11T10:54:00Z">
            <w:r>
              <w:rPr>
                <w:noProof/>
                <w:webHidden/>
              </w:rPr>
              <w:t>6</w:t>
            </w:r>
            <w:r>
              <w:rPr>
                <w:noProof/>
                <w:webHidden/>
              </w:rPr>
              <w:fldChar w:fldCharType="end"/>
            </w:r>
            <w:r w:rsidRPr="007E279B">
              <w:rPr>
                <w:rStyle w:val="Hyperlink"/>
                <w:noProof/>
              </w:rPr>
              <w:fldChar w:fldCharType="end"/>
            </w:r>
          </w:ins>
        </w:p>
        <w:p w14:paraId="46CB9F0F" w14:textId="6E76346D" w:rsidR="00A87BDD" w:rsidRDefault="00A87BDD">
          <w:pPr>
            <w:pStyle w:val="TOC2"/>
            <w:tabs>
              <w:tab w:val="right" w:leader="dot" w:pos="9350"/>
            </w:tabs>
            <w:rPr>
              <w:ins w:id="67" w:author="David Conklin" w:date="2021-03-11T10:54:00Z"/>
              <w:rFonts w:eastAsiaTheme="minorEastAsia"/>
              <w:noProof/>
            </w:rPr>
          </w:pPr>
          <w:ins w:id="6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"_Toc66352489"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ET_MULT – forest evapotranspiration</w:t>
            </w:r>
            <w:r>
              <w:rPr>
                <w:noProof/>
                <w:webHidden/>
              </w:rPr>
              <w:tab/>
            </w:r>
            <w:r>
              <w:rPr>
                <w:noProof/>
                <w:webHidden/>
              </w:rPr>
              <w:fldChar w:fldCharType="begin"/>
            </w:r>
            <w:r>
              <w:rPr>
                <w:noProof/>
                <w:webHidden/>
              </w:rPr>
              <w:instrText xml:space="preserve"> PAGEREF _Toc66352489 \h </w:instrText>
            </w:r>
            <w:r>
              <w:rPr>
                <w:noProof/>
                <w:webHidden/>
              </w:rPr>
            </w:r>
          </w:ins>
          <w:r>
            <w:rPr>
              <w:noProof/>
              <w:webHidden/>
            </w:rPr>
            <w:fldChar w:fldCharType="separate"/>
          </w:r>
          <w:ins w:id="69" w:author="David Conklin" w:date="2021-03-11T10:54:00Z">
            <w:r>
              <w:rPr>
                <w:noProof/>
                <w:webHidden/>
              </w:rPr>
              <w:t>6</w:t>
            </w:r>
            <w:r>
              <w:rPr>
                <w:noProof/>
                <w:webHidden/>
              </w:rPr>
              <w:fldChar w:fldCharType="end"/>
            </w:r>
            <w:r w:rsidRPr="007E279B">
              <w:rPr>
                <w:rStyle w:val="Hyperlink"/>
                <w:noProof/>
              </w:rPr>
              <w:fldChar w:fldCharType="end"/>
            </w:r>
          </w:ins>
        </w:p>
        <w:p w14:paraId="0CA1EA87" w14:textId="2D30A73F" w:rsidR="00A87BDD" w:rsidRDefault="00A87BDD">
          <w:pPr>
            <w:pStyle w:val="TOC2"/>
            <w:tabs>
              <w:tab w:val="right" w:leader="dot" w:pos="9350"/>
            </w:tabs>
            <w:rPr>
              <w:ins w:id="70" w:author="David Conklin" w:date="2021-03-11T10:54:00Z"/>
              <w:rFonts w:eastAsiaTheme="minorEastAsia"/>
              <w:noProof/>
            </w:rPr>
          </w:pPr>
          <w:ins w:id="7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SOLAR_RADIATION_MULTIPLIER – reservoir insolation</w:t>
            </w:r>
            <w:r>
              <w:rPr>
                <w:noProof/>
                <w:webHidden/>
              </w:rPr>
              <w:tab/>
            </w:r>
            <w:r>
              <w:rPr>
                <w:noProof/>
                <w:webHidden/>
              </w:rPr>
              <w:fldChar w:fldCharType="begin"/>
            </w:r>
            <w:r>
              <w:rPr>
                <w:noProof/>
                <w:webHidden/>
              </w:rPr>
              <w:instrText xml:space="preserve"> PAGEREF _Toc66352490 \h </w:instrText>
            </w:r>
            <w:r>
              <w:rPr>
                <w:noProof/>
                <w:webHidden/>
              </w:rPr>
            </w:r>
          </w:ins>
          <w:r>
            <w:rPr>
              <w:noProof/>
              <w:webHidden/>
            </w:rPr>
            <w:fldChar w:fldCharType="separate"/>
          </w:r>
          <w:ins w:id="72" w:author="David Conklin" w:date="2021-03-11T10:54:00Z">
            <w:r>
              <w:rPr>
                <w:noProof/>
                <w:webHidden/>
              </w:rPr>
              <w:t>6</w:t>
            </w:r>
            <w:r>
              <w:rPr>
                <w:noProof/>
                <w:webHidden/>
              </w:rPr>
              <w:fldChar w:fldCharType="end"/>
            </w:r>
            <w:r w:rsidRPr="007E279B">
              <w:rPr>
                <w:rStyle w:val="Hyperlink"/>
                <w:noProof/>
              </w:rPr>
              <w:fldChar w:fldCharType="end"/>
            </w:r>
          </w:ins>
        </w:p>
        <w:p w14:paraId="3AAEFBFC" w14:textId="6866B992" w:rsidR="00A87BDD" w:rsidRDefault="00A87BDD">
          <w:pPr>
            <w:pStyle w:val="TOC2"/>
            <w:tabs>
              <w:tab w:val="right" w:leader="dot" w:pos="9350"/>
            </w:tabs>
            <w:rPr>
              <w:ins w:id="73" w:author="David Conklin" w:date="2021-03-11T10:54:00Z"/>
              <w:rFonts w:eastAsiaTheme="minorEastAsia"/>
              <w:noProof/>
            </w:rPr>
          </w:pPr>
          <w:ins w:id="7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FLOW_CMS – Discharge from High Cascade springs</w:t>
            </w:r>
            <w:r>
              <w:rPr>
                <w:noProof/>
                <w:webHidden/>
              </w:rPr>
              <w:tab/>
            </w:r>
            <w:r>
              <w:rPr>
                <w:noProof/>
                <w:webHidden/>
              </w:rPr>
              <w:fldChar w:fldCharType="begin"/>
            </w:r>
            <w:r>
              <w:rPr>
                <w:noProof/>
                <w:webHidden/>
              </w:rPr>
              <w:instrText xml:space="preserve"> PAGEREF _Toc66352491 \h </w:instrText>
            </w:r>
            <w:r>
              <w:rPr>
                <w:noProof/>
                <w:webHidden/>
              </w:rPr>
            </w:r>
          </w:ins>
          <w:r>
            <w:rPr>
              <w:noProof/>
              <w:webHidden/>
            </w:rPr>
            <w:fldChar w:fldCharType="separate"/>
          </w:r>
          <w:ins w:id="75" w:author="David Conklin" w:date="2021-03-11T10:54:00Z">
            <w:r>
              <w:rPr>
                <w:noProof/>
                <w:webHidden/>
              </w:rPr>
              <w:t>6</w:t>
            </w:r>
            <w:r>
              <w:rPr>
                <w:noProof/>
                <w:webHidden/>
              </w:rPr>
              <w:fldChar w:fldCharType="end"/>
            </w:r>
            <w:r w:rsidRPr="007E279B">
              <w:rPr>
                <w:rStyle w:val="Hyperlink"/>
                <w:noProof/>
              </w:rPr>
              <w:fldChar w:fldCharType="end"/>
            </w:r>
          </w:ins>
        </w:p>
        <w:p w14:paraId="6605BC33" w14:textId="089AD1CE" w:rsidR="00A87BDD" w:rsidRDefault="00A87BDD">
          <w:pPr>
            <w:pStyle w:val="TOC1"/>
            <w:tabs>
              <w:tab w:val="right" w:leader="dot" w:pos="9350"/>
            </w:tabs>
            <w:rPr>
              <w:ins w:id="76" w:author="David Conklin" w:date="2021-03-11T10:54:00Z"/>
              <w:rFonts w:eastAsiaTheme="minorEastAsia"/>
              <w:noProof/>
            </w:rPr>
          </w:pPr>
          <w:ins w:id="7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Envision framework and the GIS Layers</w:t>
            </w:r>
            <w:r>
              <w:rPr>
                <w:noProof/>
                <w:webHidden/>
              </w:rPr>
              <w:tab/>
            </w:r>
            <w:r>
              <w:rPr>
                <w:noProof/>
                <w:webHidden/>
              </w:rPr>
              <w:fldChar w:fldCharType="begin"/>
            </w:r>
            <w:r>
              <w:rPr>
                <w:noProof/>
                <w:webHidden/>
              </w:rPr>
              <w:instrText xml:space="preserve"> PAGEREF _Toc66352492 \h </w:instrText>
            </w:r>
            <w:r>
              <w:rPr>
                <w:noProof/>
                <w:webHidden/>
              </w:rPr>
            </w:r>
          </w:ins>
          <w:r>
            <w:rPr>
              <w:noProof/>
              <w:webHidden/>
            </w:rPr>
            <w:fldChar w:fldCharType="separate"/>
          </w:r>
          <w:ins w:id="78" w:author="David Conklin" w:date="2021-03-11T10:54:00Z">
            <w:r>
              <w:rPr>
                <w:noProof/>
                <w:webHidden/>
              </w:rPr>
              <w:t>6</w:t>
            </w:r>
            <w:r>
              <w:rPr>
                <w:noProof/>
                <w:webHidden/>
              </w:rPr>
              <w:fldChar w:fldCharType="end"/>
            </w:r>
            <w:r w:rsidRPr="007E279B">
              <w:rPr>
                <w:rStyle w:val="Hyperlink"/>
                <w:noProof/>
              </w:rPr>
              <w:fldChar w:fldCharType="end"/>
            </w:r>
          </w:ins>
        </w:p>
        <w:p w14:paraId="0511DF93" w14:textId="0498EDAB" w:rsidR="00A87BDD" w:rsidRDefault="00A87BDD">
          <w:pPr>
            <w:pStyle w:val="TOC2"/>
            <w:tabs>
              <w:tab w:val="right" w:leader="dot" w:pos="9350"/>
            </w:tabs>
            <w:rPr>
              <w:ins w:id="79" w:author="David Conklin" w:date="2021-03-11T10:54:00Z"/>
              <w:rFonts w:eastAsiaTheme="minorEastAsia"/>
              <w:noProof/>
            </w:rPr>
          </w:pPr>
          <w:ins w:id="8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Reach Layer</w:t>
            </w:r>
            <w:r>
              <w:rPr>
                <w:noProof/>
                <w:webHidden/>
              </w:rPr>
              <w:tab/>
            </w:r>
            <w:r>
              <w:rPr>
                <w:noProof/>
                <w:webHidden/>
              </w:rPr>
              <w:fldChar w:fldCharType="begin"/>
            </w:r>
            <w:r>
              <w:rPr>
                <w:noProof/>
                <w:webHidden/>
              </w:rPr>
              <w:instrText xml:space="preserve"> PAGEREF _Toc66352493 \h </w:instrText>
            </w:r>
            <w:r>
              <w:rPr>
                <w:noProof/>
                <w:webHidden/>
              </w:rPr>
            </w:r>
          </w:ins>
          <w:r>
            <w:rPr>
              <w:noProof/>
              <w:webHidden/>
            </w:rPr>
            <w:fldChar w:fldCharType="separate"/>
          </w:r>
          <w:ins w:id="81" w:author="David Conklin" w:date="2021-03-11T10:54:00Z">
            <w:r>
              <w:rPr>
                <w:noProof/>
                <w:webHidden/>
              </w:rPr>
              <w:t>7</w:t>
            </w:r>
            <w:r>
              <w:rPr>
                <w:noProof/>
                <w:webHidden/>
              </w:rPr>
              <w:fldChar w:fldCharType="end"/>
            </w:r>
            <w:r w:rsidRPr="007E279B">
              <w:rPr>
                <w:rStyle w:val="Hyperlink"/>
                <w:noProof/>
              </w:rPr>
              <w:fldChar w:fldCharType="end"/>
            </w:r>
          </w:ins>
        </w:p>
        <w:p w14:paraId="19BAC539" w14:textId="22A6EBD9" w:rsidR="00A87BDD" w:rsidRDefault="00A87BDD">
          <w:pPr>
            <w:pStyle w:val="TOC1"/>
            <w:tabs>
              <w:tab w:val="right" w:leader="dot" w:pos="9350"/>
            </w:tabs>
            <w:rPr>
              <w:ins w:id="82" w:author="David Conklin" w:date="2021-03-11T10:54:00Z"/>
              <w:rFonts w:eastAsiaTheme="minorEastAsia"/>
              <w:noProof/>
            </w:rPr>
          </w:pPr>
          <w:ins w:id="8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Study areas</w:t>
            </w:r>
            <w:r>
              <w:rPr>
                <w:noProof/>
                <w:webHidden/>
              </w:rPr>
              <w:tab/>
            </w:r>
            <w:r>
              <w:rPr>
                <w:noProof/>
                <w:webHidden/>
              </w:rPr>
              <w:fldChar w:fldCharType="begin"/>
            </w:r>
            <w:r>
              <w:rPr>
                <w:noProof/>
                <w:webHidden/>
              </w:rPr>
              <w:instrText xml:space="preserve"> PAGEREF _Toc66352494 \h </w:instrText>
            </w:r>
            <w:r>
              <w:rPr>
                <w:noProof/>
                <w:webHidden/>
              </w:rPr>
            </w:r>
          </w:ins>
          <w:r>
            <w:rPr>
              <w:noProof/>
              <w:webHidden/>
            </w:rPr>
            <w:fldChar w:fldCharType="separate"/>
          </w:r>
          <w:ins w:id="84" w:author="David Conklin" w:date="2021-03-11T10:54:00Z">
            <w:r>
              <w:rPr>
                <w:noProof/>
                <w:webHidden/>
              </w:rPr>
              <w:t>7</w:t>
            </w:r>
            <w:r>
              <w:rPr>
                <w:noProof/>
                <w:webHidden/>
              </w:rPr>
              <w:fldChar w:fldCharType="end"/>
            </w:r>
            <w:r w:rsidRPr="007E279B">
              <w:rPr>
                <w:rStyle w:val="Hyperlink"/>
                <w:noProof/>
              </w:rPr>
              <w:fldChar w:fldCharType="end"/>
            </w:r>
          </w:ins>
        </w:p>
        <w:p w14:paraId="2D2CE5BD" w14:textId="3DE042FB" w:rsidR="00A87BDD" w:rsidRDefault="00A87BDD">
          <w:pPr>
            <w:pStyle w:val="TOC2"/>
            <w:tabs>
              <w:tab w:val="right" w:leader="dot" w:pos="9350"/>
            </w:tabs>
            <w:rPr>
              <w:ins w:id="85" w:author="David Conklin" w:date="2021-03-11T10:54:00Z"/>
              <w:rFonts w:eastAsiaTheme="minorEastAsia"/>
              <w:noProof/>
            </w:rPr>
          </w:pPr>
          <w:ins w:id="8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DataCW3M directory structure</w:t>
            </w:r>
            <w:r>
              <w:rPr>
                <w:noProof/>
                <w:webHidden/>
              </w:rPr>
              <w:tab/>
            </w:r>
            <w:r>
              <w:rPr>
                <w:noProof/>
                <w:webHidden/>
              </w:rPr>
              <w:fldChar w:fldCharType="begin"/>
            </w:r>
            <w:r>
              <w:rPr>
                <w:noProof/>
                <w:webHidden/>
              </w:rPr>
              <w:instrText xml:space="preserve"> PAGEREF _Toc66352495 \h </w:instrText>
            </w:r>
            <w:r>
              <w:rPr>
                <w:noProof/>
                <w:webHidden/>
              </w:rPr>
            </w:r>
          </w:ins>
          <w:r>
            <w:rPr>
              <w:noProof/>
              <w:webHidden/>
            </w:rPr>
            <w:fldChar w:fldCharType="separate"/>
          </w:r>
          <w:ins w:id="87" w:author="David Conklin" w:date="2021-03-11T10:54:00Z">
            <w:r>
              <w:rPr>
                <w:noProof/>
                <w:webHidden/>
              </w:rPr>
              <w:t>7</w:t>
            </w:r>
            <w:r>
              <w:rPr>
                <w:noProof/>
                <w:webHidden/>
              </w:rPr>
              <w:fldChar w:fldCharType="end"/>
            </w:r>
            <w:r w:rsidRPr="007E279B">
              <w:rPr>
                <w:rStyle w:val="Hyperlink"/>
                <w:noProof/>
              </w:rPr>
              <w:fldChar w:fldCharType="end"/>
            </w:r>
          </w:ins>
        </w:p>
        <w:p w14:paraId="2E7648D2" w14:textId="5ABFDEAF" w:rsidR="00A87BDD" w:rsidRDefault="00A87BDD">
          <w:pPr>
            <w:pStyle w:val="TOC2"/>
            <w:tabs>
              <w:tab w:val="right" w:leader="dot" w:pos="9350"/>
            </w:tabs>
            <w:rPr>
              <w:ins w:id="88" w:author="David Conklin" w:date="2021-03-11T10:54:00Z"/>
              <w:rFonts w:eastAsiaTheme="minorEastAsia"/>
              <w:noProof/>
            </w:rPr>
          </w:pPr>
          <w:ins w:id="8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DataCW3M\ScenarioData directory structure</w:t>
            </w:r>
            <w:r>
              <w:rPr>
                <w:noProof/>
                <w:webHidden/>
              </w:rPr>
              <w:tab/>
            </w:r>
            <w:r>
              <w:rPr>
                <w:noProof/>
                <w:webHidden/>
              </w:rPr>
              <w:fldChar w:fldCharType="begin"/>
            </w:r>
            <w:r>
              <w:rPr>
                <w:noProof/>
                <w:webHidden/>
              </w:rPr>
              <w:instrText xml:space="preserve"> PAGEREF _Toc66352496 \h </w:instrText>
            </w:r>
            <w:r>
              <w:rPr>
                <w:noProof/>
                <w:webHidden/>
              </w:rPr>
            </w:r>
          </w:ins>
          <w:r>
            <w:rPr>
              <w:noProof/>
              <w:webHidden/>
            </w:rPr>
            <w:fldChar w:fldCharType="separate"/>
          </w:r>
          <w:ins w:id="90" w:author="David Conklin" w:date="2021-03-11T10:54:00Z">
            <w:r>
              <w:rPr>
                <w:noProof/>
                <w:webHidden/>
              </w:rPr>
              <w:t>8</w:t>
            </w:r>
            <w:r>
              <w:rPr>
                <w:noProof/>
                <w:webHidden/>
              </w:rPr>
              <w:fldChar w:fldCharType="end"/>
            </w:r>
            <w:r w:rsidRPr="007E279B">
              <w:rPr>
                <w:rStyle w:val="Hyperlink"/>
                <w:noProof/>
              </w:rPr>
              <w:fldChar w:fldCharType="end"/>
            </w:r>
          </w:ins>
        </w:p>
        <w:p w14:paraId="0AD46CDF" w14:textId="5E527CDE" w:rsidR="00A87BDD" w:rsidRDefault="00A87BDD">
          <w:pPr>
            <w:pStyle w:val="TOC2"/>
            <w:tabs>
              <w:tab w:val="right" w:leader="dot" w:pos="9350"/>
            </w:tabs>
            <w:rPr>
              <w:ins w:id="91" w:author="David Conklin" w:date="2021-03-11T10:54:00Z"/>
              <w:rFonts w:eastAsiaTheme="minorEastAsia"/>
              <w:noProof/>
            </w:rPr>
          </w:pPr>
          <w:ins w:id="9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DataCW3M\ScenarioData\&lt;scenario&gt; folder contents</w:t>
            </w:r>
            <w:r>
              <w:rPr>
                <w:noProof/>
                <w:webHidden/>
              </w:rPr>
              <w:tab/>
            </w:r>
            <w:r>
              <w:rPr>
                <w:noProof/>
                <w:webHidden/>
              </w:rPr>
              <w:fldChar w:fldCharType="begin"/>
            </w:r>
            <w:r>
              <w:rPr>
                <w:noProof/>
                <w:webHidden/>
              </w:rPr>
              <w:instrText xml:space="preserve"> PAGEREF _Toc66352497 \h </w:instrText>
            </w:r>
            <w:r>
              <w:rPr>
                <w:noProof/>
                <w:webHidden/>
              </w:rPr>
            </w:r>
          </w:ins>
          <w:r>
            <w:rPr>
              <w:noProof/>
              <w:webHidden/>
            </w:rPr>
            <w:fldChar w:fldCharType="separate"/>
          </w:r>
          <w:ins w:id="93" w:author="David Conklin" w:date="2021-03-11T10:54:00Z">
            <w:r>
              <w:rPr>
                <w:noProof/>
                <w:webHidden/>
              </w:rPr>
              <w:t>9</w:t>
            </w:r>
            <w:r>
              <w:rPr>
                <w:noProof/>
                <w:webHidden/>
              </w:rPr>
              <w:fldChar w:fldCharType="end"/>
            </w:r>
            <w:r w:rsidRPr="007E279B">
              <w:rPr>
                <w:rStyle w:val="Hyperlink"/>
                <w:noProof/>
              </w:rPr>
              <w:fldChar w:fldCharType="end"/>
            </w:r>
          </w:ins>
        </w:p>
        <w:p w14:paraId="12614C8E" w14:textId="275800F6" w:rsidR="00A87BDD" w:rsidRDefault="00A87BDD">
          <w:pPr>
            <w:pStyle w:val="TOC2"/>
            <w:tabs>
              <w:tab w:val="right" w:leader="dot" w:pos="9350"/>
            </w:tabs>
            <w:rPr>
              <w:ins w:id="94" w:author="David Conklin" w:date="2021-03-11T10:54:00Z"/>
              <w:rFonts w:eastAsiaTheme="minorEastAsia"/>
              <w:noProof/>
            </w:rPr>
          </w:pPr>
          <w:ins w:id="9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DataCW3M\&lt;study area&gt; folder contents</w:t>
            </w:r>
            <w:r>
              <w:rPr>
                <w:noProof/>
                <w:webHidden/>
              </w:rPr>
              <w:tab/>
            </w:r>
            <w:r>
              <w:rPr>
                <w:noProof/>
                <w:webHidden/>
              </w:rPr>
              <w:fldChar w:fldCharType="begin"/>
            </w:r>
            <w:r>
              <w:rPr>
                <w:noProof/>
                <w:webHidden/>
              </w:rPr>
              <w:instrText xml:space="preserve"> PAGEREF _Toc66352498 \h </w:instrText>
            </w:r>
            <w:r>
              <w:rPr>
                <w:noProof/>
                <w:webHidden/>
              </w:rPr>
            </w:r>
          </w:ins>
          <w:r>
            <w:rPr>
              <w:noProof/>
              <w:webHidden/>
            </w:rPr>
            <w:fldChar w:fldCharType="separate"/>
          </w:r>
          <w:ins w:id="96" w:author="David Conklin" w:date="2021-03-11T10:54:00Z">
            <w:r>
              <w:rPr>
                <w:noProof/>
                <w:webHidden/>
              </w:rPr>
              <w:t>9</w:t>
            </w:r>
            <w:r>
              <w:rPr>
                <w:noProof/>
                <w:webHidden/>
              </w:rPr>
              <w:fldChar w:fldCharType="end"/>
            </w:r>
            <w:r w:rsidRPr="007E279B">
              <w:rPr>
                <w:rStyle w:val="Hyperlink"/>
                <w:noProof/>
              </w:rPr>
              <w:fldChar w:fldCharType="end"/>
            </w:r>
          </w:ins>
        </w:p>
        <w:p w14:paraId="39C29723" w14:textId="7CF19889" w:rsidR="00A87BDD" w:rsidRDefault="00A87BDD">
          <w:pPr>
            <w:pStyle w:val="TOC1"/>
            <w:tabs>
              <w:tab w:val="right" w:leader="dot" w:pos="9350"/>
            </w:tabs>
            <w:rPr>
              <w:ins w:id="97" w:author="David Conklin" w:date="2021-03-11T10:54:00Z"/>
              <w:rFonts w:eastAsiaTheme="minorEastAsia"/>
              <w:noProof/>
            </w:rPr>
          </w:pPr>
          <w:ins w:id="9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"_Toc66352499"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Calendar conventions</w:t>
            </w:r>
            <w:r>
              <w:rPr>
                <w:noProof/>
                <w:webHidden/>
              </w:rPr>
              <w:tab/>
            </w:r>
            <w:r>
              <w:rPr>
                <w:noProof/>
                <w:webHidden/>
              </w:rPr>
              <w:fldChar w:fldCharType="begin"/>
            </w:r>
            <w:r>
              <w:rPr>
                <w:noProof/>
                <w:webHidden/>
              </w:rPr>
              <w:instrText xml:space="preserve"> PAGEREF _Toc66352499 \h </w:instrText>
            </w:r>
            <w:r>
              <w:rPr>
                <w:noProof/>
                <w:webHidden/>
              </w:rPr>
            </w:r>
          </w:ins>
          <w:r>
            <w:rPr>
              <w:noProof/>
              <w:webHidden/>
            </w:rPr>
            <w:fldChar w:fldCharType="separate"/>
          </w:r>
          <w:ins w:id="99" w:author="David Conklin" w:date="2021-03-11T10:54:00Z">
            <w:r>
              <w:rPr>
                <w:noProof/>
                <w:webHidden/>
              </w:rPr>
              <w:t>15</w:t>
            </w:r>
            <w:r>
              <w:rPr>
                <w:noProof/>
                <w:webHidden/>
              </w:rPr>
              <w:fldChar w:fldCharType="end"/>
            </w:r>
            <w:r w:rsidRPr="007E279B">
              <w:rPr>
                <w:rStyle w:val="Hyperlink"/>
                <w:noProof/>
              </w:rPr>
              <w:fldChar w:fldCharType="end"/>
            </w:r>
          </w:ins>
        </w:p>
        <w:p w14:paraId="792CF25A" w14:textId="52845606" w:rsidR="00A87BDD" w:rsidRDefault="00A87BDD">
          <w:pPr>
            <w:pStyle w:val="TOC2"/>
            <w:tabs>
              <w:tab w:val="right" w:leader="dot" w:pos="9350"/>
            </w:tabs>
            <w:rPr>
              <w:ins w:id="100" w:author="David Conklin" w:date="2021-03-11T10:54:00Z"/>
              <w:rFonts w:eastAsiaTheme="minorEastAsia"/>
              <w:noProof/>
            </w:rPr>
          </w:pPr>
          <w:ins w:id="10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Water years</w:t>
            </w:r>
            <w:r>
              <w:rPr>
                <w:noProof/>
                <w:webHidden/>
              </w:rPr>
              <w:tab/>
            </w:r>
            <w:r>
              <w:rPr>
                <w:noProof/>
                <w:webHidden/>
              </w:rPr>
              <w:fldChar w:fldCharType="begin"/>
            </w:r>
            <w:r>
              <w:rPr>
                <w:noProof/>
                <w:webHidden/>
              </w:rPr>
              <w:instrText xml:space="preserve"> PAGEREF _Toc66352500 \h </w:instrText>
            </w:r>
            <w:r>
              <w:rPr>
                <w:noProof/>
                <w:webHidden/>
              </w:rPr>
            </w:r>
          </w:ins>
          <w:r>
            <w:rPr>
              <w:noProof/>
              <w:webHidden/>
            </w:rPr>
            <w:fldChar w:fldCharType="separate"/>
          </w:r>
          <w:ins w:id="102" w:author="David Conklin" w:date="2021-03-11T10:54:00Z">
            <w:r>
              <w:rPr>
                <w:noProof/>
                <w:webHidden/>
              </w:rPr>
              <w:t>15</w:t>
            </w:r>
            <w:r>
              <w:rPr>
                <w:noProof/>
                <w:webHidden/>
              </w:rPr>
              <w:fldChar w:fldCharType="end"/>
            </w:r>
            <w:r w:rsidRPr="007E279B">
              <w:rPr>
                <w:rStyle w:val="Hyperlink"/>
                <w:noProof/>
              </w:rPr>
              <w:fldChar w:fldCharType="end"/>
            </w:r>
          </w:ins>
        </w:p>
        <w:p w14:paraId="4C5A6254" w14:textId="34CAD072" w:rsidR="00A87BDD" w:rsidRDefault="00A87BDD">
          <w:pPr>
            <w:pStyle w:val="TOC1"/>
            <w:tabs>
              <w:tab w:val="right" w:leader="dot" w:pos="9350"/>
            </w:tabs>
            <w:rPr>
              <w:ins w:id="103" w:author="David Conklin" w:date="2021-03-11T10:54:00Z"/>
              <w:rFonts w:eastAsiaTheme="minorEastAsia"/>
              <w:noProof/>
            </w:rPr>
          </w:pPr>
          <w:ins w:id="10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Climate data</w:t>
            </w:r>
            <w:r>
              <w:rPr>
                <w:noProof/>
                <w:webHidden/>
              </w:rPr>
              <w:tab/>
            </w:r>
            <w:r>
              <w:rPr>
                <w:noProof/>
                <w:webHidden/>
              </w:rPr>
              <w:fldChar w:fldCharType="begin"/>
            </w:r>
            <w:r>
              <w:rPr>
                <w:noProof/>
                <w:webHidden/>
              </w:rPr>
              <w:instrText xml:space="preserve"> PAGEREF _Toc66352501 \h </w:instrText>
            </w:r>
            <w:r>
              <w:rPr>
                <w:noProof/>
                <w:webHidden/>
              </w:rPr>
            </w:r>
          </w:ins>
          <w:r>
            <w:rPr>
              <w:noProof/>
              <w:webHidden/>
            </w:rPr>
            <w:fldChar w:fldCharType="separate"/>
          </w:r>
          <w:ins w:id="105" w:author="David Conklin" w:date="2021-03-11T10:54:00Z">
            <w:r>
              <w:rPr>
                <w:noProof/>
                <w:webHidden/>
              </w:rPr>
              <w:t>15</w:t>
            </w:r>
            <w:r>
              <w:rPr>
                <w:noProof/>
                <w:webHidden/>
              </w:rPr>
              <w:fldChar w:fldCharType="end"/>
            </w:r>
            <w:r w:rsidRPr="007E279B">
              <w:rPr>
                <w:rStyle w:val="Hyperlink"/>
                <w:noProof/>
              </w:rPr>
              <w:fldChar w:fldCharType="end"/>
            </w:r>
          </w:ins>
        </w:p>
        <w:p w14:paraId="427AFF44" w14:textId="4CCD0FD1" w:rsidR="00A87BDD" w:rsidRDefault="00A87BDD">
          <w:pPr>
            <w:pStyle w:val="TOC2"/>
            <w:tabs>
              <w:tab w:val="right" w:leader="dot" w:pos="9350"/>
            </w:tabs>
            <w:rPr>
              <w:ins w:id="106" w:author="David Conklin" w:date="2021-03-11T10:54:00Z"/>
              <w:rFonts w:eastAsiaTheme="minorEastAsia"/>
              <w:noProof/>
            </w:rPr>
          </w:pPr>
          <w:ins w:id="10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Numbered climate scenarios in the model</w:t>
            </w:r>
            <w:r>
              <w:rPr>
                <w:noProof/>
                <w:webHidden/>
              </w:rPr>
              <w:tab/>
            </w:r>
            <w:r>
              <w:rPr>
                <w:noProof/>
                <w:webHidden/>
              </w:rPr>
              <w:fldChar w:fldCharType="begin"/>
            </w:r>
            <w:r>
              <w:rPr>
                <w:noProof/>
                <w:webHidden/>
              </w:rPr>
              <w:instrText xml:space="preserve"> PAGEREF _Toc66352502 \h </w:instrText>
            </w:r>
            <w:r>
              <w:rPr>
                <w:noProof/>
                <w:webHidden/>
              </w:rPr>
            </w:r>
          </w:ins>
          <w:r>
            <w:rPr>
              <w:noProof/>
              <w:webHidden/>
            </w:rPr>
            <w:fldChar w:fldCharType="separate"/>
          </w:r>
          <w:ins w:id="108" w:author="David Conklin" w:date="2021-03-11T10:54:00Z">
            <w:r>
              <w:rPr>
                <w:noProof/>
                <w:webHidden/>
              </w:rPr>
              <w:t>15</w:t>
            </w:r>
            <w:r>
              <w:rPr>
                <w:noProof/>
                <w:webHidden/>
              </w:rPr>
              <w:fldChar w:fldCharType="end"/>
            </w:r>
            <w:r w:rsidRPr="007E279B">
              <w:rPr>
                <w:rStyle w:val="Hyperlink"/>
                <w:noProof/>
              </w:rPr>
              <w:fldChar w:fldCharType="end"/>
            </w:r>
          </w:ins>
        </w:p>
        <w:p w14:paraId="039FA9E0" w14:textId="4073053E" w:rsidR="00A87BDD" w:rsidRDefault="00A87BDD">
          <w:pPr>
            <w:pStyle w:val="TOC2"/>
            <w:tabs>
              <w:tab w:val="right" w:leader="dot" w:pos="9350"/>
            </w:tabs>
            <w:rPr>
              <w:ins w:id="109" w:author="David Conklin" w:date="2021-03-11T10:54:00Z"/>
              <w:rFonts w:eastAsiaTheme="minorEastAsia"/>
              <w:noProof/>
            </w:rPr>
          </w:pPr>
          <w:ins w:id="11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Monthly and seasonal weather data</w:t>
            </w:r>
            <w:r>
              <w:rPr>
                <w:noProof/>
                <w:webHidden/>
              </w:rPr>
              <w:tab/>
            </w:r>
            <w:r>
              <w:rPr>
                <w:noProof/>
                <w:webHidden/>
              </w:rPr>
              <w:fldChar w:fldCharType="begin"/>
            </w:r>
            <w:r>
              <w:rPr>
                <w:noProof/>
                <w:webHidden/>
              </w:rPr>
              <w:instrText xml:space="preserve"> PAGEREF _Toc66352503 \h </w:instrText>
            </w:r>
            <w:r>
              <w:rPr>
                <w:noProof/>
                <w:webHidden/>
              </w:rPr>
            </w:r>
          </w:ins>
          <w:r>
            <w:rPr>
              <w:noProof/>
              <w:webHidden/>
            </w:rPr>
            <w:fldChar w:fldCharType="separate"/>
          </w:r>
          <w:ins w:id="111" w:author="David Conklin" w:date="2021-03-11T10:54:00Z">
            <w:r>
              <w:rPr>
                <w:noProof/>
                <w:webHidden/>
              </w:rPr>
              <w:t>16</w:t>
            </w:r>
            <w:r>
              <w:rPr>
                <w:noProof/>
                <w:webHidden/>
              </w:rPr>
              <w:fldChar w:fldCharType="end"/>
            </w:r>
            <w:r w:rsidRPr="007E279B">
              <w:rPr>
                <w:rStyle w:val="Hyperlink"/>
                <w:noProof/>
              </w:rPr>
              <w:fldChar w:fldCharType="end"/>
            </w:r>
          </w:ins>
        </w:p>
        <w:p w14:paraId="1F44A582" w14:textId="3165EAF5" w:rsidR="00A87BDD" w:rsidRDefault="00A87BDD">
          <w:pPr>
            <w:pStyle w:val="TOC2"/>
            <w:tabs>
              <w:tab w:val="right" w:leader="dot" w:pos="9350"/>
            </w:tabs>
            <w:rPr>
              <w:ins w:id="112" w:author="David Conklin" w:date="2021-03-11T10:54:00Z"/>
              <w:rFonts w:eastAsiaTheme="minorEastAsia"/>
              <w:noProof/>
            </w:rPr>
          </w:pPr>
          <w:ins w:id="113" w:author="David Conklin" w:date="2021-03-11T10:54:00Z">
            <w:r w:rsidRPr="007E279B">
              <w:rPr>
                <w:rStyle w:val="Hyperlink"/>
                <w:noProof/>
              </w:rPr>
              <w:lastRenderedPageBreak/>
              <w:fldChar w:fldCharType="begin"/>
            </w:r>
            <w:r w:rsidRPr="007E279B">
              <w:rPr>
                <w:rStyle w:val="Hyperlink"/>
                <w:noProof/>
              </w:rPr>
              <w:instrText xml:space="preserve"> </w:instrText>
            </w:r>
            <w:r>
              <w:rPr>
                <w:noProof/>
              </w:rPr>
              <w:instrText>HYPERLINK \l "_Toc66352504"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Climate data grids</w:t>
            </w:r>
            <w:r>
              <w:rPr>
                <w:noProof/>
                <w:webHidden/>
              </w:rPr>
              <w:tab/>
            </w:r>
            <w:r>
              <w:rPr>
                <w:noProof/>
                <w:webHidden/>
              </w:rPr>
              <w:fldChar w:fldCharType="begin"/>
            </w:r>
            <w:r>
              <w:rPr>
                <w:noProof/>
                <w:webHidden/>
              </w:rPr>
              <w:instrText xml:space="preserve"> PAGEREF _Toc66352504 \h </w:instrText>
            </w:r>
            <w:r>
              <w:rPr>
                <w:noProof/>
                <w:webHidden/>
              </w:rPr>
            </w:r>
          </w:ins>
          <w:r>
            <w:rPr>
              <w:noProof/>
              <w:webHidden/>
            </w:rPr>
            <w:fldChar w:fldCharType="separate"/>
          </w:r>
          <w:ins w:id="114" w:author="David Conklin" w:date="2021-03-11T10:54:00Z">
            <w:r>
              <w:rPr>
                <w:noProof/>
                <w:webHidden/>
              </w:rPr>
              <w:t>17</w:t>
            </w:r>
            <w:r>
              <w:rPr>
                <w:noProof/>
                <w:webHidden/>
              </w:rPr>
              <w:fldChar w:fldCharType="end"/>
            </w:r>
            <w:r w:rsidRPr="007E279B">
              <w:rPr>
                <w:rStyle w:val="Hyperlink"/>
                <w:noProof/>
              </w:rPr>
              <w:fldChar w:fldCharType="end"/>
            </w:r>
          </w:ins>
        </w:p>
        <w:p w14:paraId="278E295F" w14:textId="4ACBF52B" w:rsidR="00A87BDD" w:rsidRDefault="00A87BDD">
          <w:pPr>
            <w:pStyle w:val="TOC3"/>
            <w:tabs>
              <w:tab w:val="right" w:leader="dot" w:pos="9350"/>
            </w:tabs>
            <w:rPr>
              <w:ins w:id="115" w:author="David Conklin" w:date="2021-03-11T10:54:00Z"/>
              <w:rFonts w:eastAsiaTheme="minorEastAsia"/>
              <w:noProof/>
            </w:rPr>
          </w:pPr>
          <w:ins w:id="11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WW2100 climate grid</w:t>
            </w:r>
            <w:r>
              <w:rPr>
                <w:noProof/>
                <w:webHidden/>
              </w:rPr>
              <w:tab/>
            </w:r>
            <w:r>
              <w:rPr>
                <w:noProof/>
                <w:webHidden/>
              </w:rPr>
              <w:fldChar w:fldCharType="begin"/>
            </w:r>
            <w:r>
              <w:rPr>
                <w:noProof/>
                <w:webHidden/>
              </w:rPr>
              <w:instrText xml:space="preserve"> PAGEREF _Toc66352505 \h </w:instrText>
            </w:r>
            <w:r>
              <w:rPr>
                <w:noProof/>
                <w:webHidden/>
              </w:rPr>
            </w:r>
          </w:ins>
          <w:r>
            <w:rPr>
              <w:noProof/>
              <w:webHidden/>
            </w:rPr>
            <w:fldChar w:fldCharType="separate"/>
          </w:r>
          <w:ins w:id="117" w:author="David Conklin" w:date="2021-03-11T10:54:00Z">
            <w:r>
              <w:rPr>
                <w:noProof/>
                <w:webHidden/>
              </w:rPr>
              <w:t>17</w:t>
            </w:r>
            <w:r>
              <w:rPr>
                <w:noProof/>
                <w:webHidden/>
              </w:rPr>
              <w:fldChar w:fldCharType="end"/>
            </w:r>
            <w:r w:rsidRPr="007E279B">
              <w:rPr>
                <w:rStyle w:val="Hyperlink"/>
                <w:noProof/>
              </w:rPr>
              <w:fldChar w:fldCharType="end"/>
            </w:r>
          </w:ins>
        </w:p>
        <w:p w14:paraId="13D5DD62" w14:textId="3E018748" w:rsidR="00A87BDD" w:rsidRDefault="00A87BDD">
          <w:pPr>
            <w:pStyle w:val="TOC3"/>
            <w:tabs>
              <w:tab w:val="right" w:leader="dot" w:pos="9350"/>
            </w:tabs>
            <w:rPr>
              <w:ins w:id="118" w:author="David Conklin" w:date="2021-03-11T10:54:00Z"/>
              <w:rFonts w:eastAsiaTheme="minorEastAsia"/>
              <w:noProof/>
            </w:rPr>
          </w:pPr>
          <w:ins w:id="11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v2 climate grid</w:t>
            </w:r>
            <w:r>
              <w:rPr>
                <w:noProof/>
                <w:webHidden/>
              </w:rPr>
              <w:tab/>
            </w:r>
            <w:r>
              <w:rPr>
                <w:noProof/>
                <w:webHidden/>
              </w:rPr>
              <w:fldChar w:fldCharType="begin"/>
            </w:r>
            <w:r>
              <w:rPr>
                <w:noProof/>
                <w:webHidden/>
              </w:rPr>
              <w:instrText xml:space="preserve"> PAGEREF _Toc66352506 \h </w:instrText>
            </w:r>
            <w:r>
              <w:rPr>
                <w:noProof/>
                <w:webHidden/>
              </w:rPr>
            </w:r>
          </w:ins>
          <w:r>
            <w:rPr>
              <w:noProof/>
              <w:webHidden/>
            </w:rPr>
            <w:fldChar w:fldCharType="separate"/>
          </w:r>
          <w:ins w:id="120" w:author="David Conklin" w:date="2021-03-11T10:54:00Z">
            <w:r>
              <w:rPr>
                <w:noProof/>
                <w:webHidden/>
              </w:rPr>
              <w:t>18</w:t>
            </w:r>
            <w:r>
              <w:rPr>
                <w:noProof/>
                <w:webHidden/>
              </w:rPr>
              <w:fldChar w:fldCharType="end"/>
            </w:r>
            <w:r w:rsidRPr="007E279B">
              <w:rPr>
                <w:rStyle w:val="Hyperlink"/>
                <w:noProof/>
              </w:rPr>
              <w:fldChar w:fldCharType="end"/>
            </w:r>
          </w:ins>
        </w:p>
        <w:p w14:paraId="0E9AB11A" w14:textId="3BCC28E3" w:rsidR="00A87BDD" w:rsidRDefault="00A87BDD">
          <w:pPr>
            <w:pStyle w:val="TOC2"/>
            <w:tabs>
              <w:tab w:val="right" w:leader="dot" w:pos="9350"/>
            </w:tabs>
            <w:rPr>
              <w:ins w:id="121" w:author="David Conklin" w:date="2021-03-11T10:54:00Z"/>
              <w:rFonts w:eastAsiaTheme="minorEastAsia"/>
              <w:noProof/>
            </w:rPr>
          </w:pPr>
          <w:ins w:id="12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How climate data is looked up</w:t>
            </w:r>
            <w:r>
              <w:rPr>
                <w:noProof/>
                <w:webHidden/>
              </w:rPr>
              <w:tab/>
            </w:r>
            <w:r>
              <w:rPr>
                <w:noProof/>
                <w:webHidden/>
              </w:rPr>
              <w:fldChar w:fldCharType="begin"/>
            </w:r>
            <w:r>
              <w:rPr>
                <w:noProof/>
                <w:webHidden/>
              </w:rPr>
              <w:instrText xml:space="preserve"> PAGEREF _Toc66352507 \h </w:instrText>
            </w:r>
            <w:r>
              <w:rPr>
                <w:noProof/>
                <w:webHidden/>
              </w:rPr>
            </w:r>
          </w:ins>
          <w:r>
            <w:rPr>
              <w:noProof/>
              <w:webHidden/>
            </w:rPr>
            <w:fldChar w:fldCharType="separate"/>
          </w:r>
          <w:ins w:id="123" w:author="David Conklin" w:date="2021-03-11T10:54:00Z">
            <w:r>
              <w:rPr>
                <w:noProof/>
                <w:webHidden/>
              </w:rPr>
              <w:t>18</w:t>
            </w:r>
            <w:r>
              <w:rPr>
                <w:noProof/>
                <w:webHidden/>
              </w:rPr>
              <w:fldChar w:fldCharType="end"/>
            </w:r>
            <w:r w:rsidRPr="007E279B">
              <w:rPr>
                <w:rStyle w:val="Hyperlink"/>
                <w:noProof/>
              </w:rPr>
              <w:fldChar w:fldCharType="end"/>
            </w:r>
          </w:ins>
        </w:p>
        <w:p w14:paraId="5F88E445" w14:textId="3B48020F" w:rsidR="00A87BDD" w:rsidRDefault="00A87BDD">
          <w:pPr>
            <w:pStyle w:val="TOC2"/>
            <w:tabs>
              <w:tab w:val="right" w:leader="dot" w:pos="9350"/>
            </w:tabs>
            <w:rPr>
              <w:ins w:id="124" w:author="David Conklin" w:date="2021-03-11T10:54:00Z"/>
              <w:rFonts w:eastAsiaTheme="minorEastAsia"/>
              <w:noProof/>
            </w:rPr>
          </w:pPr>
          <w:ins w:id="12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What is in a climate dataset</w:t>
            </w:r>
            <w:r>
              <w:rPr>
                <w:noProof/>
                <w:webHidden/>
              </w:rPr>
              <w:tab/>
            </w:r>
            <w:r>
              <w:rPr>
                <w:noProof/>
                <w:webHidden/>
              </w:rPr>
              <w:fldChar w:fldCharType="begin"/>
            </w:r>
            <w:r>
              <w:rPr>
                <w:noProof/>
                <w:webHidden/>
              </w:rPr>
              <w:instrText xml:space="preserve"> PAGEREF _Toc66352508 \h </w:instrText>
            </w:r>
            <w:r>
              <w:rPr>
                <w:noProof/>
                <w:webHidden/>
              </w:rPr>
            </w:r>
          </w:ins>
          <w:r>
            <w:rPr>
              <w:noProof/>
              <w:webHidden/>
            </w:rPr>
            <w:fldChar w:fldCharType="separate"/>
          </w:r>
          <w:ins w:id="126" w:author="David Conklin" w:date="2021-03-11T10:54:00Z">
            <w:r>
              <w:rPr>
                <w:noProof/>
                <w:webHidden/>
              </w:rPr>
              <w:t>19</w:t>
            </w:r>
            <w:r>
              <w:rPr>
                <w:noProof/>
                <w:webHidden/>
              </w:rPr>
              <w:fldChar w:fldCharType="end"/>
            </w:r>
            <w:r w:rsidRPr="007E279B">
              <w:rPr>
                <w:rStyle w:val="Hyperlink"/>
                <w:noProof/>
              </w:rPr>
              <w:fldChar w:fldCharType="end"/>
            </w:r>
          </w:ins>
        </w:p>
        <w:p w14:paraId="21AA2341" w14:textId="751BE820" w:rsidR="00A87BDD" w:rsidRDefault="00A87BDD">
          <w:pPr>
            <w:pStyle w:val="TOC1"/>
            <w:tabs>
              <w:tab w:val="right" w:leader="dot" w:pos="9350"/>
            </w:tabs>
            <w:rPr>
              <w:ins w:id="127" w:author="David Conklin" w:date="2021-03-11T10:54:00Z"/>
              <w:rFonts w:eastAsiaTheme="minorEastAsia"/>
              <w:noProof/>
            </w:rPr>
          </w:pPr>
          <w:ins w:id="12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"_Toc66352509"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Water rights</w:t>
            </w:r>
            <w:r>
              <w:rPr>
                <w:noProof/>
                <w:webHidden/>
              </w:rPr>
              <w:tab/>
            </w:r>
            <w:r>
              <w:rPr>
                <w:noProof/>
                <w:webHidden/>
              </w:rPr>
              <w:fldChar w:fldCharType="begin"/>
            </w:r>
            <w:r>
              <w:rPr>
                <w:noProof/>
                <w:webHidden/>
              </w:rPr>
              <w:instrText xml:space="preserve"> PAGEREF _Toc66352509 \h </w:instrText>
            </w:r>
            <w:r>
              <w:rPr>
                <w:noProof/>
                <w:webHidden/>
              </w:rPr>
            </w:r>
          </w:ins>
          <w:r>
            <w:rPr>
              <w:noProof/>
              <w:webHidden/>
            </w:rPr>
            <w:fldChar w:fldCharType="separate"/>
          </w:r>
          <w:ins w:id="129" w:author="David Conklin" w:date="2021-03-11T10:54:00Z">
            <w:r>
              <w:rPr>
                <w:noProof/>
                <w:webHidden/>
              </w:rPr>
              <w:t>19</w:t>
            </w:r>
            <w:r>
              <w:rPr>
                <w:noProof/>
                <w:webHidden/>
              </w:rPr>
              <w:fldChar w:fldCharType="end"/>
            </w:r>
            <w:r w:rsidRPr="007E279B">
              <w:rPr>
                <w:rStyle w:val="Hyperlink"/>
                <w:noProof/>
              </w:rPr>
              <w:fldChar w:fldCharType="end"/>
            </w:r>
          </w:ins>
        </w:p>
        <w:p w14:paraId="17173594" w14:textId="33BAB08D" w:rsidR="00A87BDD" w:rsidRDefault="00A87BDD">
          <w:pPr>
            <w:pStyle w:val="TOC2"/>
            <w:tabs>
              <w:tab w:val="right" w:leader="dot" w:pos="9350"/>
            </w:tabs>
            <w:rPr>
              <w:ins w:id="130" w:author="David Conklin" w:date="2021-03-11T10:54:00Z"/>
              <w:rFonts w:eastAsiaTheme="minorEastAsia"/>
              <w:noProof/>
            </w:rPr>
          </w:pPr>
          <w:ins w:id="13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Water rights data</w:t>
            </w:r>
            <w:r>
              <w:rPr>
                <w:noProof/>
                <w:webHidden/>
              </w:rPr>
              <w:tab/>
            </w:r>
            <w:r>
              <w:rPr>
                <w:noProof/>
                <w:webHidden/>
              </w:rPr>
              <w:fldChar w:fldCharType="begin"/>
            </w:r>
            <w:r>
              <w:rPr>
                <w:noProof/>
                <w:webHidden/>
              </w:rPr>
              <w:instrText xml:space="preserve"> PAGEREF _Toc66352510 \h </w:instrText>
            </w:r>
            <w:r>
              <w:rPr>
                <w:noProof/>
                <w:webHidden/>
              </w:rPr>
            </w:r>
          </w:ins>
          <w:r>
            <w:rPr>
              <w:noProof/>
              <w:webHidden/>
            </w:rPr>
            <w:fldChar w:fldCharType="separate"/>
          </w:r>
          <w:ins w:id="132" w:author="David Conklin" w:date="2021-03-11T10:54:00Z">
            <w:r>
              <w:rPr>
                <w:noProof/>
                <w:webHidden/>
              </w:rPr>
              <w:t>19</w:t>
            </w:r>
            <w:r>
              <w:rPr>
                <w:noProof/>
                <w:webHidden/>
              </w:rPr>
              <w:fldChar w:fldCharType="end"/>
            </w:r>
            <w:r w:rsidRPr="007E279B">
              <w:rPr>
                <w:rStyle w:val="Hyperlink"/>
                <w:noProof/>
              </w:rPr>
              <w:fldChar w:fldCharType="end"/>
            </w:r>
          </w:ins>
        </w:p>
        <w:p w14:paraId="706F34BF" w14:textId="3EF3DFD7" w:rsidR="00A87BDD" w:rsidRDefault="00A87BDD">
          <w:pPr>
            <w:pStyle w:val="TOC2"/>
            <w:tabs>
              <w:tab w:val="right" w:leader="dot" w:pos="9350"/>
            </w:tabs>
            <w:rPr>
              <w:ins w:id="133" w:author="David Conklin" w:date="2021-03-11T10:54:00Z"/>
              <w:rFonts w:eastAsiaTheme="minorEastAsia"/>
              <w:noProof/>
            </w:rPr>
          </w:pPr>
          <w:ins w:id="13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wr_pods.csv file</w:t>
            </w:r>
            <w:r>
              <w:rPr>
                <w:noProof/>
                <w:webHidden/>
              </w:rPr>
              <w:tab/>
            </w:r>
            <w:r>
              <w:rPr>
                <w:noProof/>
                <w:webHidden/>
              </w:rPr>
              <w:fldChar w:fldCharType="begin"/>
            </w:r>
            <w:r>
              <w:rPr>
                <w:noProof/>
                <w:webHidden/>
              </w:rPr>
              <w:instrText xml:space="preserve"> PAGEREF _Toc66352511 \h </w:instrText>
            </w:r>
            <w:r>
              <w:rPr>
                <w:noProof/>
                <w:webHidden/>
              </w:rPr>
            </w:r>
          </w:ins>
          <w:r>
            <w:rPr>
              <w:noProof/>
              <w:webHidden/>
            </w:rPr>
            <w:fldChar w:fldCharType="separate"/>
          </w:r>
          <w:ins w:id="135" w:author="David Conklin" w:date="2021-03-11T10:54:00Z">
            <w:r>
              <w:rPr>
                <w:noProof/>
                <w:webHidden/>
              </w:rPr>
              <w:t>20</w:t>
            </w:r>
            <w:r>
              <w:rPr>
                <w:noProof/>
                <w:webHidden/>
              </w:rPr>
              <w:fldChar w:fldCharType="end"/>
            </w:r>
            <w:r w:rsidRPr="007E279B">
              <w:rPr>
                <w:rStyle w:val="Hyperlink"/>
                <w:noProof/>
              </w:rPr>
              <w:fldChar w:fldCharType="end"/>
            </w:r>
          </w:ins>
        </w:p>
        <w:p w14:paraId="75477640" w14:textId="0A2BBEC9" w:rsidR="00A87BDD" w:rsidRDefault="00A87BDD">
          <w:pPr>
            <w:pStyle w:val="TOC2"/>
            <w:tabs>
              <w:tab w:val="right" w:leader="dot" w:pos="9350"/>
            </w:tabs>
            <w:rPr>
              <w:ins w:id="136" w:author="David Conklin" w:date="2021-03-11T10:54:00Z"/>
              <w:rFonts w:eastAsiaTheme="minorEastAsia"/>
              <w:noProof/>
            </w:rPr>
          </w:pPr>
          <w:ins w:id="13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wr_pous.csv file</w:t>
            </w:r>
            <w:r>
              <w:rPr>
                <w:noProof/>
                <w:webHidden/>
              </w:rPr>
              <w:tab/>
            </w:r>
            <w:r>
              <w:rPr>
                <w:noProof/>
                <w:webHidden/>
              </w:rPr>
              <w:fldChar w:fldCharType="begin"/>
            </w:r>
            <w:r>
              <w:rPr>
                <w:noProof/>
                <w:webHidden/>
              </w:rPr>
              <w:instrText xml:space="preserve"> PAGEREF _Toc66352512 \h </w:instrText>
            </w:r>
            <w:r>
              <w:rPr>
                <w:noProof/>
                <w:webHidden/>
              </w:rPr>
            </w:r>
          </w:ins>
          <w:r>
            <w:rPr>
              <w:noProof/>
              <w:webHidden/>
            </w:rPr>
            <w:fldChar w:fldCharType="separate"/>
          </w:r>
          <w:ins w:id="138" w:author="David Conklin" w:date="2021-03-11T10:54:00Z">
            <w:r>
              <w:rPr>
                <w:noProof/>
                <w:webHidden/>
              </w:rPr>
              <w:t>20</w:t>
            </w:r>
            <w:r>
              <w:rPr>
                <w:noProof/>
                <w:webHidden/>
              </w:rPr>
              <w:fldChar w:fldCharType="end"/>
            </w:r>
            <w:r w:rsidRPr="007E279B">
              <w:rPr>
                <w:rStyle w:val="Hyperlink"/>
                <w:noProof/>
              </w:rPr>
              <w:fldChar w:fldCharType="end"/>
            </w:r>
          </w:ins>
        </w:p>
        <w:p w14:paraId="5190609F" w14:textId="02303CD0" w:rsidR="00A87BDD" w:rsidRDefault="00A87BDD">
          <w:pPr>
            <w:pStyle w:val="TOC2"/>
            <w:tabs>
              <w:tab w:val="right" w:leader="dot" w:pos="9350"/>
            </w:tabs>
            <w:rPr>
              <w:ins w:id="139" w:author="David Conklin" w:date="2021-03-11T10:54:00Z"/>
              <w:rFonts w:eastAsiaTheme="minorEastAsia"/>
              <w:noProof/>
            </w:rPr>
          </w:pPr>
          <w:ins w:id="14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Adding a water right</w:t>
            </w:r>
            <w:r>
              <w:rPr>
                <w:noProof/>
                <w:webHidden/>
              </w:rPr>
              <w:tab/>
            </w:r>
            <w:r>
              <w:rPr>
                <w:noProof/>
                <w:webHidden/>
              </w:rPr>
              <w:fldChar w:fldCharType="begin"/>
            </w:r>
            <w:r>
              <w:rPr>
                <w:noProof/>
                <w:webHidden/>
              </w:rPr>
              <w:instrText xml:space="preserve"> PAGEREF _Toc66352513 \h </w:instrText>
            </w:r>
            <w:r>
              <w:rPr>
                <w:noProof/>
                <w:webHidden/>
              </w:rPr>
            </w:r>
          </w:ins>
          <w:r>
            <w:rPr>
              <w:noProof/>
              <w:webHidden/>
            </w:rPr>
            <w:fldChar w:fldCharType="separate"/>
          </w:r>
          <w:ins w:id="141" w:author="David Conklin" w:date="2021-03-11T10:54:00Z">
            <w:r>
              <w:rPr>
                <w:noProof/>
                <w:webHidden/>
              </w:rPr>
              <w:t>21</w:t>
            </w:r>
            <w:r>
              <w:rPr>
                <w:noProof/>
                <w:webHidden/>
              </w:rPr>
              <w:fldChar w:fldCharType="end"/>
            </w:r>
            <w:r w:rsidRPr="007E279B">
              <w:rPr>
                <w:rStyle w:val="Hyperlink"/>
                <w:noProof/>
              </w:rPr>
              <w:fldChar w:fldCharType="end"/>
            </w:r>
          </w:ins>
        </w:p>
        <w:p w14:paraId="2AD798D7" w14:textId="746E79A9" w:rsidR="00A87BDD" w:rsidRDefault="00A87BDD">
          <w:pPr>
            <w:pStyle w:val="TOC1"/>
            <w:tabs>
              <w:tab w:val="right" w:leader="dot" w:pos="9350"/>
            </w:tabs>
            <w:rPr>
              <w:ins w:id="142" w:author="David Conklin" w:date="2021-03-11T10:54:00Z"/>
              <w:rFonts w:eastAsiaTheme="minorEastAsia"/>
              <w:noProof/>
            </w:rPr>
          </w:pPr>
          <w:ins w:id="14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Stream flow and stream temperature</w:t>
            </w:r>
            <w:r>
              <w:rPr>
                <w:noProof/>
                <w:webHidden/>
              </w:rPr>
              <w:tab/>
            </w:r>
            <w:r>
              <w:rPr>
                <w:noProof/>
                <w:webHidden/>
              </w:rPr>
              <w:fldChar w:fldCharType="begin"/>
            </w:r>
            <w:r>
              <w:rPr>
                <w:noProof/>
                <w:webHidden/>
              </w:rPr>
              <w:instrText xml:space="preserve"> PAGEREF _Toc66352514 \h </w:instrText>
            </w:r>
            <w:r>
              <w:rPr>
                <w:noProof/>
                <w:webHidden/>
              </w:rPr>
            </w:r>
          </w:ins>
          <w:r>
            <w:rPr>
              <w:noProof/>
              <w:webHidden/>
            </w:rPr>
            <w:fldChar w:fldCharType="separate"/>
          </w:r>
          <w:ins w:id="144" w:author="David Conklin" w:date="2021-03-11T10:54:00Z">
            <w:r>
              <w:rPr>
                <w:noProof/>
                <w:webHidden/>
              </w:rPr>
              <w:t>22</w:t>
            </w:r>
            <w:r>
              <w:rPr>
                <w:noProof/>
                <w:webHidden/>
              </w:rPr>
              <w:fldChar w:fldCharType="end"/>
            </w:r>
            <w:r w:rsidRPr="007E279B">
              <w:rPr>
                <w:rStyle w:val="Hyperlink"/>
                <w:noProof/>
              </w:rPr>
              <w:fldChar w:fldCharType="end"/>
            </w:r>
          </w:ins>
        </w:p>
        <w:p w14:paraId="2C0F4B38" w14:textId="5E08E7CD" w:rsidR="00A87BDD" w:rsidRDefault="00A87BDD">
          <w:pPr>
            <w:pStyle w:val="TOC2"/>
            <w:tabs>
              <w:tab w:val="right" w:leader="dot" w:pos="9350"/>
            </w:tabs>
            <w:rPr>
              <w:ins w:id="145" w:author="David Conklin" w:date="2021-03-11T10:54:00Z"/>
              <w:rFonts w:eastAsiaTheme="minorEastAsia"/>
              <w:noProof/>
            </w:rPr>
          </w:pPr>
          <w:ins w:id="14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Water parcels</w:t>
            </w:r>
            <w:r>
              <w:rPr>
                <w:noProof/>
                <w:webHidden/>
              </w:rPr>
              <w:tab/>
            </w:r>
            <w:r>
              <w:rPr>
                <w:noProof/>
                <w:webHidden/>
              </w:rPr>
              <w:fldChar w:fldCharType="begin"/>
            </w:r>
            <w:r>
              <w:rPr>
                <w:noProof/>
                <w:webHidden/>
              </w:rPr>
              <w:instrText xml:space="preserve"> PAGEREF _Toc66352515 \h </w:instrText>
            </w:r>
            <w:r>
              <w:rPr>
                <w:noProof/>
                <w:webHidden/>
              </w:rPr>
            </w:r>
          </w:ins>
          <w:r>
            <w:rPr>
              <w:noProof/>
              <w:webHidden/>
            </w:rPr>
            <w:fldChar w:fldCharType="separate"/>
          </w:r>
          <w:ins w:id="147" w:author="David Conklin" w:date="2021-03-11T10:54:00Z">
            <w:r>
              <w:rPr>
                <w:noProof/>
                <w:webHidden/>
              </w:rPr>
              <w:t>22</w:t>
            </w:r>
            <w:r>
              <w:rPr>
                <w:noProof/>
                <w:webHidden/>
              </w:rPr>
              <w:fldChar w:fldCharType="end"/>
            </w:r>
            <w:r w:rsidRPr="007E279B">
              <w:rPr>
                <w:rStyle w:val="Hyperlink"/>
                <w:noProof/>
              </w:rPr>
              <w:fldChar w:fldCharType="end"/>
            </w:r>
          </w:ins>
        </w:p>
        <w:p w14:paraId="61C57863" w14:textId="551847E4" w:rsidR="00A87BDD" w:rsidRDefault="00A87BDD">
          <w:pPr>
            <w:pStyle w:val="TOC2"/>
            <w:tabs>
              <w:tab w:val="right" w:leader="dot" w:pos="9350"/>
            </w:tabs>
            <w:rPr>
              <w:ins w:id="148" w:author="David Conklin" w:date="2021-03-11T10:54:00Z"/>
              <w:rFonts w:eastAsiaTheme="minorEastAsia"/>
              <w:noProof/>
            </w:rPr>
          </w:pPr>
          <w:ins w:id="14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Daily water mass and energy balance</w:t>
            </w:r>
            <w:r>
              <w:rPr>
                <w:noProof/>
                <w:webHidden/>
              </w:rPr>
              <w:tab/>
            </w:r>
            <w:r>
              <w:rPr>
                <w:noProof/>
                <w:webHidden/>
              </w:rPr>
              <w:fldChar w:fldCharType="begin"/>
            </w:r>
            <w:r>
              <w:rPr>
                <w:noProof/>
                <w:webHidden/>
              </w:rPr>
              <w:instrText xml:space="preserve"> PAGEREF _Toc66352516 \h </w:instrText>
            </w:r>
            <w:r>
              <w:rPr>
                <w:noProof/>
                <w:webHidden/>
              </w:rPr>
            </w:r>
          </w:ins>
          <w:r>
            <w:rPr>
              <w:noProof/>
              <w:webHidden/>
            </w:rPr>
            <w:fldChar w:fldCharType="separate"/>
          </w:r>
          <w:ins w:id="150" w:author="David Conklin" w:date="2021-03-11T10:54:00Z">
            <w:r>
              <w:rPr>
                <w:noProof/>
                <w:webHidden/>
              </w:rPr>
              <w:t>22</w:t>
            </w:r>
            <w:r>
              <w:rPr>
                <w:noProof/>
                <w:webHidden/>
              </w:rPr>
              <w:fldChar w:fldCharType="end"/>
            </w:r>
            <w:r w:rsidRPr="007E279B">
              <w:rPr>
                <w:rStyle w:val="Hyperlink"/>
                <w:noProof/>
              </w:rPr>
              <w:fldChar w:fldCharType="end"/>
            </w:r>
          </w:ins>
        </w:p>
        <w:p w14:paraId="6FA84E05" w14:textId="274C2D66" w:rsidR="00A87BDD" w:rsidRDefault="00A87BDD">
          <w:pPr>
            <w:pStyle w:val="TOC2"/>
            <w:tabs>
              <w:tab w:val="right" w:leader="dot" w:pos="9350"/>
            </w:tabs>
            <w:rPr>
              <w:ins w:id="151" w:author="David Conklin" w:date="2021-03-11T10:54:00Z"/>
              <w:rFonts w:eastAsiaTheme="minorEastAsia"/>
              <w:noProof/>
            </w:rPr>
          </w:pPr>
          <w:ins w:id="15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Estimating the rate of flow in a stream reach</w:t>
            </w:r>
            <w:r>
              <w:rPr>
                <w:noProof/>
                <w:webHidden/>
              </w:rPr>
              <w:tab/>
            </w:r>
            <w:r>
              <w:rPr>
                <w:noProof/>
                <w:webHidden/>
              </w:rPr>
              <w:fldChar w:fldCharType="begin"/>
            </w:r>
            <w:r>
              <w:rPr>
                <w:noProof/>
                <w:webHidden/>
              </w:rPr>
              <w:instrText xml:space="preserve"> PAGEREF _Toc66352517 \h </w:instrText>
            </w:r>
            <w:r>
              <w:rPr>
                <w:noProof/>
                <w:webHidden/>
              </w:rPr>
            </w:r>
          </w:ins>
          <w:r>
            <w:rPr>
              <w:noProof/>
              <w:webHidden/>
            </w:rPr>
            <w:fldChar w:fldCharType="separate"/>
          </w:r>
          <w:ins w:id="153" w:author="David Conklin" w:date="2021-03-11T10:54:00Z">
            <w:r>
              <w:rPr>
                <w:noProof/>
                <w:webHidden/>
              </w:rPr>
              <w:t>23</w:t>
            </w:r>
            <w:r>
              <w:rPr>
                <w:noProof/>
                <w:webHidden/>
              </w:rPr>
              <w:fldChar w:fldCharType="end"/>
            </w:r>
            <w:r w:rsidRPr="007E279B">
              <w:rPr>
                <w:rStyle w:val="Hyperlink"/>
                <w:noProof/>
              </w:rPr>
              <w:fldChar w:fldCharType="end"/>
            </w:r>
          </w:ins>
        </w:p>
        <w:p w14:paraId="26C610C7" w14:textId="77BCF066" w:rsidR="00A87BDD" w:rsidRDefault="00A87BDD">
          <w:pPr>
            <w:pStyle w:val="TOC2"/>
            <w:tabs>
              <w:tab w:val="right" w:leader="dot" w:pos="9350"/>
            </w:tabs>
            <w:rPr>
              <w:ins w:id="154" w:author="David Conklin" w:date="2021-03-11T10:54:00Z"/>
              <w:rFonts w:eastAsiaTheme="minorEastAsia"/>
              <w:noProof/>
            </w:rPr>
          </w:pPr>
          <w:ins w:id="15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_Toc66352518 \h </w:instrText>
            </w:r>
            <w:r>
              <w:rPr>
                <w:noProof/>
                <w:webHidden/>
              </w:rPr>
            </w:r>
          </w:ins>
          <w:r>
            <w:rPr>
              <w:noProof/>
              <w:webHidden/>
            </w:rPr>
            <w:fldChar w:fldCharType="separate"/>
          </w:r>
          <w:ins w:id="156" w:author="David Conklin" w:date="2021-03-11T10:54:00Z">
            <w:r>
              <w:rPr>
                <w:noProof/>
                <w:webHidden/>
              </w:rPr>
              <w:t>26</w:t>
            </w:r>
            <w:r>
              <w:rPr>
                <w:noProof/>
                <w:webHidden/>
              </w:rPr>
              <w:fldChar w:fldCharType="end"/>
            </w:r>
            <w:r w:rsidRPr="007E279B">
              <w:rPr>
                <w:rStyle w:val="Hyperlink"/>
                <w:noProof/>
              </w:rPr>
              <w:fldChar w:fldCharType="end"/>
            </w:r>
          </w:ins>
        </w:p>
        <w:p w14:paraId="177E589E" w14:textId="2C993493" w:rsidR="00A87BDD" w:rsidRDefault="00A87BDD">
          <w:pPr>
            <w:pStyle w:val="TOC2"/>
            <w:tabs>
              <w:tab w:val="right" w:leader="dot" w:pos="9350"/>
            </w:tabs>
            <w:rPr>
              <w:ins w:id="157" w:author="David Conklin" w:date="2021-03-11T10:54:00Z"/>
              <w:rFonts w:eastAsiaTheme="minorEastAsia"/>
              <w:noProof/>
            </w:rPr>
          </w:pPr>
          <w:ins w:id="15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"_Toc66352519"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Water temperature from thermal energy</w:t>
            </w:r>
            <w:r>
              <w:rPr>
                <w:noProof/>
                <w:webHidden/>
              </w:rPr>
              <w:tab/>
            </w:r>
            <w:r>
              <w:rPr>
                <w:noProof/>
                <w:webHidden/>
              </w:rPr>
              <w:fldChar w:fldCharType="begin"/>
            </w:r>
            <w:r>
              <w:rPr>
                <w:noProof/>
                <w:webHidden/>
              </w:rPr>
              <w:instrText xml:space="preserve"> PAGEREF _Toc66352519 \h </w:instrText>
            </w:r>
            <w:r>
              <w:rPr>
                <w:noProof/>
                <w:webHidden/>
              </w:rPr>
            </w:r>
          </w:ins>
          <w:r>
            <w:rPr>
              <w:noProof/>
              <w:webHidden/>
            </w:rPr>
            <w:fldChar w:fldCharType="separate"/>
          </w:r>
          <w:ins w:id="159" w:author="David Conklin" w:date="2021-03-11T10:54:00Z">
            <w:r>
              <w:rPr>
                <w:noProof/>
                <w:webHidden/>
              </w:rPr>
              <w:t>26</w:t>
            </w:r>
            <w:r>
              <w:rPr>
                <w:noProof/>
                <w:webHidden/>
              </w:rPr>
              <w:fldChar w:fldCharType="end"/>
            </w:r>
            <w:r w:rsidRPr="007E279B">
              <w:rPr>
                <w:rStyle w:val="Hyperlink"/>
                <w:noProof/>
              </w:rPr>
              <w:fldChar w:fldCharType="end"/>
            </w:r>
          </w:ins>
        </w:p>
        <w:p w14:paraId="651A7352" w14:textId="06A274F0" w:rsidR="00A87BDD" w:rsidRDefault="00A87BDD">
          <w:pPr>
            <w:pStyle w:val="TOC2"/>
            <w:tabs>
              <w:tab w:val="right" w:leader="dot" w:pos="9350"/>
            </w:tabs>
            <w:rPr>
              <w:ins w:id="160" w:author="David Conklin" w:date="2021-03-11T10:54:00Z"/>
              <w:rFonts w:eastAsiaTheme="minorEastAsia"/>
              <w:noProof/>
            </w:rPr>
          </w:pPr>
          <w:ins w:id="16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Initial conditions for Flow: the IC file</w:t>
            </w:r>
            <w:r>
              <w:rPr>
                <w:noProof/>
                <w:webHidden/>
              </w:rPr>
              <w:tab/>
            </w:r>
            <w:r>
              <w:rPr>
                <w:noProof/>
                <w:webHidden/>
              </w:rPr>
              <w:fldChar w:fldCharType="begin"/>
            </w:r>
            <w:r>
              <w:rPr>
                <w:noProof/>
                <w:webHidden/>
              </w:rPr>
              <w:instrText xml:space="preserve"> PAGEREF _Toc66352520 \h </w:instrText>
            </w:r>
            <w:r>
              <w:rPr>
                <w:noProof/>
                <w:webHidden/>
              </w:rPr>
            </w:r>
          </w:ins>
          <w:r>
            <w:rPr>
              <w:noProof/>
              <w:webHidden/>
            </w:rPr>
            <w:fldChar w:fldCharType="separate"/>
          </w:r>
          <w:ins w:id="162" w:author="David Conklin" w:date="2021-03-11T10:54:00Z">
            <w:r>
              <w:rPr>
                <w:noProof/>
                <w:webHidden/>
              </w:rPr>
              <w:t>27</w:t>
            </w:r>
            <w:r>
              <w:rPr>
                <w:noProof/>
                <w:webHidden/>
              </w:rPr>
              <w:fldChar w:fldCharType="end"/>
            </w:r>
            <w:r w:rsidRPr="007E279B">
              <w:rPr>
                <w:rStyle w:val="Hyperlink"/>
                <w:noProof/>
              </w:rPr>
              <w:fldChar w:fldCharType="end"/>
            </w:r>
          </w:ins>
        </w:p>
        <w:p w14:paraId="42C70D65" w14:textId="5EB451CF" w:rsidR="00A87BDD" w:rsidRDefault="00A87BDD">
          <w:pPr>
            <w:pStyle w:val="TOC2"/>
            <w:tabs>
              <w:tab w:val="right" w:leader="dot" w:pos="9350"/>
            </w:tabs>
            <w:rPr>
              <w:ins w:id="163" w:author="David Conklin" w:date="2021-03-11T10:54:00Z"/>
              <w:rFonts w:eastAsiaTheme="minorEastAsia"/>
              <w:noProof/>
            </w:rPr>
          </w:pPr>
          <w:ins w:id="16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Boundary conditions for stream water temperature</w:t>
            </w:r>
            <w:r>
              <w:rPr>
                <w:noProof/>
                <w:webHidden/>
              </w:rPr>
              <w:tab/>
            </w:r>
            <w:r>
              <w:rPr>
                <w:noProof/>
                <w:webHidden/>
              </w:rPr>
              <w:fldChar w:fldCharType="begin"/>
            </w:r>
            <w:r>
              <w:rPr>
                <w:noProof/>
                <w:webHidden/>
              </w:rPr>
              <w:instrText xml:space="preserve"> PAGEREF _Toc66352521 \h </w:instrText>
            </w:r>
            <w:r>
              <w:rPr>
                <w:noProof/>
                <w:webHidden/>
              </w:rPr>
            </w:r>
          </w:ins>
          <w:r>
            <w:rPr>
              <w:noProof/>
              <w:webHidden/>
            </w:rPr>
            <w:fldChar w:fldCharType="separate"/>
          </w:r>
          <w:ins w:id="165" w:author="David Conklin" w:date="2021-03-11T10:54:00Z">
            <w:r>
              <w:rPr>
                <w:noProof/>
                <w:webHidden/>
              </w:rPr>
              <w:t>27</w:t>
            </w:r>
            <w:r>
              <w:rPr>
                <w:noProof/>
                <w:webHidden/>
              </w:rPr>
              <w:fldChar w:fldCharType="end"/>
            </w:r>
            <w:r w:rsidRPr="007E279B">
              <w:rPr>
                <w:rStyle w:val="Hyperlink"/>
                <w:noProof/>
              </w:rPr>
              <w:fldChar w:fldCharType="end"/>
            </w:r>
          </w:ins>
        </w:p>
        <w:p w14:paraId="6959B827" w14:textId="4A0ABADD" w:rsidR="00A87BDD" w:rsidRDefault="00A87BDD">
          <w:pPr>
            <w:pStyle w:val="TOC2"/>
            <w:tabs>
              <w:tab w:val="right" w:leader="dot" w:pos="9350"/>
            </w:tabs>
            <w:rPr>
              <w:ins w:id="166" w:author="David Conklin" w:date="2021-03-11T10:54:00Z"/>
              <w:rFonts w:eastAsiaTheme="minorEastAsia"/>
              <w:noProof/>
            </w:rPr>
          </w:pPr>
          <w:ins w:id="16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Thermal stratification in reservoirs</w:t>
            </w:r>
            <w:r>
              <w:rPr>
                <w:noProof/>
                <w:webHidden/>
              </w:rPr>
              <w:tab/>
            </w:r>
            <w:r>
              <w:rPr>
                <w:noProof/>
                <w:webHidden/>
              </w:rPr>
              <w:fldChar w:fldCharType="begin"/>
            </w:r>
            <w:r>
              <w:rPr>
                <w:noProof/>
                <w:webHidden/>
              </w:rPr>
              <w:instrText xml:space="preserve"> PAGEREF _Toc66352522 \h </w:instrText>
            </w:r>
            <w:r>
              <w:rPr>
                <w:noProof/>
                <w:webHidden/>
              </w:rPr>
            </w:r>
          </w:ins>
          <w:r>
            <w:rPr>
              <w:noProof/>
              <w:webHidden/>
            </w:rPr>
            <w:fldChar w:fldCharType="separate"/>
          </w:r>
          <w:ins w:id="168" w:author="David Conklin" w:date="2021-03-11T10:54:00Z">
            <w:r>
              <w:rPr>
                <w:noProof/>
                <w:webHidden/>
              </w:rPr>
              <w:t>28</w:t>
            </w:r>
            <w:r>
              <w:rPr>
                <w:noProof/>
                <w:webHidden/>
              </w:rPr>
              <w:fldChar w:fldCharType="end"/>
            </w:r>
            <w:r w:rsidRPr="007E279B">
              <w:rPr>
                <w:rStyle w:val="Hyperlink"/>
                <w:noProof/>
              </w:rPr>
              <w:fldChar w:fldCharType="end"/>
            </w:r>
          </w:ins>
        </w:p>
        <w:p w14:paraId="31FA8F8E" w14:textId="604CC29C" w:rsidR="00A87BDD" w:rsidRDefault="00A87BDD">
          <w:pPr>
            <w:pStyle w:val="TOC2"/>
            <w:tabs>
              <w:tab w:val="right" w:leader="dot" w:pos="9350"/>
            </w:tabs>
            <w:rPr>
              <w:ins w:id="169" w:author="David Conklin" w:date="2021-03-11T10:54:00Z"/>
              <w:rFonts w:eastAsiaTheme="minorEastAsia"/>
              <w:noProof/>
            </w:rPr>
          </w:pPr>
          <w:ins w:id="17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Thermal loading</w:t>
            </w:r>
            <w:r>
              <w:rPr>
                <w:noProof/>
                <w:webHidden/>
              </w:rPr>
              <w:tab/>
            </w:r>
            <w:r>
              <w:rPr>
                <w:noProof/>
                <w:webHidden/>
              </w:rPr>
              <w:fldChar w:fldCharType="begin"/>
            </w:r>
            <w:r>
              <w:rPr>
                <w:noProof/>
                <w:webHidden/>
              </w:rPr>
              <w:instrText xml:space="preserve"> PAGEREF _Toc66352523 \h </w:instrText>
            </w:r>
            <w:r>
              <w:rPr>
                <w:noProof/>
                <w:webHidden/>
              </w:rPr>
            </w:r>
          </w:ins>
          <w:r>
            <w:rPr>
              <w:noProof/>
              <w:webHidden/>
            </w:rPr>
            <w:fldChar w:fldCharType="separate"/>
          </w:r>
          <w:ins w:id="171" w:author="David Conklin" w:date="2021-03-11T10:54:00Z">
            <w:r>
              <w:rPr>
                <w:noProof/>
                <w:webHidden/>
              </w:rPr>
              <w:t>28</w:t>
            </w:r>
            <w:r>
              <w:rPr>
                <w:noProof/>
                <w:webHidden/>
              </w:rPr>
              <w:fldChar w:fldCharType="end"/>
            </w:r>
            <w:r w:rsidRPr="007E279B">
              <w:rPr>
                <w:rStyle w:val="Hyperlink"/>
                <w:noProof/>
              </w:rPr>
              <w:fldChar w:fldCharType="end"/>
            </w:r>
          </w:ins>
        </w:p>
        <w:p w14:paraId="7461F6D3" w14:textId="65DE2E7F" w:rsidR="00A87BDD" w:rsidRDefault="00A87BDD">
          <w:pPr>
            <w:pStyle w:val="TOC1"/>
            <w:tabs>
              <w:tab w:val="right" w:leader="dot" w:pos="9350"/>
            </w:tabs>
            <w:rPr>
              <w:ins w:id="172" w:author="David Conklin" w:date="2021-03-11T10:54:00Z"/>
              <w:rFonts w:eastAsiaTheme="minorEastAsia"/>
              <w:noProof/>
            </w:rPr>
          </w:pPr>
          <w:ins w:id="17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Reservoirs</w:t>
            </w:r>
            <w:r>
              <w:rPr>
                <w:noProof/>
                <w:webHidden/>
              </w:rPr>
              <w:tab/>
            </w:r>
            <w:r>
              <w:rPr>
                <w:noProof/>
                <w:webHidden/>
              </w:rPr>
              <w:fldChar w:fldCharType="begin"/>
            </w:r>
            <w:r>
              <w:rPr>
                <w:noProof/>
                <w:webHidden/>
              </w:rPr>
              <w:instrText xml:space="preserve"> PAGEREF _Toc66352524 \h </w:instrText>
            </w:r>
            <w:r>
              <w:rPr>
                <w:noProof/>
                <w:webHidden/>
              </w:rPr>
            </w:r>
          </w:ins>
          <w:r>
            <w:rPr>
              <w:noProof/>
              <w:webHidden/>
            </w:rPr>
            <w:fldChar w:fldCharType="separate"/>
          </w:r>
          <w:ins w:id="174" w:author="David Conklin" w:date="2021-03-11T10:54:00Z">
            <w:r>
              <w:rPr>
                <w:noProof/>
                <w:webHidden/>
              </w:rPr>
              <w:t>29</w:t>
            </w:r>
            <w:r>
              <w:rPr>
                <w:noProof/>
                <w:webHidden/>
              </w:rPr>
              <w:fldChar w:fldCharType="end"/>
            </w:r>
            <w:r w:rsidRPr="007E279B">
              <w:rPr>
                <w:rStyle w:val="Hyperlink"/>
                <w:noProof/>
              </w:rPr>
              <w:fldChar w:fldCharType="end"/>
            </w:r>
          </w:ins>
        </w:p>
        <w:p w14:paraId="6D46FE5A" w14:textId="656C9655" w:rsidR="00A87BDD" w:rsidRDefault="00A87BDD">
          <w:pPr>
            <w:pStyle w:val="TOC2"/>
            <w:tabs>
              <w:tab w:val="right" w:leader="dot" w:pos="9350"/>
            </w:tabs>
            <w:rPr>
              <w:ins w:id="175" w:author="David Conklin" w:date="2021-03-11T10:54:00Z"/>
              <w:rFonts w:eastAsiaTheme="minorEastAsia"/>
              <w:noProof/>
            </w:rPr>
          </w:pPr>
          <w:ins w:id="17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Reservoir data</w:t>
            </w:r>
            <w:r>
              <w:rPr>
                <w:noProof/>
                <w:webHidden/>
              </w:rPr>
              <w:tab/>
            </w:r>
            <w:r>
              <w:rPr>
                <w:noProof/>
                <w:webHidden/>
              </w:rPr>
              <w:fldChar w:fldCharType="begin"/>
            </w:r>
            <w:r>
              <w:rPr>
                <w:noProof/>
                <w:webHidden/>
              </w:rPr>
              <w:instrText xml:space="preserve"> PAGEREF _Toc66352525 \h </w:instrText>
            </w:r>
            <w:r>
              <w:rPr>
                <w:noProof/>
                <w:webHidden/>
              </w:rPr>
            </w:r>
          </w:ins>
          <w:r>
            <w:rPr>
              <w:noProof/>
              <w:webHidden/>
            </w:rPr>
            <w:fldChar w:fldCharType="separate"/>
          </w:r>
          <w:ins w:id="177" w:author="David Conklin" w:date="2021-03-11T10:54:00Z">
            <w:r>
              <w:rPr>
                <w:noProof/>
                <w:webHidden/>
              </w:rPr>
              <w:t>30</w:t>
            </w:r>
            <w:r>
              <w:rPr>
                <w:noProof/>
                <w:webHidden/>
              </w:rPr>
              <w:fldChar w:fldCharType="end"/>
            </w:r>
            <w:r w:rsidRPr="007E279B">
              <w:rPr>
                <w:rStyle w:val="Hyperlink"/>
                <w:noProof/>
              </w:rPr>
              <w:fldChar w:fldCharType="end"/>
            </w:r>
          </w:ins>
        </w:p>
        <w:p w14:paraId="5798ACB8" w14:textId="4DC8D4BF" w:rsidR="00A87BDD" w:rsidRDefault="00A87BDD">
          <w:pPr>
            <w:pStyle w:val="TOC2"/>
            <w:tabs>
              <w:tab w:val="right" w:leader="dot" w:pos="9350"/>
            </w:tabs>
            <w:rPr>
              <w:ins w:id="178" w:author="David Conklin" w:date="2021-03-11T10:54:00Z"/>
              <w:rFonts w:eastAsiaTheme="minorEastAsia"/>
              <w:noProof/>
            </w:rPr>
          </w:pPr>
          <w:ins w:id="17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Reservoir data sources</w:t>
            </w:r>
            <w:r>
              <w:rPr>
                <w:noProof/>
                <w:webHidden/>
              </w:rPr>
              <w:tab/>
            </w:r>
            <w:r>
              <w:rPr>
                <w:noProof/>
                <w:webHidden/>
              </w:rPr>
              <w:fldChar w:fldCharType="begin"/>
            </w:r>
            <w:r>
              <w:rPr>
                <w:noProof/>
                <w:webHidden/>
              </w:rPr>
              <w:instrText xml:space="preserve"> PAGEREF _Toc66352526 \h </w:instrText>
            </w:r>
            <w:r>
              <w:rPr>
                <w:noProof/>
                <w:webHidden/>
              </w:rPr>
            </w:r>
          </w:ins>
          <w:r>
            <w:rPr>
              <w:noProof/>
              <w:webHidden/>
            </w:rPr>
            <w:fldChar w:fldCharType="separate"/>
          </w:r>
          <w:ins w:id="180" w:author="David Conklin" w:date="2021-03-11T10:54:00Z">
            <w:r>
              <w:rPr>
                <w:noProof/>
                <w:webHidden/>
              </w:rPr>
              <w:t>32</w:t>
            </w:r>
            <w:r>
              <w:rPr>
                <w:noProof/>
                <w:webHidden/>
              </w:rPr>
              <w:fldChar w:fldCharType="end"/>
            </w:r>
            <w:r w:rsidRPr="007E279B">
              <w:rPr>
                <w:rStyle w:val="Hyperlink"/>
                <w:noProof/>
              </w:rPr>
              <w:fldChar w:fldCharType="end"/>
            </w:r>
          </w:ins>
        </w:p>
        <w:p w14:paraId="1726E996" w14:textId="0BDE785A" w:rsidR="00A87BDD" w:rsidRDefault="00A87BDD">
          <w:pPr>
            <w:pStyle w:val="TOC1"/>
            <w:tabs>
              <w:tab w:val="right" w:leader="dot" w:pos="9350"/>
            </w:tabs>
            <w:rPr>
              <w:ins w:id="181" w:author="David Conklin" w:date="2021-03-11T10:54:00Z"/>
              <w:rFonts w:eastAsiaTheme="minorEastAsia"/>
              <w:noProof/>
            </w:rPr>
          </w:pPr>
          <w:ins w:id="18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_Toc66352527 \h </w:instrText>
            </w:r>
            <w:r>
              <w:rPr>
                <w:noProof/>
                <w:webHidden/>
              </w:rPr>
            </w:r>
          </w:ins>
          <w:r>
            <w:rPr>
              <w:noProof/>
              <w:webHidden/>
            </w:rPr>
            <w:fldChar w:fldCharType="separate"/>
          </w:r>
          <w:ins w:id="183" w:author="David Conklin" w:date="2021-03-11T10:54:00Z">
            <w:r>
              <w:rPr>
                <w:noProof/>
                <w:webHidden/>
              </w:rPr>
              <w:t>32</w:t>
            </w:r>
            <w:r>
              <w:rPr>
                <w:noProof/>
                <w:webHidden/>
              </w:rPr>
              <w:fldChar w:fldCharType="end"/>
            </w:r>
            <w:r w:rsidRPr="007E279B">
              <w:rPr>
                <w:rStyle w:val="Hyperlink"/>
                <w:noProof/>
              </w:rPr>
              <w:fldChar w:fldCharType="end"/>
            </w:r>
          </w:ins>
        </w:p>
        <w:p w14:paraId="4ADBD1B2" w14:textId="59027ECE" w:rsidR="00A87BDD" w:rsidRDefault="00A87BDD">
          <w:pPr>
            <w:pStyle w:val="TOC2"/>
            <w:tabs>
              <w:tab w:val="right" w:leader="dot" w:pos="9350"/>
            </w:tabs>
            <w:rPr>
              <w:ins w:id="184" w:author="David Conklin" w:date="2021-03-11T10:54:00Z"/>
              <w:rFonts w:eastAsiaTheme="minorEastAsia"/>
              <w:noProof/>
            </w:rPr>
          </w:pPr>
          <w:ins w:id="18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Limitations of subbasin simulations</w:t>
            </w:r>
            <w:r>
              <w:rPr>
                <w:noProof/>
                <w:webHidden/>
              </w:rPr>
              <w:tab/>
            </w:r>
            <w:r>
              <w:rPr>
                <w:noProof/>
                <w:webHidden/>
              </w:rPr>
              <w:fldChar w:fldCharType="begin"/>
            </w:r>
            <w:r>
              <w:rPr>
                <w:noProof/>
                <w:webHidden/>
              </w:rPr>
              <w:instrText xml:space="preserve"> PAGEREF _Toc66352528 \h </w:instrText>
            </w:r>
            <w:r>
              <w:rPr>
                <w:noProof/>
                <w:webHidden/>
              </w:rPr>
            </w:r>
          </w:ins>
          <w:r>
            <w:rPr>
              <w:noProof/>
              <w:webHidden/>
            </w:rPr>
            <w:fldChar w:fldCharType="separate"/>
          </w:r>
          <w:ins w:id="186" w:author="David Conklin" w:date="2021-03-11T10:54:00Z">
            <w:r>
              <w:rPr>
                <w:noProof/>
                <w:webHidden/>
              </w:rPr>
              <w:t>34</w:t>
            </w:r>
            <w:r>
              <w:rPr>
                <w:noProof/>
                <w:webHidden/>
              </w:rPr>
              <w:fldChar w:fldCharType="end"/>
            </w:r>
            <w:r w:rsidRPr="007E279B">
              <w:rPr>
                <w:rStyle w:val="Hyperlink"/>
                <w:noProof/>
              </w:rPr>
              <w:fldChar w:fldCharType="end"/>
            </w:r>
          </w:ins>
        </w:p>
        <w:p w14:paraId="6E0867F6" w14:textId="0270D80C" w:rsidR="00A87BDD" w:rsidRDefault="00A87BDD">
          <w:pPr>
            <w:pStyle w:val="TOC1"/>
            <w:tabs>
              <w:tab w:val="right" w:leader="dot" w:pos="9350"/>
            </w:tabs>
            <w:rPr>
              <w:ins w:id="187" w:author="David Conklin" w:date="2021-03-11T10:54:00Z"/>
              <w:rFonts w:eastAsiaTheme="minorEastAsia"/>
              <w:noProof/>
            </w:rPr>
          </w:pPr>
          <w:ins w:id="18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"_Toc66352529"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Calibration procedure</w:t>
            </w:r>
            <w:r>
              <w:rPr>
                <w:noProof/>
                <w:webHidden/>
              </w:rPr>
              <w:tab/>
            </w:r>
            <w:r>
              <w:rPr>
                <w:noProof/>
                <w:webHidden/>
              </w:rPr>
              <w:fldChar w:fldCharType="begin"/>
            </w:r>
            <w:r>
              <w:rPr>
                <w:noProof/>
                <w:webHidden/>
              </w:rPr>
              <w:instrText xml:space="preserve"> PAGEREF _Toc66352529 \h </w:instrText>
            </w:r>
            <w:r>
              <w:rPr>
                <w:noProof/>
                <w:webHidden/>
              </w:rPr>
            </w:r>
          </w:ins>
          <w:r>
            <w:rPr>
              <w:noProof/>
              <w:webHidden/>
            </w:rPr>
            <w:fldChar w:fldCharType="separate"/>
          </w:r>
          <w:ins w:id="189" w:author="David Conklin" w:date="2021-03-11T10:54:00Z">
            <w:r>
              <w:rPr>
                <w:noProof/>
                <w:webHidden/>
              </w:rPr>
              <w:t>34</w:t>
            </w:r>
            <w:r>
              <w:rPr>
                <w:noProof/>
                <w:webHidden/>
              </w:rPr>
              <w:fldChar w:fldCharType="end"/>
            </w:r>
            <w:r w:rsidRPr="007E279B">
              <w:rPr>
                <w:rStyle w:val="Hyperlink"/>
                <w:noProof/>
              </w:rPr>
              <w:fldChar w:fldCharType="end"/>
            </w:r>
          </w:ins>
        </w:p>
        <w:p w14:paraId="53894173" w14:textId="2DA19DB7" w:rsidR="00A87BDD" w:rsidRDefault="00A87BDD">
          <w:pPr>
            <w:pStyle w:val="TOC2"/>
            <w:tabs>
              <w:tab w:val="right" w:leader="dot" w:pos="9350"/>
            </w:tabs>
            <w:rPr>
              <w:ins w:id="190" w:author="David Conklin" w:date="2021-03-11T10:54:00Z"/>
              <w:rFonts w:eastAsiaTheme="minorEastAsia"/>
              <w:noProof/>
            </w:rPr>
          </w:pPr>
          <w:ins w:id="19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Using PEST to determine HBV parameter values</w:t>
            </w:r>
            <w:r>
              <w:rPr>
                <w:noProof/>
                <w:webHidden/>
              </w:rPr>
              <w:tab/>
            </w:r>
            <w:r>
              <w:rPr>
                <w:noProof/>
                <w:webHidden/>
              </w:rPr>
              <w:fldChar w:fldCharType="begin"/>
            </w:r>
            <w:r>
              <w:rPr>
                <w:noProof/>
                <w:webHidden/>
              </w:rPr>
              <w:instrText xml:space="preserve"> PAGEREF _Toc66352530 \h </w:instrText>
            </w:r>
            <w:r>
              <w:rPr>
                <w:noProof/>
                <w:webHidden/>
              </w:rPr>
            </w:r>
          </w:ins>
          <w:r>
            <w:rPr>
              <w:noProof/>
              <w:webHidden/>
            </w:rPr>
            <w:fldChar w:fldCharType="separate"/>
          </w:r>
          <w:ins w:id="192" w:author="David Conklin" w:date="2021-03-11T10:54:00Z">
            <w:r>
              <w:rPr>
                <w:noProof/>
                <w:webHidden/>
              </w:rPr>
              <w:t>35</w:t>
            </w:r>
            <w:r>
              <w:rPr>
                <w:noProof/>
                <w:webHidden/>
              </w:rPr>
              <w:fldChar w:fldCharType="end"/>
            </w:r>
            <w:r w:rsidRPr="007E279B">
              <w:rPr>
                <w:rStyle w:val="Hyperlink"/>
                <w:noProof/>
              </w:rPr>
              <w:fldChar w:fldCharType="end"/>
            </w:r>
          </w:ins>
        </w:p>
        <w:p w14:paraId="53A0C6FF" w14:textId="25939A17" w:rsidR="00A87BDD" w:rsidRDefault="00A87BDD">
          <w:pPr>
            <w:pStyle w:val="TOC2"/>
            <w:tabs>
              <w:tab w:val="right" w:leader="dot" w:pos="9350"/>
            </w:tabs>
            <w:rPr>
              <w:ins w:id="193" w:author="David Conklin" w:date="2021-03-11T10:54:00Z"/>
              <w:rFonts w:eastAsiaTheme="minorEastAsia"/>
              <w:noProof/>
            </w:rPr>
          </w:pPr>
          <w:ins w:id="19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_Toc66352531 \h </w:instrText>
            </w:r>
            <w:r>
              <w:rPr>
                <w:noProof/>
                <w:webHidden/>
              </w:rPr>
            </w:r>
          </w:ins>
          <w:r>
            <w:rPr>
              <w:noProof/>
              <w:webHidden/>
            </w:rPr>
            <w:fldChar w:fldCharType="separate"/>
          </w:r>
          <w:ins w:id="195" w:author="David Conklin" w:date="2021-03-11T10:54:00Z">
            <w:r>
              <w:rPr>
                <w:noProof/>
                <w:webHidden/>
              </w:rPr>
              <w:t>35</w:t>
            </w:r>
            <w:r>
              <w:rPr>
                <w:noProof/>
                <w:webHidden/>
              </w:rPr>
              <w:fldChar w:fldCharType="end"/>
            </w:r>
            <w:r w:rsidRPr="007E279B">
              <w:rPr>
                <w:rStyle w:val="Hyperlink"/>
                <w:noProof/>
              </w:rPr>
              <w:fldChar w:fldCharType="end"/>
            </w:r>
          </w:ins>
        </w:p>
        <w:p w14:paraId="59FF05E4" w14:textId="4AB1947D" w:rsidR="00A87BDD" w:rsidRDefault="00A87BDD">
          <w:pPr>
            <w:pStyle w:val="TOC2"/>
            <w:tabs>
              <w:tab w:val="right" w:leader="dot" w:pos="9350"/>
            </w:tabs>
            <w:rPr>
              <w:ins w:id="196" w:author="David Conklin" w:date="2021-03-11T10:54:00Z"/>
              <w:rFonts w:eastAsiaTheme="minorEastAsia"/>
              <w:noProof/>
            </w:rPr>
          </w:pPr>
          <w:ins w:id="19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Calibrating stream temperatures</w:t>
            </w:r>
            <w:r>
              <w:rPr>
                <w:noProof/>
                <w:webHidden/>
              </w:rPr>
              <w:tab/>
            </w:r>
            <w:r>
              <w:rPr>
                <w:noProof/>
                <w:webHidden/>
              </w:rPr>
              <w:fldChar w:fldCharType="begin"/>
            </w:r>
            <w:r>
              <w:rPr>
                <w:noProof/>
                <w:webHidden/>
              </w:rPr>
              <w:instrText xml:space="preserve"> PAGEREF _Toc66352532 \h </w:instrText>
            </w:r>
            <w:r>
              <w:rPr>
                <w:noProof/>
                <w:webHidden/>
              </w:rPr>
            </w:r>
          </w:ins>
          <w:r>
            <w:rPr>
              <w:noProof/>
              <w:webHidden/>
            </w:rPr>
            <w:fldChar w:fldCharType="separate"/>
          </w:r>
          <w:ins w:id="198" w:author="David Conklin" w:date="2021-03-11T10:54:00Z">
            <w:r>
              <w:rPr>
                <w:noProof/>
                <w:webHidden/>
              </w:rPr>
              <w:t>36</w:t>
            </w:r>
            <w:r>
              <w:rPr>
                <w:noProof/>
                <w:webHidden/>
              </w:rPr>
              <w:fldChar w:fldCharType="end"/>
            </w:r>
            <w:r w:rsidRPr="007E279B">
              <w:rPr>
                <w:rStyle w:val="Hyperlink"/>
                <w:noProof/>
              </w:rPr>
              <w:fldChar w:fldCharType="end"/>
            </w:r>
          </w:ins>
        </w:p>
        <w:p w14:paraId="2791F331" w14:textId="549FC40E" w:rsidR="00A87BDD" w:rsidRDefault="00A87BDD">
          <w:pPr>
            <w:pStyle w:val="TOC1"/>
            <w:tabs>
              <w:tab w:val="right" w:leader="dot" w:pos="9350"/>
            </w:tabs>
            <w:rPr>
              <w:ins w:id="199" w:author="David Conklin" w:date="2021-03-11T10:54:00Z"/>
              <w:rFonts w:eastAsiaTheme="minorEastAsia"/>
              <w:noProof/>
            </w:rPr>
          </w:pPr>
          <w:ins w:id="20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North Santiam study area</w:t>
            </w:r>
            <w:r>
              <w:rPr>
                <w:noProof/>
                <w:webHidden/>
              </w:rPr>
              <w:tab/>
            </w:r>
            <w:r>
              <w:rPr>
                <w:noProof/>
                <w:webHidden/>
              </w:rPr>
              <w:fldChar w:fldCharType="begin"/>
            </w:r>
            <w:r>
              <w:rPr>
                <w:noProof/>
                <w:webHidden/>
              </w:rPr>
              <w:instrText xml:space="preserve"> PAGEREF _Toc66352533 \h </w:instrText>
            </w:r>
            <w:r>
              <w:rPr>
                <w:noProof/>
                <w:webHidden/>
              </w:rPr>
            </w:r>
          </w:ins>
          <w:r>
            <w:rPr>
              <w:noProof/>
              <w:webHidden/>
            </w:rPr>
            <w:fldChar w:fldCharType="separate"/>
          </w:r>
          <w:ins w:id="201" w:author="David Conklin" w:date="2021-03-11T10:54:00Z">
            <w:r>
              <w:rPr>
                <w:noProof/>
                <w:webHidden/>
              </w:rPr>
              <w:t>36</w:t>
            </w:r>
            <w:r>
              <w:rPr>
                <w:noProof/>
                <w:webHidden/>
              </w:rPr>
              <w:fldChar w:fldCharType="end"/>
            </w:r>
            <w:r w:rsidRPr="007E279B">
              <w:rPr>
                <w:rStyle w:val="Hyperlink"/>
                <w:noProof/>
              </w:rPr>
              <w:fldChar w:fldCharType="end"/>
            </w:r>
          </w:ins>
        </w:p>
        <w:p w14:paraId="252B5FD7" w14:textId="7CFC829F" w:rsidR="00A87BDD" w:rsidRDefault="00A87BDD">
          <w:pPr>
            <w:pStyle w:val="TOC2"/>
            <w:tabs>
              <w:tab w:val="right" w:leader="dot" w:pos="9350"/>
            </w:tabs>
            <w:rPr>
              <w:ins w:id="202" w:author="David Conklin" w:date="2021-03-11T10:54:00Z"/>
              <w:rFonts w:eastAsiaTheme="minorEastAsia"/>
              <w:noProof/>
            </w:rPr>
          </w:pPr>
          <w:ins w:id="20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_Toc66352534 \h </w:instrText>
            </w:r>
            <w:r>
              <w:rPr>
                <w:noProof/>
                <w:webHidden/>
              </w:rPr>
            </w:r>
          </w:ins>
          <w:r>
            <w:rPr>
              <w:noProof/>
              <w:webHidden/>
            </w:rPr>
            <w:fldChar w:fldCharType="separate"/>
          </w:r>
          <w:ins w:id="204" w:author="David Conklin" w:date="2021-03-11T10:54:00Z">
            <w:r>
              <w:rPr>
                <w:noProof/>
                <w:webHidden/>
              </w:rPr>
              <w:t>37</w:t>
            </w:r>
            <w:r>
              <w:rPr>
                <w:noProof/>
                <w:webHidden/>
              </w:rPr>
              <w:fldChar w:fldCharType="end"/>
            </w:r>
            <w:r w:rsidRPr="007E279B">
              <w:rPr>
                <w:rStyle w:val="Hyperlink"/>
                <w:noProof/>
              </w:rPr>
              <w:fldChar w:fldCharType="end"/>
            </w:r>
          </w:ins>
        </w:p>
        <w:p w14:paraId="0C08880F" w14:textId="23BE8FBC" w:rsidR="00A87BDD" w:rsidRDefault="00A87BDD">
          <w:pPr>
            <w:pStyle w:val="TOC2"/>
            <w:tabs>
              <w:tab w:val="right" w:leader="dot" w:pos="9350"/>
            </w:tabs>
            <w:rPr>
              <w:ins w:id="205" w:author="David Conklin" w:date="2021-03-11T10:54:00Z"/>
              <w:rFonts w:eastAsiaTheme="minorEastAsia"/>
              <w:noProof/>
            </w:rPr>
          </w:pPr>
          <w:ins w:id="20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Municipal water rights</w:t>
            </w:r>
            <w:r>
              <w:rPr>
                <w:noProof/>
                <w:webHidden/>
              </w:rPr>
              <w:tab/>
            </w:r>
            <w:r>
              <w:rPr>
                <w:noProof/>
                <w:webHidden/>
              </w:rPr>
              <w:fldChar w:fldCharType="begin"/>
            </w:r>
            <w:r>
              <w:rPr>
                <w:noProof/>
                <w:webHidden/>
              </w:rPr>
              <w:instrText xml:space="preserve"> PAGEREF _Toc66352535 \h </w:instrText>
            </w:r>
            <w:r>
              <w:rPr>
                <w:noProof/>
                <w:webHidden/>
              </w:rPr>
            </w:r>
          </w:ins>
          <w:r>
            <w:rPr>
              <w:noProof/>
              <w:webHidden/>
            </w:rPr>
            <w:fldChar w:fldCharType="separate"/>
          </w:r>
          <w:ins w:id="207" w:author="David Conklin" w:date="2021-03-11T10:54:00Z">
            <w:r>
              <w:rPr>
                <w:noProof/>
                <w:webHidden/>
              </w:rPr>
              <w:t>38</w:t>
            </w:r>
            <w:r>
              <w:rPr>
                <w:noProof/>
                <w:webHidden/>
              </w:rPr>
              <w:fldChar w:fldCharType="end"/>
            </w:r>
            <w:r w:rsidRPr="007E279B">
              <w:rPr>
                <w:rStyle w:val="Hyperlink"/>
                <w:noProof/>
              </w:rPr>
              <w:fldChar w:fldCharType="end"/>
            </w:r>
          </w:ins>
        </w:p>
        <w:p w14:paraId="3E586FD5" w14:textId="0713DB68" w:rsidR="00A87BDD" w:rsidRDefault="00A87BDD">
          <w:pPr>
            <w:pStyle w:val="TOC1"/>
            <w:tabs>
              <w:tab w:val="right" w:leader="dot" w:pos="9350"/>
            </w:tabs>
            <w:rPr>
              <w:ins w:id="208" w:author="David Conklin" w:date="2021-03-11T10:54:00Z"/>
              <w:rFonts w:eastAsiaTheme="minorEastAsia"/>
              <w:noProof/>
            </w:rPr>
          </w:pPr>
          <w:ins w:id="20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McKenzie Basin Wetlands Study</w:t>
            </w:r>
            <w:r>
              <w:rPr>
                <w:noProof/>
                <w:webHidden/>
              </w:rPr>
              <w:tab/>
            </w:r>
            <w:r>
              <w:rPr>
                <w:noProof/>
                <w:webHidden/>
              </w:rPr>
              <w:fldChar w:fldCharType="begin"/>
            </w:r>
            <w:r>
              <w:rPr>
                <w:noProof/>
                <w:webHidden/>
              </w:rPr>
              <w:instrText xml:space="preserve"> PAGEREF _Toc66352536 \h </w:instrText>
            </w:r>
            <w:r>
              <w:rPr>
                <w:noProof/>
                <w:webHidden/>
              </w:rPr>
            </w:r>
          </w:ins>
          <w:r>
            <w:rPr>
              <w:noProof/>
              <w:webHidden/>
            </w:rPr>
            <w:fldChar w:fldCharType="separate"/>
          </w:r>
          <w:ins w:id="210" w:author="David Conklin" w:date="2021-03-11T10:54:00Z">
            <w:r>
              <w:rPr>
                <w:noProof/>
                <w:webHidden/>
              </w:rPr>
              <w:t>38</w:t>
            </w:r>
            <w:r>
              <w:rPr>
                <w:noProof/>
                <w:webHidden/>
              </w:rPr>
              <w:fldChar w:fldCharType="end"/>
            </w:r>
            <w:r w:rsidRPr="007E279B">
              <w:rPr>
                <w:rStyle w:val="Hyperlink"/>
                <w:noProof/>
              </w:rPr>
              <w:fldChar w:fldCharType="end"/>
            </w:r>
          </w:ins>
        </w:p>
        <w:p w14:paraId="61C703B0" w14:textId="38BC71D2" w:rsidR="00A87BDD" w:rsidRDefault="00A87BDD">
          <w:pPr>
            <w:pStyle w:val="TOC2"/>
            <w:tabs>
              <w:tab w:val="right" w:leader="dot" w:pos="9350"/>
            </w:tabs>
            <w:rPr>
              <w:ins w:id="211" w:author="David Conklin" w:date="2021-03-11T10:54:00Z"/>
              <w:rFonts w:eastAsiaTheme="minorEastAsia"/>
              <w:noProof/>
            </w:rPr>
          </w:pPr>
          <w:ins w:id="21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Project Overview</w:t>
            </w:r>
            <w:r>
              <w:rPr>
                <w:noProof/>
                <w:webHidden/>
              </w:rPr>
              <w:tab/>
            </w:r>
            <w:r>
              <w:rPr>
                <w:noProof/>
                <w:webHidden/>
              </w:rPr>
              <w:fldChar w:fldCharType="begin"/>
            </w:r>
            <w:r>
              <w:rPr>
                <w:noProof/>
                <w:webHidden/>
              </w:rPr>
              <w:instrText xml:space="preserve"> PAGEREF _Toc66352537 \h </w:instrText>
            </w:r>
            <w:r>
              <w:rPr>
                <w:noProof/>
                <w:webHidden/>
              </w:rPr>
            </w:r>
          </w:ins>
          <w:r>
            <w:rPr>
              <w:noProof/>
              <w:webHidden/>
            </w:rPr>
            <w:fldChar w:fldCharType="separate"/>
          </w:r>
          <w:ins w:id="213" w:author="David Conklin" w:date="2021-03-11T10:54:00Z">
            <w:r>
              <w:rPr>
                <w:noProof/>
                <w:webHidden/>
              </w:rPr>
              <w:t>38</w:t>
            </w:r>
            <w:r>
              <w:rPr>
                <w:noProof/>
                <w:webHidden/>
              </w:rPr>
              <w:fldChar w:fldCharType="end"/>
            </w:r>
            <w:r w:rsidRPr="007E279B">
              <w:rPr>
                <w:rStyle w:val="Hyperlink"/>
                <w:noProof/>
              </w:rPr>
              <w:fldChar w:fldCharType="end"/>
            </w:r>
          </w:ins>
        </w:p>
        <w:p w14:paraId="2AE55174" w14:textId="7BE2CCFB" w:rsidR="00A87BDD" w:rsidRDefault="00A87BDD">
          <w:pPr>
            <w:pStyle w:val="TOC2"/>
            <w:tabs>
              <w:tab w:val="right" w:leader="dot" w:pos="9350"/>
            </w:tabs>
            <w:rPr>
              <w:ins w:id="214" w:author="David Conklin" w:date="2021-03-11T10:54:00Z"/>
              <w:rFonts w:eastAsiaTheme="minorEastAsia"/>
              <w:noProof/>
            </w:rPr>
          </w:pPr>
          <w:ins w:id="21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"_Toc66352538"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Model and Simulation Overview</w:t>
            </w:r>
            <w:r>
              <w:rPr>
                <w:noProof/>
                <w:webHidden/>
              </w:rPr>
              <w:tab/>
            </w:r>
            <w:r>
              <w:rPr>
                <w:noProof/>
                <w:webHidden/>
              </w:rPr>
              <w:fldChar w:fldCharType="begin"/>
            </w:r>
            <w:r>
              <w:rPr>
                <w:noProof/>
                <w:webHidden/>
              </w:rPr>
              <w:instrText xml:space="preserve"> PAGEREF _Toc66352538 \h </w:instrText>
            </w:r>
            <w:r>
              <w:rPr>
                <w:noProof/>
                <w:webHidden/>
              </w:rPr>
            </w:r>
          </w:ins>
          <w:r>
            <w:rPr>
              <w:noProof/>
              <w:webHidden/>
            </w:rPr>
            <w:fldChar w:fldCharType="separate"/>
          </w:r>
          <w:ins w:id="216" w:author="David Conklin" w:date="2021-03-11T10:54:00Z">
            <w:r>
              <w:rPr>
                <w:noProof/>
                <w:webHidden/>
              </w:rPr>
              <w:t>41</w:t>
            </w:r>
            <w:r>
              <w:rPr>
                <w:noProof/>
                <w:webHidden/>
              </w:rPr>
              <w:fldChar w:fldCharType="end"/>
            </w:r>
            <w:r w:rsidRPr="007E279B">
              <w:rPr>
                <w:rStyle w:val="Hyperlink"/>
                <w:noProof/>
              </w:rPr>
              <w:fldChar w:fldCharType="end"/>
            </w:r>
          </w:ins>
        </w:p>
        <w:p w14:paraId="3A7292CD" w14:textId="1F8415B4" w:rsidR="00A87BDD" w:rsidRDefault="00A87BDD">
          <w:pPr>
            <w:pStyle w:val="TOC2"/>
            <w:tabs>
              <w:tab w:val="right" w:leader="dot" w:pos="9350"/>
            </w:tabs>
            <w:rPr>
              <w:ins w:id="217" w:author="David Conklin" w:date="2021-03-11T10:54:00Z"/>
              <w:rFonts w:eastAsiaTheme="minorEastAsia"/>
              <w:noProof/>
            </w:rPr>
          </w:pPr>
          <w:ins w:id="218" w:author="David Conklin" w:date="2021-03-11T10:54:00Z">
            <w:r w:rsidRPr="007E279B">
              <w:rPr>
                <w:rStyle w:val="Hyperlink"/>
                <w:noProof/>
              </w:rPr>
              <w:lastRenderedPageBreak/>
              <w:fldChar w:fldCharType="begin"/>
            </w:r>
            <w:r w:rsidRPr="007E279B">
              <w:rPr>
                <w:rStyle w:val="Hyperlink"/>
                <w:noProof/>
              </w:rPr>
              <w:instrText xml:space="preserve"> </w:instrText>
            </w:r>
            <w:r>
              <w:rPr>
                <w:noProof/>
              </w:rPr>
              <w:instrText>HYPERLINK \l "_Toc66352539"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_Toc66352539 \h </w:instrText>
            </w:r>
            <w:r>
              <w:rPr>
                <w:noProof/>
                <w:webHidden/>
              </w:rPr>
            </w:r>
          </w:ins>
          <w:r>
            <w:rPr>
              <w:noProof/>
              <w:webHidden/>
            </w:rPr>
            <w:fldChar w:fldCharType="separate"/>
          </w:r>
          <w:ins w:id="219" w:author="David Conklin" w:date="2021-03-11T10:54:00Z">
            <w:r>
              <w:rPr>
                <w:noProof/>
                <w:webHidden/>
              </w:rPr>
              <w:t>42</w:t>
            </w:r>
            <w:r>
              <w:rPr>
                <w:noProof/>
                <w:webHidden/>
              </w:rPr>
              <w:fldChar w:fldCharType="end"/>
            </w:r>
            <w:r w:rsidRPr="007E279B">
              <w:rPr>
                <w:rStyle w:val="Hyperlink"/>
                <w:noProof/>
              </w:rPr>
              <w:fldChar w:fldCharType="end"/>
            </w:r>
          </w:ins>
        </w:p>
        <w:p w14:paraId="58769D22" w14:textId="43B575BA" w:rsidR="00A87BDD" w:rsidRDefault="00A87BDD">
          <w:pPr>
            <w:pStyle w:val="TOC2"/>
            <w:tabs>
              <w:tab w:val="right" w:leader="dot" w:pos="9350"/>
            </w:tabs>
            <w:rPr>
              <w:ins w:id="220" w:author="David Conklin" w:date="2021-03-11T10:54:00Z"/>
              <w:rFonts w:eastAsiaTheme="minorEastAsia"/>
              <w:noProof/>
            </w:rPr>
          </w:pPr>
          <w:ins w:id="22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Data changes for better representation of wetlands</w:t>
            </w:r>
            <w:r>
              <w:rPr>
                <w:noProof/>
                <w:webHidden/>
              </w:rPr>
              <w:tab/>
            </w:r>
            <w:r>
              <w:rPr>
                <w:noProof/>
                <w:webHidden/>
              </w:rPr>
              <w:fldChar w:fldCharType="begin"/>
            </w:r>
            <w:r>
              <w:rPr>
                <w:noProof/>
                <w:webHidden/>
              </w:rPr>
              <w:instrText xml:space="preserve"> PAGEREF _Toc66352540 \h </w:instrText>
            </w:r>
            <w:r>
              <w:rPr>
                <w:noProof/>
                <w:webHidden/>
              </w:rPr>
            </w:r>
          </w:ins>
          <w:r>
            <w:rPr>
              <w:noProof/>
              <w:webHidden/>
            </w:rPr>
            <w:fldChar w:fldCharType="separate"/>
          </w:r>
          <w:ins w:id="222" w:author="David Conklin" w:date="2021-03-11T10:54:00Z">
            <w:r>
              <w:rPr>
                <w:noProof/>
                <w:webHidden/>
              </w:rPr>
              <w:t>42</w:t>
            </w:r>
            <w:r>
              <w:rPr>
                <w:noProof/>
                <w:webHidden/>
              </w:rPr>
              <w:fldChar w:fldCharType="end"/>
            </w:r>
            <w:r w:rsidRPr="007E279B">
              <w:rPr>
                <w:rStyle w:val="Hyperlink"/>
                <w:noProof/>
              </w:rPr>
              <w:fldChar w:fldCharType="end"/>
            </w:r>
          </w:ins>
        </w:p>
        <w:p w14:paraId="5977194F" w14:textId="165C30F6" w:rsidR="00A87BDD" w:rsidRDefault="00A87BDD">
          <w:pPr>
            <w:pStyle w:val="TOC2"/>
            <w:tabs>
              <w:tab w:val="right" w:leader="dot" w:pos="9350"/>
            </w:tabs>
            <w:rPr>
              <w:ins w:id="223" w:author="David Conklin" w:date="2021-03-11T10:54:00Z"/>
              <w:rFonts w:eastAsiaTheme="minorEastAsia"/>
              <w:noProof/>
            </w:rPr>
          </w:pPr>
          <w:ins w:id="22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Projection, Calendar, and Units</w:t>
            </w:r>
            <w:r>
              <w:rPr>
                <w:noProof/>
                <w:webHidden/>
              </w:rPr>
              <w:tab/>
            </w:r>
            <w:r>
              <w:rPr>
                <w:noProof/>
                <w:webHidden/>
              </w:rPr>
              <w:fldChar w:fldCharType="begin"/>
            </w:r>
            <w:r>
              <w:rPr>
                <w:noProof/>
                <w:webHidden/>
              </w:rPr>
              <w:instrText xml:space="preserve"> PAGEREF _Toc66352541 \h </w:instrText>
            </w:r>
            <w:r>
              <w:rPr>
                <w:noProof/>
                <w:webHidden/>
              </w:rPr>
            </w:r>
          </w:ins>
          <w:r>
            <w:rPr>
              <w:noProof/>
              <w:webHidden/>
            </w:rPr>
            <w:fldChar w:fldCharType="separate"/>
          </w:r>
          <w:ins w:id="225" w:author="David Conklin" w:date="2021-03-11T10:54:00Z">
            <w:r>
              <w:rPr>
                <w:noProof/>
                <w:webHidden/>
              </w:rPr>
              <w:t>43</w:t>
            </w:r>
            <w:r>
              <w:rPr>
                <w:noProof/>
                <w:webHidden/>
              </w:rPr>
              <w:fldChar w:fldCharType="end"/>
            </w:r>
            <w:r w:rsidRPr="007E279B">
              <w:rPr>
                <w:rStyle w:val="Hyperlink"/>
                <w:noProof/>
              </w:rPr>
              <w:fldChar w:fldCharType="end"/>
            </w:r>
          </w:ins>
        </w:p>
        <w:p w14:paraId="4912E47C" w14:textId="64D9C3E1" w:rsidR="00A87BDD" w:rsidRDefault="00A87BDD">
          <w:pPr>
            <w:pStyle w:val="TOC2"/>
            <w:tabs>
              <w:tab w:val="right" w:leader="dot" w:pos="9350"/>
            </w:tabs>
            <w:rPr>
              <w:ins w:id="226" w:author="David Conklin" w:date="2021-03-11T10:54:00Z"/>
              <w:rFonts w:eastAsiaTheme="minorEastAsia"/>
              <w:noProof/>
            </w:rPr>
          </w:pPr>
          <w:ins w:id="22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Simulation of changes in wetlands over time</w:t>
            </w:r>
            <w:r>
              <w:rPr>
                <w:noProof/>
                <w:webHidden/>
              </w:rPr>
              <w:tab/>
            </w:r>
            <w:r>
              <w:rPr>
                <w:noProof/>
                <w:webHidden/>
              </w:rPr>
              <w:fldChar w:fldCharType="begin"/>
            </w:r>
            <w:r>
              <w:rPr>
                <w:noProof/>
                <w:webHidden/>
              </w:rPr>
              <w:instrText xml:space="preserve"> PAGEREF _Toc66352542 \h </w:instrText>
            </w:r>
            <w:r>
              <w:rPr>
                <w:noProof/>
                <w:webHidden/>
              </w:rPr>
            </w:r>
          </w:ins>
          <w:r>
            <w:rPr>
              <w:noProof/>
              <w:webHidden/>
            </w:rPr>
            <w:fldChar w:fldCharType="separate"/>
          </w:r>
          <w:ins w:id="228" w:author="David Conklin" w:date="2021-03-11T10:54:00Z">
            <w:r>
              <w:rPr>
                <w:noProof/>
                <w:webHidden/>
              </w:rPr>
              <w:t>43</w:t>
            </w:r>
            <w:r>
              <w:rPr>
                <w:noProof/>
                <w:webHidden/>
              </w:rPr>
              <w:fldChar w:fldCharType="end"/>
            </w:r>
            <w:r w:rsidRPr="007E279B">
              <w:rPr>
                <w:rStyle w:val="Hyperlink"/>
                <w:noProof/>
              </w:rPr>
              <w:fldChar w:fldCharType="end"/>
            </w:r>
          </w:ins>
        </w:p>
        <w:p w14:paraId="74D43B64" w14:textId="7111895D" w:rsidR="00A87BDD" w:rsidRDefault="00A87BDD">
          <w:pPr>
            <w:pStyle w:val="TOC2"/>
            <w:tabs>
              <w:tab w:val="right" w:leader="dot" w:pos="9350"/>
            </w:tabs>
            <w:rPr>
              <w:ins w:id="229" w:author="David Conklin" w:date="2021-03-11T10:54:00Z"/>
              <w:rFonts w:eastAsiaTheme="minorEastAsia"/>
              <w:noProof/>
            </w:rPr>
          </w:pPr>
          <w:ins w:id="23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How wetlands are represented in the model</w:t>
            </w:r>
            <w:r>
              <w:rPr>
                <w:noProof/>
                <w:webHidden/>
              </w:rPr>
              <w:tab/>
            </w:r>
            <w:r>
              <w:rPr>
                <w:noProof/>
                <w:webHidden/>
              </w:rPr>
              <w:fldChar w:fldCharType="begin"/>
            </w:r>
            <w:r>
              <w:rPr>
                <w:noProof/>
                <w:webHidden/>
              </w:rPr>
              <w:instrText xml:space="preserve"> PAGEREF _Toc66352543 \h </w:instrText>
            </w:r>
            <w:r>
              <w:rPr>
                <w:noProof/>
                <w:webHidden/>
              </w:rPr>
            </w:r>
          </w:ins>
          <w:r>
            <w:rPr>
              <w:noProof/>
              <w:webHidden/>
            </w:rPr>
            <w:fldChar w:fldCharType="separate"/>
          </w:r>
          <w:ins w:id="231" w:author="David Conklin" w:date="2021-03-11T10:54:00Z">
            <w:r>
              <w:rPr>
                <w:noProof/>
                <w:webHidden/>
              </w:rPr>
              <w:t>43</w:t>
            </w:r>
            <w:r>
              <w:rPr>
                <w:noProof/>
                <w:webHidden/>
              </w:rPr>
              <w:fldChar w:fldCharType="end"/>
            </w:r>
            <w:r w:rsidRPr="007E279B">
              <w:rPr>
                <w:rStyle w:val="Hyperlink"/>
                <w:noProof/>
              </w:rPr>
              <w:fldChar w:fldCharType="end"/>
            </w:r>
          </w:ins>
        </w:p>
        <w:p w14:paraId="0CF75D13" w14:textId="2ED7603D" w:rsidR="00A87BDD" w:rsidRDefault="00A87BDD">
          <w:pPr>
            <w:pStyle w:val="TOC2"/>
            <w:tabs>
              <w:tab w:val="right" w:leader="dot" w:pos="9350"/>
            </w:tabs>
            <w:rPr>
              <w:ins w:id="232" w:author="David Conklin" w:date="2021-03-11T10:54:00Z"/>
              <w:rFonts w:eastAsiaTheme="minorEastAsia"/>
              <w:noProof/>
            </w:rPr>
          </w:pPr>
          <w:ins w:id="23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Attributes of interest in the wetlands study</w:t>
            </w:r>
            <w:r>
              <w:rPr>
                <w:noProof/>
                <w:webHidden/>
              </w:rPr>
              <w:tab/>
            </w:r>
            <w:r>
              <w:rPr>
                <w:noProof/>
                <w:webHidden/>
              </w:rPr>
              <w:fldChar w:fldCharType="begin"/>
            </w:r>
            <w:r>
              <w:rPr>
                <w:noProof/>
                <w:webHidden/>
              </w:rPr>
              <w:instrText xml:space="preserve"> PAGEREF _Toc66352544 \h </w:instrText>
            </w:r>
            <w:r>
              <w:rPr>
                <w:noProof/>
                <w:webHidden/>
              </w:rPr>
            </w:r>
          </w:ins>
          <w:r>
            <w:rPr>
              <w:noProof/>
              <w:webHidden/>
            </w:rPr>
            <w:fldChar w:fldCharType="separate"/>
          </w:r>
          <w:ins w:id="234" w:author="David Conklin" w:date="2021-03-11T10:54:00Z">
            <w:r>
              <w:rPr>
                <w:noProof/>
                <w:webHidden/>
              </w:rPr>
              <w:t>45</w:t>
            </w:r>
            <w:r>
              <w:rPr>
                <w:noProof/>
                <w:webHidden/>
              </w:rPr>
              <w:fldChar w:fldCharType="end"/>
            </w:r>
            <w:r w:rsidRPr="007E279B">
              <w:rPr>
                <w:rStyle w:val="Hyperlink"/>
                <w:noProof/>
              </w:rPr>
              <w:fldChar w:fldCharType="end"/>
            </w:r>
          </w:ins>
        </w:p>
        <w:p w14:paraId="08BA4B31" w14:textId="145B4F23" w:rsidR="00A87BDD" w:rsidRDefault="00A87BDD">
          <w:pPr>
            <w:pStyle w:val="TOC2"/>
            <w:tabs>
              <w:tab w:val="right" w:leader="dot" w:pos="9350"/>
            </w:tabs>
            <w:rPr>
              <w:ins w:id="235" w:author="David Conklin" w:date="2021-03-11T10:54:00Z"/>
              <w:rFonts w:eastAsiaTheme="minorEastAsia"/>
              <w:noProof/>
            </w:rPr>
          </w:pPr>
          <w:ins w:id="23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A WETNESS attribute</w:t>
            </w:r>
            <w:r>
              <w:rPr>
                <w:noProof/>
                <w:webHidden/>
              </w:rPr>
              <w:tab/>
            </w:r>
            <w:r>
              <w:rPr>
                <w:noProof/>
                <w:webHidden/>
              </w:rPr>
              <w:fldChar w:fldCharType="begin"/>
            </w:r>
            <w:r>
              <w:rPr>
                <w:noProof/>
                <w:webHidden/>
              </w:rPr>
              <w:instrText xml:space="preserve"> PAGEREF _Toc66352545 \h </w:instrText>
            </w:r>
            <w:r>
              <w:rPr>
                <w:noProof/>
                <w:webHidden/>
              </w:rPr>
            </w:r>
          </w:ins>
          <w:r>
            <w:rPr>
              <w:noProof/>
              <w:webHidden/>
            </w:rPr>
            <w:fldChar w:fldCharType="separate"/>
          </w:r>
          <w:ins w:id="237" w:author="David Conklin" w:date="2021-03-11T10:54:00Z">
            <w:r>
              <w:rPr>
                <w:noProof/>
                <w:webHidden/>
              </w:rPr>
              <w:t>45</w:t>
            </w:r>
            <w:r>
              <w:rPr>
                <w:noProof/>
                <w:webHidden/>
              </w:rPr>
              <w:fldChar w:fldCharType="end"/>
            </w:r>
            <w:r w:rsidRPr="007E279B">
              <w:rPr>
                <w:rStyle w:val="Hyperlink"/>
                <w:noProof/>
              </w:rPr>
              <w:fldChar w:fldCharType="end"/>
            </w:r>
          </w:ins>
        </w:p>
        <w:p w14:paraId="6DE34D7F" w14:textId="2D312083" w:rsidR="00A87BDD" w:rsidRDefault="00A87BDD">
          <w:pPr>
            <w:pStyle w:val="TOC2"/>
            <w:tabs>
              <w:tab w:val="right" w:leader="dot" w:pos="9350"/>
            </w:tabs>
            <w:rPr>
              <w:ins w:id="238" w:author="David Conklin" w:date="2021-03-11T10:54:00Z"/>
              <w:rFonts w:eastAsiaTheme="minorEastAsia"/>
              <w:noProof/>
            </w:rPr>
          </w:pPr>
          <w:ins w:id="23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_Toc66352546 \h </w:instrText>
            </w:r>
            <w:r>
              <w:rPr>
                <w:noProof/>
                <w:webHidden/>
              </w:rPr>
            </w:r>
          </w:ins>
          <w:r>
            <w:rPr>
              <w:noProof/>
              <w:webHidden/>
            </w:rPr>
            <w:fldChar w:fldCharType="separate"/>
          </w:r>
          <w:ins w:id="240" w:author="David Conklin" w:date="2021-03-11T10:54:00Z">
            <w:r>
              <w:rPr>
                <w:noProof/>
                <w:webHidden/>
              </w:rPr>
              <w:t>46</w:t>
            </w:r>
            <w:r>
              <w:rPr>
                <w:noProof/>
                <w:webHidden/>
              </w:rPr>
              <w:fldChar w:fldCharType="end"/>
            </w:r>
            <w:r w:rsidRPr="007E279B">
              <w:rPr>
                <w:rStyle w:val="Hyperlink"/>
                <w:noProof/>
              </w:rPr>
              <w:fldChar w:fldCharType="end"/>
            </w:r>
          </w:ins>
        </w:p>
        <w:p w14:paraId="4420F1E7" w14:textId="1E0201B8" w:rsidR="00A87BDD" w:rsidRDefault="00A87BDD">
          <w:pPr>
            <w:pStyle w:val="TOC3"/>
            <w:tabs>
              <w:tab w:val="right" w:leader="dot" w:pos="9350"/>
            </w:tabs>
            <w:rPr>
              <w:ins w:id="241" w:author="David Conklin" w:date="2021-03-11T10:54:00Z"/>
              <w:rFonts w:eastAsiaTheme="minorEastAsia"/>
              <w:noProof/>
            </w:rPr>
          </w:pPr>
          <w:ins w:id="24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Wetland IDU parameters</w:t>
            </w:r>
            <w:r>
              <w:rPr>
                <w:noProof/>
                <w:webHidden/>
              </w:rPr>
              <w:tab/>
            </w:r>
            <w:r>
              <w:rPr>
                <w:noProof/>
                <w:webHidden/>
              </w:rPr>
              <w:fldChar w:fldCharType="begin"/>
            </w:r>
            <w:r>
              <w:rPr>
                <w:noProof/>
                <w:webHidden/>
              </w:rPr>
              <w:instrText xml:space="preserve"> PAGEREF _Toc66352547 \h </w:instrText>
            </w:r>
            <w:r>
              <w:rPr>
                <w:noProof/>
                <w:webHidden/>
              </w:rPr>
            </w:r>
          </w:ins>
          <w:r>
            <w:rPr>
              <w:noProof/>
              <w:webHidden/>
            </w:rPr>
            <w:fldChar w:fldCharType="separate"/>
          </w:r>
          <w:ins w:id="243" w:author="David Conklin" w:date="2021-03-11T10:54:00Z">
            <w:r>
              <w:rPr>
                <w:noProof/>
                <w:webHidden/>
              </w:rPr>
              <w:t>46</w:t>
            </w:r>
            <w:r>
              <w:rPr>
                <w:noProof/>
                <w:webHidden/>
              </w:rPr>
              <w:fldChar w:fldCharType="end"/>
            </w:r>
            <w:r w:rsidRPr="007E279B">
              <w:rPr>
                <w:rStyle w:val="Hyperlink"/>
                <w:noProof/>
              </w:rPr>
              <w:fldChar w:fldCharType="end"/>
            </w:r>
          </w:ins>
        </w:p>
        <w:p w14:paraId="3EED12FE" w14:textId="162AD43E" w:rsidR="00A87BDD" w:rsidRDefault="00A87BDD">
          <w:pPr>
            <w:pStyle w:val="TOC3"/>
            <w:tabs>
              <w:tab w:val="right" w:leader="dot" w:pos="9350"/>
            </w:tabs>
            <w:rPr>
              <w:ins w:id="244" w:author="David Conklin" w:date="2021-03-11T10:54:00Z"/>
              <w:rFonts w:eastAsiaTheme="minorEastAsia"/>
              <w:noProof/>
            </w:rPr>
          </w:pPr>
          <w:ins w:id="24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Reach parameters</w:t>
            </w:r>
            <w:r>
              <w:rPr>
                <w:noProof/>
                <w:webHidden/>
              </w:rPr>
              <w:tab/>
            </w:r>
            <w:r>
              <w:rPr>
                <w:noProof/>
                <w:webHidden/>
              </w:rPr>
              <w:fldChar w:fldCharType="begin"/>
            </w:r>
            <w:r>
              <w:rPr>
                <w:noProof/>
                <w:webHidden/>
              </w:rPr>
              <w:instrText xml:space="preserve"> PAGEREF _Toc66352548 \h </w:instrText>
            </w:r>
            <w:r>
              <w:rPr>
                <w:noProof/>
                <w:webHidden/>
              </w:rPr>
            </w:r>
          </w:ins>
          <w:r>
            <w:rPr>
              <w:noProof/>
              <w:webHidden/>
            </w:rPr>
            <w:fldChar w:fldCharType="separate"/>
          </w:r>
          <w:ins w:id="246" w:author="David Conklin" w:date="2021-03-11T10:54:00Z">
            <w:r>
              <w:rPr>
                <w:noProof/>
                <w:webHidden/>
              </w:rPr>
              <w:t>46</w:t>
            </w:r>
            <w:r>
              <w:rPr>
                <w:noProof/>
                <w:webHidden/>
              </w:rPr>
              <w:fldChar w:fldCharType="end"/>
            </w:r>
            <w:r w:rsidRPr="007E279B">
              <w:rPr>
                <w:rStyle w:val="Hyperlink"/>
                <w:noProof/>
              </w:rPr>
              <w:fldChar w:fldCharType="end"/>
            </w:r>
          </w:ins>
        </w:p>
        <w:p w14:paraId="27FE7F94" w14:textId="0335E4FB" w:rsidR="00A87BDD" w:rsidRDefault="00A87BDD">
          <w:pPr>
            <w:pStyle w:val="TOC2"/>
            <w:tabs>
              <w:tab w:val="right" w:leader="dot" w:pos="9350"/>
            </w:tabs>
            <w:rPr>
              <w:ins w:id="247" w:author="David Conklin" w:date="2021-03-11T10:54:00Z"/>
              <w:rFonts w:eastAsiaTheme="minorEastAsia"/>
              <w:noProof/>
            </w:rPr>
          </w:pPr>
          <w:ins w:id="24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"_Toc66352549"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Loss (or gain) of wetlands</w:t>
            </w:r>
            <w:r>
              <w:rPr>
                <w:noProof/>
                <w:webHidden/>
              </w:rPr>
              <w:tab/>
            </w:r>
            <w:r>
              <w:rPr>
                <w:noProof/>
                <w:webHidden/>
              </w:rPr>
              <w:fldChar w:fldCharType="begin"/>
            </w:r>
            <w:r>
              <w:rPr>
                <w:noProof/>
                <w:webHidden/>
              </w:rPr>
              <w:instrText xml:space="preserve"> PAGEREF _Toc66352549 \h </w:instrText>
            </w:r>
            <w:r>
              <w:rPr>
                <w:noProof/>
                <w:webHidden/>
              </w:rPr>
            </w:r>
          </w:ins>
          <w:r>
            <w:rPr>
              <w:noProof/>
              <w:webHidden/>
            </w:rPr>
            <w:fldChar w:fldCharType="separate"/>
          </w:r>
          <w:ins w:id="249" w:author="David Conklin" w:date="2021-03-11T10:54:00Z">
            <w:r>
              <w:rPr>
                <w:noProof/>
                <w:webHidden/>
              </w:rPr>
              <w:t>47</w:t>
            </w:r>
            <w:r>
              <w:rPr>
                <w:noProof/>
                <w:webHidden/>
              </w:rPr>
              <w:fldChar w:fldCharType="end"/>
            </w:r>
            <w:r w:rsidRPr="007E279B">
              <w:rPr>
                <w:rStyle w:val="Hyperlink"/>
                <w:noProof/>
              </w:rPr>
              <w:fldChar w:fldCharType="end"/>
            </w:r>
          </w:ins>
        </w:p>
        <w:p w14:paraId="69711A6B" w14:textId="0CF12429" w:rsidR="00A87BDD" w:rsidRDefault="00A87BDD">
          <w:pPr>
            <w:pStyle w:val="TOC2"/>
            <w:tabs>
              <w:tab w:val="right" w:leader="dot" w:pos="9350"/>
            </w:tabs>
            <w:rPr>
              <w:ins w:id="250" w:author="David Conklin" w:date="2021-03-11T10:54:00Z"/>
              <w:rFonts w:eastAsiaTheme="minorEastAsia"/>
              <w:noProof/>
            </w:rPr>
          </w:pPr>
          <w:ins w:id="25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Reality check</w:t>
            </w:r>
            <w:r>
              <w:rPr>
                <w:noProof/>
                <w:webHidden/>
              </w:rPr>
              <w:tab/>
            </w:r>
            <w:r>
              <w:rPr>
                <w:noProof/>
                <w:webHidden/>
              </w:rPr>
              <w:fldChar w:fldCharType="begin"/>
            </w:r>
            <w:r>
              <w:rPr>
                <w:noProof/>
                <w:webHidden/>
              </w:rPr>
              <w:instrText xml:space="preserve"> PAGEREF _Toc66352550 \h </w:instrText>
            </w:r>
            <w:r>
              <w:rPr>
                <w:noProof/>
                <w:webHidden/>
              </w:rPr>
            </w:r>
          </w:ins>
          <w:r>
            <w:rPr>
              <w:noProof/>
              <w:webHidden/>
            </w:rPr>
            <w:fldChar w:fldCharType="separate"/>
          </w:r>
          <w:ins w:id="252" w:author="David Conklin" w:date="2021-03-11T10:54:00Z">
            <w:r>
              <w:rPr>
                <w:noProof/>
                <w:webHidden/>
              </w:rPr>
              <w:t>47</w:t>
            </w:r>
            <w:r>
              <w:rPr>
                <w:noProof/>
                <w:webHidden/>
              </w:rPr>
              <w:fldChar w:fldCharType="end"/>
            </w:r>
            <w:r w:rsidRPr="007E279B">
              <w:rPr>
                <w:rStyle w:val="Hyperlink"/>
                <w:noProof/>
              </w:rPr>
              <w:fldChar w:fldCharType="end"/>
            </w:r>
          </w:ins>
        </w:p>
        <w:p w14:paraId="330F69EA" w14:textId="177AD3D4" w:rsidR="00A87BDD" w:rsidRDefault="00A87BDD">
          <w:pPr>
            <w:pStyle w:val="TOC2"/>
            <w:tabs>
              <w:tab w:val="right" w:leader="dot" w:pos="9350"/>
            </w:tabs>
            <w:rPr>
              <w:ins w:id="253" w:author="David Conklin" w:date="2021-03-11T10:54:00Z"/>
              <w:rFonts w:eastAsiaTheme="minorEastAsia"/>
              <w:noProof/>
            </w:rPr>
          </w:pPr>
          <w:ins w:id="25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High Cascades Springs</w:t>
            </w:r>
            <w:r>
              <w:rPr>
                <w:noProof/>
                <w:webHidden/>
              </w:rPr>
              <w:tab/>
            </w:r>
            <w:r>
              <w:rPr>
                <w:noProof/>
                <w:webHidden/>
              </w:rPr>
              <w:fldChar w:fldCharType="begin"/>
            </w:r>
            <w:r>
              <w:rPr>
                <w:noProof/>
                <w:webHidden/>
              </w:rPr>
              <w:instrText xml:space="preserve"> PAGEREF _Toc66352551 \h </w:instrText>
            </w:r>
            <w:r>
              <w:rPr>
                <w:noProof/>
                <w:webHidden/>
              </w:rPr>
            </w:r>
          </w:ins>
          <w:r>
            <w:rPr>
              <w:noProof/>
              <w:webHidden/>
            </w:rPr>
            <w:fldChar w:fldCharType="separate"/>
          </w:r>
          <w:ins w:id="255" w:author="David Conklin" w:date="2021-03-11T10:54:00Z">
            <w:r>
              <w:rPr>
                <w:noProof/>
                <w:webHidden/>
              </w:rPr>
              <w:t>49</w:t>
            </w:r>
            <w:r>
              <w:rPr>
                <w:noProof/>
                <w:webHidden/>
              </w:rPr>
              <w:fldChar w:fldCharType="end"/>
            </w:r>
            <w:r w:rsidRPr="007E279B">
              <w:rPr>
                <w:rStyle w:val="Hyperlink"/>
                <w:noProof/>
              </w:rPr>
              <w:fldChar w:fldCharType="end"/>
            </w:r>
          </w:ins>
        </w:p>
        <w:p w14:paraId="715F1730" w14:textId="0BF74225" w:rsidR="00A87BDD" w:rsidRDefault="00A87BDD">
          <w:pPr>
            <w:pStyle w:val="TOC2"/>
            <w:tabs>
              <w:tab w:val="right" w:leader="dot" w:pos="9350"/>
            </w:tabs>
            <w:rPr>
              <w:ins w:id="256" w:author="David Conklin" w:date="2021-03-11T10:54:00Z"/>
              <w:rFonts w:eastAsiaTheme="minorEastAsia"/>
              <w:noProof/>
            </w:rPr>
          </w:pPr>
          <w:ins w:id="257"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"_Toc66352552"</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Calibration and simulation skill</w:t>
            </w:r>
            <w:r>
              <w:rPr>
                <w:noProof/>
                <w:webHidden/>
              </w:rPr>
              <w:tab/>
            </w:r>
            <w:r>
              <w:rPr>
                <w:noProof/>
                <w:webHidden/>
              </w:rPr>
              <w:fldChar w:fldCharType="begin"/>
            </w:r>
            <w:r>
              <w:rPr>
                <w:noProof/>
                <w:webHidden/>
              </w:rPr>
              <w:instrText xml:space="preserve"> PAGEREF _Toc66352552 \h </w:instrText>
            </w:r>
            <w:r>
              <w:rPr>
                <w:noProof/>
                <w:webHidden/>
              </w:rPr>
            </w:r>
          </w:ins>
          <w:r>
            <w:rPr>
              <w:noProof/>
              <w:webHidden/>
            </w:rPr>
            <w:fldChar w:fldCharType="separate"/>
          </w:r>
          <w:ins w:id="258" w:author="David Conklin" w:date="2021-03-11T10:54:00Z">
            <w:r>
              <w:rPr>
                <w:noProof/>
                <w:webHidden/>
              </w:rPr>
              <w:t>50</w:t>
            </w:r>
            <w:r>
              <w:rPr>
                <w:noProof/>
                <w:webHidden/>
              </w:rPr>
              <w:fldChar w:fldCharType="end"/>
            </w:r>
            <w:r w:rsidRPr="007E279B">
              <w:rPr>
                <w:rStyle w:val="Hyperlink"/>
                <w:noProof/>
              </w:rPr>
              <w:fldChar w:fldCharType="end"/>
            </w:r>
          </w:ins>
        </w:p>
        <w:p w14:paraId="68097CD4" w14:textId="2F6380AB" w:rsidR="00A87BDD" w:rsidRDefault="00A87BDD">
          <w:pPr>
            <w:pStyle w:val="TOC2"/>
            <w:tabs>
              <w:tab w:val="right" w:leader="dot" w:pos="9350"/>
            </w:tabs>
            <w:rPr>
              <w:ins w:id="259" w:author="David Conklin" w:date="2021-03-11T10:54:00Z"/>
              <w:rFonts w:eastAsiaTheme="minorEastAsia"/>
              <w:noProof/>
            </w:rPr>
          </w:pPr>
          <w:ins w:id="260"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"_Toc66352553"</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Analysis of locations where the model has low skill</w:t>
            </w:r>
            <w:r>
              <w:rPr>
                <w:noProof/>
                <w:webHidden/>
              </w:rPr>
              <w:tab/>
            </w:r>
            <w:r>
              <w:rPr>
                <w:noProof/>
                <w:webHidden/>
              </w:rPr>
              <w:fldChar w:fldCharType="begin"/>
            </w:r>
            <w:r>
              <w:rPr>
                <w:noProof/>
                <w:webHidden/>
              </w:rPr>
              <w:instrText xml:space="preserve"> PAGEREF _Toc66352553 \h </w:instrText>
            </w:r>
            <w:r>
              <w:rPr>
                <w:noProof/>
                <w:webHidden/>
              </w:rPr>
            </w:r>
          </w:ins>
          <w:r>
            <w:rPr>
              <w:noProof/>
              <w:webHidden/>
            </w:rPr>
            <w:fldChar w:fldCharType="separate"/>
          </w:r>
          <w:ins w:id="261" w:author="David Conklin" w:date="2021-03-11T10:54:00Z">
            <w:r>
              <w:rPr>
                <w:noProof/>
                <w:webHidden/>
              </w:rPr>
              <w:t>54</w:t>
            </w:r>
            <w:r>
              <w:rPr>
                <w:noProof/>
                <w:webHidden/>
              </w:rPr>
              <w:fldChar w:fldCharType="end"/>
            </w:r>
            <w:r w:rsidRPr="007E279B">
              <w:rPr>
                <w:rStyle w:val="Hyperlink"/>
                <w:noProof/>
              </w:rPr>
              <w:fldChar w:fldCharType="end"/>
            </w:r>
          </w:ins>
        </w:p>
        <w:p w14:paraId="4F06BC8A" w14:textId="17CE51E5" w:rsidR="00A87BDD" w:rsidRDefault="00A87BDD">
          <w:pPr>
            <w:pStyle w:val="TOC2"/>
            <w:tabs>
              <w:tab w:val="right" w:leader="dot" w:pos="9350"/>
            </w:tabs>
            <w:rPr>
              <w:ins w:id="262" w:author="David Conklin" w:date="2021-03-11T10:54:00Z"/>
              <w:rFonts w:eastAsiaTheme="minorEastAsia"/>
              <w:noProof/>
            </w:rPr>
          </w:pPr>
          <w:ins w:id="263"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"_Toc66352554"</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_Toc66352554 \h </w:instrText>
            </w:r>
            <w:r>
              <w:rPr>
                <w:noProof/>
                <w:webHidden/>
              </w:rPr>
            </w:r>
          </w:ins>
          <w:r>
            <w:rPr>
              <w:noProof/>
              <w:webHidden/>
            </w:rPr>
            <w:fldChar w:fldCharType="separate"/>
          </w:r>
          <w:ins w:id="264" w:author="David Conklin" w:date="2021-03-11T10:54:00Z">
            <w:r>
              <w:rPr>
                <w:noProof/>
                <w:webHidden/>
              </w:rPr>
              <w:t>55</w:t>
            </w:r>
            <w:r>
              <w:rPr>
                <w:noProof/>
                <w:webHidden/>
              </w:rPr>
              <w:fldChar w:fldCharType="end"/>
            </w:r>
            <w:r w:rsidRPr="007E279B">
              <w:rPr>
                <w:rStyle w:val="Hyperlink"/>
                <w:noProof/>
              </w:rPr>
              <w:fldChar w:fldCharType="end"/>
            </w:r>
          </w:ins>
        </w:p>
        <w:p w14:paraId="507BC6B5" w14:textId="487418EA" w:rsidR="00A87BDD" w:rsidRDefault="00A87BDD">
          <w:pPr>
            <w:pStyle w:val="TOC2"/>
            <w:tabs>
              <w:tab w:val="right" w:leader="dot" w:pos="9350"/>
            </w:tabs>
            <w:rPr>
              <w:ins w:id="265" w:author="David Conklin" w:date="2021-03-11T10:54:00Z"/>
              <w:rFonts w:eastAsiaTheme="minorEastAsia"/>
              <w:noProof/>
            </w:rPr>
          </w:pPr>
          <w:ins w:id="266"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"_Toc66352555"</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CW3M v. Shade-a-lator</w:t>
            </w:r>
            <w:r>
              <w:rPr>
                <w:noProof/>
                <w:webHidden/>
              </w:rPr>
              <w:tab/>
            </w:r>
            <w:r>
              <w:rPr>
                <w:noProof/>
                <w:webHidden/>
              </w:rPr>
              <w:fldChar w:fldCharType="begin"/>
            </w:r>
            <w:r>
              <w:rPr>
                <w:noProof/>
                <w:webHidden/>
              </w:rPr>
              <w:instrText xml:space="preserve"> PAGEREF _Toc66352555 \h </w:instrText>
            </w:r>
            <w:r>
              <w:rPr>
                <w:noProof/>
                <w:webHidden/>
              </w:rPr>
            </w:r>
          </w:ins>
          <w:r>
            <w:rPr>
              <w:noProof/>
              <w:webHidden/>
            </w:rPr>
            <w:fldChar w:fldCharType="separate"/>
          </w:r>
          <w:ins w:id="267" w:author="David Conklin" w:date="2021-03-11T10:54:00Z">
            <w:r>
              <w:rPr>
                <w:noProof/>
                <w:webHidden/>
              </w:rPr>
              <w:t>56</w:t>
            </w:r>
            <w:r>
              <w:rPr>
                <w:noProof/>
                <w:webHidden/>
              </w:rPr>
              <w:fldChar w:fldCharType="end"/>
            </w:r>
            <w:r w:rsidRPr="007E279B">
              <w:rPr>
                <w:rStyle w:val="Hyperlink"/>
                <w:noProof/>
              </w:rPr>
              <w:fldChar w:fldCharType="end"/>
            </w:r>
          </w:ins>
        </w:p>
        <w:p w14:paraId="37830005" w14:textId="617836A1" w:rsidR="00A87BDD" w:rsidRDefault="00A87BDD">
          <w:pPr>
            <w:pStyle w:val="TOC2"/>
            <w:tabs>
              <w:tab w:val="right" w:leader="dot" w:pos="9350"/>
            </w:tabs>
            <w:rPr>
              <w:ins w:id="268" w:author="David Conklin" w:date="2021-03-11T10:54:00Z"/>
              <w:rFonts w:eastAsiaTheme="minorEastAsia"/>
              <w:noProof/>
            </w:rPr>
          </w:pPr>
          <w:ins w:id="269"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"_Toc66352556"</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Comparison of CW3M results to Shade-a-lator results</w:t>
            </w:r>
            <w:r>
              <w:rPr>
                <w:noProof/>
                <w:webHidden/>
              </w:rPr>
              <w:tab/>
            </w:r>
            <w:r>
              <w:rPr>
                <w:noProof/>
                <w:webHidden/>
              </w:rPr>
              <w:fldChar w:fldCharType="begin"/>
            </w:r>
            <w:r>
              <w:rPr>
                <w:noProof/>
                <w:webHidden/>
              </w:rPr>
              <w:instrText xml:space="preserve"> PAGEREF _Toc66352556 \h </w:instrText>
            </w:r>
            <w:r>
              <w:rPr>
                <w:noProof/>
                <w:webHidden/>
              </w:rPr>
            </w:r>
          </w:ins>
          <w:r>
            <w:rPr>
              <w:noProof/>
              <w:webHidden/>
            </w:rPr>
            <w:fldChar w:fldCharType="separate"/>
          </w:r>
          <w:ins w:id="270" w:author="David Conklin" w:date="2021-03-11T10:54:00Z">
            <w:r>
              <w:rPr>
                <w:noProof/>
                <w:webHidden/>
              </w:rPr>
              <w:t>58</w:t>
            </w:r>
            <w:r>
              <w:rPr>
                <w:noProof/>
                <w:webHidden/>
              </w:rPr>
              <w:fldChar w:fldCharType="end"/>
            </w:r>
            <w:r w:rsidRPr="007E279B">
              <w:rPr>
                <w:rStyle w:val="Hyperlink"/>
                <w:noProof/>
              </w:rPr>
              <w:fldChar w:fldCharType="end"/>
            </w:r>
          </w:ins>
        </w:p>
        <w:p w14:paraId="37A499BB" w14:textId="6B685BD8" w:rsidR="00A87BDD" w:rsidRDefault="00A87BDD">
          <w:pPr>
            <w:pStyle w:val="TOC1"/>
            <w:tabs>
              <w:tab w:val="right" w:leader="dot" w:pos="9350"/>
            </w:tabs>
            <w:rPr>
              <w:ins w:id="271" w:author="David Conklin" w:date="2021-03-11T10:54:00Z"/>
              <w:rFonts w:eastAsiaTheme="minorEastAsia"/>
              <w:noProof/>
            </w:rPr>
          </w:pPr>
          <w:ins w:id="272"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"_Toc66352557"</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The Clackamas Basin</w:t>
            </w:r>
            <w:r>
              <w:rPr>
                <w:noProof/>
                <w:webHidden/>
              </w:rPr>
              <w:tab/>
            </w:r>
            <w:r>
              <w:rPr>
                <w:noProof/>
                <w:webHidden/>
              </w:rPr>
              <w:fldChar w:fldCharType="begin"/>
            </w:r>
            <w:r>
              <w:rPr>
                <w:noProof/>
                <w:webHidden/>
              </w:rPr>
              <w:instrText xml:space="preserve"> PAGEREF _Toc66352557 \h </w:instrText>
            </w:r>
            <w:r>
              <w:rPr>
                <w:noProof/>
                <w:webHidden/>
              </w:rPr>
            </w:r>
          </w:ins>
          <w:r>
            <w:rPr>
              <w:noProof/>
              <w:webHidden/>
            </w:rPr>
            <w:fldChar w:fldCharType="separate"/>
          </w:r>
          <w:ins w:id="273" w:author="David Conklin" w:date="2021-03-11T10:54:00Z">
            <w:r>
              <w:rPr>
                <w:noProof/>
                <w:webHidden/>
              </w:rPr>
              <w:t>60</w:t>
            </w:r>
            <w:r>
              <w:rPr>
                <w:noProof/>
                <w:webHidden/>
              </w:rPr>
              <w:fldChar w:fldCharType="end"/>
            </w:r>
            <w:r w:rsidRPr="007E279B">
              <w:rPr>
                <w:rStyle w:val="Hyperlink"/>
                <w:noProof/>
              </w:rPr>
              <w:fldChar w:fldCharType="end"/>
            </w:r>
          </w:ins>
        </w:p>
        <w:p w14:paraId="40AA7393" w14:textId="08A6C507" w:rsidR="00A87BDD" w:rsidRDefault="00A87BDD">
          <w:pPr>
            <w:pStyle w:val="TOC1"/>
            <w:tabs>
              <w:tab w:val="right" w:leader="dot" w:pos="9350"/>
            </w:tabs>
            <w:rPr>
              <w:ins w:id="274" w:author="David Conklin" w:date="2021-03-11T10:54:00Z"/>
              <w:rFonts w:eastAsiaTheme="minorEastAsia"/>
              <w:noProof/>
            </w:rPr>
          </w:pPr>
          <w:ins w:id="275"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"_Toc66352558"</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Directory structure and file names</w:t>
            </w:r>
            <w:r>
              <w:rPr>
                <w:noProof/>
                <w:webHidden/>
              </w:rPr>
              <w:tab/>
            </w:r>
            <w:r>
              <w:rPr>
                <w:noProof/>
                <w:webHidden/>
              </w:rPr>
              <w:fldChar w:fldCharType="begin"/>
            </w:r>
            <w:r>
              <w:rPr>
                <w:noProof/>
                <w:webHidden/>
              </w:rPr>
              <w:instrText xml:space="preserve"> PAGEREF _Toc66352558 \h </w:instrText>
            </w:r>
            <w:r>
              <w:rPr>
                <w:noProof/>
                <w:webHidden/>
              </w:rPr>
            </w:r>
          </w:ins>
          <w:r>
            <w:rPr>
              <w:noProof/>
              <w:webHidden/>
            </w:rPr>
            <w:fldChar w:fldCharType="separate"/>
          </w:r>
          <w:ins w:id="276" w:author="David Conklin" w:date="2021-03-11T10:54:00Z">
            <w:r>
              <w:rPr>
                <w:noProof/>
                <w:webHidden/>
              </w:rPr>
              <w:t>61</w:t>
            </w:r>
            <w:r>
              <w:rPr>
                <w:noProof/>
                <w:webHidden/>
              </w:rPr>
              <w:fldChar w:fldCharType="end"/>
            </w:r>
            <w:r w:rsidRPr="007E279B">
              <w:rPr>
                <w:rStyle w:val="Hyperlink"/>
                <w:noProof/>
              </w:rPr>
              <w:fldChar w:fldCharType="end"/>
            </w:r>
          </w:ins>
        </w:p>
        <w:p w14:paraId="6620A3AB" w14:textId="1A5B68A0" w:rsidR="00A87BDD" w:rsidRDefault="00A87BDD">
          <w:pPr>
            <w:pStyle w:val="TOC1"/>
            <w:tabs>
              <w:tab w:val="right" w:leader="dot" w:pos="9350"/>
            </w:tabs>
            <w:rPr>
              <w:ins w:id="277" w:author="David Conklin" w:date="2021-03-11T10:54:00Z"/>
              <w:rFonts w:eastAsiaTheme="minorEastAsia"/>
              <w:noProof/>
            </w:rPr>
          </w:pPr>
          <w:ins w:id="278"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"_Toc66352559"</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Release Log</w:t>
            </w:r>
            <w:r>
              <w:rPr>
                <w:noProof/>
                <w:webHidden/>
              </w:rPr>
              <w:tab/>
            </w:r>
            <w:r>
              <w:rPr>
                <w:noProof/>
                <w:webHidden/>
              </w:rPr>
              <w:fldChar w:fldCharType="begin"/>
            </w:r>
            <w:r>
              <w:rPr>
                <w:noProof/>
                <w:webHidden/>
              </w:rPr>
              <w:instrText xml:space="preserve"> PAGEREF _Toc66352559 \h </w:instrText>
            </w:r>
            <w:r>
              <w:rPr>
                <w:noProof/>
                <w:webHidden/>
              </w:rPr>
            </w:r>
          </w:ins>
          <w:r>
            <w:rPr>
              <w:noProof/>
              <w:webHidden/>
            </w:rPr>
            <w:fldChar w:fldCharType="separate"/>
          </w:r>
          <w:ins w:id="279" w:author="David Conklin" w:date="2021-03-11T10:54:00Z">
            <w:r>
              <w:rPr>
                <w:noProof/>
                <w:webHidden/>
              </w:rPr>
              <w:t>62</w:t>
            </w:r>
            <w:r>
              <w:rPr>
                <w:noProof/>
                <w:webHidden/>
              </w:rPr>
              <w:fldChar w:fldCharType="end"/>
            </w:r>
            <w:r w:rsidRPr="007E279B">
              <w:rPr>
                <w:rStyle w:val="Hyperlink"/>
                <w:noProof/>
              </w:rPr>
              <w:fldChar w:fldCharType="end"/>
            </w:r>
          </w:ins>
        </w:p>
        <w:p w14:paraId="0D33CC16" w14:textId="216D5C1D" w:rsidR="00A87BDD" w:rsidRDefault="00A87BDD">
          <w:pPr>
            <w:pStyle w:val="TOC1"/>
            <w:tabs>
              <w:tab w:val="right" w:leader="dot" w:pos="9350"/>
            </w:tabs>
            <w:rPr>
              <w:ins w:id="280" w:author="David Conklin" w:date="2021-03-11T10:54:00Z"/>
              <w:rFonts w:eastAsiaTheme="minorEastAsia"/>
              <w:noProof/>
            </w:rPr>
          </w:pPr>
          <w:ins w:id="281"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"_Toc66352560"</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References</w:t>
            </w:r>
            <w:r>
              <w:rPr>
                <w:noProof/>
                <w:webHidden/>
              </w:rPr>
              <w:tab/>
            </w:r>
            <w:r>
              <w:rPr>
                <w:noProof/>
                <w:webHidden/>
              </w:rPr>
              <w:fldChar w:fldCharType="begin"/>
            </w:r>
            <w:r>
              <w:rPr>
                <w:noProof/>
                <w:webHidden/>
              </w:rPr>
              <w:instrText xml:space="preserve"> PAGEREF _Toc66352560 \h </w:instrText>
            </w:r>
            <w:r>
              <w:rPr>
                <w:noProof/>
                <w:webHidden/>
              </w:rPr>
            </w:r>
          </w:ins>
          <w:r>
            <w:rPr>
              <w:noProof/>
              <w:webHidden/>
            </w:rPr>
            <w:fldChar w:fldCharType="separate"/>
          </w:r>
          <w:ins w:id="282" w:author="David Conklin" w:date="2021-03-11T10:54:00Z">
            <w:r>
              <w:rPr>
                <w:noProof/>
                <w:webHidden/>
              </w:rPr>
              <w:t>65</w:t>
            </w:r>
            <w:r>
              <w:rPr>
                <w:noProof/>
                <w:webHidden/>
              </w:rPr>
              <w:fldChar w:fldCharType="end"/>
            </w:r>
            <w:r w:rsidRPr="007E279B">
              <w:rPr>
                <w:rStyle w:val="Hyperlink"/>
                <w:noProof/>
              </w:rPr>
              <w:fldChar w:fldCharType="end"/>
            </w:r>
          </w:ins>
        </w:p>
        <w:p w14:paraId="1729303A" w14:textId="1569AF74" w:rsidR="00A87BDD" w:rsidRDefault="00A87BDD">
          <w:pPr>
            <w:pStyle w:val="TOC1"/>
            <w:tabs>
              <w:tab w:val="right" w:leader="dot" w:pos="9350"/>
            </w:tabs>
            <w:rPr>
              <w:ins w:id="283" w:author="David Conklin" w:date="2021-03-11T10:54:00Z"/>
              <w:rFonts w:eastAsiaTheme="minorEastAsia"/>
              <w:noProof/>
            </w:rPr>
          </w:pPr>
          <w:ins w:id="284" w:author="David Conklin" w:date="2021-03-11T10:54:00Z">
            <w:r w:rsidRPr="007E279B">
              <w:rPr>
                <w:rStyle w:val="Hyperlink"/>
                <w:noProof/>
              </w:rPr>
              <w:fldChar w:fldCharType="begin"/>
            </w:r>
            <w:r w:rsidRPr="007E279B">
              <w:rPr>
                <w:rStyle w:val="Hyperlink"/>
                <w:noProof/>
              </w:rPr>
              <w:instrText xml:space="preserve"> </w:instrText>
            </w:r>
            <w:r>
              <w:rPr>
                <w:noProof/>
              </w:rPr>
              <w:instrText>HYPERLINK \l "_Toc66352561"</w:instrText>
            </w:r>
            <w:r w:rsidRPr="007E279B">
              <w:rPr>
                <w:rStyle w:val="Hyperlink"/>
                <w:noProof/>
              </w:rPr>
              <w:instrText xml:space="preserve"> </w:instrText>
            </w:r>
            <w:r w:rsidRPr="007E279B">
              <w:rPr>
                <w:rStyle w:val="Hyperlink"/>
                <w:noProof/>
              </w:rPr>
            </w:r>
            <w:r w:rsidRPr="007E279B">
              <w:rPr>
                <w:rStyle w:val="Hyperlink"/>
                <w:noProof/>
              </w:rPr>
              <w:fldChar w:fldCharType="separate"/>
            </w:r>
            <w:r w:rsidRPr="007E279B">
              <w:rPr>
                <w:rStyle w:val="Hyperlink"/>
                <w:noProof/>
              </w:rPr>
              <w:t>Acronyms and Abbreviations</w:t>
            </w:r>
            <w:r>
              <w:rPr>
                <w:noProof/>
                <w:webHidden/>
              </w:rPr>
              <w:tab/>
            </w:r>
            <w:r>
              <w:rPr>
                <w:noProof/>
                <w:webHidden/>
              </w:rPr>
              <w:fldChar w:fldCharType="begin"/>
            </w:r>
            <w:r>
              <w:rPr>
                <w:noProof/>
                <w:webHidden/>
              </w:rPr>
              <w:instrText xml:space="preserve"> PAGEREF _Toc66352561 \h </w:instrText>
            </w:r>
            <w:r>
              <w:rPr>
                <w:noProof/>
                <w:webHidden/>
              </w:rPr>
            </w:r>
          </w:ins>
          <w:r>
            <w:rPr>
              <w:noProof/>
              <w:webHidden/>
            </w:rPr>
            <w:fldChar w:fldCharType="separate"/>
          </w:r>
          <w:ins w:id="285" w:author="David Conklin" w:date="2021-03-11T10:54:00Z">
            <w:r>
              <w:rPr>
                <w:noProof/>
                <w:webHidden/>
              </w:rPr>
              <w:t>66</w:t>
            </w:r>
            <w:r>
              <w:rPr>
                <w:noProof/>
                <w:webHidden/>
              </w:rPr>
              <w:fldChar w:fldCharType="end"/>
            </w:r>
            <w:r w:rsidRPr="007E279B">
              <w:rPr>
                <w:rStyle w:val="Hyperlink"/>
                <w:noProof/>
              </w:rPr>
              <w:fldChar w:fldCharType="end"/>
            </w:r>
          </w:ins>
        </w:p>
        <w:p w14:paraId="19A449D0" w14:textId="5509DF4D" w:rsidR="00C63B9F" w:rsidDel="0080365E" w:rsidRDefault="008051F2">
          <w:pPr>
            <w:pStyle w:val="TOC1"/>
            <w:tabs>
              <w:tab w:val="right" w:leader="dot" w:pos="9350"/>
            </w:tabs>
            <w:rPr>
              <w:del w:id="286" w:author="David Conklin" w:date="2021-01-30T16:34:00Z"/>
              <w:rFonts w:eastAsiaTheme="minorEastAsia"/>
              <w:noProof/>
            </w:rPr>
          </w:pPr>
          <w:del w:id="287"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88" w:author="David Conklin" w:date="2021-03-11T10:54:00Z">
            <w:r w:rsidR="00A87BDD">
              <w:rPr>
                <w:b/>
                <w:bCs/>
                <w:noProof/>
              </w:rPr>
              <w:t>Error! Hyperlink reference not valid.</w:t>
            </w:r>
          </w:ins>
          <w:del w:id="289"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03352315" w:rsidR="00C63B9F" w:rsidDel="0080365E" w:rsidRDefault="008051F2">
          <w:pPr>
            <w:pStyle w:val="TOC1"/>
            <w:tabs>
              <w:tab w:val="right" w:leader="dot" w:pos="9350"/>
            </w:tabs>
            <w:rPr>
              <w:del w:id="290" w:author="David Conklin" w:date="2021-01-30T16:34:00Z"/>
              <w:rFonts w:eastAsiaTheme="minorEastAsia"/>
              <w:noProof/>
            </w:rPr>
          </w:pPr>
          <w:del w:id="291"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92" w:author="David Conklin" w:date="2021-03-11T10:54:00Z">
            <w:r w:rsidR="00A87BDD">
              <w:rPr>
                <w:b/>
                <w:bCs/>
                <w:noProof/>
              </w:rPr>
              <w:t>Error! Hyperlink reference not valid.</w:t>
            </w:r>
          </w:ins>
          <w:del w:id="293"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25D4B647" w:rsidR="00C63B9F" w:rsidDel="0080365E" w:rsidRDefault="008051F2">
          <w:pPr>
            <w:pStyle w:val="TOC2"/>
            <w:tabs>
              <w:tab w:val="right" w:leader="dot" w:pos="9350"/>
            </w:tabs>
            <w:rPr>
              <w:del w:id="294" w:author="David Conklin" w:date="2021-01-30T16:34:00Z"/>
              <w:rFonts w:eastAsiaTheme="minorEastAsia"/>
              <w:noProof/>
            </w:rPr>
          </w:pPr>
          <w:del w:id="295"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96" w:author="David Conklin" w:date="2021-03-11T10:54:00Z">
            <w:r w:rsidR="00A87BDD">
              <w:rPr>
                <w:b/>
                <w:bCs/>
                <w:noProof/>
              </w:rPr>
              <w:t>Error! Hyperlink reference not valid.</w:t>
            </w:r>
          </w:ins>
          <w:del w:id="297"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76FE4EA2" w:rsidR="00C63B9F" w:rsidDel="0080365E" w:rsidRDefault="008051F2">
          <w:pPr>
            <w:pStyle w:val="TOC2"/>
            <w:tabs>
              <w:tab w:val="right" w:leader="dot" w:pos="9350"/>
            </w:tabs>
            <w:rPr>
              <w:del w:id="298" w:author="David Conklin" w:date="2021-01-30T16:34:00Z"/>
              <w:rFonts w:eastAsiaTheme="minorEastAsia"/>
              <w:noProof/>
            </w:rPr>
          </w:pPr>
          <w:del w:id="299"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300" w:author="David Conklin" w:date="2021-03-11T10:54:00Z">
            <w:r w:rsidR="00A87BDD">
              <w:rPr>
                <w:b/>
                <w:bCs/>
                <w:noProof/>
              </w:rPr>
              <w:t>Error! Hyperlink reference not valid.</w:t>
            </w:r>
          </w:ins>
          <w:del w:id="301"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5ECF7A8E" w:rsidR="00C63B9F" w:rsidDel="0080365E" w:rsidRDefault="008051F2">
          <w:pPr>
            <w:pStyle w:val="TOC2"/>
            <w:tabs>
              <w:tab w:val="right" w:leader="dot" w:pos="9350"/>
            </w:tabs>
            <w:rPr>
              <w:del w:id="302" w:author="David Conklin" w:date="2021-01-30T16:34:00Z"/>
              <w:rFonts w:eastAsiaTheme="minorEastAsia"/>
              <w:noProof/>
            </w:rPr>
          </w:pPr>
          <w:del w:id="303"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304" w:author="David Conklin" w:date="2021-03-11T10:54:00Z">
            <w:r w:rsidR="00A87BDD">
              <w:rPr>
                <w:b/>
                <w:bCs/>
                <w:noProof/>
              </w:rPr>
              <w:t>Error! Hyperlink reference not valid.</w:t>
            </w:r>
          </w:ins>
          <w:del w:id="305"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2FBA5C39" w:rsidR="00C63B9F" w:rsidDel="0080365E" w:rsidRDefault="008051F2">
          <w:pPr>
            <w:pStyle w:val="TOC1"/>
            <w:tabs>
              <w:tab w:val="right" w:leader="dot" w:pos="9350"/>
            </w:tabs>
            <w:rPr>
              <w:del w:id="306" w:author="David Conklin" w:date="2021-01-30T16:34:00Z"/>
              <w:rFonts w:eastAsiaTheme="minorEastAsia"/>
              <w:noProof/>
            </w:rPr>
          </w:pPr>
          <w:del w:id="307"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308" w:author="David Conklin" w:date="2021-03-11T10:54:00Z">
            <w:r w:rsidR="00A87BDD">
              <w:rPr>
                <w:b/>
                <w:bCs/>
                <w:noProof/>
              </w:rPr>
              <w:t>Error! Hyperlink reference not valid.</w:t>
            </w:r>
          </w:ins>
          <w:del w:id="309"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4EA1E333" w:rsidR="00C63B9F" w:rsidDel="0080365E" w:rsidRDefault="008051F2">
          <w:pPr>
            <w:pStyle w:val="TOC1"/>
            <w:tabs>
              <w:tab w:val="right" w:leader="dot" w:pos="9350"/>
            </w:tabs>
            <w:rPr>
              <w:del w:id="310" w:author="David Conklin" w:date="2021-01-30T16:34:00Z"/>
              <w:rFonts w:eastAsiaTheme="minorEastAsia"/>
              <w:noProof/>
            </w:rPr>
          </w:pPr>
          <w:del w:id="311"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12" w:author="David Conklin" w:date="2021-03-11T10:54:00Z">
            <w:r w:rsidR="00A87BDD">
              <w:rPr>
                <w:b/>
                <w:bCs/>
                <w:noProof/>
              </w:rPr>
              <w:t>Error! Hyperlink reference not valid.</w:t>
            </w:r>
          </w:ins>
          <w:del w:id="313"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1B9101B6" w:rsidR="00C63B9F" w:rsidDel="0080365E" w:rsidRDefault="008051F2">
          <w:pPr>
            <w:pStyle w:val="TOC2"/>
            <w:tabs>
              <w:tab w:val="right" w:leader="dot" w:pos="9350"/>
            </w:tabs>
            <w:rPr>
              <w:del w:id="314" w:author="David Conklin" w:date="2021-01-30T16:34:00Z"/>
              <w:rFonts w:eastAsiaTheme="minorEastAsia"/>
              <w:noProof/>
            </w:rPr>
          </w:pPr>
          <w:del w:id="315"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16" w:author="David Conklin" w:date="2021-03-11T10:54:00Z">
            <w:r w:rsidR="00A87BDD">
              <w:rPr>
                <w:b/>
                <w:bCs/>
                <w:noProof/>
              </w:rPr>
              <w:t>Error! Hyperlink reference not valid.</w:t>
            </w:r>
          </w:ins>
          <w:del w:id="317"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59ABB196" w:rsidR="00C63B9F" w:rsidDel="0080365E" w:rsidRDefault="008051F2">
          <w:pPr>
            <w:pStyle w:val="TOC2"/>
            <w:tabs>
              <w:tab w:val="right" w:leader="dot" w:pos="9350"/>
            </w:tabs>
            <w:rPr>
              <w:del w:id="318" w:author="David Conklin" w:date="2021-01-30T16:34:00Z"/>
              <w:rFonts w:eastAsiaTheme="minorEastAsia"/>
              <w:noProof/>
            </w:rPr>
          </w:pPr>
          <w:del w:id="319"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20" w:author="David Conklin" w:date="2021-03-11T10:54:00Z">
            <w:r w:rsidR="00A87BDD">
              <w:rPr>
                <w:b/>
                <w:bCs/>
                <w:noProof/>
              </w:rPr>
              <w:t>Error! Hyperlink reference not valid.</w:t>
            </w:r>
          </w:ins>
          <w:del w:id="321"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713D84E1" w:rsidR="00C63B9F" w:rsidDel="0080365E" w:rsidRDefault="008051F2">
          <w:pPr>
            <w:pStyle w:val="TOC2"/>
            <w:tabs>
              <w:tab w:val="right" w:leader="dot" w:pos="9350"/>
            </w:tabs>
            <w:rPr>
              <w:del w:id="322" w:author="David Conklin" w:date="2021-01-30T16:34:00Z"/>
              <w:rFonts w:eastAsiaTheme="minorEastAsia"/>
              <w:noProof/>
            </w:rPr>
          </w:pPr>
          <w:del w:id="323"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24" w:author="David Conklin" w:date="2021-03-11T10:54:00Z">
            <w:r w:rsidR="00A87BDD">
              <w:rPr>
                <w:b/>
                <w:bCs/>
                <w:noProof/>
              </w:rPr>
              <w:t>Error! Hyperlink reference not valid.</w:t>
            </w:r>
          </w:ins>
          <w:del w:id="325"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395376E3" w:rsidR="00C63B9F" w:rsidDel="0080365E" w:rsidRDefault="008051F2">
          <w:pPr>
            <w:pStyle w:val="TOC1"/>
            <w:tabs>
              <w:tab w:val="right" w:leader="dot" w:pos="9350"/>
            </w:tabs>
            <w:rPr>
              <w:del w:id="326" w:author="David Conklin" w:date="2021-01-30T16:34:00Z"/>
              <w:rFonts w:eastAsiaTheme="minorEastAsia"/>
              <w:noProof/>
            </w:rPr>
          </w:pPr>
          <w:del w:id="327"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28" w:author="David Conklin" w:date="2021-03-11T10:54:00Z">
            <w:r w:rsidR="00A87BDD">
              <w:rPr>
                <w:b/>
                <w:bCs/>
                <w:noProof/>
              </w:rPr>
              <w:t>Error! Hyperlink reference not valid.</w:t>
            </w:r>
          </w:ins>
          <w:del w:id="329"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1BC9E1B9" w:rsidR="00C63B9F" w:rsidDel="0080365E" w:rsidRDefault="008051F2">
          <w:pPr>
            <w:pStyle w:val="TOC2"/>
            <w:tabs>
              <w:tab w:val="right" w:leader="dot" w:pos="9350"/>
            </w:tabs>
            <w:rPr>
              <w:del w:id="330" w:author="David Conklin" w:date="2021-01-30T16:34:00Z"/>
              <w:rFonts w:eastAsiaTheme="minorEastAsia"/>
              <w:noProof/>
            </w:rPr>
          </w:pPr>
          <w:del w:id="331"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32" w:author="David Conklin" w:date="2021-03-11T10:54:00Z">
            <w:r w:rsidR="00A87BDD">
              <w:rPr>
                <w:b/>
                <w:bCs/>
                <w:noProof/>
              </w:rPr>
              <w:t>Error! Hyperlink reference not valid.</w:t>
            </w:r>
          </w:ins>
          <w:del w:id="333"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38FD9C63" w:rsidR="00C63B9F" w:rsidDel="0080365E" w:rsidRDefault="008051F2">
          <w:pPr>
            <w:pStyle w:val="TOC2"/>
            <w:tabs>
              <w:tab w:val="right" w:leader="dot" w:pos="9350"/>
            </w:tabs>
            <w:rPr>
              <w:del w:id="334" w:author="David Conklin" w:date="2021-01-30T16:34:00Z"/>
              <w:rFonts w:eastAsiaTheme="minorEastAsia"/>
              <w:noProof/>
            </w:rPr>
          </w:pPr>
          <w:del w:id="335"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36" w:author="David Conklin" w:date="2021-03-11T10:54:00Z">
            <w:r w:rsidR="00A87BDD">
              <w:rPr>
                <w:b/>
                <w:bCs/>
                <w:noProof/>
              </w:rPr>
              <w:t>Error! Hyperlink reference not valid.</w:t>
            </w:r>
          </w:ins>
          <w:del w:id="337"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EFE6553" w:rsidR="00C63B9F" w:rsidDel="0080365E" w:rsidRDefault="008051F2">
          <w:pPr>
            <w:pStyle w:val="TOC2"/>
            <w:tabs>
              <w:tab w:val="right" w:leader="dot" w:pos="9350"/>
            </w:tabs>
            <w:rPr>
              <w:del w:id="338" w:author="David Conklin" w:date="2021-01-30T16:34:00Z"/>
              <w:rFonts w:eastAsiaTheme="minorEastAsia"/>
              <w:noProof/>
            </w:rPr>
          </w:pPr>
          <w:del w:id="339"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40" w:author="David Conklin" w:date="2021-03-11T10:54:00Z">
            <w:r w:rsidR="00A87BDD">
              <w:rPr>
                <w:b/>
                <w:bCs/>
                <w:noProof/>
              </w:rPr>
              <w:t>Error! Hyperlink reference not valid.</w:t>
            </w:r>
          </w:ins>
          <w:del w:id="341"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0A43BD73" w:rsidR="00C63B9F" w:rsidDel="0080365E" w:rsidRDefault="008051F2">
          <w:pPr>
            <w:pStyle w:val="TOC2"/>
            <w:tabs>
              <w:tab w:val="right" w:leader="dot" w:pos="9350"/>
            </w:tabs>
            <w:rPr>
              <w:del w:id="342" w:author="David Conklin" w:date="2021-01-30T16:34:00Z"/>
              <w:rFonts w:eastAsiaTheme="minorEastAsia"/>
              <w:noProof/>
            </w:rPr>
          </w:pPr>
          <w:del w:id="343"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44" w:author="David Conklin" w:date="2021-03-11T10:54:00Z">
            <w:r w:rsidR="00A87BDD">
              <w:rPr>
                <w:b/>
                <w:bCs/>
                <w:noProof/>
              </w:rPr>
              <w:t>Error! Hyperlink reference not valid.</w:t>
            </w:r>
          </w:ins>
          <w:del w:id="345"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7A3A3204" w:rsidR="00C63B9F" w:rsidDel="0080365E" w:rsidRDefault="008051F2">
          <w:pPr>
            <w:pStyle w:val="TOC1"/>
            <w:tabs>
              <w:tab w:val="right" w:leader="dot" w:pos="9350"/>
            </w:tabs>
            <w:rPr>
              <w:del w:id="346" w:author="David Conklin" w:date="2021-01-30T16:34:00Z"/>
              <w:rFonts w:eastAsiaTheme="minorEastAsia"/>
              <w:noProof/>
            </w:rPr>
          </w:pPr>
          <w:del w:id="347"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48" w:author="David Conklin" w:date="2021-03-11T10:54:00Z">
            <w:r w:rsidR="00A87BDD">
              <w:rPr>
                <w:b/>
                <w:bCs/>
                <w:noProof/>
              </w:rPr>
              <w:t>Error! Hyperlink reference not valid.</w:t>
            </w:r>
          </w:ins>
          <w:del w:id="349"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2FDAFC31" w:rsidR="00C63B9F" w:rsidDel="0080365E" w:rsidRDefault="008051F2">
          <w:pPr>
            <w:pStyle w:val="TOC2"/>
            <w:tabs>
              <w:tab w:val="right" w:leader="dot" w:pos="9350"/>
            </w:tabs>
            <w:rPr>
              <w:del w:id="350" w:author="David Conklin" w:date="2021-01-30T16:34:00Z"/>
              <w:rFonts w:eastAsiaTheme="minorEastAsia"/>
              <w:noProof/>
            </w:rPr>
          </w:pPr>
          <w:del w:id="351"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52" w:author="David Conklin" w:date="2021-03-11T10:54:00Z">
            <w:r w:rsidR="00A87BDD">
              <w:rPr>
                <w:b/>
                <w:bCs/>
                <w:noProof/>
              </w:rPr>
              <w:t>Error! Hyperlink reference not valid.</w:t>
            </w:r>
          </w:ins>
          <w:del w:id="353"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3186C7BA" w:rsidR="00C63B9F" w:rsidDel="0080365E" w:rsidRDefault="008051F2">
          <w:pPr>
            <w:pStyle w:val="TOC1"/>
            <w:tabs>
              <w:tab w:val="right" w:leader="dot" w:pos="9350"/>
            </w:tabs>
            <w:rPr>
              <w:del w:id="354" w:author="David Conklin" w:date="2021-01-30T16:34:00Z"/>
              <w:rFonts w:eastAsiaTheme="minorEastAsia"/>
              <w:noProof/>
            </w:rPr>
          </w:pPr>
          <w:del w:id="355"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56" w:author="David Conklin" w:date="2021-03-11T10:54:00Z">
            <w:r w:rsidR="00A87BDD">
              <w:rPr>
                <w:b/>
                <w:bCs/>
                <w:noProof/>
              </w:rPr>
              <w:t>Error! Hyperlink reference not valid.</w:t>
            </w:r>
          </w:ins>
          <w:del w:id="357"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61FB37BA" w:rsidR="00C63B9F" w:rsidDel="0080365E" w:rsidRDefault="008051F2">
          <w:pPr>
            <w:pStyle w:val="TOC2"/>
            <w:tabs>
              <w:tab w:val="right" w:leader="dot" w:pos="9350"/>
            </w:tabs>
            <w:rPr>
              <w:del w:id="358" w:author="David Conklin" w:date="2021-01-30T16:34:00Z"/>
              <w:rFonts w:eastAsiaTheme="minorEastAsia"/>
              <w:noProof/>
            </w:rPr>
          </w:pPr>
          <w:del w:id="359"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60" w:author="David Conklin" w:date="2021-03-11T10:54:00Z">
            <w:r w:rsidR="00A87BDD">
              <w:rPr>
                <w:b/>
                <w:bCs/>
                <w:noProof/>
              </w:rPr>
              <w:t>Error! Hyperlink reference not valid.</w:t>
            </w:r>
          </w:ins>
          <w:del w:id="361"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76B7C977" w:rsidR="00C63B9F" w:rsidDel="0080365E" w:rsidRDefault="008051F2">
          <w:pPr>
            <w:pStyle w:val="TOC2"/>
            <w:tabs>
              <w:tab w:val="right" w:leader="dot" w:pos="9350"/>
            </w:tabs>
            <w:rPr>
              <w:del w:id="362" w:author="David Conklin" w:date="2021-01-30T16:34:00Z"/>
              <w:rFonts w:eastAsiaTheme="minorEastAsia"/>
              <w:noProof/>
            </w:rPr>
          </w:pPr>
          <w:del w:id="363"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64" w:author="David Conklin" w:date="2021-03-11T10:54:00Z">
            <w:r w:rsidR="00A87BDD">
              <w:rPr>
                <w:b/>
                <w:bCs/>
                <w:noProof/>
              </w:rPr>
              <w:t>Error! Hyperlink reference not valid.</w:t>
            </w:r>
          </w:ins>
          <w:del w:id="365"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629E48BB" w:rsidR="00C63B9F" w:rsidDel="0080365E" w:rsidRDefault="008051F2">
          <w:pPr>
            <w:pStyle w:val="TOC2"/>
            <w:tabs>
              <w:tab w:val="right" w:leader="dot" w:pos="9350"/>
            </w:tabs>
            <w:rPr>
              <w:del w:id="366" w:author="David Conklin" w:date="2021-01-30T16:34:00Z"/>
              <w:rFonts w:eastAsiaTheme="minorEastAsia"/>
              <w:noProof/>
            </w:rPr>
          </w:pPr>
          <w:del w:id="367"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68" w:author="David Conklin" w:date="2021-03-11T10:54:00Z">
            <w:r w:rsidR="00A87BDD">
              <w:rPr>
                <w:b/>
                <w:bCs/>
                <w:noProof/>
              </w:rPr>
              <w:t>Error! Hyperlink reference not valid.</w:t>
            </w:r>
          </w:ins>
          <w:del w:id="369"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0B4FAB52" w:rsidR="00C63B9F" w:rsidDel="0080365E" w:rsidRDefault="008051F2">
          <w:pPr>
            <w:pStyle w:val="TOC3"/>
            <w:tabs>
              <w:tab w:val="right" w:leader="dot" w:pos="9350"/>
            </w:tabs>
            <w:rPr>
              <w:del w:id="370" w:author="David Conklin" w:date="2021-01-30T16:34:00Z"/>
              <w:rFonts w:eastAsiaTheme="minorEastAsia"/>
              <w:noProof/>
            </w:rPr>
          </w:pPr>
          <w:del w:id="371"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72" w:author="David Conklin" w:date="2021-03-11T10:54:00Z">
            <w:r w:rsidR="00A87BDD">
              <w:rPr>
                <w:b/>
                <w:bCs/>
                <w:noProof/>
              </w:rPr>
              <w:t>Error! Hyperlink reference not valid.</w:t>
            </w:r>
          </w:ins>
          <w:del w:id="373"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71EF5E14" w:rsidR="00C63B9F" w:rsidDel="0080365E" w:rsidRDefault="008051F2">
          <w:pPr>
            <w:pStyle w:val="TOC3"/>
            <w:tabs>
              <w:tab w:val="right" w:leader="dot" w:pos="9350"/>
            </w:tabs>
            <w:rPr>
              <w:del w:id="374" w:author="David Conklin" w:date="2021-01-30T16:34:00Z"/>
              <w:rFonts w:eastAsiaTheme="minorEastAsia"/>
              <w:noProof/>
            </w:rPr>
          </w:pPr>
          <w:del w:id="375"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76" w:author="David Conklin" w:date="2021-03-11T10:54:00Z">
            <w:r w:rsidR="00A87BDD">
              <w:rPr>
                <w:b/>
                <w:bCs/>
                <w:noProof/>
              </w:rPr>
              <w:t>Error! Hyperlink reference not valid.</w:t>
            </w:r>
          </w:ins>
          <w:del w:id="377"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1BFA628E" w:rsidR="00C63B9F" w:rsidDel="0080365E" w:rsidRDefault="008051F2">
          <w:pPr>
            <w:pStyle w:val="TOC2"/>
            <w:tabs>
              <w:tab w:val="right" w:leader="dot" w:pos="9350"/>
            </w:tabs>
            <w:rPr>
              <w:del w:id="378" w:author="David Conklin" w:date="2021-01-30T16:34:00Z"/>
              <w:rFonts w:eastAsiaTheme="minorEastAsia"/>
              <w:noProof/>
            </w:rPr>
          </w:pPr>
          <w:del w:id="379"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80" w:author="David Conklin" w:date="2021-03-11T10:54:00Z">
            <w:r w:rsidR="00A87BDD">
              <w:rPr>
                <w:b/>
                <w:bCs/>
                <w:noProof/>
              </w:rPr>
              <w:t>Error! Hyperlink reference not valid.</w:t>
            </w:r>
          </w:ins>
          <w:del w:id="381"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7307680F" w:rsidR="00C63B9F" w:rsidDel="0080365E" w:rsidRDefault="008051F2">
          <w:pPr>
            <w:pStyle w:val="TOC2"/>
            <w:tabs>
              <w:tab w:val="right" w:leader="dot" w:pos="9350"/>
            </w:tabs>
            <w:rPr>
              <w:del w:id="382" w:author="David Conklin" w:date="2021-01-30T16:34:00Z"/>
              <w:rFonts w:eastAsiaTheme="minorEastAsia"/>
              <w:noProof/>
            </w:rPr>
          </w:pPr>
          <w:del w:id="383"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84" w:author="David Conklin" w:date="2021-03-11T10:54:00Z">
            <w:r w:rsidR="00A87BDD">
              <w:rPr>
                <w:b/>
                <w:bCs/>
                <w:noProof/>
              </w:rPr>
              <w:t>Error! Hyperlink reference not valid.</w:t>
            </w:r>
          </w:ins>
          <w:del w:id="385"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0FE24E9D" w:rsidR="00C63B9F" w:rsidDel="0080365E" w:rsidRDefault="008051F2">
          <w:pPr>
            <w:pStyle w:val="TOC1"/>
            <w:tabs>
              <w:tab w:val="right" w:leader="dot" w:pos="9350"/>
            </w:tabs>
            <w:rPr>
              <w:del w:id="386" w:author="David Conklin" w:date="2021-01-30T16:34:00Z"/>
              <w:rFonts w:eastAsiaTheme="minorEastAsia"/>
              <w:noProof/>
            </w:rPr>
          </w:pPr>
          <w:del w:id="387"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88" w:author="David Conklin" w:date="2021-03-11T10:54:00Z">
            <w:r w:rsidR="00A87BDD">
              <w:rPr>
                <w:b/>
                <w:bCs/>
                <w:noProof/>
              </w:rPr>
              <w:t>Error! Hyperlink reference not valid.</w:t>
            </w:r>
          </w:ins>
          <w:del w:id="389"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16757FE7" w:rsidR="00C63B9F" w:rsidDel="0080365E" w:rsidRDefault="008051F2">
          <w:pPr>
            <w:pStyle w:val="TOC2"/>
            <w:tabs>
              <w:tab w:val="right" w:leader="dot" w:pos="9350"/>
            </w:tabs>
            <w:rPr>
              <w:del w:id="390" w:author="David Conklin" w:date="2021-01-30T16:34:00Z"/>
              <w:rFonts w:eastAsiaTheme="minorEastAsia"/>
              <w:noProof/>
            </w:rPr>
          </w:pPr>
          <w:del w:id="391"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92" w:author="David Conklin" w:date="2021-03-11T10:54:00Z">
            <w:r w:rsidR="00A87BDD">
              <w:rPr>
                <w:b/>
                <w:bCs/>
                <w:noProof/>
              </w:rPr>
              <w:t>Error! Hyperlink reference not valid.</w:t>
            </w:r>
          </w:ins>
          <w:del w:id="393"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24758B6F" w:rsidR="00C63B9F" w:rsidDel="0080365E" w:rsidRDefault="008051F2">
          <w:pPr>
            <w:pStyle w:val="TOC2"/>
            <w:tabs>
              <w:tab w:val="right" w:leader="dot" w:pos="9350"/>
            </w:tabs>
            <w:rPr>
              <w:del w:id="394" w:author="David Conklin" w:date="2021-01-30T16:34:00Z"/>
              <w:rFonts w:eastAsiaTheme="minorEastAsia"/>
              <w:noProof/>
            </w:rPr>
          </w:pPr>
          <w:del w:id="395"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96" w:author="David Conklin" w:date="2021-03-11T10:54:00Z">
            <w:r w:rsidR="00A87BDD">
              <w:rPr>
                <w:b/>
                <w:bCs/>
                <w:noProof/>
              </w:rPr>
              <w:t>Error! Hyperlink reference not valid.</w:t>
            </w:r>
          </w:ins>
          <w:del w:id="397"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6DC4BDD9" w:rsidR="00C63B9F" w:rsidDel="0080365E" w:rsidRDefault="008051F2">
          <w:pPr>
            <w:pStyle w:val="TOC2"/>
            <w:tabs>
              <w:tab w:val="right" w:leader="dot" w:pos="9350"/>
            </w:tabs>
            <w:rPr>
              <w:del w:id="398" w:author="David Conklin" w:date="2021-01-30T16:34:00Z"/>
              <w:rFonts w:eastAsiaTheme="minorEastAsia"/>
              <w:noProof/>
            </w:rPr>
          </w:pPr>
          <w:del w:id="399"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400" w:author="David Conklin" w:date="2021-03-11T10:54:00Z">
            <w:r w:rsidR="00A87BDD">
              <w:rPr>
                <w:b/>
                <w:bCs/>
                <w:noProof/>
              </w:rPr>
              <w:t>Error! Hyperlink reference not valid.</w:t>
            </w:r>
          </w:ins>
          <w:del w:id="401"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2B32053B" w:rsidR="00C63B9F" w:rsidDel="0080365E" w:rsidRDefault="008051F2">
          <w:pPr>
            <w:pStyle w:val="TOC2"/>
            <w:tabs>
              <w:tab w:val="right" w:leader="dot" w:pos="9350"/>
            </w:tabs>
            <w:rPr>
              <w:del w:id="402" w:author="David Conklin" w:date="2021-01-30T16:34:00Z"/>
              <w:rFonts w:eastAsiaTheme="minorEastAsia"/>
              <w:noProof/>
            </w:rPr>
          </w:pPr>
          <w:del w:id="403"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404" w:author="David Conklin" w:date="2021-03-11T10:54:00Z">
            <w:r w:rsidR="00A87BDD">
              <w:rPr>
                <w:b/>
                <w:bCs/>
                <w:noProof/>
              </w:rPr>
              <w:t>Error! Hyperlink reference not valid.</w:t>
            </w:r>
          </w:ins>
          <w:del w:id="405"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38E2DAE5" w:rsidR="00C63B9F" w:rsidDel="0080365E" w:rsidRDefault="008051F2">
          <w:pPr>
            <w:pStyle w:val="TOC1"/>
            <w:tabs>
              <w:tab w:val="right" w:leader="dot" w:pos="9350"/>
            </w:tabs>
            <w:rPr>
              <w:del w:id="406" w:author="David Conklin" w:date="2021-01-30T16:34:00Z"/>
              <w:rFonts w:eastAsiaTheme="minorEastAsia"/>
              <w:noProof/>
            </w:rPr>
          </w:pPr>
          <w:del w:id="407"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408" w:author="David Conklin" w:date="2021-03-11T10:54:00Z">
            <w:r w:rsidR="00A87BDD">
              <w:rPr>
                <w:b/>
                <w:bCs/>
                <w:noProof/>
              </w:rPr>
              <w:t>Error! Hyperlink reference not valid.</w:t>
            </w:r>
          </w:ins>
          <w:del w:id="409"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42DED8E7" w:rsidR="00C63B9F" w:rsidDel="0080365E" w:rsidRDefault="008051F2">
          <w:pPr>
            <w:pStyle w:val="TOC2"/>
            <w:tabs>
              <w:tab w:val="right" w:leader="dot" w:pos="9350"/>
            </w:tabs>
            <w:rPr>
              <w:del w:id="410" w:author="David Conklin" w:date="2021-01-30T16:34:00Z"/>
              <w:rFonts w:eastAsiaTheme="minorEastAsia"/>
              <w:noProof/>
            </w:rPr>
          </w:pPr>
          <w:del w:id="411"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12" w:author="David Conklin" w:date="2021-03-11T10:54:00Z">
            <w:r w:rsidR="00A87BDD">
              <w:rPr>
                <w:b/>
                <w:bCs/>
                <w:noProof/>
              </w:rPr>
              <w:t>Error! Hyperlink reference not valid.</w:t>
            </w:r>
          </w:ins>
          <w:del w:id="413"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355F38B4" w:rsidR="00C63B9F" w:rsidDel="0080365E" w:rsidRDefault="008051F2">
          <w:pPr>
            <w:pStyle w:val="TOC2"/>
            <w:tabs>
              <w:tab w:val="right" w:leader="dot" w:pos="9350"/>
            </w:tabs>
            <w:rPr>
              <w:del w:id="414" w:author="David Conklin" w:date="2021-01-30T16:34:00Z"/>
              <w:rFonts w:eastAsiaTheme="minorEastAsia"/>
              <w:noProof/>
            </w:rPr>
          </w:pPr>
          <w:del w:id="415"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16" w:author="David Conklin" w:date="2021-03-11T10:54:00Z">
            <w:r w:rsidR="00A87BDD">
              <w:rPr>
                <w:b/>
                <w:bCs/>
                <w:noProof/>
              </w:rPr>
              <w:t>Error! Hyperlink reference not valid.</w:t>
            </w:r>
          </w:ins>
          <w:del w:id="417"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59D877B2" w:rsidR="00C63B9F" w:rsidDel="0080365E" w:rsidRDefault="008051F2">
          <w:pPr>
            <w:pStyle w:val="TOC2"/>
            <w:tabs>
              <w:tab w:val="right" w:leader="dot" w:pos="9350"/>
            </w:tabs>
            <w:rPr>
              <w:del w:id="418" w:author="David Conklin" w:date="2021-01-30T16:34:00Z"/>
              <w:rFonts w:eastAsiaTheme="minorEastAsia"/>
              <w:noProof/>
            </w:rPr>
          </w:pPr>
          <w:del w:id="419"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20" w:author="David Conklin" w:date="2021-03-11T10:54:00Z">
            <w:r w:rsidR="00A87BDD">
              <w:rPr>
                <w:b/>
                <w:bCs/>
                <w:noProof/>
              </w:rPr>
              <w:t>Error! Hyperlink reference not valid.</w:t>
            </w:r>
          </w:ins>
          <w:del w:id="421"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7D2CE122" w:rsidR="00C63B9F" w:rsidDel="0080365E" w:rsidRDefault="008051F2">
          <w:pPr>
            <w:pStyle w:val="TOC2"/>
            <w:tabs>
              <w:tab w:val="right" w:leader="dot" w:pos="9350"/>
            </w:tabs>
            <w:rPr>
              <w:del w:id="422" w:author="David Conklin" w:date="2021-01-30T16:34:00Z"/>
              <w:rFonts w:eastAsiaTheme="minorEastAsia"/>
              <w:noProof/>
            </w:rPr>
          </w:pPr>
          <w:del w:id="423"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24" w:author="David Conklin" w:date="2021-03-11T10:54:00Z">
            <w:r w:rsidR="00A87BDD">
              <w:rPr>
                <w:b/>
                <w:bCs/>
                <w:noProof/>
              </w:rPr>
              <w:t>Error! Hyperlink reference not valid.</w:t>
            </w:r>
          </w:ins>
          <w:del w:id="425"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66402121" w:rsidR="00C63B9F" w:rsidDel="0080365E" w:rsidRDefault="008051F2">
          <w:pPr>
            <w:pStyle w:val="TOC2"/>
            <w:tabs>
              <w:tab w:val="right" w:leader="dot" w:pos="9350"/>
            </w:tabs>
            <w:rPr>
              <w:del w:id="426" w:author="David Conklin" w:date="2021-01-30T16:34:00Z"/>
              <w:rFonts w:eastAsiaTheme="minorEastAsia"/>
              <w:noProof/>
            </w:rPr>
          </w:pPr>
          <w:del w:id="427"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28" w:author="David Conklin" w:date="2021-03-11T10:54:00Z">
            <w:r w:rsidR="00A87BDD">
              <w:rPr>
                <w:b/>
                <w:bCs/>
                <w:noProof/>
              </w:rPr>
              <w:t>Error! Hyperlink reference not valid.</w:t>
            </w:r>
          </w:ins>
          <w:del w:id="429"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56C3C46F" w:rsidR="00C63B9F" w:rsidDel="0080365E" w:rsidRDefault="008051F2">
          <w:pPr>
            <w:pStyle w:val="TOC2"/>
            <w:tabs>
              <w:tab w:val="right" w:leader="dot" w:pos="9350"/>
            </w:tabs>
            <w:rPr>
              <w:del w:id="430" w:author="David Conklin" w:date="2021-01-30T16:34:00Z"/>
              <w:rFonts w:eastAsiaTheme="minorEastAsia"/>
              <w:noProof/>
            </w:rPr>
          </w:pPr>
          <w:del w:id="431"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32" w:author="David Conklin" w:date="2021-03-11T10:54:00Z">
            <w:r w:rsidR="00A87BDD">
              <w:rPr>
                <w:b/>
                <w:bCs/>
                <w:noProof/>
              </w:rPr>
              <w:t>Error! Hyperlink reference not valid.</w:t>
            </w:r>
          </w:ins>
          <w:del w:id="433"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39A560E7" w:rsidR="00C63B9F" w:rsidDel="0080365E" w:rsidRDefault="008051F2">
          <w:pPr>
            <w:pStyle w:val="TOC2"/>
            <w:tabs>
              <w:tab w:val="right" w:leader="dot" w:pos="9350"/>
            </w:tabs>
            <w:rPr>
              <w:del w:id="434" w:author="David Conklin" w:date="2021-01-30T16:34:00Z"/>
              <w:rFonts w:eastAsiaTheme="minorEastAsia"/>
              <w:noProof/>
            </w:rPr>
          </w:pPr>
          <w:del w:id="435"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36" w:author="David Conklin" w:date="2021-03-11T10:54:00Z">
            <w:r w:rsidR="00A87BDD">
              <w:rPr>
                <w:b/>
                <w:bCs/>
                <w:noProof/>
              </w:rPr>
              <w:t>Error! Hyperlink reference not valid.</w:t>
            </w:r>
          </w:ins>
          <w:del w:id="437"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01C79F48" w:rsidR="00C63B9F" w:rsidDel="0080365E" w:rsidRDefault="008051F2">
          <w:pPr>
            <w:pStyle w:val="TOC2"/>
            <w:tabs>
              <w:tab w:val="right" w:leader="dot" w:pos="9350"/>
            </w:tabs>
            <w:rPr>
              <w:del w:id="438" w:author="David Conklin" w:date="2021-01-30T16:34:00Z"/>
              <w:rFonts w:eastAsiaTheme="minorEastAsia"/>
              <w:noProof/>
            </w:rPr>
          </w:pPr>
          <w:del w:id="439"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40" w:author="David Conklin" w:date="2021-03-11T10:54:00Z">
            <w:r w:rsidR="00A87BDD">
              <w:rPr>
                <w:b/>
                <w:bCs/>
                <w:noProof/>
              </w:rPr>
              <w:t>Error! Hyperlink reference not valid.</w:t>
            </w:r>
          </w:ins>
          <w:del w:id="441"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56E73230" w:rsidR="00C63B9F" w:rsidDel="0080365E" w:rsidRDefault="008051F2">
          <w:pPr>
            <w:pStyle w:val="TOC2"/>
            <w:tabs>
              <w:tab w:val="right" w:leader="dot" w:pos="9350"/>
            </w:tabs>
            <w:rPr>
              <w:del w:id="442" w:author="David Conklin" w:date="2021-01-30T16:34:00Z"/>
              <w:rFonts w:eastAsiaTheme="minorEastAsia"/>
              <w:noProof/>
            </w:rPr>
          </w:pPr>
          <w:del w:id="443"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44" w:author="David Conklin" w:date="2021-03-11T10:54:00Z">
            <w:r w:rsidR="00A87BDD">
              <w:rPr>
                <w:b/>
                <w:bCs/>
                <w:noProof/>
              </w:rPr>
              <w:t>Error! Hyperlink reference not valid.</w:t>
            </w:r>
          </w:ins>
          <w:del w:id="445"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264EE100" w:rsidR="00C63B9F" w:rsidDel="0080365E" w:rsidRDefault="008051F2">
          <w:pPr>
            <w:pStyle w:val="TOC1"/>
            <w:tabs>
              <w:tab w:val="right" w:leader="dot" w:pos="9350"/>
            </w:tabs>
            <w:rPr>
              <w:del w:id="446" w:author="David Conklin" w:date="2021-01-30T16:34:00Z"/>
              <w:rFonts w:eastAsiaTheme="minorEastAsia"/>
              <w:noProof/>
            </w:rPr>
          </w:pPr>
          <w:del w:id="447"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48" w:author="David Conklin" w:date="2021-03-11T10:54:00Z">
            <w:r w:rsidR="00A87BDD">
              <w:rPr>
                <w:b/>
                <w:bCs/>
                <w:noProof/>
              </w:rPr>
              <w:t>Error! Hyperlink reference not valid.</w:t>
            </w:r>
          </w:ins>
          <w:del w:id="449"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013FBFA6" w:rsidR="00C63B9F" w:rsidDel="0080365E" w:rsidRDefault="008051F2">
          <w:pPr>
            <w:pStyle w:val="TOC2"/>
            <w:tabs>
              <w:tab w:val="right" w:leader="dot" w:pos="9350"/>
            </w:tabs>
            <w:rPr>
              <w:del w:id="450" w:author="David Conklin" w:date="2021-01-30T16:34:00Z"/>
              <w:rFonts w:eastAsiaTheme="minorEastAsia"/>
              <w:noProof/>
            </w:rPr>
          </w:pPr>
          <w:del w:id="451"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52" w:author="David Conklin" w:date="2021-03-11T10:54:00Z">
            <w:r w:rsidR="00A87BDD">
              <w:rPr>
                <w:b/>
                <w:bCs/>
                <w:noProof/>
              </w:rPr>
              <w:t>Error! Hyperlink reference not valid.</w:t>
            </w:r>
          </w:ins>
          <w:del w:id="453"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19F7CE35" w:rsidR="00C63B9F" w:rsidDel="0080365E" w:rsidRDefault="008051F2">
          <w:pPr>
            <w:pStyle w:val="TOC2"/>
            <w:tabs>
              <w:tab w:val="right" w:leader="dot" w:pos="9350"/>
            </w:tabs>
            <w:rPr>
              <w:del w:id="454" w:author="David Conklin" w:date="2021-01-30T16:34:00Z"/>
              <w:rFonts w:eastAsiaTheme="minorEastAsia"/>
              <w:noProof/>
            </w:rPr>
          </w:pPr>
          <w:del w:id="455"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56" w:author="David Conklin" w:date="2021-03-11T10:54:00Z">
            <w:r w:rsidR="00A87BDD">
              <w:rPr>
                <w:b/>
                <w:bCs/>
                <w:noProof/>
              </w:rPr>
              <w:t>Error! Hyperlink reference not valid.</w:t>
            </w:r>
          </w:ins>
          <w:del w:id="457"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0E09A4A1" w:rsidR="00C63B9F" w:rsidDel="0080365E" w:rsidRDefault="008051F2">
          <w:pPr>
            <w:pStyle w:val="TOC1"/>
            <w:tabs>
              <w:tab w:val="right" w:leader="dot" w:pos="9350"/>
            </w:tabs>
            <w:rPr>
              <w:del w:id="458" w:author="David Conklin" w:date="2021-01-30T16:34:00Z"/>
              <w:rFonts w:eastAsiaTheme="minorEastAsia"/>
              <w:noProof/>
            </w:rPr>
          </w:pPr>
          <w:del w:id="459"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60" w:author="David Conklin" w:date="2021-03-11T10:54:00Z">
            <w:r w:rsidR="00A87BDD">
              <w:rPr>
                <w:b/>
                <w:bCs/>
                <w:noProof/>
              </w:rPr>
              <w:t>Error! Hyperlink reference not valid.</w:t>
            </w:r>
          </w:ins>
          <w:del w:id="461"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70A987F5" w:rsidR="00C63B9F" w:rsidDel="0080365E" w:rsidRDefault="008051F2">
          <w:pPr>
            <w:pStyle w:val="TOC2"/>
            <w:tabs>
              <w:tab w:val="right" w:leader="dot" w:pos="9350"/>
            </w:tabs>
            <w:rPr>
              <w:del w:id="462" w:author="David Conklin" w:date="2021-01-30T16:34:00Z"/>
              <w:rFonts w:eastAsiaTheme="minorEastAsia"/>
              <w:noProof/>
            </w:rPr>
          </w:pPr>
          <w:del w:id="463"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64" w:author="David Conklin" w:date="2021-03-11T10:54:00Z">
            <w:r w:rsidR="00A87BDD">
              <w:rPr>
                <w:b/>
                <w:bCs/>
                <w:noProof/>
              </w:rPr>
              <w:t>Error! Hyperlink reference not valid.</w:t>
            </w:r>
          </w:ins>
          <w:del w:id="465"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324571E6" w:rsidR="00C63B9F" w:rsidDel="0080365E" w:rsidRDefault="008051F2">
          <w:pPr>
            <w:pStyle w:val="TOC1"/>
            <w:tabs>
              <w:tab w:val="right" w:leader="dot" w:pos="9350"/>
            </w:tabs>
            <w:rPr>
              <w:del w:id="466" w:author="David Conklin" w:date="2021-01-30T16:34:00Z"/>
              <w:rFonts w:eastAsiaTheme="minorEastAsia"/>
              <w:noProof/>
            </w:rPr>
          </w:pPr>
          <w:del w:id="467"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68" w:author="David Conklin" w:date="2021-03-11T10:54:00Z">
            <w:r w:rsidR="00A87BDD">
              <w:rPr>
                <w:b/>
                <w:bCs/>
                <w:noProof/>
              </w:rPr>
              <w:t>Error! Hyperlink reference not valid.</w:t>
            </w:r>
          </w:ins>
          <w:del w:id="469"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0B3CD1C6" w:rsidR="00C63B9F" w:rsidDel="0080365E" w:rsidRDefault="008051F2">
          <w:pPr>
            <w:pStyle w:val="TOC2"/>
            <w:tabs>
              <w:tab w:val="right" w:leader="dot" w:pos="9350"/>
            </w:tabs>
            <w:rPr>
              <w:del w:id="470" w:author="David Conklin" w:date="2021-01-30T16:34:00Z"/>
              <w:rFonts w:eastAsiaTheme="minorEastAsia"/>
              <w:noProof/>
            </w:rPr>
          </w:pPr>
          <w:del w:id="471"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72" w:author="David Conklin" w:date="2021-03-11T10:54:00Z">
            <w:r w:rsidR="00A87BDD">
              <w:rPr>
                <w:b/>
                <w:bCs/>
                <w:noProof/>
              </w:rPr>
              <w:t>Error! Hyperlink reference not valid.</w:t>
            </w:r>
          </w:ins>
          <w:del w:id="473"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6E2346DF" w:rsidR="00C63B9F" w:rsidDel="0080365E" w:rsidRDefault="008051F2">
          <w:pPr>
            <w:pStyle w:val="TOC2"/>
            <w:tabs>
              <w:tab w:val="right" w:leader="dot" w:pos="9350"/>
            </w:tabs>
            <w:rPr>
              <w:del w:id="474" w:author="David Conklin" w:date="2021-01-30T16:34:00Z"/>
              <w:rFonts w:eastAsiaTheme="minorEastAsia"/>
              <w:noProof/>
            </w:rPr>
          </w:pPr>
          <w:del w:id="475"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76" w:author="David Conklin" w:date="2021-03-11T10:54:00Z">
            <w:r w:rsidR="00A87BDD">
              <w:rPr>
                <w:b/>
                <w:bCs/>
                <w:noProof/>
              </w:rPr>
              <w:t>Error! Hyperlink reference not valid.</w:t>
            </w:r>
          </w:ins>
          <w:del w:id="477"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18E13698" w:rsidR="00C63B9F" w:rsidDel="0080365E" w:rsidRDefault="008051F2">
          <w:pPr>
            <w:pStyle w:val="TOC2"/>
            <w:tabs>
              <w:tab w:val="right" w:leader="dot" w:pos="9350"/>
            </w:tabs>
            <w:rPr>
              <w:del w:id="478" w:author="David Conklin" w:date="2021-01-30T16:34:00Z"/>
              <w:rFonts w:eastAsiaTheme="minorEastAsia"/>
              <w:noProof/>
            </w:rPr>
          </w:pPr>
          <w:del w:id="479"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80" w:author="David Conklin" w:date="2021-03-11T10:54:00Z">
            <w:r w:rsidR="00A87BDD">
              <w:rPr>
                <w:b/>
                <w:bCs/>
                <w:noProof/>
              </w:rPr>
              <w:t>Error! Hyperlink reference not valid.</w:t>
            </w:r>
          </w:ins>
          <w:del w:id="481"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56EBA764" w:rsidR="00C63B9F" w:rsidDel="0080365E" w:rsidRDefault="008051F2">
          <w:pPr>
            <w:pStyle w:val="TOC1"/>
            <w:tabs>
              <w:tab w:val="right" w:leader="dot" w:pos="9350"/>
            </w:tabs>
            <w:rPr>
              <w:del w:id="482" w:author="David Conklin" w:date="2021-01-30T16:34:00Z"/>
              <w:rFonts w:eastAsiaTheme="minorEastAsia"/>
              <w:noProof/>
            </w:rPr>
          </w:pPr>
          <w:del w:id="483"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84" w:author="David Conklin" w:date="2021-03-11T10:54:00Z">
            <w:r w:rsidR="00A87BDD">
              <w:rPr>
                <w:b/>
                <w:bCs/>
                <w:noProof/>
              </w:rPr>
              <w:t>Error! Hyperlink reference not valid.</w:t>
            </w:r>
          </w:ins>
          <w:del w:id="485"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683C80AE" w:rsidR="00C63B9F" w:rsidDel="0080365E" w:rsidRDefault="008051F2">
          <w:pPr>
            <w:pStyle w:val="TOC2"/>
            <w:tabs>
              <w:tab w:val="right" w:leader="dot" w:pos="9350"/>
            </w:tabs>
            <w:rPr>
              <w:del w:id="486" w:author="David Conklin" w:date="2021-01-30T16:34:00Z"/>
              <w:rFonts w:eastAsiaTheme="minorEastAsia"/>
              <w:noProof/>
            </w:rPr>
          </w:pPr>
          <w:del w:id="487"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88" w:author="David Conklin" w:date="2021-03-11T10:54:00Z">
            <w:r w:rsidR="00A87BDD">
              <w:rPr>
                <w:b/>
                <w:bCs/>
                <w:noProof/>
              </w:rPr>
              <w:t>Error! Hyperlink reference not valid.</w:t>
            </w:r>
          </w:ins>
          <w:del w:id="489"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432A68D5" w:rsidR="00C63B9F" w:rsidDel="0080365E" w:rsidRDefault="008051F2">
          <w:pPr>
            <w:pStyle w:val="TOC2"/>
            <w:tabs>
              <w:tab w:val="right" w:leader="dot" w:pos="9350"/>
            </w:tabs>
            <w:rPr>
              <w:del w:id="490" w:author="David Conklin" w:date="2021-01-30T16:34:00Z"/>
              <w:rFonts w:eastAsiaTheme="minorEastAsia"/>
              <w:noProof/>
            </w:rPr>
          </w:pPr>
          <w:del w:id="491"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92" w:author="David Conklin" w:date="2021-03-11T10:54:00Z">
            <w:r w:rsidR="00A87BDD">
              <w:rPr>
                <w:b/>
                <w:bCs/>
                <w:noProof/>
              </w:rPr>
              <w:t>Error! Hyperlink reference not valid.</w:t>
            </w:r>
          </w:ins>
          <w:del w:id="493"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422634F7" w:rsidR="00C63B9F" w:rsidDel="0080365E" w:rsidRDefault="008051F2">
          <w:pPr>
            <w:pStyle w:val="TOC1"/>
            <w:tabs>
              <w:tab w:val="right" w:leader="dot" w:pos="9350"/>
            </w:tabs>
            <w:rPr>
              <w:del w:id="494" w:author="David Conklin" w:date="2021-01-30T16:34:00Z"/>
              <w:rFonts w:eastAsiaTheme="minorEastAsia"/>
              <w:noProof/>
            </w:rPr>
          </w:pPr>
          <w:del w:id="495"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96" w:author="David Conklin" w:date="2021-03-11T10:54:00Z">
            <w:r w:rsidR="00A87BDD">
              <w:rPr>
                <w:b/>
                <w:bCs/>
                <w:noProof/>
              </w:rPr>
              <w:t>Error! Hyperlink reference not valid.</w:t>
            </w:r>
          </w:ins>
          <w:del w:id="497"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5309545E" w:rsidR="00C63B9F" w:rsidDel="0080365E" w:rsidRDefault="008051F2">
          <w:pPr>
            <w:pStyle w:val="TOC2"/>
            <w:tabs>
              <w:tab w:val="right" w:leader="dot" w:pos="9350"/>
            </w:tabs>
            <w:rPr>
              <w:del w:id="498" w:author="David Conklin" w:date="2021-01-30T16:34:00Z"/>
              <w:rFonts w:eastAsiaTheme="minorEastAsia"/>
              <w:noProof/>
            </w:rPr>
          </w:pPr>
          <w:del w:id="499"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500" w:author="David Conklin" w:date="2021-03-11T10:54:00Z">
            <w:r w:rsidR="00A87BDD">
              <w:rPr>
                <w:b/>
                <w:bCs/>
                <w:noProof/>
              </w:rPr>
              <w:t>Error! Hyperlink reference not valid.</w:t>
            </w:r>
          </w:ins>
          <w:del w:id="501"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33F7CC27" w:rsidR="00C63B9F" w:rsidDel="0080365E" w:rsidRDefault="008051F2">
          <w:pPr>
            <w:pStyle w:val="TOC2"/>
            <w:tabs>
              <w:tab w:val="right" w:leader="dot" w:pos="9350"/>
            </w:tabs>
            <w:rPr>
              <w:del w:id="502" w:author="David Conklin" w:date="2021-01-30T16:34:00Z"/>
              <w:rFonts w:eastAsiaTheme="minorEastAsia"/>
              <w:noProof/>
            </w:rPr>
          </w:pPr>
          <w:del w:id="503"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504" w:author="David Conklin" w:date="2021-03-11T10:54:00Z">
            <w:r w:rsidR="00A87BDD">
              <w:rPr>
                <w:b/>
                <w:bCs/>
                <w:noProof/>
              </w:rPr>
              <w:t>Error! Hyperlink reference not valid.</w:t>
            </w:r>
          </w:ins>
          <w:del w:id="505"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2A12F88A" w:rsidR="00C63B9F" w:rsidDel="0080365E" w:rsidRDefault="008051F2">
          <w:pPr>
            <w:pStyle w:val="TOC2"/>
            <w:tabs>
              <w:tab w:val="right" w:leader="dot" w:pos="9350"/>
            </w:tabs>
            <w:rPr>
              <w:del w:id="506" w:author="David Conklin" w:date="2021-01-30T16:34:00Z"/>
              <w:rFonts w:eastAsiaTheme="minorEastAsia"/>
              <w:noProof/>
            </w:rPr>
          </w:pPr>
          <w:del w:id="507"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508" w:author="David Conklin" w:date="2021-03-11T10:54:00Z">
            <w:r w:rsidR="00A87BDD">
              <w:rPr>
                <w:b/>
                <w:bCs/>
                <w:noProof/>
              </w:rPr>
              <w:t>Error! Hyperlink reference not valid.</w:t>
            </w:r>
          </w:ins>
          <w:del w:id="509"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7F19CB26" w:rsidR="00C63B9F" w:rsidDel="0080365E" w:rsidRDefault="008051F2">
          <w:pPr>
            <w:pStyle w:val="TOC2"/>
            <w:tabs>
              <w:tab w:val="right" w:leader="dot" w:pos="9350"/>
            </w:tabs>
            <w:rPr>
              <w:del w:id="510" w:author="David Conklin" w:date="2021-01-30T16:34:00Z"/>
              <w:rFonts w:eastAsiaTheme="minorEastAsia"/>
              <w:noProof/>
            </w:rPr>
          </w:pPr>
          <w:del w:id="511"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12" w:author="David Conklin" w:date="2021-03-11T10:54:00Z">
            <w:r w:rsidR="00A87BDD">
              <w:rPr>
                <w:b/>
                <w:bCs/>
                <w:noProof/>
              </w:rPr>
              <w:t>Error! Hyperlink reference not valid.</w:t>
            </w:r>
          </w:ins>
          <w:del w:id="513"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7FEAC7EC" w:rsidR="00C63B9F" w:rsidDel="0080365E" w:rsidRDefault="008051F2">
          <w:pPr>
            <w:pStyle w:val="TOC2"/>
            <w:tabs>
              <w:tab w:val="right" w:leader="dot" w:pos="9350"/>
            </w:tabs>
            <w:rPr>
              <w:del w:id="514" w:author="David Conklin" w:date="2021-01-30T16:34:00Z"/>
              <w:rFonts w:eastAsiaTheme="minorEastAsia"/>
              <w:noProof/>
            </w:rPr>
          </w:pPr>
          <w:del w:id="515"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16" w:author="David Conklin" w:date="2021-03-11T10:54:00Z">
            <w:r w:rsidR="00A87BDD">
              <w:rPr>
                <w:b/>
                <w:bCs/>
                <w:noProof/>
              </w:rPr>
              <w:t>Error! Hyperlink reference not valid.</w:t>
            </w:r>
          </w:ins>
          <w:del w:id="517"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65AF7E12" w:rsidR="00C63B9F" w:rsidDel="0080365E" w:rsidRDefault="008051F2">
          <w:pPr>
            <w:pStyle w:val="TOC2"/>
            <w:tabs>
              <w:tab w:val="right" w:leader="dot" w:pos="9350"/>
            </w:tabs>
            <w:rPr>
              <w:del w:id="518" w:author="David Conklin" w:date="2021-01-30T16:34:00Z"/>
              <w:rFonts w:eastAsiaTheme="minorEastAsia"/>
              <w:noProof/>
            </w:rPr>
          </w:pPr>
          <w:del w:id="519"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20" w:author="David Conklin" w:date="2021-03-11T10:54:00Z">
            <w:r w:rsidR="00A87BDD">
              <w:rPr>
                <w:b/>
                <w:bCs/>
                <w:noProof/>
              </w:rPr>
              <w:t>Error! Hyperlink reference not valid.</w:t>
            </w:r>
          </w:ins>
          <w:del w:id="521"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28841776" w:rsidR="00C63B9F" w:rsidDel="0080365E" w:rsidRDefault="008051F2">
          <w:pPr>
            <w:pStyle w:val="TOC2"/>
            <w:tabs>
              <w:tab w:val="right" w:leader="dot" w:pos="9350"/>
            </w:tabs>
            <w:rPr>
              <w:del w:id="522" w:author="David Conklin" w:date="2021-01-30T16:34:00Z"/>
              <w:rFonts w:eastAsiaTheme="minorEastAsia"/>
              <w:noProof/>
            </w:rPr>
          </w:pPr>
          <w:del w:id="523"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24" w:author="David Conklin" w:date="2021-03-11T10:54:00Z">
            <w:r w:rsidR="00A87BDD">
              <w:rPr>
                <w:b/>
                <w:bCs/>
                <w:noProof/>
              </w:rPr>
              <w:t>Error! Hyperlink reference not valid.</w:t>
            </w:r>
          </w:ins>
          <w:del w:id="525"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7A123494" w:rsidR="00C63B9F" w:rsidDel="0080365E" w:rsidRDefault="008051F2">
          <w:pPr>
            <w:pStyle w:val="TOC2"/>
            <w:tabs>
              <w:tab w:val="right" w:leader="dot" w:pos="9350"/>
            </w:tabs>
            <w:rPr>
              <w:del w:id="526" w:author="David Conklin" w:date="2021-01-30T16:34:00Z"/>
              <w:rFonts w:eastAsiaTheme="minorEastAsia"/>
              <w:noProof/>
            </w:rPr>
          </w:pPr>
          <w:del w:id="527"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28" w:author="David Conklin" w:date="2021-03-11T10:54:00Z">
            <w:r w:rsidR="00A87BDD">
              <w:rPr>
                <w:b/>
                <w:bCs/>
                <w:noProof/>
              </w:rPr>
              <w:t>Error! Hyperlink reference not valid.</w:t>
            </w:r>
          </w:ins>
          <w:del w:id="529"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44D4A326" w:rsidR="00C63B9F" w:rsidDel="0080365E" w:rsidRDefault="008051F2">
          <w:pPr>
            <w:pStyle w:val="TOC2"/>
            <w:tabs>
              <w:tab w:val="right" w:leader="dot" w:pos="9350"/>
            </w:tabs>
            <w:rPr>
              <w:del w:id="530" w:author="David Conklin" w:date="2021-01-30T16:34:00Z"/>
              <w:rFonts w:eastAsiaTheme="minorEastAsia"/>
              <w:noProof/>
            </w:rPr>
          </w:pPr>
          <w:del w:id="531"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32" w:author="David Conklin" w:date="2021-03-11T10:54:00Z">
            <w:r w:rsidR="00A87BDD">
              <w:rPr>
                <w:b/>
                <w:bCs/>
                <w:noProof/>
              </w:rPr>
              <w:t>Error! Hyperlink reference not valid.</w:t>
            </w:r>
          </w:ins>
          <w:del w:id="533"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585B8841" w:rsidR="00C63B9F" w:rsidDel="0080365E" w:rsidRDefault="008051F2">
          <w:pPr>
            <w:pStyle w:val="TOC2"/>
            <w:tabs>
              <w:tab w:val="right" w:leader="dot" w:pos="9350"/>
            </w:tabs>
            <w:rPr>
              <w:del w:id="534" w:author="David Conklin" w:date="2021-01-30T16:34:00Z"/>
              <w:rFonts w:eastAsiaTheme="minorEastAsia"/>
              <w:noProof/>
            </w:rPr>
          </w:pPr>
          <w:del w:id="535"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36" w:author="David Conklin" w:date="2021-03-11T10:54:00Z">
            <w:r w:rsidR="00A87BDD">
              <w:rPr>
                <w:b/>
                <w:bCs/>
                <w:noProof/>
              </w:rPr>
              <w:t>Error! Hyperlink reference not valid.</w:t>
            </w:r>
          </w:ins>
          <w:del w:id="537"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3B7B0EDA" w:rsidR="00C63B9F" w:rsidDel="0080365E" w:rsidRDefault="008051F2">
          <w:pPr>
            <w:pStyle w:val="TOC3"/>
            <w:tabs>
              <w:tab w:val="right" w:leader="dot" w:pos="9350"/>
            </w:tabs>
            <w:rPr>
              <w:del w:id="538" w:author="David Conklin" w:date="2021-01-30T16:34:00Z"/>
              <w:rFonts w:eastAsiaTheme="minorEastAsia"/>
              <w:noProof/>
            </w:rPr>
          </w:pPr>
          <w:del w:id="539"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40" w:author="David Conklin" w:date="2021-03-11T10:54:00Z">
            <w:r w:rsidR="00A87BDD">
              <w:rPr>
                <w:b/>
                <w:bCs/>
                <w:noProof/>
              </w:rPr>
              <w:t>Error! Hyperlink reference not valid.</w:t>
            </w:r>
          </w:ins>
          <w:del w:id="541"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3A1BA785" w:rsidR="00C63B9F" w:rsidDel="0080365E" w:rsidRDefault="008051F2">
          <w:pPr>
            <w:pStyle w:val="TOC3"/>
            <w:tabs>
              <w:tab w:val="right" w:leader="dot" w:pos="9350"/>
            </w:tabs>
            <w:rPr>
              <w:del w:id="542" w:author="David Conklin" w:date="2021-01-30T16:34:00Z"/>
              <w:rFonts w:eastAsiaTheme="minorEastAsia"/>
              <w:noProof/>
            </w:rPr>
          </w:pPr>
          <w:del w:id="543"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44" w:author="David Conklin" w:date="2021-03-11T10:54:00Z">
            <w:r w:rsidR="00A87BDD">
              <w:rPr>
                <w:b/>
                <w:bCs/>
                <w:noProof/>
              </w:rPr>
              <w:t>Error! Hyperlink reference not valid.</w:t>
            </w:r>
          </w:ins>
          <w:del w:id="545"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7839455A" w:rsidR="00C63B9F" w:rsidDel="0080365E" w:rsidRDefault="008051F2">
          <w:pPr>
            <w:pStyle w:val="TOC2"/>
            <w:tabs>
              <w:tab w:val="right" w:leader="dot" w:pos="9350"/>
            </w:tabs>
            <w:rPr>
              <w:del w:id="546" w:author="David Conklin" w:date="2021-01-30T16:34:00Z"/>
              <w:rFonts w:eastAsiaTheme="minorEastAsia"/>
              <w:noProof/>
            </w:rPr>
          </w:pPr>
          <w:del w:id="547"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48" w:author="David Conklin" w:date="2021-03-11T10:54:00Z">
            <w:r w:rsidR="00A87BDD">
              <w:rPr>
                <w:b/>
                <w:bCs/>
                <w:noProof/>
              </w:rPr>
              <w:t>Error! Hyperlink reference not valid.</w:t>
            </w:r>
          </w:ins>
          <w:del w:id="549"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0B0FF771" w:rsidR="00C63B9F" w:rsidDel="0080365E" w:rsidRDefault="008051F2">
          <w:pPr>
            <w:pStyle w:val="TOC2"/>
            <w:tabs>
              <w:tab w:val="right" w:leader="dot" w:pos="9350"/>
            </w:tabs>
            <w:rPr>
              <w:del w:id="550" w:author="David Conklin" w:date="2021-01-30T16:34:00Z"/>
              <w:rFonts w:eastAsiaTheme="minorEastAsia"/>
              <w:noProof/>
            </w:rPr>
          </w:pPr>
          <w:del w:id="551"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52" w:author="David Conklin" w:date="2021-03-11T10:54:00Z">
            <w:r w:rsidR="00A87BDD">
              <w:rPr>
                <w:b/>
                <w:bCs/>
                <w:noProof/>
              </w:rPr>
              <w:t>Error! Hyperlink reference not valid.</w:t>
            </w:r>
          </w:ins>
          <w:del w:id="553"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1DAC6C05" w:rsidR="00C63B9F" w:rsidDel="0080365E" w:rsidRDefault="008051F2">
          <w:pPr>
            <w:pStyle w:val="TOC2"/>
            <w:tabs>
              <w:tab w:val="right" w:leader="dot" w:pos="9350"/>
            </w:tabs>
            <w:rPr>
              <w:del w:id="554" w:author="David Conklin" w:date="2021-01-30T16:34:00Z"/>
              <w:rFonts w:eastAsiaTheme="minorEastAsia"/>
              <w:noProof/>
            </w:rPr>
          </w:pPr>
          <w:del w:id="555"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56" w:author="David Conklin" w:date="2021-03-11T10:54:00Z">
            <w:r w:rsidR="00A87BDD">
              <w:rPr>
                <w:b/>
                <w:bCs/>
                <w:noProof/>
              </w:rPr>
              <w:t>Error! Hyperlink reference not valid.</w:t>
            </w:r>
          </w:ins>
          <w:del w:id="557"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19C7E651" w:rsidR="00C63B9F" w:rsidDel="0080365E" w:rsidRDefault="008051F2">
          <w:pPr>
            <w:pStyle w:val="TOC2"/>
            <w:tabs>
              <w:tab w:val="right" w:leader="dot" w:pos="9350"/>
            </w:tabs>
            <w:rPr>
              <w:del w:id="558" w:author="David Conklin" w:date="2021-01-30T16:34:00Z"/>
              <w:rFonts w:eastAsiaTheme="minorEastAsia"/>
              <w:noProof/>
            </w:rPr>
          </w:pPr>
          <w:del w:id="559"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60" w:author="David Conklin" w:date="2021-03-11T10:54:00Z">
            <w:r w:rsidR="00A87BDD">
              <w:rPr>
                <w:b/>
                <w:bCs/>
                <w:noProof/>
              </w:rPr>
              <w:t>Error! Hyperlink reference not valid.</w:t>
            </w:r>
          </w:ins>
          <w:del w:id="561"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1369992D" w:rsidR="00C63B9F" w:rsidDel="0080365E" w:rsidRDefault="008051F2">
          <w:pPr>
            <w:pStyle w:val="TOC2"/>
            <w:tabs>
              <w:tab w:val="right" w:leader="dot" w:pos="9350"/>
            </w:tabs>
            <w:rPr>
              <w:del w:id="562" w:author="David Conklin" w:date="2021-01-30T16:34:00Z"/>
              <w:rFonts w:eastAsiaTheme="minorEastAsia"/>
              <w:noProof/>
            </w:rPr>
          </w:pPr>
          <w:del w:id="563"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64" w:author="David Conklin" w:date="2021-03-11T10:54:00Z">
            <w:r w:rsidR="00A87BDD">
              <w:rPr>
                <w:b/>
                <w:bCs/>
                <w:noProof/>
              </w:rPr>
              <w:t>Error! Hyperlink reference not valid.</w:t>
            </w:r>
          </w:ins>
          <w:del w:id="565"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2D766E9F" w:rsidR="00C63B9F" w:rsidDel="0080365E" w:rsidRDefault="008051F2">
          <w:pPr>
            <w:pStyle w:val="TOC2"/>
            <w:tabs>
              <w:tab w:val="right" w:leader="dot" w:pos="9350"/>
            </w:tabs>
            <w:rPr>
              <w:del w:id="566" w:author="David Conklin" w:date="2021-01-30T16:34:00Z"/>
              <w:rFonts w:eastAsiaTheme="minorEastAsia"/>
              <w:noProof/>
            </w:rPr>
          </w:pPr>
          <w:del w:id="567"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68" w:author="David Conklin" w:date="2021-03-11T10:54:00Z">
            <w:r w:rsidR="00A87BDD">
              <w:rPr>
                <w:b/>
                <w:bCs/>
                <w:noProof/>
              </w:rPr>
              <w:t>Error! Hyperlink reference not valid.</w:t>
            </w:r>
          </w:ins>
          <w:del w:id="569"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1999BC2D" w:rsidR="00C63B9F" w:rsidDel="0080365E" w:rsidRDefault="008051F2">
          <w:pPr>
            <w:pStyle w:val="TOC2"/>
            <w:tabs>
              <w:tab w:val="right" w:leader="dot" w:pos="9350"/>
            </w:tabs>
            <w:rPr>
              <w:del w:id="570" w:author="David Conklin" w:date="2021-01-30T16:34:00Z"/>
              <w:rFonts w:eastAsiaTheme="minorEastAsia"/>
              <w:noProof/>
            </w:rPr>
          </w:pPr>
          <w:del w:id="571"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72" w:author="David Conklin" w:date="2021-03-11T10:54:00Z">
            <w:r w:rsidR="00A87BDD">
              <w:rPr>
                <w:b/>
                <w:bCs/>
                <w:noProof/>
              </w:rPr>
              <w:t>Error! Hyperlink reference not valid.</w:t>
            </w:r>
          </w:ins>
          <w:del w:id="573"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32A84C22" w:rsidR="00C63B9F" w:rsidDel="0080365E" w:rsidRDefault="008051F2">
          <w:pPr>
            <w:pStyle w:val="TOC1"/>
            <w:tabs>
              <w:tab w:val="right" w:leader="dot" w:pos="9350"/>
            </w:tabs>
            <w:rPr>
              <w:del w:id="574" w:author="David Conklin" w:date="2021-01-30T16:34:00Z"/>
              <w:rFonts w:eastAsiaTheme="minorEastAsia"/>
              <w:noProof/>
            </w:rPr>
          </w:pPr>
          <w:del w:id="575"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76" w:author="David Conklin" w:date="2021-03-11T10:54:00Z">
            <w:r w:rsidR="00A87BDD">
              <w:rPr>
                <w:b/>
                <w:bCs/>
                <w:noProof/>
              </w:rPr>
              <w:t>Error! Hyperlink reference not valid.</w:t>
            </w:r>
          </w:ins>
          <w:del w:id="577"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54F2BD67" w:rsidR="00C63B9F" w:rsidDel="0080365E" w:rsidRDefault="008051F2">
          <w:pPr>
            <w:pStyle w:val="TOC1"/>
            <w:tabs>
              <w:tab w:val="right" w:leader="dot" w:pos="9350"/>
            </w:tabs>
            <w:rPr>
              <w:del w:id="578" w:author="David Conklin" w:date="2021-01-30T16:34:00Z"/>
              <w:rFonts w:eastAsiaTheme="minorEastAsia"/>
              <w:noProof/>
            </w:rPr>
          </w:pPr>
          <w:del w:id="579"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80" w:author="David Conklin" w:date="2021-03-11T10:54:00Z">
            <w:r w:rsidR="00A87BDD">
              <w:rPr>
                <w:b/>
                <w:bCs/>
                <w:noProof/>
              </w:rPr>
              <w:t>Error! Hyperlink reference not valid.</w:t>
            </w:r>
          </w:ins>
          <w:del w:id="581"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13E50D8C" w:rsidR="00C63B9F" w:rsidDel="0080365E" w:rsidRDefault="008051F2">
          <w:pPr>
            <w:pStyle w:val="TOC1"/>
            <w:tabs>
              <w:tab w:val="right" w:leader="dot" w:pos="9350"/>
            </w:tabs>
            <w:rPr>
              <w:del w:id="582" w:author="David Conklin" w:date="2021-01-30T16:34:00Z"/>
              <w:rFonts w:eastAsiaTheme="minorEastAsia"/>
              <w:noProof/>
            </w:rPr>
          </w:pPr>
          <w:del w:id="583"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84" w:author="David Conklin" w:date="2021-03-11T10:54:00Z">
            <w:r w:rsidR="00A87BDD">
              <w:rPr>
                <w:b/>
                <w:bCs/>
                <w:noProof/>
              </w:rPr>
              <w:t>Error! Hyperlink reference not valid.</w:t>
            </w:r>
          </w:ins>
          <w:del w:id="585"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62552304" w:rsidR="00C63B9F" w:rsidDel="0080365E" w:rsidRDefault="008051F2">
          <w:pPr>
            <w:pStyle w:val="TOC1"/>
            <w:tabs>
              <w:tab w:val="right" w:leader="dot" w:pos="9350"/>
            </w:tabs>
            <w:rPr>
              <w:del w:id="586" w:author="David Conklin" w:date="2021-01-30T16:34:00Z"/>
              <w:rFonts w:eastAsiaTheme="minorEastAsia"/>
              <w:noProof/>
            </w:rPr>
          </w:pPr>
          <w:del w:id="587"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88" w:author="David Conklin" w:date="2021-03-11T10:54:00Z">
            <w:r w:rsidR="00A87BDD">
              <w:rPr>
                <w:b/>
                <w:bCs/>
                <w:noProof/>
              </w:rPr>
              <w:t>Error! Hyperlink reference not valid.</w:t>
            </w:r>
          </w:ins>
          <w:del w:id="589"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1DFDEB6A" w:rsidR="00C63B9F" w:rsidDel="0080365E" w:rsidRDefault="008051F2">
          <w:pPr>
            <w:pStyle w:val="TOC1"/>
            <w:tabs>
              <w:tab w:val="right" w:leader="dot" w:pos="9350"/>
            </w:tabs>
            <w:rPr>
              <w:del w:id="590" w:author="David Conklin" w:date="2021-01-30T16:34:00Z"/>
              <w:rFonts w:eastAsiaTheme="minorEastAsia"/>
              <w:noProof/>
            </w:rPr>
          </w:pPr>
          <w:del w:id="591"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92" w:author="David Conklin" w:date="2021-03-11T10:54:00Z">
            <w:r w:rsidR="00A87BDD">
              <w:rPr>
                <w:b/>
                <w:bCs/>
                <w:noProof/>
              </w:rPr>
              <w:t>Error! Hyperlink reference not valid.</w:t>
            </w:r>
          </w:ins>
          <w:del w:id="593"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0E9C2A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94" w:author="David Conklin" w:date="2021-03-01T08:37:00Z">
        <w:r w:rsidR="001B1970">
          <w:rPr>
            <w:noProof/>
            <w:webHidden/>
          </w:rPr>
          <w:t>9</w:t>
        </w:r>
      </w:ins>
      <w:del w:id="595"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0E28C62B"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96" w:author="David Conklin" w:date="2021-03-01T08:37:00Z">
        <w:r w:rsidR="001B1970">
          <w:rPr>
            <w:noProof/>
            <w:webHidden/>
          </w:rPr>
          <w:t>10</w:t>
        </w:r>
      </w:ins>
      <w:del w:id="597"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B69A69C"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98" w:author="David Conklin" w:date="2021-03-01T08:37:00Z">
        <w:r w:rsidR="001B1970">
          <w:rPr>
            <w:noProof/>
            <w:webHidden/>
          </w:rPr>
          <w:t>11</w:t>
        </w:r>
      </w:ins>
      <w:del w:id="599"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574FDC4C"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00" w:author="David Conklin" w:date="2021-03-01T08:37:00Z">
        <w:r w:rsidR="001B1970">
          <w:rPr>
            <w:noProof/>
            <w:webHidden/>
          </w:rPr>
          <w:t>12</w:t>
        </w:r>
      </w:ins>
      <w:del w:id="601"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3239BC8A"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02" w:author="David Conklin" w:date="2021-03-01T08:37:00Z">
        <w:r w:rsidR="001B1970">
          <w:rPr>
            <w:noProof/>
            <w:webHidden/>
          </w:rPr>
          <w:t>13</w:t>
        </w:r>
      </w:ins>
      <w:del w:id="603"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3FE77308"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604" w:author="David Conklin" w:date="2021-03-01T08:37:00Z">
        <w:r w:rsidR="001B1970">
          <w:rPr>
            <w:noProof/>
            <w:webHidden/>
          </w:rPr>
          <w:t>37</w:t>
        </w:r>
      </w:ins>
      <w:del w:id="605"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5D812582"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606" w:author="David Conklin" w:date="2021-03-01T08:37:00Z">
        <w:r w:rsidR="001B1970">
          <w:rPr>
            <w:noProof/>
            <w:webHidden/>
          </w:rPr>
          <w:t>39</w:t>
        </w:r>
      </w:ins>
      <w:del w:id="607"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210F013F"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608" w:author="David Conklin" w:date="2021-03-01T08:37:00Z">
        <w:r w:rsidR="001B1970">
          <w:rPr>
            <w:noProof/>
            <w:webHidden/>
          </w:rPr>
          <w:t>40</w:t>
        </w:r>
      </w:ins>
      <w:del w:id="609"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040B1290"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10" w:author="David Conklin" w:date="2021-03-01T08:37:00Z">
        <w:r w:rsidR="001B1970">
          <w:rPr>
            <w:noProof/>
            <w:webHidden/>
          </w:rPr>
          <w:t>59</w:t>
        </w:r>
      </w:ins>
      <w:del w:id="611"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12" w:name="_Toc66352482"/>
      <w:r>
        <w:lastRenderedPageBreak/>
        <w:t>What is a digital handbook?</w:t>
      </w:r>
      <w:bookmarkEnd w:id="61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13" w:name="_Toc66352483"/>
      <w:r>
        <w:t>CW3M c</w:t>
      </w:r>
      <w:r w:rsidR="00C70B81">
        <w:t>oncept</w:t>
      </w:r>
      <w:bookmarkEnd w:id="613"/>
      <w:r>
        <w:t xml:space="preserve"> </w:t>
      </w:r>
    </w:p>
    <w:p w14:paraId="7E41CEB8" w14:textId="77777777" w:rsidR="000D6396" w:rsidRDefault="000D6396" w:rsidP="00A43D30"/>
    <w:p w14:paraId="3DA45CFC" w14:textId="77777777" w:rsidR="000D6396" w:rsidRDefault="00C46F0A" w:rsidP="00C46F0A">
      <w:pPr>
        <w:pStyle w:val="Heading2"/>
      </w:pPr>
      <w:bookmarkStart w:id="614" w:name="_Toc66352484"/>
      <w:r>
        <w:t>A different kind of community model</w:t>
      </w:r>
      <w:bookmarkEnd w:id="61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15" w:name="_Toc66352485"/>
      <w:r>
        <w:t>What CW3M is for</w:t>
      </w:r>
      <w:bookmarkEnd w:id="61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16" w:name="_Toc66352486"/>
      <w:r>
        <w:lastRenderedPageBreak/>
        <w:t>Management and maintenance</w:t>
      </w:r>
      <w:bookmarkEnd w:id="61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17" w:name="_Toc66352487"/>
      <w:r>
        <w:t xml:space="preserve">CW3M – A </w:t>
      </w:r>
      <w:r w:rsidR="007E0920">
        <w:t>“</w:t>
      </w:r>
      <w:r>
        <w:t>first principles</w:t>
      </w:r>
      <w:r w:rsidR="007E0920">
        <w:t>”</w:t>
      </w:r>
      <w:r>
        <w:t xml:space="preserve"> model with tuning knobs</w:t>
      </w:r>
      <w:bookmarkEnd w:id="61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18" w:name="_Toc66352488"/>
      <w:r>
        <w:t>The tuning knobs</w:t>
      </w:r>
      <w:bookmarkEnd w:id="618"/>
    </w:p>
    <w:p w14:paraId="357A9712" w14:textId="3B026DD3" w:rsidR="00CF4F65" w:rsidRDefault="00CF4F65" w:rsidP="00CF4F65"/>
    <w:p w14:paraId="386F14D4" w14:textId="7E6DF33D" w:rsidR="00227342" w:rsidRDefault="00CF4F65" w:rsidP="00872B5B">
      <w:pPr>
        <w:pStyle w:val="Heading2"/>
      </w:pPr>
      <w:bookmarkStart w:id="619" w:name="_Toc66352489"/>
      <w:r>
        <w:t xml:space="preserve">ET_MULT </w:t>
      </w:r>
      <w:r w:rsidR="00227342">
        <w:t>– forest evapotranspiration</w:t>
      </w:r>
      <w:bookmarkEnd w:id="61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20" w:name="_Toc66352490"/>
      <w:r>
        <w:t>SOLAR_RADIATION_MULTIPLIER – reservoir insolation</w:t>
      </w:r>
      <w:bookmarkEnd w:id="62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21" w:name="_Toc66352491"/>
      <w:r>
        <w:t>FLOW_CMS – Discharge from High Cascade springs</w:t>
      </w:r>
      <w:bookmarkEnd w:id="62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3A9F63F" w:rsidR="009B7331" w:rsidDel="00FD7767" w:rsidRDefault="009B7331" w:rsidP="00D37681">
      <w:pPr>
        <w:pStyle w:val="Heading1"/>
        <w:rPr>
          <w:del w:id="622" w:author="David Conklin" w:date="2021-03-11T07:36:00Z"/>
        </w:rPr>
      </w:pPr>
    </w:p>
    <w:p w14:paraId="5A58D143" w14:textId="77777777" w:rsidR="00FD7767" w:rsidRPr="00FD7767" w:rsidRDefault="00FD7767" w:rsidP="00FD7767">
      <w:pPr>
        <w:rPr>
          <w:ins w:id="623" w:author="David Conklin" w:date="2021-03-11T07:36:00Z"/>
          <w:rPrChange w:id="624" w:author="David Conklin" w:date="2021-03-11T07:36:00Z">
            <w:rPr>
              <w:ins w:id="625" w:author="David Conklin" w:date="2021-03-11T07:36:00Z"/>
            </w:rPr>
          </w:rPrChange>
        </w:rPr>
        <w:pPrChange w:id="626" w:author="David Conklin" w:date="2021-03-11T07:36:00Z">
          <w:pPr/>
        </w:pPrChange>
      </w:pPr>
    </w:p>
    <w:p w14:paraId="4A984127" w14:textId="29C63F71" w:rsidR="00FD7767" w:rsidRDefault="00FD7767" w:rsidP="00D37681">
      <w:pPr>
        <w:pStyle w:val="Heading1"/>
        <w:rPr>
          <w:ins w:id="627" w:author="David Conklin" w:date="2021-03-11T07:34:00Z"/>
        </w:rPr>
      </w:pPr>
      <w:bookmarkStart w:id="628" w:name="_Toc66352492"/>
      <w:ins w:id="629" w:author="David Conklin" w:date="2021-03-11T07:35:00Z">
        <w:r>
          <w:t xml:space="preserve">The Envision framework and the </w:t>
        </w:r>
      </w:ins>
      <w:ins w:id="630" w:author="David Conklin" w:date="2021-03-11T07:33:00Z">
        <w:r>
          <w:t>GIS Lay</w:t>
        </w:r>
      </w:ins>
      <w:ins w:id="631" w:author="David Conklin" w:date="2021-03-11T07:34:00Z">
        <w:r>
          <w:t>ers</w:t>
        </w:r>
        <w:bookmarkEnd w:id="628"/>
      </w:ins>
    </w:p>
    <w:p w14:paraId="5134D466" w14:textId="573499F3" w:rsidR="00FD7767" w:rsidRDefault="00FD7767" w:rsidP="00FD7767">
      <w:pPr>
        <w:rPr>
          <w:ins w:id="632" w:author="David Conklin" w:date="2021-03-11T08:11:00Z"/>
        </w:rPr>
      </w:pPr>
      <w:ins w:id="633" w:author="David Conklin" w:date="2021-03-11T07:36:00Z">
        <w:r>
          <w:t>CW3</w:t>
        </w:r>
      </w:ins>
      <w:ins w:id="634" w:author="David Conklin" w:date="2021-03-11T07:37:00Z">
        <w:r>
          <w:t>M uses the Envision modeling framework created by John Bolte and colleagues at</w:t>
        </w:r>
      </w:ins>
      <w:ins w:id="635" w:author="David Conklin" w:date="2021-03-11T07:38:00Z">
        <w:r>
          <w:t xml:space="preserve"> Oregon State University.</w:t>
        </w:r>
      </w:ins>
      <w:ins w:id="636" w:author="David Conklin" w:date="2021-03-11T08:08:00Z">
        <w:r w:rsidR="00650CEA">
          <w:t xml:space="preserve">  The particular version of Envision used</w:t>
        </w:r>
      </w:ins>
      <w:ins w:id="637" w:author="David Conklin" w:date="2021-03-11T08:09:00Z">
        <w:r w:rsidR="00650CEA">
          <w:t xml:space="preserve"> in CW3M evolved from the version used by the WW2100 project</w:t>
        </w:r>
      </w:ins>
      <w:ins w:id="638" w:author="David Conklin" w:date="2021-03-11T08:10:00Z">
        <w:r w:rsidR="00650CEA">
          <w:t xml:space="preserve">, splitting off from the main line of Envision model development at OSU </w:t>
        </w:r>
      </w:ins>
      <w:ins w:id="639" w:author="David Conklin" w:date="2021-03-11T08:11:00Z">
        <w:r w:rsidR="00650CEA">
          <w:t>in about 2013 or 2014.</w:t>
        </w:r>
      </w:ins>
    </w:p>
    <w:p w14:paraId="1802D0E1" w14:textId="3F13F3CC" w:rsidR="00650CEA" w:rsidRDefault="00650CEA" w:rsidP="00FD7767">
      <w:pPr>
        <w:rPr>
          <w:ins w:id="640" w:author="David Conklin" w:date="2021-03-11T08:11:00Z"/>
        </w:rPr>
      </w:pPr>
    </w:p>
    <w:p w14:paraId="7B7CAB74" w14:textId="4A57A586" w:rsidR="00650CEA" w:rsidRDefault="00650CEA" w:rsidP="00FD7767">
      <w:pPr>
        <w:rPr>
          <w:ins w:id="641" w:author="David Conklin" w:date="2021-03-11T11:00:00Z"/>
        </w:rPr>
      </w:pPr>
      <w:ins w:id="642" w:author="David Conklin" w:date="2021-03-11T08:12:00Z">
        <w:r>
          <w:t>Central to the Envision framework as used in CW3M are three ArcG</w:t>
        </w:r>
      </w:ins>
      <w:ins w:id="643" w:author="David Conklin" w:date="2021-03-11T08:13:00Z">
        <w:r>
          <w:t xml:space="preserve">IS shapefiles: the IDU, HRU, and Reach layers.  </w:t>
        </w:r>
      </w:ins>
      <w:ins w:id="644" w:author="David Conklin" w:date="2021-03-11T08:14:00Z">
        <w:r>
          <w:t>IDU stands for “in</w:t>
        </w:r>
      </w:ins>
      <w:ins w:id="645" w:author="David Conklin" w:date="2021-03-11T08:15:00Z">
        <w:r>
          <w:t>dependent decision unit” and is the spatial unit of computation.  IDUs are arbitrary polygo</w:t>
        </w:r>
      </w:ins>
      <w:ins w:id="646" w:author="David Conklin" w:date="2021-03-11T08:16:00Z">
        <w:r>
          <w:t>ns which tile the wa</w:t>
        </w:r>
      </w:ins>
      <w:ins w:id="647" w:author="David Conklin" w:date="2021-03-11T08:17:00Z">
        <w:r>
          <w:t xml:space="preserve">tershed </w:t>
        </w:r>
      </w:ins>
      <w:ins w:id="648" w:author="David Conklin" w:date="2021-03-11T08:18:00Z">
        <w:r>
          <w:t>under study.  The Reach layer represents the stream network which drains the watershed.</w:t>
        </w:r>
        <w:r w:rsidR="003532CD">
          <w:t xml:space="preserve">  HRU stands for</w:t>
        </w:r>
      </w:ins>
      <w:ins w:id="649" w:author="David Conklin" w:date="2021-03-11T08:19:00Z">
        <w:r w:rsidR="003532CD">
          <w:t xml:space="preserve"> “hydrologic resource unit” and ties the IDU and Reach layers together by HRU </w:t>
        </w:r>
      </w:ins>
      <w:ins w:id="650" w:author="David Conklin" w:date="2021-03-11T08:20:00Z">
        <w:r w:rsidR="003532CD">
          <w:t>polygons composed of IDUs which all drain to the same reach</w:t>
        </w:r>
      </w:ins>
      <w:ins w:id="651" w:author="David Conklin" w:date="2021-03-11T08:21:00Z">
        <w:r w:rsidR="003532CD">
          <w:t>.</w:t>
        </w:r>
      </w:ins>
      <w:ins w:id="652" w:author="David Conklin" w:date="2021-03-11T10:54:00Z">
        <w:r w:rsidR="00A87BDD">
          <w:t xml:space="preserve">  The use</w:t>
        </w:r>
      </w:ins>
      <w:ins w:id="653" w:author="David Conklin" w:date="2021-03-11T10:55:00Z">
        <w:r w:rsidR="00A87BDD">
          <w:t xml:space="preserve"> of </w:t>
        </w:r>
        <w:r w:rsidR="00A87BDD">
          <w:lastRenderedPageBreak/>
          <w:t>shapefiles (as opposed to grids) underlies</w:t>
        </w:r>
      </w:ins>
      <w:ins w:id="654" w:author="David Conklin" w:date="2021-03-11T10:56:00Z">
        <w:r w:rsidR="00A87BDD">
          <w:t xml:space="preserve"> an important feature of the Envision framework: the landsc</w:t>
        </w:r>
      </w:ins>
      <w:ins w:id="655" w:author="David Conklin" w:date="2021-03-11T10:57:00Z">
        <w:r w:rsidR="00A87BDD">
          <w:t>ape can be represented using a heterogeneous spatial scale</w:t>
        </w:r>
      </w:ins>
      <w:ins w:id="656" w:author="David Conklin" w:date="2021-03-11T10:58:00Z">
        <w:r w:rsidR="00A87BDD">
          <w:t>.  In uniform parts of the landscape, the IDU polygons can be large</w:t>
        </w:r>
      </w:ins>
      <w:ins w:id="657" w:author="David Conklin" w:date="2021-03-11T10:59:00Z">
        <w:r w:rsidR="00A87BDD">
          <w:t>, while smaller pol</w:t>
        </w:r>
      </w:ins>
      <w:ins w:id="658" w:author="David Conklin" w:date="2021-03-11T11:00:00Z">
        <w:r w:rsidR="00A87BDD">
          <w:t>ygons can be used in areas where higher information density is required.</w:t>
        </w:r>
      </w:ins>
    </w:p>
    <w:p w14:paraId="1F75F03B" w14:textId="77777777" w:rsidR="00A87BDD" w:rsidRDefault="00A87BDD" w:rsidP="00FD7767">
      <w:pPr>
        <w:rPr>
          <w:ins w:id="659" w:author="David Conklin" w:date="2021-03-11T08:21:00Z"/>
        </w:rPr>
      </w:pPr>
    </w:p>
    <w:p w14:paraId="1FB0F481" w14:textId="15B27696" w:rsidR="003532CD" w:rsidRDefault="003532CD" w:rsidP="003532CD">
      <w:pPr>
        <w:pStyle w:val="Heading2"/>
        <w:rPr>
          <w:ins w:id="660" w:author="David Conklin" w:date="2021-03-11T08:22:00Z"/>
        </w:rPr>
      </w:pPr>
      <w:bookmarkStart w:id="661" w:name="_Toc66352493"/>
      <w:ins w:id="662" w:author="David Conklin" w:date="2021-03-11T08:22:00Z">
        <w:r>
          <w:t>The Reach Layer</w:t>
        </w:r>
        <w:bookmarkEnd w:id="661"/>
      </w:ins>
    </w:p>
    <w:p w14:paraId="4BC6855F" w14:textId="29DBBF28" w:rsidR="003532CD" w:rsidRDefault="003532CD" w:rsidP="003532CD">
      <w:pPr>
        <w:rPr>
          <w:ins w:id="663" w:author="David Conklin" w:date="2021-03-11T08:26:00Z"/>
        </w:rPr>
      </w:pPr>
      <w:ins w:id="664" w:author="David Conklin" w:date="2021-03-11T08:22:00Z">
        <w:r>
          <w:t xml:space="preserve">Conceptually, the Reach layer is </w:t>
        </w:r>
      </w:ins>
      <w:ins w:id="665" w:author="David Conklin" w:date="2021-03-11T08:23:00Z">
        <w:r>
          <w:t>a set of lin</w:t>
        </w:r>
      </w:ins>
      <w:ins w:id="666" w:author="David Conklin" w:date="2021-03-11T08:36:00Z">
        <w:r w:rsidR="00687176">
          <w:t>e</w:t>
        </w:r>
      </w:ins>
      <w:ins w:id="667" w:author="David Conklin" w:date="2021-03-11T08:37:00Z">
        <w:r w:rsidR="00687176">
          <w:t>s</w:t>
        </w:r>
      </w:ins>
      <w:ins w:id="668" w:author="David Conklin" w:date="2021-03-11T08:23:00Z">
        <w:r>
          <w:t xml:space="preserve"> </w:t>
        </w:r>
      </w:ins>
      <w:ins w:id="669" w:author="David Conklin" w:date="2021-03-11T08:22:00Z">
        <w:r>
          <w:t>structured as</w:t>
        </w:r>
      </w:ins>
      <w:ins w:id="670" w:author="David Conklin" w:date="2021-03-11T08:23:00Z">
        <w:r>
          <w:t xml:space="preserve"> a tree, with flow downstream from “lea</w:t>
        </w:r>
      </w:ins>
      <w:ins w:id="671" w:author="David Conklin" w:date="2021-03-11T08:37:00Z">
        <w:r w:rsidR="00687176">
          <w:t>ves</w:t>
        </w:r>
      </w:ins>
      <w:ins w:id="672" w:author="David Conklin" w:date="2021-03-11T08:23:00Z">
        <w:r>
          <w:t xml:space="preserve">” </w:t>
        </w:r>
      </w:ins>
      <w:ins w:id="673" w:author="David Conklin" w:date="2021-03-11T08:24:00Z">
        <w:r>
          <w:t xml:space="preserve">(headwater reaches) to </w:t>
        </w:r>
      </w:ins>
      <w:ins w:id="674" w:author="David Conklin" w:date="2021-03-11T08:37:00Z">
        <w:r w:rsidR="00687176">
          <w:t>a single</w:t>
        </w:r>
      </w:ins>
      <w:ins w:id="675" w:author="David Conklin" w:date="2021-03-11T08:24:00Z">
        <w:r>
          <w:t xml:space="preserve"> </w:t>
        </w:r>
      </w:ins>
      <w:ins w:id="676" w:author="David Conklin" w:date="2021-03-11T08:37:00Z">
        <w:r w:rsidR="00687176">
          <w:t>“</w:t>
        </w:r>
      </w:ins>
      <w:ins w:id="677" w:author="David Conklin" w:date="2021-03-11T08:24:00Z">
        <w:r>
          <w:t>root</w:t>
        </w:r>
      </w:ins>
      <w:ins w:id="678" w:author="David Conklin" w:date="2021-03-11T08:38:00Z">
        <w:r w:rsidR="00687176">
          <w:t>”</w:t>
        </w:r>
      </w:ins>
      <w:ins w:id="679" w:author="David Conklin" w:date="2021-03-11T08:24:00Z">
        <w:r>
          <w:t xml:space="preserve"> (the watershed outlet, a.</w:t>
        </w:r>
      </w:ins>
      <w:ins w:id="680" w:author="David Conklin" w:date="2021-03-11T08:25:00Z">
        <w:r>
          <w:t xml:space="preserve">k.a. “pourpoint” in ArcGIS </w:t>
        </w:r>
      </w:ins>
      <w:ins w:id="681" w:author="David Conklin" w:date="2021-03-11T09:08:00Z">
        <w:r w:rsidR="00213889">
          <w:t>jargon</w:t>
        </w:r>
      </w:ins>
      <w:ins w:id="682" w:author="David Conklin" w:date="2021-03-11T08:25:00Z">
        <w:r>
          <w:t>).  By convention, each reach can</w:t>
        </w:r>
      </w:ins>
      <w:ins w:id="683" w:author="David Conklin" w:date="2021-03-11T08:26:00Z">
        <w:r>
          <w:t xml:space="preserve"> be connected to only a single downstream reach and no more than two upstream reaches.</w:t>
        </w:r>
      </w:ins>
    </w:p>
    <w:p w14:paraId="41CF0A2E" w14:textId="77777777" w:rsidR="003532CD" w:rsidRDefault="003532CD" w:rsidP="003532CD">
      <w:pPr>
        <w:rPr>
          <w:ins w:id="684" w:author="David Conklin" w:date="2021-03-11T08:26:00Z"/>
        </w:rPr>
      </w:pPr>
    </w:p>
    <w:p w14:paraId="7A7C0539" w14:textId="3F3A8B1E" w:rsidR="003532CD" w:rsidRDefault="003532CD" w:rsidP="003532CD">
      <w:pPr>
        <w:rPr>
          <w:ins w:id="685" w:author="David Conklin" w:date="2021-03-11T08:38:00Z"/>
        </w:rPr>
      </w:pPr>
      <w:ins w:id="686" w:author="David Conklin" w:date="2021-03-11T08:27:00Z">
        <w:r>
          <w:t>Reaches may be of arbitrary length but s</w:t>
        </w:r>
      </w:ins>
      <w:ins w:id="687" w:author="David Conklin" w:date="2021-03-11T08:28:00Z">
        <w:r w:rsidR="00D5209E">
          <w:t xml:space="preserve">hould be relatively uniform in the characteristics which matter to the simulation, for example direction, width, </w:t>
        </w:r>
      </w:ins>
      <w:ins w:id="688" w:author="David Conklin" w:date="2021-03-11T08:29:00Z">
        <w:r w:rsidR="00687176">
          <w:t xml:space="preserve">streamside vegetation, and so on.  For mathematical convenience, reaches </w:t>
        </w:r>
      </w:ins>
      <w:ins w:id="689" w:author="David Conklin" w:date="2021-03-11T08:30:00Z">
        <w:r w:rsidR="00687176">
          <w:t>l</w:t>
        </w:r>
      </w:ins>
      <w:ins w:id="690" w:author="David Conklin" w:date="2021-03-11T08:31:00Z">
        <w:r w:rsidR="00687176">
          <w:t xml:space="preserve">onger than 1 kilometer </w:t>
        </w:r>
      </w:ins>
      <w:ins w:id="691" w:author="David Conklin" w:date="2021-03-11T08:30:00Z">
        <w:r w:rsidR="00687176">
          <w:t>are further subdivided into equal-length subreaches</w:t>
        </w:r>
      </w:ins>
      <w:ins w:id="692" w:author="David Conklin" w:date="2021-03-11T08:31:00Z">
        <w:r w:rsidR="00687176">
          <w:t>.  For example, a reach of length 1.3 km is subdivide</w:t>
        </w:r>
      </w:ins>
      <w:ins w:id="693" w:author="David Conklin" w:date="2021-03-11T08:32:00Z">
        <w:r w:rsidR="00687176">
          <w:t>d into two 650 m subreaches, a 2.1 km long r</w:t>
        </w:r>
      </w:ins>
      <w:ins w:id="694" w:author="David Conklin" w:date="2021-03-11T08:33:00Z">
        <w:r w:rsidR="00687176">
          <w:t>each would be composed of three 700 m subreaches, and so on.</w:t>
        </w:r>
      </w:ins>
      <w:ins w:id="695" w:author="David Conklin" w:date="2021-03-11T08:34:00Z">
        <w:r w:rsidR="00687176">
          <w:t xml:space="preserve">  By convention, the division into subreaches does not reflect information about</w:t>
        </w:r>
      </w:ins>
      <w:ins w:id="696" w:author="David Conklin" w:date="2021-03-11T08:35:00Z">
        <w:r w:rsidR="00687176">
          <w:t xml:space="preserve"> the actual reach; it is merely a mathematical convenience.</w:t>
        </w:r>
      </w:ins>
    </w:p>
    <w:p w14:paraId="43F7D7D1" w14:textId="161F3635" w:rsidR="00687176" w:rsidRDefault="00687176" w:rsidP="003532CD">
      <w:pPr>
        <w:rPr>
          <w:ins w:id="697" w:author="David Conklin" w:date="2021-03-11T08:38:00Z"/>
        </w:rPr>
      </w:pPr>
    </w:p>
    <w:p w14:paraId="466F5B75" w14:textId="1F461F8B" w:rsidR="00687176" w:rsidRPr="003532CD" w:rsidRDefault="00687176" w:rsidP="003532CD">
      <w:pPr>
        <w:rPr>
          <w:ins w:id="698" w:author="David Conklin" w:date="2021-03-11T07:36:00Z"/>
          <w:rPrChange w:id="699" w:author="David Conklin" w:date="2021-03-11T08:22:00Z">
            <w:rPr>
              <w:ins w:id="700" w:author="David Conklin" w:date="2021-03-11T07:36:00Z"/>
            </w:rPr>
          </w:rPrChange>
        </w:rPr>
        <w:pPrChange w:id="701" w:author="David Conklin" w:date="2021-03-11T08:22:00Z">
          <w:pPr/>
        </w:pPrChange>
      </w:pPr>
      <w:ins w:id="702" w:author="David Conklin" w:date="2021-03-11T08:39:00Z">
        <w:r>
          <w:t xml:space="preserve">As of </w:t>
        </w:r>
        <w:r w:rsidR="00AD75E0">
          <w:t>early 2021, CW3M uses the Reach layer from the WW2100 with a few corrections</w:t>
        </w:r>
      </w:ins>
      <w:ins w:id="703" w:author="David Conklin" w:date="2021-03-11T08:40:00Z">
        <w:r w:rsidR="00AD75E0">
          <w:t>.  This is not ideal for modeling stream temperature, since many reach</w:t>
        </w:r>
      </w:ins>
      <w:ins w:id="704" w:author="David Conklin" w:date="2021-03-11T08:41:00Z">
        <w:r w:rsidR="00AD75E0">
          <w:t xml:space="preserve">es are curved to such a degree that </w:t>
        </w:r>
      </w:ins>
      <w:ins w:id="705" w:author="David Conklin" w:date="2021-03-11T08:42:00Z">
        <w:r w:rsidR="00AD75E0">
          <w:t>insolation varies significantly along their le</w:t>
        </w:r>
      </w:ins>
      <w:ins w:id="706" w:author="David Conklin" w:date="2021-03-11T08:43:00Z">
        <w:r w:rsidR="00AD75E0">
          <w:t xml:space="preserve">ngths.  It is likely that a more detailed Reach layer </w:t>
        </w:r>
      </w:ins>
      <w:ins w:id="707" w:author="David Conklin" w:date="2021-03-11T08:44:00Z">
        <w:r w:rsidR="00AD75E0">
          <w:t>for the McKenzie basin will be developed as part of the McKenzie wetlands project, discussed later in this document.</w:t>
        </w:r>
      </w:ins>
    </w:p>
    <w:p w14:paraId="49961FC3" w14:textId="77777777" w:rsidR="00FD7767" w:rsidRPr="00FD7767" w:rsidRDefault="00FD7767" w:rsidP="00FD7767">
      <w:pPr>
        <w:rPr>
          <w:ins w:id="708" w:author="David Conklin" w:date="2021-03-11T07:33:00Z"/>
          <w:rPrChange w:id="709" w:author="David Conklin" w:date="2021-03-11T07:34:00Z">
            <w:rPr>
              <w:ins w:id="710" w:author="David Conklin" w:date="2021-03-11T07:33:00Z"/>
            </w:rPr>
          </w:rPrChange>
        </w:rPr>
        <w:pPrChange w:id="711" w:author="David Conklin" w:date="2021-03-11T07:34:00Z">
          <w:pPr>
            <w:pStyle w:val="Heading1"/>
          </w:pPr>
        </w:pPrChange>
      </w:pPr>
    </w:p>
    <w:p w14:paraId="3112A3CF" w14:textId="3250FB5C" w:rsidR="00867943" w:rsidRDefault="00D37681" w:rsidP="00D37681">
      <w:pPr>
        <w:pStyle w:val="Heading1"/>
      </w:pPr>
      <w:bookmarkStart w:id="712" w:name="_Toc66352494"/>
      <w:r>
        <w:t>Study areas</w:t>
      </w:r>
      <w:bookmarkEnd w:id="71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F62EDC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B1970">
        <w:t xml:space="preserve">Figure </w:t>
      </w:r>
      <w:r w:rsidR="001B1970">
        <w:rPr>
          <w:noProof/>
        </w:rPr>
        <w:t>1</w:t>
      </w:r>
      <w:r w:rsidR="00064E77">
        <w:fldChar w:fldCharType="end"/>
      </w:r>
      <w:r w:rsidR="00064E77">
        <w:t>)</w:t>
      </w:r>
    </w:p>
    <w:p w14:paraId="03CAE907" w14:textId="3A9A092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B1970">
        <w:t xml:space="preserve">Figure </w:t>
      </w:r>
      <w:r w:rsidR="001B1970">
        <w:rPr>
          <w:noProof/>
        </w:rPr>
        <w:t>2</w:t>
      </w:r>
      <w:r w:rsidR="00064E77">
        <w:fldChar w:fldCharType="end"/>
      </w:r>
      <w:r w:rsidR="00064E77">
        <w:t>)</w:t>
      </w:r>
    </w:p>
    <w:p w14:paraId="1A5A767B" w14:textId="5906E2C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B1970">
        <w:t xml:space="preserve">Figure </w:t>
      </w:r>
      <w:r w:rsidR="001B1970">
        <w:rPr>
          <w:noProof/>
        </w:rPr>
        <w:t>5</w:t>
      </w:r>
      <w:r w:rsidR="00893F4B">
        <w:fldChar w:fldCharType="end"/>
      </w:r>
      <w:r>
        <w:t>)</w:t>
      </w:r>
    </w:p>
    <w:p w14:paraId="1B80045C" w14:textId="010D6CB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B1970">
        <w:t xml:space="preserve">Figure </w:t>
      </w:r>
      <w:r w:rsidR="001B1970">
        <w:rPr>
          <w:noProof/>
        </w:rPr>
        <w:t>3</w:t>
      </w:r>
      <w:r w:rsidR="00064E77">
        <w:fldChar w:fldCharType="end"/>
      </w:r>
      <w:r w:rsidR="00064E77">
        <w:t>)</w:t>
      </w:r>
    </w:p>
    <w:p w14:paraId="1933EF54" w14:textId="144BF4B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B1970">
        <w:t xml:space="preserve">Figure </w:t>
      </w:r>
      <w:r w:rsidR="001B1970">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13" w:name="_Toc66352495"/>
      <w:r>
        <w:t>Data</w:t>
      </w:r>
      <w:r w:rsidR="00A92F06">
        <w:t>CW3M</w:t>
      </w:r>
      <w:r>
        <w:t xml:space="preserve"> directory structure</w:t>
      </w:r>
      <w:bookmarkEnd w:id="71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14" w:name="_Toc66352496"/>
      <w:r>
        <w:t>DataCW3M\ScenarioData directory structure</w:t>
      </w:r>
      <w:bookmarkEnd w:id="71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15" w:name="_Toc66352497"/>
      <w:r>
        <w:t>DataCW3M\ScenarioData\&lt;scenario&gt; folder contents</w:t>
      </w:r>
      <w:bookmarkEnd w:id="71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16" w:name="_Toc66352498"/>
      <w:r>
        <w:t>DataCW3M\&lt;study area&gt; folder contents</w:t>
      </w:r>
      <w:bookmarkEnd w:id="71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CCD0F7E" w:rsidR="00D37681" w:rsidRDefault="00D37681" w:rsidP="00D37681">
      <w:pPr>
        <w:pStyle w:val="Caption"/>
      </w:pPr>
      <w:bookmarkStart w:id="717" w:name="_Ref529607484"/>
      <w:bookmarkStart w:id="71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1</w:t>
      </w:r>
      <w:r w:rsidR="006C64CF">
        <w:rPr>
          <w:noProof/>
        </w:rPr>
        <w:fldChar w:fldCharType="end"/>
      </w:r>
      <w:bookmarkEnd w:id="717"/>
      <w:r>
        <w:t xml:space="preserve">. Willamette River basin study area; embedded study areas are </w:t>
      </w:r>
      <w:r w:rsidR="0005603B">
        <w:t>colored</w:t>
      </w:r>
      <w:r w:rsidR="0097392C">
        <w:t xml:space="preserve"> other than gray.  The 2 lighter blues together make up the upper Willamette basin study area.</w:t>
      </w:r>
      <w:bookmarkEnd w:id="71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000AF29" w:rsidR="00D37681" w:rsidRDefault="00D37681" w:rsidP="00D37681">
      <w:pPr>
        <w:pStyle w:val="Caption"/>
      </w:pPr>
      <w:bookmarkStart w:id="719" w:name="_Ref529607514"/>
      <w:bookmarkStart w:id="72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2</w:t>
      </w:r>
      <w:r w:rsidR="006C64CF">
        <w:rPr>
          <w:noProof/>
        </w:rPr>
        <w:fldChar w:fldCharType="end"/>
      </w:r>
      <w:bookmarkEnd w:id="719"/>
      <w:r>
        <w:t>. Tualatin basin study area; Chicken Creek watershed is highlighted.</w:t>
      </w:r>
      <w:bookmarkEnd w:id="72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ACA7C4C" w:rsidR="00D37681" w:rsidRDefault="00064E77" w:rsidP="00064E77">
      <w:pPr>
        <w:pStyle w:val="Caption"/>
      </w:pPr>
      <w:bookmarkStart w:id="721" w:name="_Ref529607587"/>
      <w:bookmarkStart w:id="72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3</w:t>
      </w:r>
      <w:r w:rsidR="006C64CF">
        <w:rPr>
          <w:noProof/>
        </w:rPr>
        <w:fldChar w:fldCharType="end"/>
      </w:r>
      <w:bookmarkEnd w:id="721"/>
      <w:r>
        <w:t>. North Santiam watershed study area.</w:t>
      </w:r>
      <w:bookmarkEnd w:id="72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158B69A" w:rsidR="00C70B81" w:rsidRDefault="00064E77" w:rsidP="00064E77">
      <w:pPr>
        <w:pStyle w:val="Caption"/>
      </w:pPr>
      <w:bookmarkStart w:id="723" w:name="_Ref529607628"/>
      <w:bookmarkStart w:id="72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4</w:t>
      </w:r>
      <w:r w:rsidR="006C64CF">
        <w:rPr>
          <w:noProof/>
        </w:rPr>
        <w:fldChar w:fldCharType="end"/>
      </w:r>
      <w:bookmarkEnd w:id="723"/>
      <w:r>
        <w:t>. Upper Willamette study area.</w:t>
      </w:r>
      <w:bookmarkEnd w:id="72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3A7498E" w:rsidR="00E66BC2" w:rsidRDefault="006F30D2" w:rsidP="006F30D2">
      <w:pPr>
        <w:pStyle w:val="Caption"/>
      </w:pPr>
      <w:bookmarkStart w:id="725" w:name="_Ref529611388"/>
      <w:bookmarkStart w:id="72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5</w:t>
      </w:r>
      <w:r w:rsidR="006C64CF">
        <w:rPr>
          <w:noProof/>
        </w:rPr>
        <w:fldChar w:fldCharType="end"/>
      </w:r>
      <w:bookmarkEnd w:id="725"/>
      <w:r>
        <w:t>. Chicken Creek watershed study area.</w:t>
      </w:r>
      <w:bookmarkEnd w:id="72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27" w:name="_Toc66352499"/>
      <w:r>
        <w:t>Calendar conventions</w:t>
      </w:r>
      <w:bookmarkEnd w:id="72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28" w:name="_Toc66352500"/>
      <w:r>
        <w:t>Water years</w:t>
      </w:r>
      <w:bookmarkEnd w:id="72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29" w:name="_Toc66352501"/>
      <w:r>
        <w:t>Climate data</w:t>
      </w:r>
      <w:bookmarkEnd w:id="729"/>
    </w:p>
    <w:p w14:paraId="4E201698" w14:textId="77777777" w:rsidR="00CB152A" w:rsidRPr="00A06758" w:rsidRDefault="00CB152A" w:rsidP="00A06758"/>
    <w:p w14:paraId="400F9551" w14:textId="77777777" w:rsidR="00CB152A" w:rsidRDefault="00CB152A" w:rsidP="00CB152A">
      <w:pPr>
        <w:pStyle w:val="Heading2"/>
      </w:pPr>
      <w:bookmarkStart w:id="730" w:name="_Toc2858729"/>
      <w:bookmarkStart w:id="731" w:name="_Toc66352502"/>
      <w:r>
        <w:t>Numbered climate scenarios in the model</w:t>
      </w:r>
      <w:bookmarkEnd w:id="730"/>
      <w:bookmarkEnd w:id="731"/>
    </w:p>
    <w:p w14:paraId="30E024EF" w14:textId="77777777" w:rsidR="00823D41" w:rsidRDefault="00823D41" w:rsidP="00823D41">
      <w:pPr>
        <w:pStyle w:val="Body"/>
      </w:pPr>
    </w:p>
    <w:p w14:paraId="21F5BCDE" w14:textId="45456AF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1B1970">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32" w:name="_Ref6032062"/>
      <w:bookmarkStart w:id="733" w:name="_Ref6033311"/>
      <w:bookmarkStart w:id="734" w:name="_Toc6121576"/>
      <w:r>
        <w:t xml:space="preserve">Table </w:t>
      </w:r>
      <w:bookmarkEnd w:id="732"/>
      <w:r>
        <w:t>1. Numbered climate scenarios</w:t>
      </w:r>
      <w:bookmarkEnd w:id="733"/>
      <w:bookmarkEnd w:id="73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35" w:name="_Toc7759621"/>
      <w:bookmarkStart w:id="736" w:name="_Toc66352503"/>
      <w:r>
        <w:t>Monthly and seasonal weather data</w:t>
      </w:r>
      <w:bookmarkEnd w:id="735"/>
      <w:bookmarkEnd w:id="73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7" w:name="_Toc66352504"/>
      <w:r>
        <w:t>Climate data grid</w:t>
      </w:r>
      <w:r w:rsidR="009F132A">
        <w:t>s</w:t>
      </w:r>
      <w:bookmarkEnd w:id="73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38" w:name="_Toc66352505"/>
      <w:r>
        <w:t>The WW2100 climate grid</w:t>
      </w:r>
      <w:bookmarkEnd w:id="73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39" w:name="_Toc66352506"/>
      <w:r>
        <w:t>The v2 climate grid</w:t>
      </w:r>
      <w:bookmarkEnd w:id="73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40" w:name="_Toc66352507"/>
      <w:r>
        <w:t>How climate data is looked up</w:t>
      </w:r>
      <w:bookmarkEnd w:id="74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41" w:name="_Toc66352508"/>
      <w:r>
        <w:t>What is in a climate dataset</w:t>
      </w:r>
      <w:bookmarkEnd w:id="74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42" w:name="_Toc66352509"/>
      <w:r>
        <w:t>Water rights</w:t>
      </w:r>
      <w:bookmarkEnd w:id="742"/>
    </w:p>
    <w:p w14:paraId="7ECEE8A5" w14:textId="77777777" w:rsidR="00D35AF7" w:rsidRDefault="00D35AF7" w:rsidP="00D35AF7">
      <w:pPr>
        <w:pStyle w:val="Heading2"/>
      </w:pPr>
      <w:bookmarkStart w:id="743" w:name="_Toc66352510"/>
      <w:r>
        <w:t>Water rights data</w:t>
      </w:r>
      <w:bookmarkEnd w:id="743"/>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44" w:name="_Toc66352511"/>
      <w:r>
        <w:t>The wr_pods.csv file</w:t>
      </w:r>
      <w:bookmarkEnd w:id="74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45" w:name="_Toc66352512"/>
      <w:r>
        <w:t>The wr_pous.csv file</w:t>
      </w:r>
      <w:bookmarkEnd w:id="74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46" w:name="_Toc66352513"/>
      <w:r>
        <w:t>Adding a water right</w:t>
      </w:r>
      <w:bookmarkEnd w:id="74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47" w:name="_Toc66352514"/>
      <w:r>
        <w:t>Stream flow and stream temperature</w:t>
      </w:r>
      <w:bookmarkEnd w:id="747"/>
    </w:p>
    <w:p w14:paraId="224B0981" w14:textId="77777777" w:rsidR="008C7362" w:rsidRDefault="008C7362" w:rsidP="008C7362">
      <w:pPr>
        <w:pStyle w:val="Heading2"/>
      </w:pPr>
      <w:bookmarkStart w:id="748" w:name="_Toc50800503"/>
      <w:bookmarkStart w:id="749" w:name="_Toc54090937"/>
      <w:bookmarkStart w:id="750" w:name="_Toc66352515"/>
      <w:r>
        <w:t>Water parcels</w:t>
      </w:r>
      <w:bookmarkEnd w:id="748"/>
      <w:bookmarkEnd w:id="749"/>
      <w:bookmarkEnd w:id="75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51" w:name="_Toc66352516"/>
      <w:r>
        <w:t>Daily water mass and energy balance</w:t>
      </w:r>
      <w:bookmarkEnd w:id="75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52" w:name="_Toc66352517"/>
      <w:r>
        <w:t>Estimating the rate of flow</w:t>
      </w:r>
      <w:r w:rsidR="006A13B7">
        <w:t xml:space="preserve"> </w:t>
      </w:r>
      <w:r>
        <w:t>in a stream reach</w:t>
      </w:r>
      <w:bookmarkEnd w:id="75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53" w:name="_Toc66352518"/>
      <w:r>
        <w:t>Estimating the surface area of the water in a subreach</w:t>
      </w:r>
      <w:bookmarkEnd w:id="75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754" w:name="_Toc66352519"/>
      <w:r>
        <w:t>Water temperature from thermal energy</w:t>
      </w:r>
      <w:bookmarkEnd w:id="75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55" w:name="_Toc66352520"/>
      <w:r>
        <w:t>Initial conditions for Flow: the IC file</w:t>
      </w:r>
      <w:bookmarkEnd w:id="75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56" w:name="_Toc66352521"/>
      <w:r>
        <w:t>Boundary conditions for stream water temperature</w:t>
      </w:r>
      <w:bookmarkEnd w:id="75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57" w:name="_Toc66352522"/>
      <w:r>
        <w:t>Thermal stratification in reservoirs</w:t>
      </w:r>
      <w:bookmarkEnd w:id="75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58" w:name="_Toc66352523"/>
      <w:r>
        <w:t>Thermal loading</w:t>
      </w:r>
      <w:bookmarkEnd w:id="75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59" w:name="_Toc66352524"/>
      <w:r>
        <w:t>Reservoirs</w:t>
      </w:r>
      <w:bookmarkEnd w:id="75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60" w:name="_Toc66352525"/>
      <w:r>
        <w:t>Reservoir data</w:t>
      </w:r>
      <w:bookmarkEnd w:id="76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61" w:name="_Toc66352526"/>
      <w:r>
        <w:t>Reservoir data sources</w:t>
      </w:r>
      <w:bookmarkEnd w:id="76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62" w:name="_Toc66352527"/>
      <w:r>
        <w:t>Creating a new study area</w:t>
      </w:r>
      <w:r w:rsidR="00A55502">
        <w:t xml:space="preserve"> from a watershed within the WRB</w:t>
      </w:r>
      <w:bookmarkEnd w:id="76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1C190B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B1970">
        <w:t xml:space="preserve">Figure </w:t>
      </w:r>
      <w:r w:rsidR="001B1970">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63" w:name="_Toc66352528"/>
      <w:r>
        <w:t>Limitations of subbasin simulations</w:t>
      </w:r>
      <w:bookmarkEnd w:id="76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64" w:name="_Toc66352529"/>
      <w:r>
        <w:t>Calibration procedure</w:t>
      </w:r>
      <w:bookmarkEnd w:id="764"/>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65" w:name="_Toc66352530"/>
      <w:r>
        <w:lastRenderedPageBreak/>
        <w:t>Using PEST to determine HBV parameter values</w:t>
      </w:r>
      <w:bookmarkEnd w:id="76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66" w:name="_Toc66352531"/>
      <w:r>
        <w:t>Calibrating streamflows using stream gage measurements</w:t>
      </w:r>
      <w:bookmarkEnd w:id="76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67" w:name="_Toc66352532"/>
      <w:r>
        <w:t>Calibrating stream temperatures</w:t>
      </w:r>
      <w:bookmarkEnd w:id="76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68" w:name="_Toc66352533"/>
      <w:r>
        <w:t>North Santiam study area</w:t>
      </w:r>
      <w:bookmarkEnd w:id="768"/>
    </w:p>
    <w:p w14:paraId="24DE991F" w14:textId="77777777" w:rsidR="000C5A18" w:rsidRDefault="000C5A18" w:rsidP="000C5A18"/>
    <w:p w14:paraId="0AA4F828" w14:textId="0279C532"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B1970">
        <w:t xml:space="preserve">Figure </w:t>
      </w:r>
      <w:r w:rsidR="001B1970">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69" w:name="_Toc66352534"/>
      <w:r>
        <w:rPr>
          <w:rFonts w:eastAsia="Times New Roman"/>
        </w:rPr>
        <w:t>Instream water rights</w:t>
      </w:r>
      <w:bookmarkEnd w:id="76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BA69B5D" w:rsidR="00AE364B" w:rsidRDefault="005C1A69" w:rsidP="005C1A69">
      <w:pPr>
        <w:pStyle w:val="Caption"/>
      </w:pPr>
      <w:bookmarkStart w:id="77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B1970">
        <w:rPr>
          <w:noProof/>
        </w:rPr>
        <w:t>6</w:t>
      </w:r>
      <w:r w:rsidR="000B183E">
        <w:rPr>
          <w:noProof/>
        </w:rPr>
        <w:fldChar w:fldCharType="end"/>
      </w:r>
      <w:r>
        <w:t xml:space="preserve">. Instream water rights in </w:t>
      </w:r>
      <w:r w:rsidR="00077987">
        <w:t>the North Santiam watershed</w:t>
      </w:r>
      <w:bookmarkEnd w:id="770"/>
    </w:p>
    <w:p w14:paraId="0FD5899C" w14:textId="77777777" w:rsidR="0092040E" w:rsidRDefault="0092040E" w:rsidP="0092040E"/>
    <w:p w14:paraId="0E0CDFE5" w14:textId="77777777" w:rsidR="00B91F45" w:rsidRDefault="00B47486" w:rsidP="00B91F45">
      <w:pPr>
        <w:pStyle w:val="Heading2"/>
      </w:pPr>
      <w:bookmarkStart w:id="771" w:name="_Toc66352535"/>
      <w:r>
        <w:t xml:space="preserve">Municipal </w:t>
      </w:r>
      <w:r w:rsidR="00057A5D">
        <w:t>w</w:t>
      </w:r>
      <w:r>
        <w:t xml:space="preserve">ater </w:t>
      </w:r>
      <w:r w:rsidR="00D97755">
        <w:t>r</w:t>
      </w:r>
      <w:r>
        <w:t>ights</w:t>
      </w:r>
      <w:bookmarkEnd w:id="77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772" w:name="_Toc66352536"/>
      <w:r>
        <w:t>McKenzie Basin Wetlands Study</w:t>
      </w:r>
      <w:bookmarkEnd w:id="772"/>
    </w:p>
    <w:p w14:paraId="79498AD8" w14:textId="77777777" w:rsidR="00736461" w:rsidRPr="00D97CDA" w:rsidRDefault="00736461" w:rsidP="00A8214A"/>
    <w:p w14:paraId="2403DDA0" w14:textId="063D759E" w:rsidR="00275338" w:rsidRDefault="003613A1" w:rsidP="00A8214A">
      <w:pPr>
        <w:pStyle w:val="Heading2"/>
      </w:pPr>
      <w:bookmarkStart w:id="773" w:name="_Toc66352537"/>
      <w:r>
        <w:t xml:space="preserve">Project </w:t>
      </w:r>
      <w:r w:rsidR="00DC262D">
        <w:t>Overview</w:t>
      </w:r>
      <w:bookmarkEnd w:id="773"/>
    </w:p>
    <w:p w14:paraId="6C66CC56" w14:textId="06051FF3"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1B1970">
        <w:t xml:space="preserve">Figure </w:t>
      </w:r>
      <w:r w:rsidR="001B1970">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A749A06" w:rsidR="00275338" w:rsidRDefault="009767A5" w:rsidP="00A8214A">
      <w:pPr>
        <w:pStyle w:val="Caption"/>
      </w:pPr>
      <w:bookmarkStart w:id="774" w:name="_Ref48282850"/>
      <w:bookmarkStart w:id="775" w:name="_Toc53219839"/>
      <w:r>
        <w:t xml:space="preserve">Figure </w:t>
      </w:r>
      <w:fldSimple w:instr=" SEQ Figure \* ARABIC ">
        <w:r w:rsidR="001B1970">
          <w:rPr>
            <w:noProof/>
          </w:rPr>
          <w:t>7</w:t>
        </w:r>
      </w:fldSimple>
      <w:bookmarkEnd w:id="774"/>
      <w:r>
        <w:t>. McKenzie basin in CW3M screen capture</w:t>
      </w:r>
      <w:bookmarkEnd w:id="77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D09B36C" w:rsidR="004D33B7" w:rsidRDefault="009767A5" w:rsidP="00A8214A">
      <w:pPr>
        <w:pStyle w:val="Caption"/>
      </w:pPr>
      <w:bookmarkStart w:id="776" w:name="_Ref48282776"/>
      <w:bookmarkStart w:id="777" w:name="_Ref48282732"/>
      <w:bookmarkStart w:id="778" w:name="_Toc53219840"/>
      <w:r>
        <w:t xml:space="preserve">Figure </w:t>
      </w:r>
      <w:fldSimple w:instr=" SEQ Figure \* ARABIC ">
        <w:r w:rsidR="001B1970">
          <w:rPr>
            <w:noProof/>
          </w:rPr>
          <w:t>8</w:t>
        </w:r>
      </w:fldSimple>
      <w:bookmarkEnd w:id="776"/>
      <w:r>
        <w:t>. Wetlands in the lower McKenzie basin, with their WETL_ID attribute values</w:t>
      </w:r>
      <w:bookmarkEnd w:id="777"/>
      <w:bookmarkEnd w:id="778"/>
    </w:p>
    <w:p w14:paraId="364BDC9E" w14:textId="77777777" w:rsidR="004D33B7" w:rsidRDefault="004D33B7" w:rsidP="00275338"/>
    <w:p w14:paraId="6EF95807" w14:textId="5E566C26" w:rsidR="003613A1" w:rsidRDefault="003613A1" w:rsidP="00A8214A">
      <w:pPr>
        <w:pStyle w:val="Heading2"/>
      </w:pPr>
      <w:bookmarkStart w:id="779" w:name="_Toc66352538"/>
      <w:r>
        <w:t>Model and Simulation Overview</w:t>
      </w:r>
      <w:bookmarkEnd w:id="77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780" w:name="_Toc66352539"/>
      <w:r>
        <w:t>McKenzie wetlands in the initial versions of the IDU, HRU, and Reach data layers</w:t>
      </w:r>
      <w:bookmarkEnd w:id="780"/>
    </w:p>
    <w:p w14:paraId="79661602" w14:textId="62654E14"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1B1970">
        <w:t xml:space="preserve">Figure </w:t>
      </w:r>
      <w:r w:rsidR="001B1970">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81" w:name="_Toc49175988"/>
      <w:bookmarkStart w:id="782" w:name="_Toc66352540"/>
      <w:r>
        <w:t>Data changes for better representation of wetlands</w:t>
      </w:r>
      <w:bookmarkEnd w:id="781"/>
      <w:bookmarkEnd w:id="78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83" w:name="_Toc66352541"/>
      <w:r>
        <w:t xml:space="preserve">Projection, </w:t>
      </w:r>
      <w:r w:rsidR="006F174A">
        <w:t>Calendar</w:t>
      </w:r>
      <w:r>
        <w:t>,</w:t>
      </w:r>
      <w:r w:rsidR="006F174A">
        <w:t xml:space="preserve"> and </w:t>
      </w:r>
      <w:r w:rsidR="009D540F">
        <w:t>Units</w:t>
      </w:r>
      <w:bookmarkEnd w:id="78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784" w:author="David Conklin" w:date="2021-02-22T11:40:00Z"/>
        </w:rPr>
      </w:pPr>
      <w:del w:id="785"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786" w:author="David Conklin" w:date="2021-02-22T11:40:00Z"/>
        </w:rPr>
      </w:pPr>
      <w:del w:id="787"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788"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789" w:author="David Conklin" w:date="2021-02-22T11:40:00Z">
        <w:r w:rsidR="00BD3188">
          <w:t xml:space="preserve">  Some exceptions will be made to facilitate compariso</w:t>
        </w:r>
      </w:ins>
      <w:ins w:id="790"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791" w:name="_Toc66352542"/>
      <w:r>
        <w:t>Simulation of changes in wetlands over time</w:t>
      </w:r>
      <w:bookmarkEnd w:id="79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92" w:name="_Toc66352543"/>
      <w:r>
        <w:t xml:space="preserve">How wetlands </w:t>
      </w:r>
      <w:r w:rsidR="000806A1">
        <w:t>are</w:t>
      </w:r>
      <w:r>
        <w:t xml:space="preserve"> represented</w:t>
      </w:r>
      <w:r w:rsidR="006D6388">
        <w:t xml:space="preserve"> in the model</w:t>
      </w:r>
      <w:bookmarkEnd w:id="79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793" w:author="David Conklin" w:date="2021-02-22T11:42:00Z">
        <w:r w:rsidR="00BD3188">
          <w:t>at</w:t>
        </w:r>
      </w:ins>
      <w:del w:id="794"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795" w:author="David Conklin" w:date="2021-02-22T11:42:00Z">
        <w:r w:rsidR="00BD3188">
          <w:t>-</w:t>
        </w:r>
      </w:ins>
      <w:del w:id="796"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797" w:name="_Toc66352544"/>
      <w:r>
        <w:t>Attributes of interest in the wetlands study</w:t>
      </w:r>
      <w:bookmarkEnd w:id="79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98" w:name="_Toc66352545"/>
      <w:r>
        <w:t>A WETNESS attribute</w:t>
      </w:r>
      <w:bookmarkEnd w:id="79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 xml:space="preserve">Existing IDU attribute SM_DAY is the amount of water held in the soil, in mm, as tracked by the CW3M’s precipitation/infiltration/runoff submodel.  It can change daily.  Conceptually it applies to the soil from </w:t>
      </w:r>
      <w:r>
        <w:lastRenderedPageBreak/>
        <w:t>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45E92C7A" w:rsidR="00871F69" w:rsidRDefault="00871F69" w:rsidP="00871F69">
      <w:pPr>
        <w:pStyle w:val="Heading2"/>
        <w:rPr>
          <w:ins w:id="799" w:author="David Conklin" w:date="2021-03-11T07:03:00Z"/>
        </w:rPr>
      </w:pPr>
      <w:bookmarkStart w:id="800" w:name="_Toc66352546"/>
      <w:r>
        <w:t>Calculating the exchange of water between the wetland and the reach</w:t>
      </w:r>
      <w:bookmarkEnd w:id="800"/>
    </w:p>
    <w:p w14:paraId="1D5C1698" w14:textId="70DB89A0" w:rsidR="00376109" w:rsidRDefault="00376109" w:rsidP="00376109">
      <w:pPr>
        <w:rPr>
          <w:ins w:id="801" w:author="David Conklin" w:date="2021-03-11T07:03:00Z"/>
        </w:rPr>
      </w:pPr>
    </w:p>
    <w:p w14:paraId="313BB91C" w14:textId="19C016C7" w:rsidR="00376109" w:rsidRDefault="00376109" w:rsidP="00376109">
      <w:pPr>
        <w:rPr>
          <w:ins w:id="802" w:author="David Conklin" w:date="2021-03-11T07:06:00Z"/>
        </w:rPr>
      </w:pPr>
      <w:ins w:id="803" w:author="David Conklin" w:date="2021-03-11T07:03:00Z">
        <w:r>
          <w:t>Conceptually, flow out of the reach int</w:t>
        </w:r>
      </w:ins>
      <w:ins w:id="804" w:author="David Conklin" w:date="2021-03-11T07:04:00Z">
        <w:r>
          <w:t xml:space="preserve">o adjacent wetlands is modeled as a diversion from the downstream end of the reach.  Flow from subreach to subreach within the reach is </w:t>
        </w:r>
      </w:ins>
      <w:ins w:id="805" w:author="David Conklin" w:date="2021-03-11T07:05:00Z">
        <w:r>
          <w:t>modeled without recognition that in reality</w:t>
        </w:r>
        <w:r w:rsidR="00EE1C86">
          <w:t xml:space="preserve"> the discharge from a subreach is diminished by the overbank</w:t>
        </w:r>
      </w:ins>
      <w:ins w:id="806" w:author="David Conklin" w:date="2021-03-11T07:06:00Z">
        <w:r w:rsidR="00EE1C86">
          <w:t xml:space="preserve"> spillage within the subreach.</w:t>
        </w:r>
      </w:ins>
    </w:p>
    <w:p w14:paraId="793699CB" w14:textId="77777777" w:rsidR="00EE1C86" w:rsidRPr="00376109" w:rsidRDefault="00EE1C86" w:rsidP="00376109">
      <w:pPr>
        <w:rPr>
          <w:rPrChange w:id="807" w:author="David Conklin" w:date="2021-03-11T07:03:00Z">
            <w:rPr/>
          </w:rPrChange>
        </w:rPr>
        <w:pPrChange w:id="808" w:author="David Conklin" w:date="2021-03-11T07:03:00Z">
          <w:pPr>
            <w:pStyle w:val="Heading2"/>
          </w:pPr>
        </w:pPrChange>
      </w:pPr>
    </w:p>
    <w:p w14:paraId="71419F3E" w14:textId="001ADEBC" w:rsidR="00871F69" w:rsidRDefault="00871F69" w:rsidP="00871F69">
      <w:pPr>
        <w:pStyle w:val="Heading3"/>
      </w:pPr>
      <w:bookmarkStart w:id="809" w:name="_Toc66352547"/>
      <w:r>
        <w:t xml:space="preserve">Wetland </w:t>
      </w:r>
      <w:r w:rsidR="007A55EC">
        <w:t xml:space="preserve">IDU </w:t>
      </w:r>
      <w:r>
        <w:t>parameters</w:t>
      </w:r>
      <w:bookmarkEnd w:id="80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C544C38" w:rsidR="00871F69" w:rsidRDefault="00871F69" w:rsidP="00871F69">
      <w:pPr>
        <w:pStyle w:val="Heading3"/>
        <w:rPr>
          <w:ins w:id="810" w:author="David Conklin" w:date="2021-03-11T06:59:00Z"/>
        </w:rPr>
      </w:pPr>
      <w:bookmarkStart w:id="811" w:name="_Toc66352548"/>
      <w:r>
        <w:t>Reach parameters</w:t>
      </w:r>
      <w:bookmarkEnd w:id="811"/>
    </w:p>
    <w:p w14:paraId="18FCBB17" w14:textId="21CA4A84" w:rsidR="00376109" w:rsidRPr="00376109" w:rsidRDefault="00376109" w:rsidP="006C44A4">
      <w:pPr>
        <w:ind w:left="1440" w:hanging="720"/>
        <w:rPr>
          <w:rPrChange w:id="812" w:author="David Conklin" w:date="2021-03-11T06:59:00Z">
            <w:rPr/>
          </w:rPrChange>
        </w:rPr>
        <w:pPrChange w:id="813" w:author="David Conklin" w:date="2021-03-11T09:40:00Z">
          <w:pPr>
            <w:pStyle w:val="Heading3"/>
          </w:pPr>
        </w:pPrChange>
      </w:pPr>
      <w:ins w:id="814" w:author="David Conklin" w:date="2021-03-11T07:00:00Z">
        <w:r>
          <w:t xml:space="preserve">Q – total flow out of the reach both downstream </w:t>
        </w:r>
      </w:ins>
      <w:ins w:id="815" w:author="David Conklin" w:date="2021-03-11T07:01:00Z">
        <w:r>
          <w:t>and over the banks</w:t>
        </w:r>
      </w:ins>
      <w:ins w:id="816" w:author="David Conklin" w:date="2021-03-11T09:39:00Z">
        <w:r w:rsidR="006C44A4">
          <w:t xml:space="preserve"> into adjacent wetlands</w:t>
        </w:r>
      </w:ins>
      <w:ins w:id="817" w:author="David Conklin" w:date="2021-03-11T07:01:00Z">
        <w:r>
          <w:t>, cms</w:t>
        </w:r>
      </w:ins>
    </w:p>
    <w:p w14:paraId="0256077B" w14:textId="115BE627" w:rsidR="00B447EE" w:rsidRPr="00054B65" w:rsidRDefault="00B447EE" w:rsidP="00376109">
      <w:pPr>
        <w:ind w:left="1440" w:hanging="720"/>
        <w:pPrChange w:id="818" w:author="David Conklin" w:date="2021-03-11T06:57:00Z">
          <w:pPr>
            <w:ind w:firstLine="720"/>
          </w:pPr>
        </w:pPrChange>
      </w:pPr>
      <w:r>
        <w:t>Q</w:t>
      </w:r>
      <w:ins w:id="819" w:author="David Conklin" w:date="2021-03-11T06:56:00Z">
        <w:r w:rsidR="00376109">
          <w:t>_DISCHARG</w:t>
        </w:r>
      </w:ins>
      <w:r>
        <w:t xml:space="preserve"> – flow</w:t>
      </w:r>
      <w:ins w:id="820" w:author="David Conklin" w:date="2021-03-11T06:56:00Z">
        <w:r w:rsidR="00376109">
          <w:t xml:space="preserve"> downstream at the downstream end of the reach to the upstream </w:t>
        </w:r>
      </w:ins>
      <w:ins w:id="821" w:author="David Conklin" w:date="2021-03-11T06:57:00Z">
        <w:r w:rsidR="00376109">
          <w:t>end of the adjacent reach</w:t>
        </w:r>
      </w:ins>
      <w:r>
        <w:t>, cms</w:t>
      </w:r>
      <w:ins w:id="822" w:author="David Conklin" w:date="2021-03-11T06:58:00Z">
        <w:r w:rsidR="00376109">
          <w:t xml:space="preserve"> </w:t>
        </w:r>
      </w:ins>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ins w:id="823" w:author="David Conklin" w:date="2021-03-10T06:08:00Z">
        <w:r w:rsidR="00C83F9F">
          <w:t>, calculate</w:t>
        </w:r>
      </w:ins>
      <w:ins w:id="824" w:author="David Conklin" w:date="2021-03-10T06:09:00Z">
        <w:r w:rsidR="00C83F9F">
          <w:t xml:space="preserve">d at the end of the reach loop in </w:t>
        </w:r>
      </w:ins>
      <w:ins w:id="825" w:author="David Conklin" w:date="2021-03-10T06:08:00Z">
        <w:r w:rsidR="00C83F9F">
          <w:t>ReachRouting::SolveReachKinema</w:t>
        </w:r>
      </w:ins>
      <w:ins w:id="826" w:author="David Conklin" w:date="2021-03-10T06:09:00Z">
        <w:r w:rsidR="00C83F9F">
          <w:t>ticWave()</w:t>
        </w:r>
      </w:ins>
    </w:p>
    <w:p w14:paraId="1574AA3A" w14:textId="41C76A56" w:rsidR="00F40120" w:rsidRDefault="00F40120" w:rsidP="006D6388">
      <w:pPr>
        <w:rPr>
          <w:ins w:id="827" w:author="David Conklin" w:date="2021-03-11T07:02:00Z"/>
        </w:rPr>
      </w:pPr>
    </w:p>
    <w:p w14:paraId="1A473CFC" w14:textId="4BC45477" w:rsidR="00376109" w:rsidRDefault="00376109" w:rsidP="006D6388">
      <w:ins w:id="828" w:author="David Conklin" w:date="2021-03-11T07:02:00Z">
        <w:r>
          <w:t>Under all conditions, Q = Q_DISCHARG + Q2WETL.</w:t>
        </w:r>
      </w:ins>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093D362F"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lastRenderedPageBreak/>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29" w:name="_Toc66352549"/>
      <w:r>
        <w:t>Loss (or gain) of wetlands</w:t>
      </w:r>
      <w:bookmarkEnd w:id="829"/>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30" w:name="_Toc66352550"/>
      <w:r>
        <w:t>Reality check</w:t>
      </w:r>
      <w:bookmarkEnd w:id="83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831" w:name="_Toc66352551"/>
      <w:r>
        <w:t>High Cascades Springs</w:t>
      </w:r>
      <w:bookmarkEnd w:id="83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ins w:id="832" w:author="David Conklin" w:date="2021-02-22T11:43:00Z">
        <w:r w:rsidR="00BD3188">
          <w:t>s</w:t>
        </w:r>
      </w:ins>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33" w:name="_Toc66352552"/>
      <w:r>
        <w:t>Calibration</w:t>
      </w:r>
      <w:r w:rsidR="00B06ED6">
        <w:t xml:space="preserve"> and simulation skill</w:t>
      </w:r>
      <w:bookmarkEnd w:id="833"/>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407"/>
        <w:gridCol w:w="909"/>
        <w:gridCol w:w="1089"/>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25D74B32" w:rsidR="003C4378" w:rsidRDefault="003C4378" w:rsidP="003C4378">
            <w:r>
              <w:t>SMITH R ABV SMITH R RESV (C</w:t>
            </w:r>
            <w:ins w:id="834" w:author="David Conklin" w:date="2021-02-22T09:35:00Z">
              <w:r w:rsidR="004C59CA">
                <w:t>301</w:t>
              </w:r>
            </w:ins>
            <w:del w:id="835" w:author="David Conklin" w:date="2021-02-22T09:35:00Z">
              <w:r w:rsidR="002E6989" w:rsidDel="004C59CA">
                <w:delText>219</w:delText>
              </w:r>
            </w:del>
            <w:r>
              <w:t>)</w:t>
            </w:r>
          </w:p>
        </w:tc>
        <w:tc>
          <w:tcPr>
            <w:tcW w:w="0" w:type="auto"/>
          </w:tcPr>
          <w:p w14:paraId="7F084B9D" w14:textId="478D07E6" w:rsidR="003C4378" w:rsidRDefault="003C4378" w:rsidP="003C4378">
            <w:r>
              <w:t>%bias</w:t>
            </w:r>
          </w:p>
        </w:tc>
        <w:tc>
          <w:tcPr>
            <w:tcW w:w="0" w:type="auto"/>
          </w:tcPr>
          <w:p w14:paraId="7C49D2AC" w14:textId="792DD3E9" w:rsidR="003C4378" w:rsidRDefault="004C59CA" w:rsidP="003C4378">
            <w:ins w:id="836" w:author="David Conklin" w:date="2021-02-22T09:36:00Z">
              <w:r>
                <w:t>9.9</w:t>
              </w:r>
            </w:ins>
            <w:del w:id="837" w:author="David Conklin" w:date="2021-02-22T09:36:00Z">
              <w:r w:rsidR="003C4378" w:rsidDel="004C59CA">
                <w:delText>-0.7</w:delText>
              </w:r>
            </w:del>
            <w:r w:rsidR="003C4378">
              <w:t>%</w:t>
            </w:r>
          </w:p>
        </w:tc>
        <w:tc>
          <w:tcPr>
            <w:tcW w:w="0" w:type="auto"/>
          </w:tcPr>
          <w:p w14:paraId="495C0109" w14:textId="6DBFBB7A" w:rsidR="003C4378" w:rsidRDefault="003C4378" w:rsidP="003C4378">
            <w:del w:id="838" w:author="David Conklin" w:date="2021-02-22T09:36:00Z">
              <w:r w:rsidDel="004C59CA">
                <w:delText>V</w:delText>
              </w:r>
            </w:del>
            <w:r>
              <w:t>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02C902D3" w:rsidR="003C4378" w:rsidRDefault="003C4378" w:rsidP="003C4378">
            <w:r>
              <w:t>0.</w:t>
            </w:r>
            <w:ins w:id="839" w:author="David Conklin" w:date="2021-02-22T09:36:00Z">
              <w:r w:rsidR="004C59CA">
                <w:t>63</w:t>
              </w:r>
            </w:ins>
            <w:del w:id="840" w:author="David Conklin" w:date="2021-02-22T09:36:00Z">
              <w:r w:rsidDel="004C59CA">
                <w:delText>70</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11D3141" w:rsidR="003C4378" w:rsidRDefault="003C4378" w:rsidP="003C4378">
            <w:r>
              <w:t>0.</w:t>
            </w:r>
            <w:ins w:id="841" w:author="David Conklin" w:date="2021-02-22T09:36:00Z">
              <w:r w:rsidR="004C59CA">
                <w:t>61</w:t>
              </w:r>
            </w:ins>
            <w:del w:id="842" w:author="David Conklin" w:date="2021-02-22T09:36:00Z">
              <w:r w:rsidDel="004C59CA">
                <w:delText>55</w:delText>
              </w:r>
            </w:del>
          </w:p>
        </w:tc>
        <w:tc>
          <w:tcPr>
            <w:tcW w:w="0" w:type="auto"/>
          </w:tcPr>
          <w:p w14:paraId="63DAFBA3" w14:textId="77F745BB" w:rsidR="003C4378" w:rsidRDefault="004C59CA" w:rsidP="003C4378">
            <w:ins w:id="843" w:author="David Conklin" w:date="2021-02-22T09:37:00Z">
              <w:r>
                <w:t>S</w:t>
              </w:r>
            </w:ins>
            <w:del w:id="844" w:author="David Conklin" w:date="2021-02-22T09:37:00Z">
              <w:r w:rsidR="003C4378" w:rsidDel="004C59CA">
                <w:delText>G</w:delText>
              </w:r>
            </w:del>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60278C8" w:rsidR="003C4378" w:rsidRDefault="003C4378" w:rsidP="003C4378">
            <w:r>
              <w:t>0.</w:t>
            </w:r>
            <w:ins w:id="845" w:author="David Conklin" w:date="2021-02-22T09:37:00Z">
              <w:r w:rsidR="004C59CA">
                <w:t>66</w:t>
              </w:r>
            </w:ins>
            <w:del w:id="846" w:author="David Conklin" w:date="2021-02-22T09:37:00Z">
              <w:r w:rsidDel="004C59CA">
                <w:delText>73</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722998CB" w:rsidR="003C4378" w:rsidRDefault="003C4378" w:rsidP="003C4378">
            <w:r>
              <w:t>SO FORK MCKENZIE ABV COUGAR</w:t>
            </w:r>
            <w:r w:rsidR="00610219">
              <w:t xml:space="preserve"> (C</w:t>
            </w:r>
            <w:ins w:id="847" w:author="David Conklin" w:date="2021-02-22T09:32:00Z">
              <w:r w:rsidR="00C30F7E">
                <w:t>301</w:t>
              </w:r>
            </w:ins>
            <w:del w:id="848" w:author="David Conklin" w:date="2021-02-22T09:32:00Z">
              <w:r w:rsidR="00610219" w:rsidDel="00C30F7E">
                <w:delText>2</w:delText>
              </w:r>
              <w:r w:rsidR="008E188E" w:rsidDel="00C30F7E">
                <w:delText>19</w:delText>
              </w:r>
            </w:del>
            <w:r w:rsidR="00610219">
              <w:t>)</w:t>
            </w:r>
          </w:p>
        </w:tc>
        <w:tc>
          <w:tcPr>
            <w:tcW w:w="0" w:type="auto"/>
          </w:tcPr>
          <w:p w14:paraId="503614AF" w14:textId="3A28EB6E" w:rsidR="003C4378" w:rsidRDefault="003C4378" w:rsidP="003C4378">
            <w:r>
              <w:t>%bias</w:t>
            </w:r>
          </w:p>
        </w:tc>
        <w:tc>
          <w:tcPr>
            <w:tcW w:w="0" w:type="auto"/>
          </w:tcPr>
          <w:p w14:paraId="45C44D13" w14:textId="13BD6BF3" w:rsidR="003C4378" w:rsidRDefault="00C30F7E" w:rsidP="003C4378">
            <w:ins w:id="849" w:author="David Conklin" w:date="2021-02-22T09:32:00Z">
              <w:r>
                <w:t>0.04</w:t>
              </w:r>
            </w:ins>
            <w:del w:id="850" w:author="David Conklin" w:date="2021-02-22T09:32:00Z">
              <w:r w:rsidR="003C4378" w:rsidDel="00C30F7E">
                <w:delText>-</w:delText>
              </w:r>
              <w:r w:rsidR="00610219" w:rsidDel="00C30F7E">
                <w:delText>0.1</w:delText>
              </w:r>
            </w:del>
            <w:r w:rsidR="003C4378">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7D21377E" w:rsidR="003C4378" w:rsidRDefault="003C4378" w:rsidP="003C4378">
            <w:r>
              <w:t>0.</w:t>
            </w:r>
            <w:r w:rsidR="00610219">
              <w:t>8</w:t>
            </w:r>
            <w:ins w:id="851" w:author="David Conklin" w:date="2021-02-22T09:32:00Z">
              <w:r w:rsidR="00C30F7E">
                <w:t>6</w:t>
              </w:r>
            </w:ins>
            <w:del w:id="852" w:author="David Conklin" w:date="2021-02-22T09:32:00Z">
              <w:r w:rsidR="00610219" w:rsidDel="00C30F7E">
                <w:delText>4</w:delText>
              </w:r>
            </w:del>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7E5DBA41" w:rsidR="003C4378" w:rsidRDefault="003C4378" w:rsidP="003C4378">
            <w:r>
              <w:t>0.</w:t>
            </w:r>
            <w:ins w:id="853" w:author="David Conklin" w:date="2021-02-22T09:33:00Z">
              <w:r w:rsidR="00C30F7E">
                <w:t>37</w:t>
              </w:r>
            </w:ins>
            <w:del w:id="854" w:author="David Conklin" w:date="2021-02-22T09:33:00Z">
              <w:r w:rsidDel="00C30F7E">
                <w:delText>4</w:delText>
              </w:r>
              <w:r w:rsidR="00610219" w:rsidDel="00C30F7E">
                <w:delText>0</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6CBF4BEB" w:rsidR="003C4378" w:rsidRDefault="003C4378" w:rsidP="003C4378">
            <w:r>
              <w:t>0.8</w:t>
            </w:r>
            <w:ins w:id="855" w:author="David Conklin" w:date="2021-02-22T09:33:00Z">
              <w:r w:rsidR="00C30F7E">
                <w:t>6</w:t>
              </w:r>
            </w:ins>
            <w:del w:id="856" w:author="David Conklin" w:date="2021-02-22T09:33:00Z">
              <w:r w:rsidR="00610219" w:rsidDel="00C30F7E">
                <w:delText>4</w:delText>
              </w:r>
            </w:del>
          </w:p>
        </w:tc>
        <w:tc>
          <w:tcPr>
            <w:tcW w:w="0" w:type="auto"/>
          </w:tcPr>
          <w:p w14:paraId="10BC75FB" w14:textId="319BE29B" w:rsidR="003C4378" w:rsidRDefault="00C30F7E" w:rsidP="003C4378">
            <w:ins w:id="857" w:author="David Conklin" w:date="2021-02-22T09:33:00Z">
              <w:r>
                <w:t>VG</w:t>
              </w:r>
            </w:ins>
            <w:del w:id="858" w:author="David Conklin" w:date="2021-02-22T09:33:00Z">
              <w:r w:rsidR="003C4378" w:rsidDel="00C30F7E">
                <w:delText>G</w:delText>
              </w:r>
            </w:del>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5847AE61" w:rsidR="003C4378" w:rsidRDefault="003C4378" w:rsidP="003C4378">
            <w:r>
              <w:t>LOOKOUT CREEK NEAR BLUE RIVER</w:t>
            </w:r>
            <w:r w:rsidR="00610219">
              <w:t xml:space="preserve"> (C</w:t>
            </w:r>
            <w:ins w:id="859" w:author="David Conklin" w:date="2021-02-22T09:28:00Z">
              <w:r w:rsidR="00CB13A9">
                <w:t>301</w:t>
              </w:r>
            </w:ins>
            <w:del w:id="860" w:author="David Conklin" w:date="2021-02-22T09:28:00Z">
              <w:r w:rsidR="00610219" w:rsidDel="00CB13A9">
                <w:delText>2</w:delText>
              </w:r>
              <w:r w:rsidR="008E188E" w:rsidDel="00CB13A9">
                <w:delText>19</w:delText>
              </w:r>
            </w:del>
            <w:r w:rsidR="00610219">
              <w:t>)</w:t>
            </w:r>
          </w:p>
        </w:tc>
        <w:tc>
          <w:tcPr>
            <w:tcW w:w="0" w:type="auto"/>
          </w:tcPr>
          <w:p w14:paraId="747FF6B8" w14:textId="58CFA040" w:rsidR="003C4378" w:rsidRDefault="003C4378" w:rsidP="003C4378">
            <w:r>
              <w:t>%bias</w:t>
            </w:r>
          </w:p>
        </w:tc>
        <w:tc>
          <w:tcPr>
            <w:tcW w:w="0" w:type="auto"/>
          </w:tcPr>
          <w:p w14:paraId="6C28E2A8" w14:textId="0460B5E3" w:rsidR="003C4378" w:rsidRDefault="00CB13A9" w:rsidP="003C4378">
            <w:ins w:id="861" w:author="David Conklin" w:date="2021-02-22T09:28:00Z">
              <w:r>
                <w:t>1.1</w:t>
              </w:r>
            </w:ins>
            <w:del w:id="862" w:author="David Conklin" w:date="2021-02-22T09:28:00Z">
              <w:r w:rsidR="008E188E" w:rsidDel="00CB13A9">
                <w:delText>-0.1</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AD707BD" w:rsidR="003C4378" w:rsidRDefault="003C4378" w:rsidP="003C4378">
            <w:r>
              <w:t>0.</w:t>
            </w:r>
            <w:ins w:id="863" w:author="David Conklin" w:date="2021-02-22T09:28:00Z">
              <w:r w:rsidR="00CB13A9">
                <w:t>90</w:t>
              </w:r>
            </w:ins>
            <w:del w:id="864" w:author="David Conklin" w:date="2021-02-22T09:28:00Z">
              <w:r w:rsidDel="00CB13A9">
                <w:delText>8</w:delText>
              </w:r>
              <w:r w:rsidR="00610219" w:rsidDel="00CB13A9">
                <w:delText>6</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54039F7F" w:rsidR="003C4378" w:rsidRDefault="003C4378" w:rsidP="003C4378">
            <w:r>
              <w:t>0.</w:t>
            </w:r>
            <w:ins w:id="865" w:author="David Conklin" w:date="2021-02-22T09:28:00Z">
              <w:r w:rsidR="00CB13A9">
                <w:t>32</w:t>
              </w:r>
            </w:ins>
            <w:del w:id="866" w:author="David Conklin" w:date="2021-02-22T09:28:00Z">
              <w:r w:rsidDel="00CB13A9">
                <w:delText>3</w:delText>
              </w:r>
              <w:r w:rsidR="00610219" w:rsidDel="00CB13A9">
                <w:delText>8</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567DC7D" w:rsidR="003C4378" w:rsidRDefault="003C4378" w:rsidP="003C4378">
            <w:r>
              <w:t>0.</w:t>
            </w:r>
            <w:ins w:id="867" w:author="David Conklin" w:date="2021-02-22T09:28:00Z">
              <w:r w:rsidR="00CB13A9">
                <w:t>90</w:t>
              </w:r>
            </w:ins>
            <w:del w:id="868" w:author="David Conklin" w:date="2021-02-22T09:28:00Z">
              <w:r w:rsidDel="00CB13A9">
                <w:delText>8</w:delText>
              </w:r>
              <w:r w:rsidR="00610219" w:rsidDel="00CB13A9">
                <w:delText>6</w:delText>
              </w:r>
            </w:del>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00BFCC05" w:rsidR="003C4378" w:rsidRDefault="003C4378" w:rsidP="003C4378">
            <w:r>
              <w:t>BLUE RIVER AT BLUE RIVER</w:t>
            </w:r>
            <w:r w:rsidR="00610219">
              <w:t xml:space="preserve"> (C</w:t>
            </w:r>
            <w:ins w:id="869" w:author="David Conklin" w:date="2021-02-22T09:24:00Z">
              <w:r w:rsidR="00554CA6">
                <w:t>30</w:t>
              </w:r>
            </w:ins>
            <w:ins w:id="870" w:author="David Conklin" w:date="2021-02-22T09:25:00Z">
              <w:r w:rsidR="00554CA6">
                <w:t>1</w:t>
              </w:r>
            </w:ins>
            <w:del w:id="871" w:author="David Conklin" w:date="2021-02-22T09:24:00Z">
              <w:r w:rsidR="00610219" w:rsidDel="00554CA6">
                <w:delText>2</w:delText>
              </w:r>
              <w:r w:rsidR="008E188E" w:rsidDel="00554CA6">
                <w:delText>19</w:delText>
              </w:r>
            </w:del>
            <w:r w:rsidR="00610219">
              <w:t>)</w:t>
            </w:r>
          </w:p>
        </w:tc>
        <w:tc>
          <w:tcPr>
            <w:tcW w:w="0" w:type="auto"/>
          </w:tcPr>
          <w:p w14:paraId="27506014" w14:textId="7618C4AF" w:rsidR="003C4378" w:rsidRDefault="003C4378" w:rsidP="003C4378">
            <w:r>
              <w:t>%bias</w:t>
            </w:r>
          </w:p>
        </w:tc>
        <w:tc>
          <w:tcPr>
            <w:tcW w:w="0" w:type="auto"/>
          </w:tcPr>
          <w:p w14:paraId="5182B9DA" w14:textId="1971845D" w:rsidR="003C4378" w:rsidRDefault="003C4378" w:rsidP="003C4378">
            <w:r>
              <w:t>-</w:t>
            </w:r>
            <w:ins w:id="872" w:author="David Conklin" w:date="2021-02-22T09:24:00Z">
              <w:r w:rsidR="00554CA6">
                <w:t>6.5</w:t>
              </w:r>
            </w:ins>
            <w:del w:id="873" w:author="David Conklin" w:date="2021-02-22T09:24:00Z">
              <w:r w:rsidR="008E188E" w:rsidDel="00554CA6">
                <w:delText>7.0</w:delText>
              </w:r>
            </w:del>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D624D50" w:rsidR="003C4378" w:rsidRDefault="003C4378" w:rsidP="003C4378">
            <w:r>
              <w:t>0.</w:t>
            </w:r>
            <w:ins w:id="874" w:author="David Conklin" w:date="2021-02-22T09:24:00Z">
              <w:r w:rsidR="00554CA6">
                <w:t>61</w:t>
              </w:r>
            </w:ins>
            <w:del w:id="875" w:author="David Conklin" w:date="2021-02-22T09:24:00Z">
              <w:r w:rsidR="008E188E" w:rsidDel="00554CA6">
                <w:delText>59</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2F3CCD48" w:rsidR="003C4378" w:rsidRDefault="003C4378" w:rsidP="003C4378">
            <w:r>
              <w:t>0.6</w:t>
            </w:r>
            <w:ins w:id="876" w:author="David Conklin" w:date="2021-02-22T09:25:00Z">
              <w:r w:rsidR="00554CA6">
                <w:t>2</w:t>
              </w:r>
            </w:ins>
            <w:del w:id="877" w:author="David Conklin" w:date="2021-02-22T09:25:00Z">
              <w:r w:rsidR="008E188E" w:rsidDel="00554CA6">
                <w:delText>4</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A9C071E" w:rsidR="003C4378" w:rsidRDefault="003C4378" w:rsidP="003C4378">
            <w:r>
              <w:t>0.6</w:t>
            </w:r>
            <w:ins w:id="878" w:author="David Conklin" w:date="2021-02-22T09:25:00Z">
              <w:r w:rsidR="00554CA6">
                <w:t>7</w:t>
              </w:r>
            </w:ins>
            <w:del w:id="879" w:author="David Conklin" w:date="2021-02-22T09:25:00Z">
              <w:r w:rsidR="00610219" w:rsidDel="00554CA6">
                <w:delText>6</w:delText>
              </w:r>
            </w:del>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5F0DDF29" w:rsidR="003C4378" w:rsidRDefault="003C4378" w:rsidP="003C4378">
            <w:r>
              <w:t>MCKENZIE RIVER NEAR VIDA</w:t>
            </w:r>
            <w:r w:rsidR="00613CE3">
              <w:t xml:space="preserve"> (C</w:t>
            </w:r>
            <w:ins w:id="880" w:author="David Conklin" w:date="2021-02-22T09:06:00Z">
              <w:r w:rsidR="006749CE">
                <w:t>301</w:t>
              </w:r>
            </w:ins>
            <w:del w:id="881" w:author="David Conklin" w:date="2021-02-22T09:06:00Z">
              <w:r w:rsidR="00613CE3" w:rsidDel="006749CE">
                <w:delText>2</w:delText>
              </w:r>
              <w:r w:rsidR="008E188E" w:rsidDel="006749CE">
                <w:delText>19</w:delText>
              </w:r>
            </w:del>
            <w:r w:rsidR="00613CE3">
              <w:t>)</w:t>
            </w:r>
          </w:p>
        </w:tc>
        <w:tc>
          <w:tcPr>
            <w:tcW w:w="0" w:type="auto"/>
          </w:tcPr>
          <w:p w14:paraId="0BA6EA8B" w14:textId="7045D4AB" w:rsidR="003C4378" w:rsidRDefault="003C4378" w:rsidP="003C4378">
            <w:r>
              <w:t>%bias</w:t>
            </w:r>
          </w:p>
        </w:tc>
        <w:tc>
          <w:tcPr>
            <w:tcW w:w="0" w:type="auto"/>
          </w:tcPr>
          <w:p w14:paraId="1D809B5C" w14:textId="3236FF0A" w:rsidR="003C4378" w:rsidRDefault="008E188E" w:rsidP="003C4378">
            <w:r>
              <w:t>-0.</w:t>
            </w:r>
            <w:ins w:id="882" w:author="David Conklin" w:date="2021-02-22T09:06:00Z">
              <w:r w:rsidR="006749CE">
                <w:t>2</w:t>
              </w:r>
            </w:ins>
            <w:del w:id="883" w:author="David Conklin" w:date="2021-02-22T09:06:00Z">
              <w:r w:rsidDel="006749CE">
                <w:delText>1</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02E2DFA1" w:rsidR="003C4378" w:rsidRDefault="003C4378" w:rsidP="003C4378">
            <w:r>
              <w:t>0.</w:t>
            </w:r>
            <w:r w:rsidR="00613CE3">
              <w:t>7</w:t>
            </w:r>
            <w:ins w:id="884" w:author="David Conklin" w:date="2021-02-22T09:07:00Z">
              <w:r w:rsidR="006749CE">
                <w:t>7</w:t>
              </w:r>
            </w:ins>
            <w:del w:id="885" w:author="David Conklin" w:date="2021-02-22T09:07:00Z">
              <w:r w:rsidR="008E188E" w:rsidDel="006749CE">
                <w:delText>6</w:delText>
              </w:r>
            </w:del>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54A9D16B" w:rsidR="003C4378" w:rsidRDefault="003C4378" w:rsidP="003C4378">
            <w:r>
              <w:t>0.</w:t>
            </w:r>
            <w:r w:rsidR="008E188E">
              <w:t>4</w:t>
            </w:r>
            <w:ins w:id="886" w:author="David Conklin" w:date="2021-02-22T09:07:00Z">
              <w:r w:rsidR="006749CE">
                <w:t>8</w:t>
              </w:r>
            </w:ins>
            <w:del w:id="887" w:author="David Conklin" w:date="2021-02-22T09:07:00Z">
              <w:r w:rsidR="008E188E" w:rsidDel="006749CE">
                <w:delText>9</w:delText>
              </w:r>
            </w:del>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11D3DCFA" w:rsidR="003C4378" w:rsidRDefault="003C4378" w:rsidP="003C4378">
            <w:r>
              <w:t>0.</w:t>
            </w:r>
            <w:r w:rsidR="00613CE3">
              <w:t>8</w:t>
            </w:r>
            <w:ins w:id="888" w:author="David Conklin" w:date="2021-02-22T09:07:00Z">
              <w:r w:rsidR="006749CE">
                <w:t>2</w:t>
              </w:r>
            </w:ins>
            <w:del w:id="889" w:author="David Conklin" w:date="2021-02-22T09:07:00Z">
              <w:r w:rsidR="008E188E" w:rsidDel="006749CE">
                <w:delText>1</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2793C0AB" w:rsidR="003C4378" w:rsidRDefault="003C4378" w:rsidP="003C4378">
            <w:r>
              <w:t>MCKENZIE RIVER ABV HAYDEN BR</w:t>
            </w:r>
            <w:r w:rsidR="00613CE3">
              <w:t xml:space="preserve"> (C</w:t>
            </w:r>
            <w:ins w:id="890" w:author="David Conklin" w:date="2021-02-22T08:04:00Z">
              <w:r w:rsidR="002659AB">
                <w:t>301</w:t>
              </w:r>
            </w:ins>
            <w:del w:id="891" w:author="David Conklin" w:date="2021-02-22T08:04:00Z">
              <w:r w:rsidR="00613CE3" w:rsidDel="002659AB">
                <w:delText>2</w:delText>
              </w:r>
              <w:r w:rsidR="008E188E" w:rsidDel="002659AB">
                <w:delText>19</w:delText>
              </w:r>
            </w:del>
            <w:r w:rsidR="00613CE3">
              <w:t>)</w:t>
            </w:r>
          </w:p>
        </w:tc>
        <w:tc>
          <w:tcPr>
            <w:tcW w:w="0" w:type="auto"/>
          </w:tcPr>
          <w:p w14:paraId="18689C03" w14:textId="16E261AF" w:rsidR="003C4378" w:rsidRDefault="003C4378" w:rsidP="003C4378">
            <w:r>
              <w:t>%bias</w:t>
            </w:r>
          </w:p>
        </w:tc>
        <w:tc>
          <w:tcPr>
            <w:tcW w:w="0" w:type="auto"/>
          </w:tcPr>
          <w:p w14:paraId="0035DCAF" w14:textId="1347CB52" w:rsidR="003C4378" w:rsidRDefault="003C4378" w:rsidP="003C4378">
            <w:r>
              <w:t>-</w:t>
            </w:r>
            <w:r w:rsidR="00613CE3">
              <w:t>2.</w:t>
            </w:r>
            <w:ins w:id="892" w:author="David Conklin" w:date="2021-02-22T08:04:00Z">
              <w:r w:rsidR="002659AB">
                <w:t>1</w:t>
              </w:r>
            </w:ins>
            <w:del w:id="893" w:author="David Conklin" w:date="2021-02-22T08:04:00Z">
              <w:r w:rsidR="008E188E" w:rsidDel="002659AB">
                <w:delText>0</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44FCE06" w:rsidR="003C4378" w:rsidRDefault="003C4378" w:rsidP="003C4378">
            <w:r>
              <w:t>0.4</w:t>
            </w:r>
            <w:ins w:id="894" w:author="David Conklin" w:date="2021-02-22T08:04:00Z">
              <w:r w:rsidR="002659AB">
                <w:t>3</w:t>
              </w:r>
            </w:ins>
            <w:del w:id="895" w:author="David Conklin" w:date="2021-02-22T08:04:00Z">
              <w:r w:rsidR="00613CE3" w:rsidDel="002659AB">
                <w:delText>4</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449F8FBA" w:rsidR="003C4378" w:rsidRDefault="003C4378" w:rsidP="003C4378">
            <w:r>
              <w:t>0.</w:t>
            </w:r>
            <w:r w:rsidR="00613CE3">
              <w:t>8</w:t>
            </w:r>
            <w:ins w:id="896" w:author="David Conklin" w:date="2021-02-22T08:04:00Z">
              <w:r w:rsidR="002659AB">
                <w:t>2</w:t>
              </w:r>
            </w:ins>
            <w:del w:id="897" w:author="David Conklin" w:date="2021-02-22T08:04:00Z">
              <w:r w:rsidR="008E188E" w:rsidDel="002659AB">
                <w:delText>1</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76E66267" w:rsidR="003C4378" w:rsidRDefault="003C4378" w:rsidP="003C4378">
            <w:r>
              <w:t>MOHAWK RIVER NEAR SPRINGFIELD</w:t>
            </w:r>
            <w:r w:rsidR="007A6DA3">
              <w:t xml:space="preserve"> (C</w:t>
            </w:r>
            <w:ins w:id="898" w:author="David Conklin" w:date="2021-02-22T08:40:00Z">
              <w:r w:rsidR="006D6F69">
                <w:t>301</w:t>
              </w:r>
            </w:ins>
            <w:del w:id="899" w:author="David Conklin" w:date="2021-02-22T08:40:00Z">
              <w:r w:rsidR="007A6DA3" w:rsidDel="006D6F69">
                <w:delText>2</w:delText>
              </w:r>
              <w:r w:rsidR="008E188E" w:rsidDel="006D6F69">
                <w:delText>19</w:delText>
              </w:r>
            </w:del>
            <w:r w:rsidR="007A6DA3">
              <w:t>)</w:t>
            </w:r>
          </w:p>
        </w:tc>
        <w:tc>
          <w:tcPr>
            <w:tcW w:w="0" w:type="auto"/>
          </w:tcPr>
          <w:p w14:paraId="3E7378FF" w14:textId="1660A2C9" w:rsidR="003C4378" w:rsidRDefault="003C4378" w:rsidP="003C4378">
            <w:r>
              <w:t>%bias</w:t>
            </w:r>
          </w:p>
        </w:tc>
        <w:tc>
          <w:tcPr>
            <w:tcW w:w="0" w:type="auto"/>
          </w:tcPr>
          <w:p w14:paraId="6EF59584" w14:textId="781E4D5D" w:rsidR="003C4378" w:rsidRDefault="006D6F69" w:rsidP="003C4378">
            <w:ins w:id="900" w:author="David Conklin" w:date="2021-02-22T08:38:00Z">
              <w:r>
                <w:t>-5.5</w:t>
              </w:r>
            </w:ins>
            <w:del w:id="901" w:author="David Conklin" w:date="2021-02-22T08:38:00Z">
              <w:r w:rsidR="007A6DA3" w:rsidDel="006D6F69">
                <w:delText>0.1</w:delText>
              </w:r>
            </w:del>
            <w:r w:rsidR="003C4378">
              <w:t>%</w:t>
            </w:r>
          </w:p>
        </w:tc>
        <w:tc>
          <w:tcPr>
            <w:tcW w:w="0" w:type="auto"/>
          </w:tcPr>
          <w:p w14:paraId="5E75E2B6" w14:textId="1E41BF91" w:rsidR="003C4378" w:rsidRDefault="003C4378" w:rsidP="003C4378">
            <w:del w:id="902" w:author="David Conklin" w:date="2021-02-22T08:39:00Z">
              <w:r w:rsidDel="006D6F69">
                <w:delText>V</w:delText>
              </w:r>
            </w:del>
            <w:r>
              <w:t>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14E825EF" w:rsidR="003C4378" w:rsidRDefault="003C4378" w:rsidP="003C4378">
            <w:r>
              <w:t>0.</w:t>
            </w:r>
            <w:ins w:id="903" w:author="David Conklin" w:date="2021-02-22T08:39:00Z">
              <w:r w:rsidR="006D6F69">
                <w:t>87</w:t>
              </w:r>
            </w:ins>
            <w:del w:id="904" w:author="David Conklin" w:date="2021-02-22T08:38:00Z">
              <w:r w:rsidDel="006D6F69">
                <w:delText>7</w:delText>
              </w:r>
              <w:r w:rsidR="007A6DA3" w:rsidDel="006D6F69">
                <w:delText>1</w:delText>
              </w:r>
            </w:del>
          </w:p>
        </w:tc>
        <w:tc>
          <w:tcPr>
            <w:tcW w:w="0" w:type="auto"/>
          </w:tcPr>
          <w:p w14:paraId="1B5AEDAE" w14:textId="71E5DAD1" w:rsidR="003C4378" w:rsidRDefault="006D6F69" w:rsidP="003C4378">
            <w:ins w:id="905" w:author="David Conklin" w:date="2021-02-22T08:39:00Z">
              <w:r>
                <w:t>V</w:t>
              </w:r>
            </w:ins>
            <w:r w:rsidR="003C4378">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18EBF0E1" w:rsidR="003C4378" w:rsidRDefault="003C4378" w:rsidP="003C4378">
            <w:r>
              <w:t>0.</w:t>
            </w:r>
            <w:ins w:id="906" w:author="David Conklin" w:date="2021-02-22T08:39:00Z">
              <w:r w:rsidR="006D6F69">
                <w:t>37</w:t>
              </w:r>
            </w:ins>
            <w:del w:id="907" w:author="David Conklin" w:date="2021-02-22T08:39:00Z">
              <w:r w:rsidDel="006D6F69">
                <w:delText>5</w:delText>
              </w:r>
              <w:r w:rsidR="007A6DA3" w:rsidDel="006D6F69">
                <w:delText>4</w:delText>
              </w:r>
            </w:del>
          </w:p>
        </w:tc>
        <w:tc>
          <w:tcPr>
            <w:tcW w:w="0" w:type="auto"/>
          </w:tcPr>
          <w:p w14:paraId="1AE778F8" w14:textId="317CB08F" w:rsidR="003C4378" w:rsidRDefault="006D6F69" w:rsidP="003C4378">
            <w:ins w:id="908" w:author="David Conklin" w:date="2021-02-22T08:39:00Z">
              <w:r>
                <w:t>V</w:t>
              </w:r>
            </w:ins>
            <w:r w:rsidR="003C4378">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84A362" w:rsidR="003C4378" w:rsidRDefault="003C4378" w:rsidP="003C4378">
            <w:r>
              <w:t>0.8</w:t>
            </w:r>
            <w:ins w:id="909" w:author="David Conklin" w:date="2021-02-22T08:39:00Z">
              <w:r w:rsidR="006D6F69">
                <w:t>7</w:t>
              </w:r>
            </w:ins>
            <w:del w:id="910" w:author="David Conklin" w:date="2021-02-22T08:39:00Z">
              <w:r w:rsidR="007A6DA3" w:rsidDel="006D6F69">
                <w:delText>5</w:delText>
              </w:r>
            </w:del>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1BA403CE" w:rsidR="00245C85" w:rsidRDefault="00245C85" w:rsidP="00E70EE0">
            <w:r>
              <w:t>SO FK MCKENZIE ABOVE COUGAR (C</w:t>
            </w:r>
            <w:ins w:id="911" w:author="David Conklin" w:date="2021-02-22T09:01:00Z">
              <w:r w:rsidR="00073079">
                <w:t>301</w:t>
              </w:r>
            </w:ins>
            <w:del w:id="912" w:author="David Conklin" w:date="2021-02-22T09:01:00Z">
              <w:r w:rsidDel="00073079">
                <w:delText>2</w:delText>
              </w:r>
              <w:r w:rsidR="00B7410E" w:rsidDel="00073079">
                <w:delText>19</w:delText>
              </w:r>
            </w:del>
            <w:r>
              <w:t>)</w:t>
            </w:r>
          </w:p>
        </w:tc>
        <w:tc>
          <w:tcPr>
            <w:tcW w:w="970" w:type="dxa"/>
          </w:tcPr>
          <w:p w14:paraId="219B605A" w14:textId="43B0B515" w:rsidR="00245C85" w:rsidRDefault="00245C85" w:rsidP="00E70EE0">
            <w:r>
              <w:t>%bias</w:t>
            </w:r>
          </w:p>
        </w:tc>
        <w:tc>
          <w:tcPr>
            <w:tcW w:w="1088" w:type="dxa"/>
          </w:tcPr>
          <w:p w14:paraId="60CC27D9" w14:textId="7E32A9E8" w:rsidR="00245C85" w:rsidRDefault="00245C85" w:rsidP="00E70EE0">
            <w:r>
              <w:t>-</w:t>
            </w:r>
            <w:r w:rsidR="00B7410E">
              <w:t>10.</w:t>
            </w:r>
            <w:ins w:id="913" w:author="David Conklin" w:date="2021-02-22T09:02:00Z">
              <w:r w:rsidR="00073079">
                <w:t>0</w:t>
              </w:r>
            </w:ins>
            <w:del w:id="914" w:author="David Conklin" w:date="2021-02-22T09:02:00Z">
              <w:r w:rsidR="00B7410E" w:rsidDel="00073079">
                <w:delText>1</w:delText>
              </w:r>
            </w:del>
            <w:r>
              <w:t>%</w:t>
            </w:r>
          </w:p>
        </w:tc>
        <w:tc>
          <w:tcPr>
            <w:tcW w:w="0" w:type="auto"/>
          </w:tcPr>
          <w:p w14:paraId="1E0F0D76" w14:textId="78AD32B2" w:rsidR="00245C85" w:rsidRDefault="00073079" w:rsidP="00E70EE0">
            <w:ins w:id="915" w:author="David Conklin" w:date="2021-02-22T09:02:00Z">
              <w:r>
                <w:t>S</w:t>
              </w:r>
            </w:ins>
            <w:del w:id="916" w:author="David Conklin" w:date="2021-02-22T09:02:00Z">
              <w:r w:rsidR="00245C85" w:rsidDel="00073079">
                <w:delText>VG</w:delText>
              </w:r>
            </w:del>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8C94B9A" w:rsidR="00245C85" w:rsidRDefault="00245C85" w:rsidP="00E70EE0">
            <w:r>
              <w:t>0.</w:t>
            </w:r>
            <w:ins w:id="917" w:author="David Conklin" w:date="2021-02-22T09:03:00Z">
              <w:r w:rsidR="00073079">
                <w:t>80</w:t>
              </w:r>
            </w:ins>
            <w:del w:id="918" w:author="David Conklin" w:date="2021-02-22T09:03:00Z">
              <w:r w:rsidR="00B7410E" w:rsidDel="00073079">
                <w:delText>7</w:delText>
              </w:r>
            </w:del>
            <w:del w:id="919" w:author="David Conklin" w:date="2021-02-22T09:02:00Z">
              <w:r w:rsidR="00B7410E" w:rsidDel="00073079">
                <w:delText>9</w:delText>
              </w:r>
            </w:del>
          </w:p>
        </w:tc>
        <w:tc>
          <w:tcPr>
            <w:tcW w:w="0" w:type="auto"/>
          </w:tcPr>
          <w:p w14:paraId="4DE27806" w14:textId="249D3D4B" w:rsidR="00245C85" w:rsidRDefault="00245C85" w:rsidP="00E70EE0">
            <w:del w:id="920" w:author="David Conklin" w:date="2021-02-22T09:03:00Z">
              <w:r w:rsidDel="00073079">
                <w:delText>V</w:delText>
              </w:r>
            </w:del>
            <w:r>
              <w:t>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6D66279D" w:rsidR="00245C85" w:rsidRDefault="00245C85" w:rsidP="00E70EE0">
            <w:r>
              <w:t>0.4</w:t>
            </w:r>
            <w:ins w:id="921" w:author="David Conklin" w:date="2021-02-22T09:03:00Z">
              <w:r w:rsidR="00073079">
                <w:t>2</w:t>
              </w:r>
            </w:ins>
            <w:del w:id="922" w:author="David Conklin" w:date="2021-02-22T09:03:00Z">
              <w:r w:rsidR="00B7410E" w:rsidDel="00073079">
                <w:delText>4</w:delText>
              </w:r>
            </w:del>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24A98A2E" w:rsidR="00245C85" w:rsidRDefault="00245C85" w:rsidP="00CA1E74">
            <w:r>
              <w:t>SO FK MCKENZIE BELOW COUGAR (C</w:t>
            </w:r>
            <w:ins w:id="923" w:author="David Conklin" w:date="2021-02-22T09:01:00Z">
              <w:r w:rsidR="00073079">
                <w:t>301</w:t>
              </w:r>
            </w:ins>
            <w:del w:id="924" w:author="David Conklin" w:date="2021-02-22T09:01:00Z">
              <w:r w:rsidDel="00073079">
                <w:delText>2</w:delText>
              </w:r>
              <w:r w:rsidR="00572FA4" w:rsidDel="00073079">
                <w:delText>19</w:delText>
              </w:r>
            </w:del>
            <w:r>
              <w:t>)</w:t>
            </w:r>
          </w:p>
        </w:tc>
        <w:tc>
          <w:tcPr>
            <w:tcW w:w="970" w:type="dxa"/>
          </w:tcPr>
          <w:p w14:paraId="522DC0D1" w14:textId="2F31C1DC" w:rsidR="00245C85" w:rsidRDefault="00245C85" w:rsidP="00CA1E74">
            <w:r>
              <w:t>%bias</w:t>
            </w:r>
          </w:p>
        </w:tc>
        <w:tc>
          <w:tcPr>
            <w:tcW w:w="1088" w:type="dxa"/>
          </w:tcPr>
          <w:p w14:paraId="404B0371" w14:textId="246F5DAB" w:rsidR="00245C85" w:rsidRDefault="00A87B6E" w:rsidP="00CA1E74">
            <w:ins w:id="925" w:author="David Conklin" w:date="2021-02-22T08:58:00Z">
              <w:r>
                <w:t>1.3</w:t>
              </w:r>
            </w:ins>
            <w:del w:id="926" w:author="David Conklin" w:date="2021-02-22T08:58:00Z">
              <w:r w:rsidR="00B7410E" w:rsidDel="00A87B6E">
                <w:delText>2.2</w:delText>
              </w:r>
            </w:del>
            <w:r w:rsidR="00B7410E">
              <w:t>%</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5F6930FA" w:rsidR="00245C85" w:rsidRDefault="00245C85" w:rsidP="00CA1E74">
            <w:r>
              <w:t>0.</w:t>
            </w:r>
            <w:r w:rsidR="00572FA4">
              <w:t>6</w:t>
            </w:r>
            <w:ins w:id="927" w:author="David Conklin" w:date="2021-02-22T08:58:00Z">
              <w:r w:rsidR="00A87B6E">
                <w:t>2</w:t>
              </w:r>
            </w:ins>
            <w:del w:id="928" w:author="David Conklin" w:date="2021-02-22T08:58:00Z">
              <w:r w:rsidR="00572FA4" w:rsidDel="00A87B6E">
                <w:delText>3</w:delText>
              </w:r>
            </w:del>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6188C813" w:rsidR="00245C85" w:rsidRDefault="00245C85" w:rsidP="00CA1E74">
            <w:r>
              <w:t>0.6</w:t>
            </w:r>
            <w:ins w:id="929" w:author="David Conklin" w:date="2021-02-22T08:58:00Z">
              <w:r w:rsidR="00A87B6E">
                <w:t>2</w:t>
              </w:r>
            </w:ins>
            <w:del w:id="930" w:author="David Conklin" w:date="2021-02-22T08:58:00Z">
              <w:r w:rsidR="00572FA4" w:rsidDel="00A87B6E">
                <w:delText>1</w:delText>
              </w:r>
            </w:del>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57707843" w:rsidR="00245C85" w:rsidRDefault="00245C85" w:rsidP="00CA1E74">
            <w:r>
              <w:t>0.6</w:t>
            </w:r>
            <w:ins w:id="931" w:author="David Conklin" w:date="2021-02-22T08:58:00Z">
              <w:r w:rsidR="00A87B6E">
                <w:t>2</w:t>
              </w:r>
            </w:ins>
            <w:del w:id="932" w:author="David Conklin" w:date="2021-02-22T08:58:00Z">
              <w:r w:rsidR="00572FA4" w:rsidDel="00A87B6E">
                <w:delText>3</w:delText>
              </w:r>
            </w:del>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631F15C3" w:rsidR="00245C85" w:rsidRDefault="00245C85" w:rsidP="00041D27">
            <w:r>
              <w:t>BLUE RIVER ABOVE THE RESERVOIR (C</w:t>
            </w:r>
            <w:ins w:id="933" w:author="David Conklin" w:date="2021-02-22T08:53:00Z">
              <w:r w:rsidR="00075E09">
                <w:t>301</w:t>
              </w:r>
            </w:ins>
            <w:del w:id="934" w:author="David Conklin" w:date="2021-02-22T08:53:00Z">
              <w:r w:rsidDel="00075E09">
                <w:delText>2</w:delText>
              </w:r>
              <w:r w:rsidR="00572FA4" w:rsidDel="00075E09">
                <w:delText>1</w:delText>
              </w:r>
            </w:del>
            <w:del w:id="935" w:author="David Conklin" w:date="2021-02-22T09:01:00Z">
              <w:r w:rsidR="00572FA4" w:rsidDel="00073079">
                <w:delText>9</w:delText>
              </w:r>
            </w:del>
            <w:r>
              <w:t>)</w:t>
            </w:r>
          </w:p>
        </w:tc>
        <w:tc>
          <w:tcPr>
            <w:tcW w:w="970" w:type="dxa"/>
          </w:tcPr>
          <w:p w14:paraId="3660BB27" w14:textId="031AD573" w:rsidR="00245C85" w:rsidRDefault="00245C85" w:rsidP="00041D27">
            <w:r>
              <w:t>%bias</w:t>
            </w:r>
          </w:p>
        </w:tc>
        <w:tc>
          <w:tcPr>
            <w:tcW w:w="1088" w:type="dxa"/>
          </w:tcPr>
          <w:p w14:paraId="37F8A474" w14:textId="451B60E1" w:rsidR="00245C85" w:rsidRDefault="00245C85" w:rsidP="00041D27">
            <w:r>
              <w:t>-</w:t>
            </w:r>
            <w:r w:rsidR="00572FA4">
              <w:t>1</w:t>
            </w:r>
            <w:ins w:id="936" w:author="David Conklin" w:date="2021-02-22T08:54:00Z">
              <w:r w:rsidR="00075E09">
                <w:t>6.9</w:t>
              </w:r>
            </w:ins>
            <w:del w:id="937" w:author="David Conklin" w:date="2021-02-22T08:54:00Z">
              <w:r w:rsidR="00572FA4" w:rsidDel="00075E09">
                <w:delText>7.2</w:delText>
              </w:r>
            </w:del>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466073C0" w:rsidR="00245C85" w:rsidRDefault="00245C85" w:rsidP="00041D27">
            <w:r>
              <w:t>0.</w:t>
            </w:r>
            <w:r w:rsidR="00572FA4">
              <w:t>4</w:t>
            </w:r>
            <w:ins w:id="938" w:author="David Conklin" w:date="2021-02-22T08:54:00Z">
              <w:r w:rsidR="00075E09">
                <w:t>6</w:t>
              </w:r>
            </w:ins>
            <w:del w:id="939" w:author="David Conklin" w:date="2021-02-22T08:54:00Z">
              <w:r w:rsidR="00572FA4" w:rsidDel="00075E09">
                <w:delText>7</w:delText>
              </w:r>
            </w:del>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411B2326" w:rsidR="00245C85" w:rsidRDefault="00245C85" w:rsidP="00771AAC">
            <w:r>
              <w:t>BLUE RIVER BELOW THE RESERVOIR (C</w:t>
            </w:r>
            <w:ins w:id="940" w:author="David Conklin" w:date="2021-02-22T08:50:00Z">
              <w:r w:rsidR="00C74814">
                <w:t>301</w:t>
              </w:r>
            </w:ins>
            <w:del w:id="941" w:author="David Conklin" w:date="2021-02-22T08:50:00Z">
              <w:r w:rsidDel="00C74814">
                <w:delText>2</w:delText>
              </w:r>
              <w:r w:rsidR="00572FA4" w:rsidDel="00C74814">
                <w:delText>19</w:delText>
              </w:r>
            </w:del>
            <w:r>
              <w:t>)</w:t>
            </w:r>
          </w:p>
        </w:tc>
        <w:tc>
          <w:tcPr>
            <w:tcW w:w="970" w:type="dxa"/>
          </w:tcPr>
          <w:p w14:paraId="0033914A" w14:textId="4B9CD9C7" w:rsidR="00245C85" w:rsidRDefault="00245C85" w:rsidP="00771AAC">
            <w:r>
              <w:t>%bias</w:t>
            </w:r>
          </w:p>
        </w:tc>
        <w:tc>
          <w:tcPr>
            <w:tcW w:w="1088" w:type="dxa"/>
          </w:tcPr>
          <w:p w14:paraId="55597B67" w14:textId="7B3900F6" w:rsidR="00245C85" w:rsidRDefault="00C74814" w:rsidP="00771AAC">
            <w:ins w:id="942" w:author="David Conklin" w:date="2021-02-22T08:49:00Z">
              <w:r>
                <w:t>3</w:t>
              </w:r>
            </w:ins>
            <w:del w:id="943" w:author="David Conklin" w:date="2021-02-22T08:49:00Z">
              <w:r w:rsidR="00572FA4" w:rsidDel="00C74814">
                <w:delText>4</w:delText>
              </w:r>
            </w:del>
            <w:r w:rsidR="00572FA4">
              <w:t>.3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54E6CE82" w:rsidR="00245C85" w:rsidRDefault="00245C85" w:rsidP="00771AAC">
            <w:r>
              <w:t>0.5</w:t>
            </w:r>
            <w:ins w:id="944" w:author="David Conklin" w:date="2021-02-22T08:50:00Z">
              <w:r w:rsidR="00C74814">
                <w:t>3</w:t>
              </w:r>
            </w:ins>
            <w:del w:id="945" w:author="David Conklin" w:date="2021-02-22T08:50:00Z">
              <w:r w:rsidR="00572FA4" w:rsidDel="00C74814">
                <w:delText>4</w:delText>
              </w:r>
            </w:del>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358D35DB" w:rsidR="00245C85" w:rsidRDefault="00572FA4" w:rsidP="00771AAC">
            <w:r>
              <w:t>0.6</w:t>
            </w:r>
            <w:ins w:id="946" w:author="David Conklin" w:date="2021-02-22T08:50:00Z">
              <w:r w:rsidR="00C74814">
                <w:t>8</w:t>
              </w:r>
            </w:ins>
            <w:del w:id="947" w:author="David Conklin" w:date="2021-02-22T08:50:00Z">
              <w:r w:rsidDel="00C74814">
                <w:delText>7</w:delText>
              </w:r>
            </w:del>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18C17A7B" w:rsidR="00245C85" w:rsidRDefault="00245C85" w:rsidP="00771AAC">
            <w:r>
              <w:t>0.</w:t>
            </w:r>
            <w:ins w:id="948" w:author="David Conklin" w:date="2021-02-22T08:50:00Z">
              <w:r w:rsidR="00C74814">
                <w:t>57</w:t>
              </w:r>
            </w:ins>
            <w:del w:id="949" w:author="David Conklin" w:date="2021-02-22T08:50:00Z">
              <w:r w:rsidDel="00C74814">
                <w:delText>6</w:delText>
              </w:r>
              <w:r w:rsidR="00572FA4" w:rsidDel="00C74814">
                <w:delText>0</w:delText>
              </w:r>
            </w:del>
          </w:p>
        </w:tc>
        <w:tc>
          <w:tcPr>
            <w:tcW w:w="0" w:type="auto"/>
          </w:tcPr>
          <w:p w14:paraId="67F765A3" w14:textId="51847821" w:rsidR="00245C85" w:rsidRDefault="00C74814" w:rsidP="00771AAC">
            <w:ins w:id="950" w:author="David Conklin" w:date="2021-02-22T08:50:00Z">
              <w:r w:rsidRPr="00A87B6E">
                <w:rPr>
                  <w:highlight w:val="yellow"/>
                  <w:rPrChange w:id="951" w:author="David Conklin" w:date="2021-02-22T08:55:00Z">
                    <w:rPr/>
                  </w:rPrChange>
                </w:rPr>
                <w:t>N</w:t>
              </w:r>
            </w:ins>
            <w:r w:rsidR="00245C85" w:rsidRPr="00A87B6E">
              <w:rPr>
                <w:highlight w:val="yellow"/>
                <w:rPrChange w:id="952" w:author="David Conklin" w:date="2021-02-22T08:55:00Z">
                  <w:rPr/>
                </w:rPrChange>
              </w:rP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808F3ED" w:rsidR="00245C85" w:rsidRDefault="00245C85" w:rsidP="00771AAC">
            <w:r>
              <w:t>MCKENZIE RIVER NEAR VIDA (C</w:t>
            </w:r>
            <w:ins w:id="953" w:author="David Conklin" w:date="2021-02-22T08:45:00Z">
              <w:r w:rsidR="00E74BCF">
                <w:t>301</w:t>
              </w:r>
            </w:ins>
            <w:del w:id="954" w:author="David Conklin" w:date="2021-02-22T08:45:00Z">
              <w:r w:rsidDel="00E74BCF">
                <w:delText>2</w:delText>
              </w:r>
              <w:r w:rsidR="003B2506" w:rsidDel="00E74BCF">
                <w:delText>19</w:delText>
              </w:r>
            </w:del>
            <w:r>
              <w:t>)</w:t>
            </w:r>
          </w:p>
        </w:tc>
        <w:tc>
          <w:tcPr>
            <w:tcW w:w="970" w:type="dxa"/>
          </w:tcPr>
          <w:p w14:paraId="28D95DBB" w14:textId="4CB4220B" w:rsidR="00245C85" w:rsidRDefault="00245C85" w:rsidP="00771AAC">
            <w:r>
              <w:t>%bias</w:t>
            </w:r>
          </w:p>
        </w:tc>
        <w:tc>
          <w:tcPr>
            <w:tcW w:w="1088" w:type="dxa"/>
          </w:tcPr>
          <w:p w14:paraId="35ED9764" w14:textId="6256E4DF" w:rsidR="00245C85" w:rsidRDefault="00245C85" w:rsidP="00771AAC">
            <w:r>
              <w:t>-</w:t>
            </w:r>
            <w:ins w:id="955" w:author="David Conklin" w:date="2021-02-22T08:45:00Z">
              <w:r w:rsidR="00E74BCF">
                <w:t>2.5</w:t>
              </w:r>
            </w:ins>
            <w:del w:id="956" w:author="David Conklin" w:date="2021-02-22T08:45:00Z">
              <w:r w:rsidR="003B2506" w:rsidDel="00E74BCF">
                <w:delText>0.6</w:delText>
              </w:r>
            </w:del>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3A973519" w:rsidR="00245C85" w:rsidRDefault="00245C85" w:rsidP="00771AAC">
            <w:r>
              <w:t>0.</w:t>
            </w:r>
            <w:r w:rsidR="003B2506">
              <w:t>9</w:t>
            </w:r>
            <w:ins w:id="957" w:author="David Conklin" w:date="2021-02-22T08:46:00Z">
              <w:r w:rsidR="00E74BCF">
                <w:t>5</w:t>
              </w:r>
            </w:ins>
            <w:del w:id="958" w:author="David Conklin" w:date="2021-02-22T08:45:00Z">
              <w:r w:rsidR="003B2506" w:rsidDel="00E74BCF">
                <w:delText>4</w:delText>
              </w:r>
            </w:del>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1316B1C3" w:rsidR="00245C85" w:rsidRDefault="00245C85" w:rsidP="00771AAC">
            <w:r>
              <w:t>MCKENZIE RIVER ABV HAYDEN BR (C</w:t>
            </w:r>
            <w:ins w:id="959" w:author="David Conklin" w:date="2021-02-22T08:05:00Z">
              <w:r w:rsidR="002659AB">
                <w:t>301</w:t>
              </w:r>
            </w:ins>
            <w:del w:id="960" w:author="David Conklin" w:date="2021-02-22T08:05:00Z">
              <w:r w:rsidDel="002659AB">
                <w:delText>2</w:delText>
              </w:r>
              <w:r w:rsidR="003B2506" w:rsidDel="002659AB">
                <w:delText>19</w:delText>
              </w:r>
            </w:del>
            <w:r>
              <w:t>)</w:t>
            </w:r>
          </w:p>
        </w:tc>
        <w:tc>
          <w:tcPr>
            <w:tcW w:w="970" w:type="dxa"/>
          </w:tcPr>
          <w:p w14:paraId="28F20A41" w14:textId="3A8F165D" w:rsidR="00245C85" w:rsidRDefault="00245C85" w:rsidP="00771AAC">
            <w:r>
              <w:t>%bias</w:t>
            </w:r>
          </w:p>
        </w:tc>
        <w:tc>
          <w:tcPr>
            <w:tcW w:w="1088" w:type="dxa"/>
          </w:tcPr>
          <w:p w14:paraId="68801782" w14:textId="68AE4946" w:rsidR="00245C85" w:rsidRDefault="002659AB" w:rsidP="00771AAC">
            <w:ins w:id="961" w:author="David Conklin" w:date="2021-02-22T08:05:00Z">
              <w:r>
                <w:t>8</w:t>
              </w:r>
            </w:ins>
            <w:del w:id="962" w:author="David Conklin" w:date="2021-02-22T08:05:00Z">
              <w:r w:rsidR="003B2506" w:rsidDel="002659AB">
                <w:delText>13</w:delText>
              </w:r>
            </w:del>
            <w:r w:rsidR="003B2506">
              <w:t>.8</w:t>
            </w:r>
            <w:r w:rsidR="00245C85">
              <w:t>%</w:t>
            </w:r>
          </w:p>
        </w:tc>
        <w:tc>
          <w:tcPr>
            <w:tcW w:w="0" w:type="auto"/>
          </w:tcPr>
          <w:p w14:paraId="1512C366" w14:textId="51C28E27" w:rsidR="00245C85" w:rsidRDefault="00A87B6E" w:rsidP="00771AAC">
            <w:ins w:id="963" w:author="David Conklin" w:date="2021-02-22T08:55:00Z">
              <w:r>
                <w:t>G</w:t>
              </w:r>
            </w:ins>
            <w:del w:id="964" w:author="David Conklin" w:date="2021-02-22T08:40:00Z">
              <w:r w:rsidR="003B2506" w:rsidDel="006D6F69">
                <w:delText>S</w:delText>
              </w:r>
            </w:del>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3FF5752F" w:rsidR="00245C85" w:rsidRDefault="00245C85" w:rsidP="00771AAC">
            <w:r>
              <w:t>0.</w:t>
            </w:r>
            <w:ins w:id="965" w:author="David Conklin" w:date="2021-02-22T08:05:00Z">
              <w:r w:rsidR="002659AB">
                <w:t>90</w:t>
              </w:r>
            </w:ins>
            <w:del w:id="966" w:author="David Conklin" w:date="2021-02-22T08:05:00Z">
              <w:r w:rsidR="003B2506" w:rsidDel="002659AB">
                <w:delText>79</w:delText>
              </w:r>
            </w:del>
          </w:p>
        </w:tc>
        <w:tc>
          <w:tcPr>
            <w:tcW w:w="0" w:type="auto"/>
          </w:tcPr>
          <w:p w14:paraId="2BD166C2" w14:textId="3C8626A1" w:rsidR="00245C85" w:rsidRDefault="006D6F69" w:rsidP="00771AAC">
            <w:ins w:id="967" w:author="David Conklin" w:date="2021-02-22T08:41:00Z">
              <w:r>
                <w:t>V</w:t>
              </w:r>
            </w:ins>
            <w:r w:rsidR="00245C85">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1E13EDE4" w:rsidR="00245C85" w:rsidRDefault="003B2506" w:rsidP="00771AAC">
            <w:r>
              <w:t>0</w:t>
            </w:r>
            <w:r w:rsidR="00245C85">
              <w:t>.</w:t>
            </w:r>
            <w:ins w:id="968" w:author="David Conklin" w:date="2021-02-22T08:05:00Z">
              <w:r w:rsidR="002659AB">
                <w:t>31</w:t>
              </w:r>
            </w:ins>
            <w:del w:id="969" w:author="David Conklin" w:date="2021-02-22T08:05:00Z">
              <w:r w:rsidDel="002659AB">
                <w:delText>43</w:delText>
              </w:r>
            </w:del>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7D99F846" w:rsidR="00245C85" w:rsidRDefault="00245C85" w:rsidP="00771AAC">
            <w:r>
              <w:t>0.9</w:t>
            </w:r>
            <w:ins w:id="970" w:author="David Conklin" w:date="2021-02-22T08:05:00Z">
              <w:r w:rsidR="002659AB">
                <w:t>7</w:t>
              </w:r>
            </w:ins>
            <w:del w:id="971" w:author="David Conklin" w:date="2021-02-22T08:05:00Z">
              <w:r w:rsidR="003B2506" w:rsidDel="002659AB">
                <w:delText>5</w:delText>
              </w:r>
            </w:del>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3B90F2A1" w:rsidR="00245C85" w:rsidRDefault="002659AB" w:rsidP="00771AAC">
            <w:ins w:id="972" w:author="David Conklin" w:date="2021-02-22T08:06:00Z">
              <w:r>
                <w:t>0.9</w:t>
              </w:r>
            </w:ins>
            <w:del w:id="973" w:author="David Conklin" w:date="2021-02-22T08:06:00Z">
              <w:r w:rsidR="003B2506" w:rsidDel="002659AB">
                <w:delText>1.3</w:delText>
              </w:r>
            </w:del>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974" w:name="_Toc66352553"/>
      <w:r>
        <w:t>Analysis of</w:t>
      </w:r>
      <w:r w:rsidR="003024C9">
        <w:t xml:space="preserve"> locations where the model has low skill</w:t>
      </w:r>
      <w:bookmarkEnd w:id="974"/>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975" w:author="David Conklin" w:date="2021-02-22T11:44:00Z"/>
        </w:rPr>
      </w:pPr>
      <w:del w:id="976"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977"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978" w:name="_Toc66352554"/>
      <w:r>
        <w:t>Simulated McKenzie basin water budget</w:t>
      </w:r>
      <w:r w:rsidR="00334ED8">
        <w:t xml:space="preserve"> and thermal energy budget</w:t>
      </w:r>
      <w:bookmarkEnd w:id="978"/>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979"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pPr>
              <w:pPrChange w:id="980" w:author="David Conklin" w:date="2021-02-22T06:16:00Z">
                <w:pPr>
                  <w:jc w:val="right"/>
                </w:pPr>
              </w:pPrChange>
            </w:pPr>
          </w:p>
        </w:tc>
      </w:tr>
      <w:tr w:rsidR="001655BE" w14:paraId="7E48B294" w14:textId="77777777" w:rsidTr="00BB7B7B">
        <w:trPr>
          <w:ins w:id="981" w:author="David Conklin" w:date="2021-02-22T06:16:00Z"/>
        </w:trPr>
        <w:tc>
          <w:tcPr>
            <w:tcW w:w="0" w:type="auto"/>
          </w:tcPr>
          <w:p w14:paraId="57785E06" w14:textId="7B694AD8" w:rsidR="001655BE" w:rsidRDefault="001655BE" w:rsidP="00BB7B7B">
            <w:pPr>
              <w:jc w:val="right"/>
              <w:rPr>
                <w:ins w:id="982" w:author="David Conklin" w:date="2021-02-22T06:16:00Z"/>
              </w:rPr>
            </w:pPr>
            <w:ins w:id="983" w:author="David Conklin" w:date="2021-02-22T06:16:00Z">
              <w:r>
                <w:t>discrepan</w:t>
              </w:r>
            </w:ins>
            <w:ins w:id="984" w:author="David Conklin" w:date="2021-02-22T06:17:00Z">
              <w:r>
                <w:t>cy</w:t>
              </w:r>
            </w:ins>
            <w:ins w:id="985" w:author="David Conklin" w:date="2021-02-22T06:18:00Z">
              <w:r>
                <w:t>, mm</w:t>
              </w:r>
            </w:ins>
          </w:p>
        </w:tc>
        <w:tc>
          <w:tcPr>
            <w:tcW w:w="0" w:type="auto"/>
          </w:tcPr>
          <w:p w14:paraId="3FBBEEB6" w14:textId="60FE13F6" w:rsidR="001655BE" w:rsidRDefault="001655BE" w:rsidP="00BB7B7B">
            <w:pPr>
              <w:jc w:val="right"/>
              <w:rPr>
                <w:ins w:id="986" w:author="David Conklin" w:date="2021-02-22T06:16:00Z"/>
              </w:rPr>
            </w:pPr>
            <w:ins w:id="987" w:author="David Conklin" w:date="2021-02-22T06:17:00Z">
              <w:r>
                <w:t>16</w:t>
              </w:r>
            </w:ins>
          </w:p>
        </w:tc>
        <w:tc>
          <w:tcPr>
            <w:tcW w:w="0" w:type="auto"/>
          </w:tcPr>
          <w:p w14:paraId="27C1907D" w14:textId="77777777" w:rsidR="001655BE" w:rsidRDefault="001655BE" w:rsidP="00BB7B7B">
            <w:pPr>
              <w:jc w:val="right"/>
              <w:rPr>
                <w:ins w:id="988" w:author="David Conklin" w:date="2021-02-22T06:16:00Z"/>
              </w:rPr>
            </w:pPr>
          </w:p>
        </w:tc>
        <w:tc>
          <w:tcPr>
            <w:tcW w:w="0" w:type="auto"/>
          </w:tcPr>
          <w:p w14:paraId="47D0D31E" w14:textId="77777777" w:rsidR="001655BE" w:rsidRDefault="001655BE" w:rsidP="00BB7B7B">
            <w:pPr>
              <w:jc w:val="right"/>
              <w:rPr>
                <w:ins w:id="989" w:author="David Conklin" w:date="2021-02-22T06:16:00Z"/>
              </w:rPr>
            </w:pPr>
          </w:p>
        </w:tc>
        <w:tc>
          <w:tcPr>
            <w:tcW w:w="0" w:type="auto"/>
          </w:tcPr>
          <w:p w14:paraId="313FF938" w14:textId="77777777" w:rsidR="001655BE" w:rsidRDefault="001655BE" w:rsidP="001655BE">
            <w:pPr>
              <w:rPr>
                <w:ins w:id="990" w:author="David Conklin" w:date="2021-02-22T06:16:00Z"/>
              </w:rPr>
            </w:pPr>
          </w:p>
        </w:tc>
      </w:tr>
      <w:tr w:rsidR="001655BE" w14:paraId="4D2B2DDE" w14:textId="77777777" w:rsidTr="00BB7B7B">
        <w:trPr>
          <w:ins w:id="991" w:author="David Conklin" w:date="2021-02-22T06:18:00Z"/>
        </w:trPr>
        <w:tc>
          <w:tcPr>
            <w:tcW w:w="0" w:type="auto"/>
          </w:tcPr>
          <w:p w14:paraId="55DF48E6" w14:textId="4A4EFF32" w:rsidR="001655BE" w:rsidRDefault="001655BE" w:rsidP="00BB7B7B">
            <w:pPr>
              <w:jc w:val="right"/>
              <w:rPr>
                <w:ins w:id="992" w:author="David Conklin" w:date="2021-02-22T06:18:00Z"/>
              </w:rPr>
            </w:pPr>
            <w:ins w:id="993" w:author="David Conklin" w:date="2021-02-22T06:18:00Z">
              <w:r>
                <w:t>discrepancy, %</w:t>
              </w:r>
            </w:ins>
          </w:p>
        </w:tc>
        <w:tc>
          <w:tcPr>
            <w:tcW w:w="0" w:type="auto"/>
          </w:tcPr>
          <w:p w14:paraId="71FC7006" w14:textId="3E330480" w:rsidR="001655BE" w:rsidRDefault="001655BE" w:rsidP="00BB7B7B">
            <w:pPr>
              <w:jc w:val="right"/>
              <w:rPr>
                <w:ins w:id="994" w:author="David Conklin" w:date="2021-02-22T06:18:00Z"/>
              </w:rPr>
            </w:pPr>
            <w:ins w:id="995" w:author="David Conklin" w:date="2021-02-22T06:19:00Z">
              <w:r>
                <w:t>0.7%</w:t>
              </w:r>
            </w:ins>
          </w:p>
        </w:tc>
        <w:tc>
          <w:tcPr>
            <w:tcW w:w="0" w:type="auto"/>
          </w:tcPr>
          <w:p w14:paraId="7C629987" w14:textId="77777777" w:rsidR="001655BE" w:rsidRDefault="001655BE" w:rsidP="00BB7B7B">
            <w:pPr>
              <w:jc w:val="right"/>
              <w:rPr>
                <w:ins w:id="996" w:author="David Conklin" w:date="2021-02-22T06:18:00Z"/>
              </w:rPr>
            </w:pPr>
          </w:p>
        </w:tc>
        <w:tc>
          <w:tcPr>
            <w:tcW w:w="0" w:type="auto"/>
          </w:tcPr>
          <w:p w14:paraId="6DA8B9EA" w14:textId="77777777" w:rsidR="001655BE" w:rsidRDefault="001655BE" w:rsidP="00BB7B7B">
            <w:pPr>
              <w:jc w:val="right"/>
              <w:rPr>
                <w:ins w:id="997" w:author="David Conklin" w:date="2021-02-22T06:18:00Z"/>
              </w:rPr>
            </w:pPr>
          </w:p>
        </w:tc>
        <w:tc>
          <w:tcPr>
            <w:tcW w:w="0" w:type="auto"/>
          </w:tcPr>
          <w:p w14:paraId="7CF1392B" w14:textId="77777777" w:rsidR="001655BE" w:rsidRDefault="001655BE" w:rsidP="001655BE">
            <w:pPr>
              <w:rPr>
                <w:ins w:id="998"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99" w:name="_Toc66352555"/>
      <w:r>
        <w:t>CW3M v. Shade-a-lator</w:t>
      </w:r>
      <w:bookmarkEnd w:id="99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1000" w:author="David Conklin" w:date="2021-02-18T07:32:00Z">
        <w:r w:rsidR="006C0136">
          <w:t xml:space="preserve">TFT’s </w:t>
        </w:r>
      </w:ins>
      <w:r>
        <w:t>Shade-a-lator</w:t>
      </w:r>
      <w:ins w:id="1001" w:author="David Conklin" w:date="2021-02-18T07:32:00Z">
        <w:r w:rsidR="006C0136">
          <w:t xml:space="preserve"> study was</w:t>
        </w:r>
      </w:ins>
      <w:del w:id="1002" w:author="David Conklin" w:date="2021-02-18T07:32:00Z">
        <w:r w:rsidDel="006C0136">
          <w:delText xml:space="preserve"> is</w:delText>
        </w:r>
      </w:del>
      <w:r>
        <w:t xml:space="preserve"> </w:t>
      </w:r>
      <w:ins w:id="1003" w:author="David Conklin" w:date="2021-02-18T07:32:00Z">
        <w:r w:rsidR="006C0136">
          <w:t>30 minutes</w:t>
        </w:r>
      </w:ins>
      <w:del w:id="1004" w:author="David Conklin" w:date="2021-02-18T07:31:00Z">
        <w:r w:rsidDel="006C0136">
          <w:delText>one</w:delText>
        </w:r>
      </w:del>
      <w:del w:id="1005"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1006" w:author="David Conklin" w:date="2021-01-22T07:35:00Z">
        <w:r w:rsidR="00396FDB">
          <w:t xml:space="preserve">and </w:t>
        </w:r>
      </w:ins>
      <w:del w:id="1007" w:author="David Conklin" w:date="2021-01-22T07:34:00Z">
        <w:r w:rsidDel="00396FDB">
          <w:delText xml:space="preserve">and </w:delText>
        </w:r>
      </w:del>
      <w:r>
        <w:t>aspect</w:t>
      </w:r>
      <w:del w:id="1008"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1009" w:author="David Conklin" w:date="2021-02-18T07:35:00Z"/>
        </w:rPr>
      </w:pPr>
      <w:r>
        <w:t>bottom width, elevation, and gradient</w:t>
      </w:r>
    </w:p>
    <w:p w14:paraId="1807B3A9" w14:textId="7A84150F" w:rsidR="006C0136" w:rsidRDefault="006C0136" w:rsidP="006C0136">
      <w:pPr>
        <w:pStyle w:val="ListParagraph"/>
        <w:rPr>
          <w:ins w:id="1010" w:author="David Conklin" w:date="2021-02-18T07:35:00Z"/>
        </w:rPr>
      </w:pPr>
    </w:p>
    <w:p w14:paraId="05088C2B" w14:textId="7ACC8D24" w:rsidR="006C0136" w:rsidRDefault="006C0136">
      <w:pPr>
        <w:pStyle w:val="ListParagraph"/>
        <w:ind w:left="0"/>
        <w:pPrChange w:id="1011" w:author="David Conklin" w:date="2021-02-18T07:36:00Z">
          <w:pPr>
            <w:pStyle w:val="ListParagraph"/>
            <w:numPr>
              <w:numId w:val="9"/>
            </w:numPr>
            <w:ind w:hanging="360"/>
          </w:pPr>
        </w:pPrChange>
      </w:pPr>
      <w:ins w:id="1012" w:author="David Conklin" w:date="2021-02-18T07:37:00Z">
        <w:r>
          <w:t>The original intent in the McKenzie wetlands project was to replace the McKenzi</w:t>
        </w:r>
      </w:ins>
      <w:ins w:id="1013" w:author="David Conklin" w:date="2021-02-18T07:38:00Z">
        <w:r>
          <w:t>e Reach GIS layer, inherited from the WW2100 project,  with a more detailed</w:t>
        </w:r>
      </w:ins>
      <w:ins w:id="1014" w:author="David Conklin" w:date="2021-02-18T07:39:00Z">
        <w:r>
          <w:t xml:space="preserve"> version in which the division of reaches into subreaches reflected the shape of the stream on the landscape. </w:t>
        </w:r>
      </w:ins>
      <w:ins w:id="1015" w:author="David Conklin" w:date="2021-02-18T07:40:00Z">
        <w:r>
          <w:t xml:space="preserve"> The idea was for each subreach to be relatively straigh</w:t>
        </w:r>
      </w:ins>
      <w:ins w:id="1016" w:author="David Conklin" w:date="2021-02-18T07:41:00Z">
        <w:r>
          <w:t xml:space="preserve">t, and suitable to </w:t>
        </w:r>
        <w:r w:rsidR="006D3061">
          <w:t>be</w:t>
        </w:r>
      </w:ins>
      <w:ins w:id="1017" w:author="David Conklin" w:date="2021-02-18T07:42:00Z">
        <w:r w:rsidR="006D3061">
          <w:t xml:space="preserve"> </w:t>
        </w:r>
      </w:ins>
      <w:ins w:id="1018" w:author="David Conklin" w:date="2021-02-18T07:41:00Z">
        <w:r>
          <w:t>characterized by</w:t>
        </w:r>
      </w:ins>
      <w:ins w:id="1019" w:author="David Conklin" w:date="2021-02-18T07:42:00Z">
        <w:r w:rsidR="006D3061">
          <w:t xml:space="preserve"> single values for direction and for the height of vegetation on each ban</w:t>
        </w:r>
      </w:ins>
      <w:ins w:id="1020" w:author="David Conklin" w:date="2021-02-18T07:43:00Z">
        <w:r w:rsidR="006D3061">
          <w:t xml:space="preserve">k.  Subreaches would necessarily be of variable length, shorter in curved sections of the </w:t>
        </w:r>
      </w:ins>
      <w:ins w:id="1021" w:author="David Conklin" w:date="2021-02-18T07:44:00Z">
        <w:r w:rsidR="006D3061">
          <w:t>stream, and potentially much longer in straighter sections.  Pr</w:t>
        </w:r>
      </w:ins>
      <w:ins w:id="1022" w:author="David Conklin" w:date="2021-02-18T07:45:00Z">
        <w:r w:rsidR="006D3061">
          <w:t>eparation of the more detailed Reach layer is outside the scope of Oregon Freshwater’s part of the proje</w:t>
        </w:r>
      </w:ins>
      <w:ins w:id="1023" w:author="David Conklin" w:date="2021-02-18T07:46:00Z">
        <w:r w:rsidR="006D3061">
          <w:t>ct and, as of February 2021, still remains to be done.</w:t>
        </w:r>
      </w:ins>
      <w:ins w:id="1024" w:author="David Conklin" w:date="2021-02-18T07:47:00Z">
        <w:r w:rsidR="006D3061">
          <w:t xml:space="preserve">  In order to continue development of the thermal loading model</w:t>
        </w:r>
      </w:ins>
      <w:ins w:id="1025" w:author="David Conklin" w:date="2021-02-18T07:48:00Z">
        <w:r w:rsidR="006D3061">
          <w:t>, Oregon Freshwater adopted the stream reaches inherited from the WW2100 project as the spatial unit of c</w:t>
        </w:r>
      </w:ins>
      <w:ins w:id="1026" w:author="David Conklin" w:date="2021-02-18T07:49:00Z">
        <w:r w:rsidR="006D3061">
          <w:t>omputation.</w:t>
        </w:r>
      </w:ins>
      <w:ins w:id="1027" w:author="David Conklin" w:date="2021-02-18T07:54:00Z">
        <w:r w:rsidR="00432929">
          <w:t xml:space="preserve">  The TFT Shade-a-lator</w:t>
        </w:r>
      </w:ins>
      <w:ins w:id="1028" w:author="David Conklin" w:date="2021-02-18T07:55:00Z">
        <w:r w:rsidR="00432929">
          <w:t xml:space="preserve"> data for the lower McKenzie has </w:t>
        </w:r>
      </w:ins>
      <w:ins w:id="1029" w:author="David Conklin" w:date="2021-02-18T07:56:00Z">
        <w:r w:rsidR="00432929">
          <w:t>2,251 stream segments each 25 meters long</w:t>
        </w:r>
      </w:ins>
      <w:ins w:id="1030" w:author="David Conklin" w:date="2021-02-18T08:01:00Z">
        <w:r w:rsidR="00432929">
          <w:t>.  The 2,251 Shade-a-lator segments correspond t</w:t>
        </w:r>
      </w:ins>
      <w:ins w:id="1031" w:author="David Conklin" w:date="2021-02-18T08:02:00Z">
        <w:r w:rsidR="00432929">
          <w:t>o 86 reaches in CW3M, averaging 654 meters long</w:t>
        </w:r>
      </w:ins>
      <w:ins w:id="1032"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1033"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1034" w:author="David Conklin" w:date="2021-02-18T07:34:00Z">
        <w:r w:rsidR="006C0136">
          <w:t xml:space="preserve"> (azimuth)</w:t>
        </w:r>
      </w:ins>
      <w:r>
        <w:t xml:space="preserve"> and height above the horizon</w:t>
      </w:r>
      <w:ins w:id="1035"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1036" w:author="David Conklin" w:date="2021-02-18T08:05:00Z">
        <w:r w:rsidR="006D41D5" w:rsidDel="00911AF6">
          <w:delText>will reduce</w:delText>
        </w:r>
      </w:del>
      <w:ins w:id="1037" w:author="David Conklin" w:date="2021-02-18T08:05:00Z">
        <w:r w:rsidR="00911AF6">
          <w:t>reduces</w:t>
        </w:r>
      </w:ins>
      <w:r w:rsidR="006D41D5">
        <w:t xml:space="preserve"> the shortwave radiation value by taking into account topographic shading</w:t>
      </w:r>
      <w:del w:id="1038" w:author="David Conklin" w:date="2021-02-18T08:06:00Z">
        <w:r w:rsidR="006D41D5" w:rsidDel="00911AF6">
          <w:delText>, but that has not yet been implemented as of 1/12/21</w:delText>
        </w:r>
      </w:del>
      <w:r w:rsidR="006D41D5">
        <w:t>.</w:t>
      </w:r>
      <w:ins w:id="1039" w:author="David Conklin" w:date="2021-02-18T08:06:00Z">
        <w:r w:rsidR="00911AF6">
          <w:t xml:space="preserve">  Note however, that the ability to account for topographic shading is dependent on the availability of topo</w:t>
        </w:r>
      </w:ins>
      <w:ins w:id="1040" w:author="David Conklin" w:date="2021-02-18T08:07:00Z">
        <w:r w:rsidR="00911AF6">
          <w:t>graphic elevations to the east, south, and west.</w:t>
        </w:r>
      </w:ins>
      <w:ins w:id="1041" w:author="David Conklin" w:date="2021-02-18T08:08:00Z">
        <w:r w:rsidR="00911AF6">
          <w:t xml:space="preserve">  Reach attributes for the topographic elevations have not been populated with</w:t>
        </w:r>
      </w:ins>
      <w:ins w:id="1042" w:author="David Conklin" w:date="2021-02-18T08:09:00Z">
        <w:r w:rsidR="00911AF6">
          <w:t xml:space="preserve"> actual data.  Doing so requires ArcGIS work which is outside the scope o</w:t>
        </w:r>
      </w:ins>
      <w:ins w:id="1043" w:author="David Conklin" w:date="2021-02-18T08:10:00Z">
        <w:r w:rsidR="00911AF6">
          <w:t>f Oregon Freshwater’s part of the project.  For code development purposes, the topographic elevations of reaches corresponding to Shade</w:t>
        </w:r>
      </w:ins>
      <w:ins w:id="1044"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1045" w:author="David Conklin" w:date="2021-01-22T07:38:00Z"/>
        </w:rPr>
      </w:pPr>
      <w:r>
        <w:t xml:space="preserve">The information about streamside vegetation is much more limited in CW3M than in Shade-a-lator.  </w:t>
      </w:r>
      <w:del w:id="1046" w:author="David Conklin" w:date="2021-02-18T08:13:00Z">
        <w:r w:rsidDel="00911AF6">
          <w:delText xml:space="preserve">For each bank, </w:delText>
        </w:r>
      </w:del>
      <w:r>
        <w:t xml:space="preserve">CW3M </w:t>
      </w:r>
      <w:ins w:id="1047" w:author="David Conklin" w:date="2021-02-18T08:13:00Z">
        <w:r w:rsidR="00911AF6">
          <w:t>averages</w:t>
        </w:r>
      </w:ins>
      <w:del w:id="1048" w:author="David Conklin" w:date="2021-02-18T08:14:00Z">
        <w:r w:rsidDel="00911AF6">
          <w:delText>will</w:delText>
        </w:r>
      </w:del>
      <w:r>
        <w:t xml:space="preserve"> </w:t>
      </w:r>
      <w:del w:id="1049" w:author="David Conklin" w:date="2021-02-18T08:13:00Z">
        <w:r w:rsidDel="00911AF6">
          <w:delText>infer the vegetation height from the VEGCLASS and AGECLASS of the</w:delText>
        </w:r>
      </w:del>
      <w:ins w:id="1050" w:author="David Conklin" w:date="2021-02-18T08:13:00Z">
        <w:r w:rsidR="00911AF6">
          <w:t>the TREE_HT attribute</w:t>
        </w:r>
      </w:ins>
      <w:ins w:id="1051" w:author="David Conklin" w:date="2021-02-18T08:14:00Z">
        <w:r w:rsidR="00911AF6">
          <w:t>s</w:t>
        </w:r>
      </w:ins>
      <w:ins w:id="1052" w:author="David Conklin" w:date="2021-02-18T08:13:00Z">
        <w:r w:rsidR="00911AF6">
          <w:t xml:space="preserve"> of the</w:t>
        </w:r>
      </w:ins>
      <w:r>
        <w:t xml:space="preserve"> representative streamside IDU</w:t>
      </w:r>
      <w:ins w:id="1053" w:author="David Conklin" w:date="2021-02-18T08:14:00Z">
        <w:r w:rsidR="00911AF6">
          <w:t>s</w:t>
        </w:r>
      </w:ins>
      <w:ins w:id="1054" w:author="David Conklin" w:date="2021-02-18T08:15:00Z">
        <w:r w:rsidR="00911AF6">
          <w:t xml:space="preserve"> for each bank</w:t>
        </w:r>
      </w:ins>
      <w:r>
        <w:t xml:space="preserve">, and </w:t>
      </w:r>
      <w:del w:id="1055" w:author="David Conklin" w:date="2021-02-18T08:15:00Z">
        <w:r w:rsidDel="00911AF6">
          <w:delText xml:space="preserve">will </w:delText>
        </w:r>
      </w:del>
      <w:r>
        <w:t>infer</w:t>
      </w:r>
      <w:ins w:id="1056" w:author="David Conklin" w:date="2021-02-18T08:15:00Z">
        <w:r w:rsidR="00911AF6">
          <w:t>s</w:t>
        </w:r>
      </w:ins>
      <w:r>
        <w:t xml:space="preserve"> </w:t>
      </w:r>
      <w:r>
        <w:lastRenderedPageBreak/>
        <w:t xml:space="preserve">the canopy density from the </w:t>
      </w:r>
      <w:del w:id="1057" w:author="David Conklin" w:date="2021-02-18T08:15:00Z">
        <w:r w:rsidDel="00911AF6">
          <w:delText>VEGCLASS and the calendar date</w:delText>
        </w:r>
      </w:del>
      <w:ins w:id="1058" w:author="David Conklin" w:date="2021-02-18T08:15:00Z">
        <w:r w:rsidR="00911AF6">
          <w:t>LAI attributes</w:t>
        </w:r>
      </w:ins>
      <w:r>
        <w:t xml:space="preserve">.  Attenuation by streamside conditions </w:t>
      </w:r>
      <w:ins w:id="1059" w:author="David Conklin" w:date="2021-02-18T08:16:00Z">
        <w:r w:rsidR="00F05F84">
          <w:t xml:space="preserve">is </w:t>
        </w:r>
      </w:ins>
      <w:del w:id="1060" w:author="David Conklin" w:date="2021-02-18T08:16:00Z">
        <w:r w:rsidDel="00F05F84">
          <w:delText xml:space="preserve">will be </w:delText>
        </w:r>
      </w:del>
      <w:r>
        <w:t xml:space="preserve">estimated as a function of stream width, </w:t>
      </w:r>
      <w:del w:id="1061" w:author="David Conklin" w:date="2021-02-18T08:17:00Z">
        <w:r w:rsidDel="002730CA">
          <w:delText>bank hei</w:delText>
        </w:r>
      </w:del>
      <w:del w:id="1062" w:author="David Conklin" w:date="2021-02-18T08:16:00Z">
        <w:r w:rsidDel="002730CA">
          <w:delText>ght,</w:delText>
        </w:r>
      </w:del>
      <w:r>
        <w:t xml:space="preserve"> vegetation height, and canopy density</w:t>
      </w:r>
      <w:del w:id="1063" w:author="David Conklin" w:date="2021-02-18T08:17:00Z">
        <w:r w:rsidDel="002730CA">
          <w:delText>; this has not yet been implemented as of 1/12/21.</w:delText>
        </w:r>
      </w:del>
      <w:ins w:id="1064" w:author="David Conklin" w:date="2021-02-18T08:17:00Z">
        <w:r w:rsidR="002730CA">
          <w:t>.</w:t>
        </w:r>
      </w:ins>
    </w:p>
    <w:p w14:paraId="058325B8" w14:textId="3E69EC91" w:rsidR="00396FDB" w:rsidRDefault="00396FDB">
      <w:pPr>
        <w:rPr>
          <w:ins w:id="1065" w:author="David Conklin" w:date="2021-01-22T08:36:00Z"/>
        </w:rPr>
      </w:pPr>
    </w:p>
    <w:p w14:paraId="11DC2EB1" w14:textId="41020FFD" w:rsidR="00F024C9" w:rsidRDefault="00F35FE9">
      <w:pPr>
        <w:rPr>
          <w:ins w:id="1066" w:author="David Conklin" w:date="2021-02-18T10:05:00Z"/>
        </w:rPr>
      </w:pPr>
      <w:ins w:id="1067" w:author="David Conklin" w:date="2021-02-18T09:58:00Z">
        <w:r>
          <w:t xml:space="preserve">Actual thermal loading of a stream by the sun depends not only on the </w:t>
        </w:r>
      </w:ins>
      <w:ins w:id="1068" w:author="David Conklin" w:date="2021-02-18T09:59:00Z">
        <w:r>
          <w:t>average intensity of the shortwave radiation, but also o</w:t>
        </w:r>
      </w:ins>
      <w:ins w:id="1069" w:author="David Conklin" w:date="2021-02-18T10:00:00Z">
        <w:r>
          <w:t>n the amount of surface area of the water.  S</w:t>
        </w:r>
      </w:ins>
      <w:ins w:id="1070" w:author="David Conklin" w:date="2021-02-18T10:01:00Z">
        <w:r>
          <w:t>hallow streams warm up faster than deeper streams.</w:t>
        </w:r>
      </w:ins>
      <w:ins w:id="1071" w:author="David Conklin" w:date="2021-02-18T10:02:00Z">
        <w:r>
          <w:t xml:space="preserve">  The stream width (“bottom width”) is part of the Shade-a-lator input data</w:t>
        </w:r>
      </w:ins>
      <w:ins w:id="1072" w:author="David Conklin" w:date="2021-02-18T10:03:00Z">
        <w:r>
          <w:t>, but is not generally available as input data to CW3M.  CW3M estimates</w:t>
        </w:r>
      </w:ins>
      <w:ins w:id="1073" w:author="David Conklin" w:date="2021-02-18T10:04:00Z">
        <w:r>
          <w:t xml:space="preserve"> </w:t>
        </w:r>
      </w:ins>
      <w:ins w:id="1074" w:author="David Conklin" w:date="2021-02-18T10:05:00Z">
        <w:r>
          <w:t>the</w:t>
        </w:r>
      </w:ins>
      <w:ins w:id="1075" w:author="David Conklin" w:date="2021-02-18T10:04:00Z">
        <w:r>
          <w:t xml:space="preserve"> width</w:t>
        </w:r>
      </w:ins>
      <w:ins w:id="1076" w:author="David Conklin" w:date="2021-02-18T10:05:00Z">
        <w:r>
          <w:t xml:space="preserve"> of each subreach </w:t>
        </w:r>
      </w:ins>
      <w:ins w:id="1077" w:author="David Conklin" w:date="2021-02-18T10:04:00Z">
        <w:r>
          <w:t xml:space="preserve"> daily as a function of stream </w:t>
        </w:r>
      </w:ins>
      <w:ins w:id="1078" w:author="David Conklin" w:date="2021-02-18T10:05:00Z">
        <w:r>
          <w:t>order and flow rate.</w:t>
        </w:r>
      </w:ins>
      <w:ins w:id="1079" w:author="David Conklin" w:date="2021-02-18T10:06:00Z">
        <w:r>
          <w:t xml:space="preserve">  </w:t>
        </w:r>
      </w:ins>
    </w:p>
    <w:p w14:paraId="148B880E" w14:textId="77777777" w:rsidR="00F35FE9" w:rsidRDefault="00F35FE9">
      <w:pPr>
        <w:rPr>
          <w:ins w:id="1080" w:author="David Conklin" w:date="2021-01-22T07:38:00Z"/>
        </w:rPr>
      </w:pPr>
    </w:p>
    <w:p w14:paraId="611AC84D" w14:textId="03A94FE0" w:rsidR="00A00270" w:rsidRDefault="00A00270" w:rsidP="00A00270">
      <w:pPr>
        <w:rPr>
          <w:ins w:id="1081" w:author="David Conklin" w:date="2021-01-22T08:58:00Z"/>
        </w:rPr>
      </w:pPr>
    </w:p>
    <w:p w14:paraId="116A02DE" w14:textId="511E14A1" w:rsidR="00A00270" w:rsidRDefault="00A00270" w:rsidP="00A00270">
      <w:pPr>
        <w:rPr>
          <w:ins w:id="1082" w:author="David Conklin" w:date="2021-02-18T10:15:00Z"/>
        </w:rPr>
      </w:pPr>
    </w:p>
    <w:p w14:paraId="0A0A3CD5" w14:textId="6649A02A" w:rsidR="0000015C" w:rsidRDefault="0000015C" w:rsidP="0000015C">
      <w:pPr>
        <w:pStyle w:val="Heading2"/>
        <w:rPr>
          <w:ins w:id="1083" w:author="David Conklin" w:date="2021-02-18T10:16:00Z"/>
        </w:rPr>
      </w:pPr>
      <w:bookmarkStart w:id="1084" w:name="_Toc66352556"/>
      <w:ins w:id="1085" w:author="David Conklin" w:date="2021-02-18T10:15:00Z">
        <w:r>
          <w:t xml:space="preserve">Comparison of </w:t>
        </w:r>
      </w:ins>
      <w:ins w:id="1086" w:author="David Conklin" w:date="2021-02-18T10:16:00Z">
        <w:r>
          <w:t>CW3M results to Shade-a-lator results</w:t>
        </w:r>
        <w:bookmarkEnd w:id="1084"/>
      </w:ins>
    </w:p>
    <w:p w14:paraId="319263E5" w14:textId="6F560236" w:rsidR="0000015C" w:rsidRDefault="0000015C" w:rsidP="0000015C">
      <w:pPr>
        <w:rPr>
          <w:ins w:id="1087" w:author="David Conklin" w:date="2021-02-19T09:21:00Z"/>
        </w:rPr>
      </w:pPr>
    </w:p>
    <w:p w14:paraId="4A645D3F" w14:textId="273CAD9A" w:rsidR="007C047F" w:rsidRDefault="00B076DB" w:rsidP="0000015C">
      <w:pPr>
        <w:rPr>
          <w:ins w:id="1088" w:author="David Conklin" w:date="2021-02-21T19:42:00Z"/>
        </w:rPr>
      </w:pPr>
      <w:ins w:id="1089" w:author="David Conklin" w:date="2021-02-21T18:48:00Z">
        <w:r>
          <w:t>Sha</w:t>
        </w:r>
      </w:ins>
      <w:ins w:id="1090" w:author="David Conklin" w:date="2021-02-21T18:49:00Z">
        <w:r>
          <w:t>de-a-lator data in files named “</w:t>
        </w:r>
      </w:ins>
      <w:ins w:id="1091" w:author="David Conklin" w:date="2021-02-21T18:52:00Z">
        <w:r>
          <w:t xml:space="preserve">cc75_kcal.csv” and “fc75_kcal.csv” </w:t>
        </w:r>
      </w:ins>
      <w:ins w:id="1092" w:author="David Conklin" w:date="2021-02-21T18:49:00Z">
        <w:r>
          <w:t xml:space="preserve">was compared to </w:t>
        </w:r>
      </w:ins>
      <w:ins w:id="1093" w:author="David Conklin" w:date="2021-02-21T18:50:00Z">
        <w:r>
          <w:t xml:space="preserve">output data from CW3M.  </w:t>
        </w:r>
      </w:ins>
      <w:ins w:id="1094" w:author="David Conklin" w:date="2021-02-21T18:53:00Z">
        <w:r>
          <w:t>“cc75” means “current coditions with canopy density of 75%”</w:t>
        </w:r>
      </w:ins>
      <w:ins w:id="1095" w:author="David Conklin" w:date="2021-02-21T18:54:00Z">
        <w:r>
          <w:t>; “fc75” represents future conditions with that canopy de</w:t>
        </w:r>
      </w:ins>
      <w:ins w:id="1096" w:author="David Conklin" w:date="2021-02-21T18:55:00Z">
        <w:r>
          <w:t xml:space="preserve">nsity.  The study period was from 4/1/20 through 10/31/20.  </w:t>
        </w:r>
      </w:ins>
      <w:ins w:id="1097" w:author="David Conklin" w:date="2021-02-21T18:57:00Z">
        <w:r>
          <w:t xml:space="preserve">Data for the McKenzie River from km 0 up to km </w:t>
        </w:r>
      </w:ins>
      <w:ins w:id="1098" w:author="David Conklin" w:date="2021-02-21T18:58:00Z">
        <w:r>
          <w:t>55.285 was used in the comparison</w:t>
        </w:r>
      </w:ins>
      <w:ins w:id="1099" w:author="David Conklin" w:date="2021-02-21T19:04:00Z">
        <w:r w:rsidR="007C047F">
          <w:t>, representing reaches 23765583</w:t>
        </w:r>
      </w:ins>
      <w:ins w:id="1100" w:author="David Conklin" w:date="2021-02-21T19:05:00Z">
        <w:r w:rsidR="007C047F">
          <w:t xml:space="preserve"> upstream through reach </w:t>
        </w:r>
      </w:ins>
      <w:ins w:id="1101" w:author="David Conklin" w:date="2021-02-21T19:04:00Z">
        <w:r w:rsidR="007C047F">
          <w:t>23772865</w:t>
        </w:r>
      </w:ins>
      <w:ins w:id="1102" w:author="David Conklin" w:date="2021-02-21T19:06:00Z">
        <w:r w:rsidR="007C047F">
          <w:t xml:space="preserve">.   </w:t>
        </w:r>
      </w:ins>
      <w:ins w:id="1103" w:author="David Conklin" w:date="2021-02-21T18:59:00Z">
        <w:r w:rsidR="007C047F">
          <w:t>Shade-a-lator</w:t>
        </w:r>
      </w:ins>
      <w:ins w:id="1104" w:author="David Conklin" w:date="2021-02-21T19:03:00Z">
        <w:r w:rsidR="007C047F">
          <w:t xml:space="preserve"> data was for</w:t>
        </w:r>
      </w:ins>
      <w:ins w:id="1105" w:author="David Conklin" w:date="2021-02-21T19:01:00Z">
        <w:r w:rsidR="007C047F">
          <w:t xml:space="preserve"> 25 m river segments, </w:t>
        </w:r>
      </w:ins>
      <w:ins w:id="1106" w:author="David Conklin" w:date="2021-02-21T19:02:00Z">
        <w:r w:rsidR="007C047F">
          <w:t>spanning the distance from km 0 through km 55.300.</w:t>
        </w:r>
      </w:ins>
    </w:p>
    <w:p w14:paraId="5DDCC73B" w14:textId="79D41DEA" w:rsidR="009957EB" w:rsidRDefault="009957EB" w:rsidP="0000015C">
      <w:pPr>
        <w:rPr>
          <w:ins w:id="1107" w:author="David Conklin" w:date="2021-02-21T19:42:00Z"/>
        </w:rPr>
      </w:pPr>
    </w:p>
    <w:p w14:paraId="047C0561" w14:textId="77777777" w:rsidR="00390ABD" w:rsidRDefault="009957EB" w:rsidP="0000015C">
      <w:pPr>
        <w:rPr>
          <w:ins w:id="1108" w:author="David Conklin" w:date="2021-02-22T06:11:00Z"/>
        </w:rPr>
      </w:pPr>
      <w:ins w:id="1109" w:author="David Conklin" w:date="2021-02-21T19:43:00Z">
        <w:r>
          <w:t>CW3M simulations to generate output data for comparison with Shade-a-lator data made use of as much of the S</w:t>
        </w:r>
      </w:ins>
      <w:ins w:id="1110" w:author="David Conklin" w:date="2021-02-21T19:44:00Z">
        <w:r>
          <w:t>hade-a-lator input data as possible.  Reach widths were taken as the average of corresponding segment widths.</w:t>
        </w:r>
      </w:ins>
      <w:ins w:id="1111" w:author="David Conklin" w:date="2021-02-21T19:45:00Z">
        <w:r>
          <w:t xml:space="preserve">  Similar averages were made of topographic elevations and vegetation heights.  LAI </w:t>
        </w:r>
      </w:ins>
      <w:ins w:id="1112" w:author="David Conklin" w:date="2021-02-21T19:46:00Z">
        <w:r>
          <w:t xml:space="preserve">in CW3M was inferred from Shade-a-lator’s canopy density using </w:t>
        </w:r>
      </w:ins>
      <w:ins w:id="1113" w:author="David Conklin" w:date="2021-02-21T19:47:00Z">
        <w:r>
          <w:t>Beer’s law with k = 0.5.</w:t>
        </w:r>
      </w:ins>
      <w:ins w:id="1114" w:author="David Conklin" w:date="2021-02-22T06:06:00Z">
        <w:r w:rsidR="00390ABD">
          <w:t xml:space="preserve">  </w:t>
        </w:r>
      </w:ins>
    </w:p>
    <w:p w14:paraId="51561C83" w14:textId="77777777" w:rsidR="00390ABD" w:rsidRDefault="00390ABD" w:rsidP="0000015C">
      <w:pPr>
        <w:rPr>
          <w:ins w:id="1115" w:author="David Conklin" w:date="2021-02-22T06:11:00Z"/>
        </w:rPr>
      </w:pPr>
    </w:p>
    <w:p w14:paraId="06263C19" w14:textId="47487043" w:rsidR="007C047F" w:rsidRDefault="00390ABD" w:rsidP="0000015C">
      <w:pPr>
        <w:rPr>
          <w:ins w:id="1116" w:author="David Conklin" w:date="2021-02-21T19:21:00Z"/>
        </w:rPr>
      </w:pPr>
      <w:ins w:id="1117" w:author="David Conklin" w:date="2021-02-22T06:09:00Z">
        <w:r>
          <w:t>CW3M data in the f</w:t>
        </w:r>
      </w:ins>
      <w:ins w:id="1118" w:author="David Conklin" w:date="2021-02-22T06:06:00Z">
        <w:r>
          <w:t>igures</w:t>
        </w:r>
      </w:ins>
      <w:ins w:id="1119" w:author="David Conklin" w:date="2021-02-22T06:09:00Z">
        <w:r>
          <w:t xml:space="preserve"> below</w:t>
        </w:r>
      </w:ins>
      <w:ins w:id="1120" w:author="David Conklin" w:date="2021-02-22T06:06:00Z">
        <w:r>
          <w:t xml:space="preserve"> comparing thermal loading for current and future conditions </w:t>
        </w:r>
      </w:ins>
      <w:ins w:id="1121" w:author="David Conklin" w:date="2021-02-22T06:10:00Z">
        <w:r>
          <w:t xml:space="preserve">is </w:t>
        </w:r>
      </w:ins>
      <w:ins w:id="1122" w:author="David Conklin" w:date="2021-02-22T06:08:00Z">
        <w:r>
          <w:t>from CW3M version 301 on 2/21/21.</w:t>
        </w:r>
      </w:ins>
      <w:ins w:id="1123" w:author="David Conklin" w:date="2021-02-22T06:11:00Z">
        <w:r>
          <w:t xml:space="preserve">  </w:t>
        </w:r>
      </w:ins>
      <w:ins w:id="1124" w:author="David Conklin" w:date="2021-02-21T19:08:00Z">
        <w:r w:rsidR="007C047F">
          <w:t>The figure titled “Daily kCal 75CC</w:t>
        </w:r>
      </w:ins>
      <w:ins w:id="1125" w:author="David Conklin" w:date="2021-02-21T19:09:00Z">
        <w:r w:rsidR="004F4EA0">
          <w:t xml:space="preserve"> CW3M v Shade-a-lator” shows the </w:t>
        </w:r>
      </w:ins>
      <w:ins w:id="1126" w:author="David Conklin" w:date="2021-02-21T19:10:00Z">
        <w:r w:rsidR="004F4EA0">
          <w:t xml:space="preserve">thermal energy </w:t>
        </w:r>
      </w:ins>
      <w:ins w:id="1127" w:author="David Conklin" w:date="2021-02-21T19:11:00Z">
        <w:r w:rsidR="004F4EA0">
          <w:t xml:space="preserve">added </w:t>
        </w:r>
      </w:ins>
      <w:ins w:id="1128" w:author="David Conklin" w:date="2021-02-21T19:10:00Z">
        <w:r w:rsidR="004F4EA0">
          <w:t>to the river</w:t>
        </w:r>
      </w:ins>
      <w:ins w:id="1129" w:author="David Conklin" w:date="2021-02-21T19:11:00Z">
        <w:r w:rsidR="004F4EA0">
          <w:t xml:space="preserve"> between km 0 and km 55.</w:t>
        </w:r>
      </w:ins>
      <w:ins w:id="1130" w:author="David Conklin" w:date="2021-02-21T19:12:00Z">
        <w:r w:rsidR="004F4EA0">
          <w:t>3 for each day of the study period, as simulated by CW3M (blue) a</w:t>
        </w:r>
      </w:ins>
      <w:ins w:id="1131" w:author="David Conklin" w:date="2021-02-21T19:13:00Z">
        <w:r w:rsidR="004F4EA0">
          <w:t>nd from the Shade-a-lator cc</w:t>
        </w:r>
      </w:ins>
      <w:ins w:id="1132" w:author="David Conklin" w:date="2021-02-21T19:14:00Z">
        <w:r w:rsidR="004F4EA0">
          <w:t>75_</w:t>
        </w:r>
      </w:ins>
      <w:ins w:id="1133" w:author="David Conklin" w:date="2021-02-21T19:13:00Z">
        <w:r w:rsidR="004F4EA0">
          <w:t>kcal.csv</w:t>
        </w:r>
      </w:ins>
      <w:ins w:id="1134" w:author="David Conklin" w:date="2021-02-21T19:14:00Z">
        <w:r w:rsidR="004F4EA0">
          <w:t xml:space="preserve"> data</w:t>
        </w:r>
      </w:ins>
      <w:ins w:id="1135" w:author="David Conklin" w:date="2021-02-21T19:47:00Z">
        <w:r w:rsidR="009957EB">
          <w:t xml:space="preserve"> (orange)</w:t>
        </w:r>
      </w:ins>
      <w:ins w:id="1136" w:author="David Conklin" w:date="2021-02-21T19:14:00Z">
        <w:r w:rsidR="004F4EA0">
          <w:t xml:space="preserve">.  </w:t>
        </w:r>
      </w:ins>
      <w:ins w:id="1137" w:author="David Conklin" w:date="2021-02-21T19:15:00Z">
        <w:r w:rsidR="004F4EA0">
          <w:t>The CW3M line is irregular because it reflec</w:t>
        </w:r>
      </w:ins>
      <w:ins w:id="1138" w:author="David Conklin" w:date="2021-02-21T19:16:00Z">
        <w:r w:rsidR="004F4EA0">
          <w:t xml:space="preserve">ts the reduction of direct sunshine on cloudy and rainy days.  </w:t>
        </w:r>
      </w:ins>
      <w:ins w:id="1139" w:author="David Conklin" w:date="2021-02-21T19:20:00Z">
        <w:r w:rsidR="002E5F7F">
          <w:t>Summed</w:t>
        </w:r>
      </w:ins>
      <w:ins w:id="1140" w:author="David Conklin" w:date="2021-02-21T19:17:00Z">
        <w:r w:rsidR="004F4EA0">
          <w:t xml:space="preserve"> over the April 1 – October 31 period, </w:t>
        </w:r>
      </w:ins>
      <w:ins w:id="1141" w:author="David Conklin" w:date="2021-02-21T19:19:00Z">
        <w:r w:rsidR="002E5F7F">
          <w:t>the</w:t>
        </w:r>
      </w:ins>
      <w:ins w:id="1142" w:author="David Conklin" w:date="2021-02-21T19:20:00Z">
        <w:r w:rsidR="002E5F7F">
          <w:t xml:space="preserve"> thermal load calculated by Shade-a-lator on this 55 km section of river is 6% higher than t</w:t>
        </w:r>
      </w:ins>
      <w:ins w:id="1143" w:author="David Conklin" w:date="2021-02-21T19:21:00Z">
        <w:r w:rsidR="002E5F7F">
          <w:t>he thermal load calculated by CW3M.</w:t>
        </w:r>
      </w:ins>
    </w:p>
    <w:p w14:paraId="1E63640F" w14:textId="6602547C" w:rsidR="002E5F7F" w:rsidRDefault="002E5F7F" w:rsidP="0000015C">
      <w:pPr>
        <w:rPr>
          <w:ins w:id="1144" w:author="David Conklin" w:date="2021-02-21T19:21:00Z"/>
        </w:rPr>
      </w:pPr>
    </w:p>
    <w:p w14:paraId="02700C5E" w14:textId="488FBF78" w:rsidR="002E5F7F" w:rsidRDefault="002E5F7F" w:rsidP="0000015C">
      <w:pPr>
        <w:rPr>
          <w:ins w:id="1145" w:author="David Conklin" w:date="2021-02-21T19:19:00Z"/>
        </w:rPr>
      </w:pPr>
      <w:ins w:id="1146" w:author="David Conklin" w:date="2021-02-21T19:24:00Z">
        <w:r>
          <w:t xml:space="preserve">Taller </w:t>
        </w:r>
      </w:ins>
      <w:ins w:id="1147" w:author="David Conklin" w:date="2021-02-21T19:25:00Z">
        <w:r>
          <w:t xml:space="preserve">streamside vegetation decreases the thermal load on the stream from </w:t>
        </w:r>
      </w:ins>
      <w:ins w:id="1148" w:author="David Conklin" w:date="2021-02-21T19:26:00Z">
        <w:r>
          <w:t>direct sunshine.  In the “future conditions” simulati</w:t>
        </w:r>
      </w:ins>
      <w:ins w:id="1149" w:author="David Conklin" w:date="2021-02-21T19:27:00Z">
        <w:r>
          <w:t xml:space="preserve">ons, canopy under 5 m tall is </w:t>
        </w:r>
      </w:ins>
      <w:ins w:id="1150" w:author="David Conklin" w:date="2021-02-21T19:28:00Z">
        <w:r>
          <w:t>replaced with canopy 30.48 m tall (100 ft</w:t>
        </w:r>
      </w:ins>
      <w:ins w:id="1151" w:author="David Conklin" w:date="2021-02-21T19:29:00Z">
        <w:r>
          <w:t xml:space="preserve"> tall).</w:t>
        </w:r>
      </w:ins>
      <w:ins w:id="1152" w:author="David Conklin" w:date="2021-02-21T19:30:00Z">
        <w:r w:rsidR="00B74387">
          <w:t xml:space="preserve">  The figure titled “Daily kCal CW3M CC v FC” sh</w:t>
        </w:r>
      </w:ins>
      <w:ins w:id="1153" w:author="David Conklin" w:date="2021-02-21T19:31:00Z">
        <w:r w:rsidR="00B74387">
          <w:t xml:space="preserve">ows the thermal energy added to the river each day </w:t>
        </w:r>
      </w:ins>
      <w:ins w:id="1154" w:author="David Conklin" w:date="2021-02-21T19:32:00Z">
        <w:r w:rsidR="00B74387">
          <w:t>when shaded by</w:t>
        </w:r>
      </w:ins>
      <w:ins w:id="1155" w:author="David Conklin" w:date="2021-02-21T19:31:00Z">
        <w:r w:rsidR="00B74387">
          <w:t xml:space="preserve"> the original vegetation heights (CC) and </w:t>
        </w:r>
      </w:ins>
      <w:ins w:id="1156" w:author="David Conklin" w:date="2021-02-21T19:34:00Z">
        <w:r w:rsidR="00D008FE">
          <w:t>wh</w:t>
        </w:r>
      </w:ins>
      <w:ins w:id="1157" w:author="David Conklin" w:date="2021-02-21T19:35:00Z">
        <w:r w:rsidR="00D008FE">
          <w:t xml:space="preserve">en shaded by </w:t>
        </w:r>
      </w:ins>
      <w:ins w:id="1158" w:author="David Conklin" w:date="2021-02-21T19:31:00Z">
        <w:r w:rsidR="00B74387">
          <w:t>the taller veg</w:t>
        </w:r>
      </w:ins>
      <w:ins w:id="1159" w:author="David Conklin" w:date="2021-02-21T19:32:00Z">
        <w:r w:rsidR="00B74387">
          <w:t>etation (FC), as simulated by CW3M.</w:t>
        </w:r>
      </w:ins>
      <w:ins w:id="1160" w:author="David Conklin" w:date="2021-02-21T19:35:00Z">
        <w:r w:rsidR="00D008FE">
          <w:t xml:space="preserve">  CW3M simulates a reduction of the thermal load by 16%.  Finally, the </w:t>
        </w:r>
      </w:ins>
      <w:ins w:id="1161" w:author="David Conklin" w:date="2021-02-21T19:36:00Z">
        <w:r w:rsidR="00D008FE">
          <w:t>figure titled “Daily kCal Shade-a-lator CC v FC” show</w:t>
        </w:r>
      </w:ins>
      <w:ins w:id="1162" w:author="David Conklin" w:date="2021-02-21T19:37:00Z">
        <w:r w:rsidR="00D008FE">
          <w:t>s the same comparison using data from the cc75_kcal.csv and fc75_</w:t>
        </w:r>
      </w:ins>
      <w:ins w:id="1163" w:author="David Conklin" w:date="2021-02-21T19:38:00Z">
        <w:r w:rsidR="00D008FE">
          <w:t>kcal.csv Shade-a-lator files.  In this case, the reduction in thermal load is smaller, only 4%</w:t>
        </w:r>
      </w:ins>
      <w:ins w:id="1164" w:author="David Conklin" w:date="2021-02-21T19:39:00Z">
        <w:r w:rsidR="00D008FE">
          <w:t>.</w:t>
        </w:r>
      </w:ins>
    </w:p>
    <w:p w14:paraId="62092203" w14:textId="136ABCF6" w:rsidR="002E5F7F" w:rsidRDefault="002E5F7F" w:rsidP="0000015C">
      <w:pPr>
        <w:rPr>
          <w:ins w:id="1165" w:author="David Conklin" w:date="2021-02-21T19:19:00Z"/>
        </w:rPr>
      </w:pPr>
    </w:p>
    <w:p w14:paraId="3DCD85CB" w14:textId="2BC21B09" w:rsidR="002F4C66" w:rsidRDefault="007A5279" w:rsidP="0000015C">
      <w:pPr>
        <w:rPr>
          <w:ins w:id="1166" w:author="David Conklin" w:date="2021-02-21T18:42:00Z"/>
        </w:rPr>
      </w:pPr>
      <w:ins w:id="1167"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1168" w:author="David Conklin" w:date="2021-02-21T18:42:00Z"/>
        </w:rPr>
      </w:pPr>
    </w:p>
    <w:p w14:paraId="2BB0BB9D" w14:textId="6F85318B" w:rsidR="007A5279" w:rsidRDefault="007A5279" w:rsidP="0000015C">
      <w:pPr>
        <w:rPr>
          <w:ins w:id="1169" w:author="David Conklin" w:date="2021-02-21T18:42:00Z"/>
        </w:rPr>
      </w:pPr>
      <w:ins w:id="1170"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1171" w:author="David Conklin" w:date="2021-02-21T18:42:00Z"/>
        </w:rPr>
      </w:pPr>
    </w:p>
    <w:p w14:paraId="4CB724CF" w14:textId="6BC10E52" w:rsidR="007A5279" w:rsidRDefault="007A5279" w:rsidP="0000015C">
      <w:pPr>
        <w:rPr>
          <w:ins w:id="1172" w:author="David Conklin" w:date="2021-02-21T18:46:00Z"/>
        </w:rPr>
      </w:pPr>
      <w:ins w:id="1173"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1174" w:author="David Conklin" w:date="2021-02-21T18:46:00Z"/>
        </w:rPr>
      </w:pPr>
    </w:p>
    <w:p w14:paraId="08D40AE3" w14:textId="77777777" w:rsidR="007A5279" w:rsidRDefault="007A5279" w:rsidP="0000015C">
      <w:pPr>
        <w:rPr>
          <w:ins w:id="1175"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DD3F0A8" w:rsidR="005C537E" w:rsidRDefault="005C537E" w:rsidP="005C537E">
      <w:pPr>
        <w:pStyle w:val="Caption"/>
      </w:pPr>
      <w:bookmarkStart w:id="1176" w:name="_Ref48286765"/>
      <w:bookmarkStart w:id="1177" w:name="_Toc53219841"/>
      <w:r>
        <w:t xml:space="preserve">Figure </w:t>
      </w:r>
      <w:fldSimple w:instr=" SEQ Figure \* ARABIC ">
        <w:r w:rsidR="001B1970">
          <w:rPr>
            <w:noProof/>
          </w:rPr>
          <w:t>9</w:t>
        </w:r>
      </w:fldSimple>
      <w:bookmarkEnd w:id="1176"/>
      <w:r>
        <w:t>. Clackamas basin in CW3M screen capture</w:t>
      </w:r>
      <w:bookmarkEnd w:id="117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78" w:name="_Toc66352557"/>
      <w:r>
        <w:t>The Clackamas Basin</w:t>
      </w:r>
      <w:bookmarkEnd w:id="1178"/>
    </w:p>
    <w:p w14:paraId="4A96B042" w14:textId="77777777" w:rsidR="005C537E" w:rsidRPr="000E6A65" w:rsidRDefault="005C537E" w:rsidP="005C537E"/>
    <w:p w14:paraId="11F4A966" w14:textId="18521C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1B1970">
        <w:t xml:space="preserve">Figure </w:t>
      </w:r>
      <w:r w:rsidR="001B1970">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179" w:name="_Toc66352558"/>
      <w:r>
        <w:t>Directory structure and file names</w:t>
      </w:r>
      <w:bookmarkEnd w:id="117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180" w:name="_Toc66352559"/>
      <w:r>
        <w:lastRenderedPageBreak/>
        <w:t xml:space="preserve">Release </w:t>
      </w:r>
      <w:r w:rsidR="00E735F4">
        <w:t>Log</w:t>
      </w:r>
      <w:bookmarkEnd w:id="118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181"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182" w:author="David Conklin" w:date="2021-01-30T16:23:00Z"/>
          <w:rFonts w:cs="Times New Roman"/>
          <w:szCs w:val="24"/>
        </w:rPr>
      </w:pPr>
    </w:p>
    <w:p w14:paraId="609664BE" w14:textId="4286E524" w:rsidR="002E2334" w:rsidRDefault="002E2334" w:rsidP="008B6340">
      <w:pPr>
        <w:pStyle w:val="Body"/>
        <w:rPr>
          <w:ins w:id="1183" w:author="David Conklin" w:date="2021-01-30T16:24:00Z"/>
          <w:rFonts w:cs="Times New Roman"/>
          <w:szCs w:val="24"/>
        </w:rPr>
      </w:pPr>
      <w:ins w:id="1184" w:author="David Conklin" w:date="2021-01-30T16:23:00Z">
        <w:r>
          <w:rPr>
            <w:rFonts w:cs="Times New Roman"/>
            <w:szCs w:val="24"/>
          </w:rPr>
          <w:t>0.4.6</w:t>
        </w:r>
      </w:ins>
      <w:ins w:id="1185" w:author="David Conklin" w:date="2021-01-30T16:24:00Z">
        <w:r>
          <w:rPr>
            <w:rFonts w:cs="Times New Roman"/>
            <w:szCs w:val="24"/>
          </w:rPr>
          <w:t xml:space="preserve"> was cancelled.</w:t>
        </w:r>
      </w:ins>
    </w:p>
    <w:p w14:paraId="4C116F78" w14:textId="53EE1CD1" w:rsidR="002E2334" w:rsidRDefault="002E2334" w:rsidP="008B6340">
      <w:pPr>
        <w:pStyle w:val="Body"/>
        <w:rPr>
          <w:ins w:id="1186" w:author="David Conklin" w:date="2021-01-30T16:24:00Z"/>
          <w:rFonts w:cs="Times New Roman"/>
          <w:szCs w:val="24"/>
        </w:rPr>
      </w:pPr>
    </w:p>
    <w:p w14:paraId="70D4700A" w14:textId="2BBBCBEE" w:rsidR="002E2334" w:rsidRDefault="002E2334" w:rsidP="008B6340">
      <w:pPr>
        <w:pStyle w:val="Body"/>
        <w:rPr>
          <w:ins w:id="1187" w:author="David Conklin" w:date="2021-02-19T09:13:00Z"/>
          <w:rFonts w:cs="Times New Roman"/>
          <w:szCs w:val="24"/>
        </w:rPr>
      </w:pPr>
      <w:ins w:id="1188" w:author="David Conklin" w:date="2021-01-30T16:24:00Z">
        <w:r>
          <w:rPr>
            <w:rFonts w:cs="Times New Roman"/>
            <w:szCs w:val="24"/>
          </w:rPr>
          <w:t>CW3M_Installer_McKenzie-0.4.7.exe fromCW3M ver. 267 1/</w:t>
        </w:r>
      </w:ins>
      <w:ins w:id="1189" w:author="David Conklin" w:date="2021-01-30T16:25:00Z">
        <w:r>
          <w:rPr>
            <w:rFonts w:cs="Times New Roman"/>
            <w:szCs w:val="24"/>
          </w:rPr>
          <w:t xml:space="preserve">30/21.  This release was made to facilitate PEST </w:t>
        </w:r>
      </w:ins>
      <w:ins w:id="1190" w:author="David Conklin" w:date="2021-01-30T16:26:00Z">
        <w:r>
          <w:rPr>
            <w:rFonts w:cs="Times New Roman"/>
            <w:szCs w:val="24"/>
          </w:rPr>
          <w:t>calibration work for Lookout Creek</w:t>
        </w:r>
        <w:r w:rsidR="0080365E">
          <w:rPr>
            <w:rFonts w:cs="Times New Roman"/>
            <w:szCs w:val="24"/>
          </w:rPr>
          <w:t>, South Fork above Cougar, and the Mohawk b</w:t>
        </w:r>
      </w:ins>
      <w:ins w:id="1191" w:author="David Conklin" w:date="2021-01-30T16:27:00Z">
        <w:r w:rsidR="0080365E">
          <w:rPr>
            <w:rFonts w:cs="Times New Roman"/>
            <w:szCs w:val="24"/>
          </w:rPr>
          <w:t>asin.</w:t>
        </w:r>
      </w:ins>
      <w:ins w:id="1192" w:author="David Conklin" w:date="2021-01-30T16:28:00Z">
        <w:r w:rsidR="0080365E">
          <w:rPr>
            <w:rFonts w:cs="Times New Roman"/>
            <w:szCs w:val="24"/>
          </w:rPr>
          <w:t xml:space="preserve">  This release also inc</w:t>
        </w:r>
      </w:ins>
      <w:ins w:id="1193" w:author="David Conklin" w:date="2021-01-30T16:29:00Z">
        <w:r w:rsidR="0080365E">
          <w:rPr>
            <w:rFonts w:cs="Times New Roman"/>
            <w:szCs w:val="24"/>
          </w:rPr>
          <w:t xml:space="preserve">orporates the </w:t>
        </w:r>
      </w:ins>
      <w:ins w:id="1194" w:author="David Conklin" w:date="2021-01-30T16:32:00Z">
        <w:r w:rsidR="0080365E">
          <w:rPr>
            <w:rFonts w:cs="Times New Roman"/>
            <w:szCs w:val="24"/>
          </w:rPr>
          <w:t xml:space="preserve">addition of a “studyAreaName” field to the ENVX file, and the </w:t>
        </w:r>
      </w:ins>
      <w:ins w:id="1195" w:author="David Conklin" w:date="2021-01-30T16:29:00Z">
        <w:r w:rsidR="0080365E">
          <w:rPr>
            <w:rFonts w:cs="Times New Roman"/>
            <w:szCs w:val="24"/>
          </w:rPr>
          <w:t xml:space="preserve">separation of FLOW report specs from the Flow XML file into a </w:t>
        </w:r>
      </w:ins>
      <w:ins w:id="1196" w:author="David Conklin" w:date="2021-01-30T16:33:00Z">
        <w:r w:rsidR="0080365E">
          <w:rPr>
            <w:rFonts w:cs="Times New Roman"/>
            <w:szCs w:val="24"/>
          </w:rPr>
          <w:t>another</w:t>
        </w:r>
      </w:ins>
      <w:ins w:id="1197" w:author="David Conklin" w:date="2021-01-30T16:29:00Z">
        <w:r w:rsidR="0080365E">
          <w:rPr>
            <w:rFonts w:cs="Times New Roman"/>
            <w:szCs w:val="24"/>
          </w:rPr>
          <w:t xml:space="preserve"> file</w:t>
        </w:r>
      </w:ins>
      <w:ins w:id="1198" w:author="David Conklin" w:date="2021-01-30T16:30:00Z">
        <w:r w:rsidR="0080365E">
          <w:rPr>
            <w:rFonts w:cs="Times New Roman"/>
            <w:szCs w:val="24"/>
          </w:rPr>
          <w:t>.</w:t>
        </w:r>
      </w:ins>
    </w:p>
    <w:p w14:paraId="5E8B3942" w14:textId="1E2083FA" w:rsidR="00811477" w:rsidRDefault="00811477" w:rsidP="008B6340">
      <w:pPr>
        <w:pStyle w:val="Body"/>
        <w:rPr>
          <w:ins w:id="1199" w:author="David Conklin" w:date="2021-02-19T09:13:00Z"/>
          <w:rFonts w:cs="Times New Roman"/>
          <w:szCs w:val="24"/>
        </w:rPr>
      </w:pPr>
    </w:p>
    <w:p w14:paraId="746CA643" w14:textId="77777777" w:rsidR="001B1970" w:rsidRPr="008B6340" w:rsidRDefault="001B1970" w:rsidP="001B1970">
      <w:pPr>
        <w:pStyle w:val="Body"/>
        <w:rPr>
          <w:ins w:id="1200" w:author="David Conklin" w:date="2021-03-04T06:02:00Z"/>
          <w:rFonts w:cs="Times New Roman"/>
          <w:szCs w:val="24"/>
        </w:rPr>
      </w:pPr>
      <w:ins w:id="1201" w:author="David Conklin" w:date="2021-03-04T06:02:00Z">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ins>
    </w:p>
    <w:p w14:paraId="07334943" w14:textId="77777777" w:rsidR="001B1970" w:rsidRDefault="001B1970" w:rsidP="001B1970">
      <w:pPr>
        <w:pStyle w:val="Body"/>
        <w:rPr>
          <w:ins w:id="1202" w:author="David Conklin" w:date="2021-03-04T06:02:00Z"/>
        </w:rPr>
      </w:pPr>
    </w:p>
    <w:p w14:paraId="558E38A0" w14:textId="7DBD7376" w:rsidR="001B1970" w:rsidRDefault="001B1970" w:rsidP="001B1970">
      <w:pPr>
        <w:pStyle w:val="Body"/>
        <w:rPr>
          <w:ins w:id="1203" w:author="David Conklin" w:date="2021-03-04T06:02:00Z"/>
          <w:rFonts w:cs="Times New Roman"/>
          <w:szCs w:val="24"/>
        </w:rPr>
      </w:pPr>
      <w:ins w:id="1204" w:author="David Conklin" w:date="2021-03-04T06:02:00Z">
        <w:r>
          <w:rPr>
            <w:rFonts w:cs="Times New Roman"/>
            <w:szCs w:val="24"/>
          </w:rPr>
          <w:t xml:space="preserve">CW3M_Installer_McKenzie-0.4.9.exe fromCW3M ver. </w:t>
        </w:r>
      </w:ins>
      <w:ins w:id="1205" w:author="David Conklin" w:date="2021-03-04T06:07:00Z">
        <w:r w:rsidR="00BE5AC5">
          <w:rPr>
            <w:rFonts w:cs="Times New Roman"/>
            <w:szCs w:val="24"/>
          </w:rPr>
          <w:t xml:space="preserve">302 </w:t>
        </w:r>
      </w:ins>
      <w:ins w:id="1206" w:author="David Conklin" w:date="2021-03-04T06:08:00Z">
        <w:r w:rsidR="00BE5AC5">
          <w:rPr>
            <w:rFonts w:cs="Times New Roman"/>
            <w:szCs w:val="24"/>
          </w:rPr>
          <w:t>2/22</w:t>
        </w:r>
      </w:ins>
      <w:ins w:id="1207" w:author="David Conklin" w:date="2021-03-04T06:02:00Z">
        <w:r>
          <w:rPr>
            <w:rFonts w:cs="Times New Roman"/>
            <w:szCs w:val="24"/>
          </w:rPr>
          <w:t xml:space="preserve">/21.  </w:t>
        </w:r>
      </w:ins>
      <w:ins w:id="1208" w:author="David Conklin" w:date="2021-03-04T06:09:00Z">
        <w:r w:rsidR="00BE5AC5">
          <w:rPr>
            <w:rFonts w:cs="Times New Roman"/>
            <w:szCs w:val="24"/>
          </w:rPr>
          <w:t>Convert a non-essential but inconvenient warning message into a log message.</w:t>
        </w:r>
      </w:ins>
    </w:p>
    <w:p w14:paraId="64376C12" w14:textId="77777777" w:rsidR="001B1970" w:rsidRDefault="001B1970" w:rsidP="001B1970">
      <w:pPr>
        <w:pStyle w:val="Body"/>
        <w:rPr>
          <w:ins w:id="1209" w:author="David Conklin" w:date="2021-03-04T06:02:00Z"/>
          <w:rFonts w:cs="Times New Roman"/>
          <w:szCs w:val="24"/>
        </w:rPr>
      </w:pPr>
    </w:p>
    <w:p w14:paraId="7C9049A5" w14:textId="40D2BA03" w:rsidR="001B1970" w:rsidRPr="008B6340" w:rsidRDefault="001B1970" w:rsidP="001B1970">
      <w:pPr>
        <w:pStyle w:val="Body"/>
        <w:rPr>
          <w:ins w:id="1210" w:author="David Conklin" w:date="2021-03-04T06:02:00Z"/>
          <w:rFonts w:cs="Times New Roman"/>
          <w:szCs w:val="24"/>
        </w:rPr>
      </w:pPr>
      <w:ins w:id="1211" w:author="David Conklin" w:date="2021-03-04T06:02:00Z">
        <w:r>
          <w:rPr>
            <w:rFonts w:cs="Times New Roman"/>
            <w:szCs w:val="24"/>
          </w:rPr>
          <w:t xml:space="preserve">CW3M_Installer_McKenzie-0.4.10.exe fromCW3M ver. </w:t>
        </w:r>
      </w:ins>
      <w:ins w:id="1212" w:author="David Conklin" w:date="2021-03-04T06:03:00Z">
        <w:r>
          <w:rPr>
            <w:rFonts w:cs="Times New Roman"/>
            <w:szCs w:val="24"/>
          </w:rPr>
          <w:t>305</w:t>
        </w:r>
      </w:ins>
      <w:ins w:id="1213" w:author="David Conklin" w:date="2021-03-04T06:02:00Z">
        <w:r>
          <w:rPr>
            <w:rFonts w:cs="Times New Roman"/>
            <w:szCs w:val="24"/>
          </w:rPr>
          <w:t xml:space="preserve"> </w:t>
        </w:r>
      </w:ins>
      <w:ins w:id="1214" w:author="David Conklin" w:date="2021-03-04T06:03:00Z">
        <w:r>
          <w:rPr>
            <w:rFonts w:cs="Times New Roman"/>
            <w:szCs w:val="24"/>
          </w:rPr>
          <w:t>3/4</w:t>
        </w:r>
      </w:ins>
      <w:ins w:id="1215" w:author="David Conklin" w:date="2021-03-04T06:02:00Z">
        <w:r>
          <w:rPr>
            <w:rFonts w:cs="Times New Roman"/>
            <w:szCs w:val="24"/>
          </w:rPr>
          <w:t xml:space="preserve">/21.  </w:t>
        </w:r>
      </w:ins>
      <w:ins w:id="1216" w:author="David Conklin" w:date="2021-03-04T06:03:00Z">
        <w:r>
          <w:rPr>
            <w:rFonts w:cs="Times New Roman"/>
            <w:szCs w:val="24"/>
          </w:rPr>
          <w:t>For David Rupp running Marys River, fix da</w:t>
        </w:r>
      </w:ins>
      <w:ins w:id="1217" w:author="David Conklin" w:date="2021-03-04T06:04:00Z">
        <w:r>
          <w:rPr>
            <w:rFonts w:cs="Times New Roman"/>
            <w:szCs w:val="24"/>
          </w:rPr>
          <w:t>ta errors in the specification for climate scenario 9 MIROC5 20</w:t>
        </w:r>
        <w:r w:rsidRPr="001B1970">
          <w:rPr>
            <w:rFonts w:cs="Times New Roman"/>
            <w:szCs w:val="24"/>
            <w:vertAlign w:val="superscript"/>
            <w:rPrChange w:id="1218" w:author="David Conklin" w:date="2021-03-04T06:04:00Z">
              <w:rPr>
                <w:rFonts w:cs="Times New Roman"/>
                <w:szCs w:val="24"/>
              </w:rPr>
            </w:rPrChange>
          </w:rPr>
          <w:t>th</w:t>
        </w:r>
        <w:r>
          <w:rPr>
            <w:rFonts w:cs="Times New Roman"/>
            <w:szCs w:val="24"/>
          </w:rPr>
          <w:t xml:space="preserve"> century.</w:t>
        </w:r>
      </w:ins>
      <w:ins w:id="1219" w:author="David Conklin" w:date="2021-03-04T06:06:00Z">
        <w:r w:rsidR="00BE5AC5">
          <w:rPr>
            <w:rFonts w:cs="Times New Roman"/>
            <w:szCs w:val="24"/>
          </w:rPr>
          <w:t xml:space="preserve"> For David Holman, turn on Land Use Transitions in </w:t>
        </w:r>
      </w:ins>
      <w:ins w:id="1220" w:author="David Conklin" w:date="2021-03-04T06:07:00Z">
        <w:r w:rsidR="00BE5AC5">
          <w:rPr>
            <w:rFonts w:cs="Times New Roman"/>
            <w:szCs w:val="24"/>
          </w:rPr>
          <w:t>PEST_Smith47.</w:t>
        </w:r>
      </w:ins>
    </w:p>
    <w:p w14:paraId="46664A02" w14:textId="77777777" w:rsidR="001B1970" w:rsidRDefault="001B1970" w:rsidP="001B1970">
      <w:pPr>
        <w:pStyle w:val="Body"/>
        <w:rPr>
          <w:ins w:id="1221" w:author="David Conklin" w:date="2021-03-04T06:02:00Z"/>
        </w:rPr>
      </w:pPr>
    </w:p>
    <w:p w14:paraId="0FDBC138" w14:textId="77777777" w:rsidR="001B1970" w:rsidRPr="008B6340" w:rsidRDefault="001B1970" w:rsidP="001B1970">
      <w:pPr>
        <w:pStyle w:val="Body"/>
        <w:rPr>
          <w:ins w:id="1222" w:author="David Conklin" w:date="2021-03-04T06:02:00Z"/>
          <w:rFonts w:cs="Times New Roman"/>
          <w:szCs w:val="24"/>
        </w:rPr>
      </w:pPr>
    </w:p>
    <w:p w14:paraId="4C1F2F2F" w14:textId="77777777" w:rsidR="001B1970" w:rsidRDefault="001B1970" w:rsidP="001B1970">
      <w:pPr>
        <w:pStyle w:val="Body"/>
        <w:rPr>
          <w:ins w:id="1223" w:author="David Conklin" w:date="2021-03-04T06:02:00Z"/>
        </w:rPr>
      </w:pPr>
    </w:p>
    <w:p w14:paraId="6073CFFB" w14:textId="52661CA2" w:rsidR="00811477" w:rsidRPr="008B6340" w:rsidDel="001B1970" w:rsidRDefault="00811477" w:rsidP="008B6340">
      <w:pPr>
        <w:pStyle w:val="Body"/>
        <w:rPr>
          <w:del w:id="1224" w:author="David Conklin" w:date="2021-03-04T06:02:00Z"/>
          <w:rFonts w:cs="Times New Roman"/>
          <w:szCs w:val="24"/>
        </w:rPr>
      </w:pPr>
    </w:p>
    <w:p w14:paraId="5A89EB77" w14:textId="326554A2" w:rsidR="002D591A" w:rsidDel="001B1970" w:rsidRDefault="002D591A" w:rsidP="002D591A">
      <w:pPr>
        <w:pStyle w:val="Body"/>
        <w:rPr>
          <w:del w:id="1225" w:author="David Conklin" w:date="2021-03-04T06:02:00Z"/>
        </w:rPr>
      </w:pPr>
    </w:p>
    <w:p w14:paraId="7840B9A7" w14:textId="77777777" w:rsidR="005F3D22" w:rsidRDefault="005F3D22" w:rsidP="005F3D22">
      <w:pPr>
        <w:pStyle w:val="Heading1"/>
      </w:pPr>
      <w:bookmarkStart w:id="1226" w:name="_Toc66352560"/>
      <w:r>
        <w:t>References</w:t>
      </w:r>
      <w:bookmarkEnd w:id="122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227" w:name="_Toc66352561"/>
      <w:r>
        <w:rPr>
          <w:rFonts w:eastAsiaTheme="minorHAnsi"/>
        </w:rPr>
        <w:t>Acronyms</w:t>
      </w:r>
      <w:r w:rsidR="009D540F">
        <w:rPr>
          <w:rFonts w:eastAsiaTheme="minorHAnsi"/>
        </w:rPr>
        <w:t xml:space="preserve"> and Abbreviations</w:t>
      </w:r>
      <w:bookmarkEnd w:id="1227"/>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lastRenderedPageBreak/>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Del="00BE5AC5" w:rsidRDefault="00787B73" w:rsidP="00D14E53">
      <w:pPr>
        <w:spacing w:after="120"/>
        <w:rPr>
          <w:del w:id="1228" w:author="David Conklin" w:date="2021-03-04T06:11:00Z"/>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DF340" w14:textId="77777777" w:rsidR="001E4564" w:rsidRDefault="001E4564" w:rsidP="00064E77">
      <w:r>
        <w:separator/>
      </w:r>
    </w:p>
  </w:endnote>
  <w:endnote w:type="continuationSeparator" w:id="0">
    <w:p w14:paraId="71F8CA11" w14:textId="77777777" w:rsidR="001E4564" w:rsidRDefault="001E4564"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376109" w:rsidRDefault="003761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376109" w:rsidRDefault="00376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9805F" w14:textId="77777777" w:rsidR="001E4564" w:rsidRDefault="001E4564" w:rsidP="00064E77">
      <w:r>
        <w:separator/>
      </w:r>
    </w:p>
  </w:footnote>
  <w:footnote w:type="continuationSeparator" w:id="0">
    <w:p w14:paraId="67B7D18A" w14:textId="77777777" w:rsidR="001E4564" w:rsidRDefault="001E4564"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5BE"/>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4564"/>
    <w:rsid w:val="001E7FA6"/>
    <w:rsid w:val="001F3D28"/>
    <w:rsid w:val="001F4AA4"/>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54CA6"/>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1C86"/>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110344</TotalTime>
  <Pages>67</Pages>
  <Words>25574</Words>
  <Characters>145778</Characters>
  <Application>Microsoft Office Word</Application>
  <DocSecurity>0</DocSecurity>
  <Lines>1214</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472</cp:revision>
  <cp:lastPrinted>2021-03-01T16:37:00Z</cp:lastPrinted>
  <dcterms:created xsi:type="dcterms:W3CDTF">2018-11-09T13:56:00Z</dcterms:created>
  <dcterms:modified xsi:type="dcterms:W3CDTF">2021-03-11T19:01:00Z</dcterms:modified>
</cp:coreProperties>
</file>