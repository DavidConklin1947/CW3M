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795CFB" w14:textId="77777777" w:rsidR="000D6396" w:rsidRDefault="00581BEB" w:rsidP="00581BEB">
      <w:pPr>
        <w:pStyle w:val="Title"/>
      </w:pPr>
      <w:r>
        <w:t xml:space="preserve">CW3M </w:t>
      </w:r>
      <w:r w:rsidR="00D74473">
        <w:t xml:space="preserve">Digital </w:t>
      </w:r>
      <w:r>
        <w:t>Handbook</w:t>
      </w:r>
    </w:p>
    <w:p w14:paraId="0AF0D517" w14:textId="5D33EBA7" w:rsidR="00581BEB" w:rsidRDefault="00581BEB">
      <w:pPr>
        <w:pStyle w:val="Subtitle"/>
        <w:tabs>
          <w:tab w:val="left" w:pos="7950"/>
          <w:tab w:val="right" w:pos="9360"/>
        </w:tabs>
        <w:pPrChange w:id="0" w:author="David Conklin" w:date="2020-11-11T05:35:00Z">
          <w:pPr>
            <w:pStyle w:val="Subtitle"/>
            <w:tabs>
              <w:tab w:val="right" w:pos="9360"/>
            </w:tabs>
          </w:pPr>
        </w:pPrChange>
      </w:pPr>
      <w:r>
        <w:t>Information about the Community Willamette Whole Watershed Model</w:t>
      </w:r>
      <w:r w:rsidR="00C97C9B">
        <w:tab/>
      </w:r>
      <w:ins w:id="1" w:author="David Conklin" w:date="2020-11-11T05:35:00Z">
        <w:r w:rsidR="008A487C">
          <w:tab/>
        </w:r>
      </w:ins>
    </w:p>
    <w:p w14:paraId="542B86E8" w14:textId="3B39602E" w:rsidR="00064E77" w:rsidRPr="00064E77" w:rsidRDefault="007B1928" w:rsidP="00064E77">
      <w:pPr>
        <w:pStyle w:val="Subtitle"/>
      </w:pPr>
      <w:r>
        <w:t>1</w:t>
      </w:r>
      <w:ins w:id="2" w:author="David Conklin" w:date="2020-11-09T05:43:00Z">
        <w:r w:rsidR="0031526F">
          <w:t>1/</w:t>
        </w:r>
      </w:ins>
      <w:ins w:id="3" w:author="David Conklin" w:date="2020-11-20T11:27:00Z">
        <w:r w:rsidR="00D9019C">
          <w:t>2</w:t>
        </w:r>
      </w:ins>
      <w:ins w:id="4" w:author="David Conklin" w:date="2020-11-23T10:20:00Z">
        <w:r w:rsidR="004C3F2F">
          <w:t>3</w:t>
        </w:r>
      </w:ins>
      <w:del w:id="5" w:author="David Conklin" w:date="2020-11-09T05:43:00Z">
        <w:r w:rsidDel="0031526F">
          <w:delText>0/</w:delText>
        </w:r>
        <w:r w:rsidR="003F72F2" w:rsidDel="0031526F">
          <w:delText>2</w:delText>
        </w:r>
        <w:r w:rsidR="00B70EF0" w:rsidDel="0031526F">
          <w:delText>7</w:delText>
        </w:r>
      </w:del>
      <w:r w:rsidR="00364BDC">
        <w:t>/20</w:t>
      </w:r>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8" w:history="1">
        <w:r w:rsidRPr="00AF5519">
          <w:rPr>
            <w:rStyle w:val="Hyperlink"/>
          </w:rPr>
          <w:t>cw3m@freshwatersim.com</w:t>
        </w:r>
      </w:hyperlink>
    </w:p>
    <w:p w14:paraId="79DFED0B" w14:textId="1E95B383" w:rsidR="00E735F4" w:rsidRDefault="00E735F4" w:rsidP="00581BEB">
      <w:pPr>
        <w:rPr>
          <w:rStyle w:val="Hyperlink"/>
        </w:rPr>
      </w:pPr>
    </w:p>
    <w:p w14:paraId="70146D72" w14:textId="18F8BC08"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 xml:space="preserve">the </w:t>
      </w:r>
      <w:ins w:id="6" w:author="David Conklin" w:date="2020-11-09T05:43:00Z">
        <w:r w:rsidR="0031526F">
          <w:rPr>
            <w:rStyle w:val="Hyperlink"/>
            <w:color w:val="auto"/>
          </w:rPr>
          <w:t>10/27</w:t>
        </w:r>
      </w:ins>
      <w:del w:id="7" w:author="David Conklin" w:date="2020-11-09T05:43:00Z">
        <w:r w:rsidR="007B1928" w:rsidDel="0031526F">
          <w:rPr>
            <w:rStyle w:val="Hyperlink"/>
            <w:color w:val="auto"/>
          </w:rPr>
          <w:delText>9/12</w:delText>
        </w:r>
      </w:del>
      <w:r w:rsidR="00176FFA">
        <w:rPr>
          <w:rStyle w:val="Hyperlink"/>
          <w:color w:val="auto"/>
        </w:rPr>
        <w:t>/20</w:t>
      </w:r>
      <w:r w:rsidRPr="00DE1B0B">
        <w:rPr>
          <w:rStyle w:val="Hyperlink"/>
          <w:color w:val="auto"/>
        </w:rPr>
        <w:t xml:space="preserve"> version</w:t>
      </w:r>
    </w:p>
    <w:p w14:paraId="1745FD50" w14:textId="77777777" w:rsidR="009F139C" w:rsidRPr="00A8214A" w:rsidRDefault="009F139C" w:rsidP="009F139C">
      <w:pPr>
        <w:rPr>
          <w:ins w:id="8" w:author="David Conklin" w:date="2020-11-09T15:27:00Z"/>
          <w:rStyle w:val="Hyperlink"/>
          <w:color w:val="auto"/>
          <w:u w:val="none"/>
        </w:rPr>
      </w:pPr>
      <w:ins w:id="9" w:author="David Conklin" w:date="2020-11-09T15:27:00Z">
        <w:r w:rsidRPr="00A8214A">
          <w:rPr>
            <w:rStyle w:val="Hyperlink"/>
            <w:color w:val="auto"/>
            <w:u w:val="none"/>
          </w:rPr>
          <w:t xml:space="preserve">- </w:t>
        </w:r>
        <w:r>
          <w:rPr>
            <w:rStyle w:val="Hyperlink"/>
            <w:color w:val="auto"/>
            <w:u w:val="none"/>
          </w:rPr>
          <w:t>Added charts of simulated v. observed flows and stream temperatures at the end of the McKenzie Basin Wetlands Study/Reality Check section.</w:t>
        </w:r>
      </w:ins>
    </w:p>
    <w:p w14:paraId="7313B110" w14:textId="0D961499" w:rsidR="009F139C" w:rsidRDefault="009F139C" w:rsidP="009F139C">
      <w:pPr>
        <w:rPr>
          <w:ins w:id="10" w:author="David Conklin" w:date="2020-11-09T17:33:00Z"/>
          <w:rStyle w:val="Hyperlink"/>
          <w:color w:val="auto"/>
          <w:u w:val="none"/>
        </w:rPr>
      </w:pPr>
      <w:ins w:id="11" w:author="David Conklin" w:date="2020-11-09T15:27:00Z">
        <w:r w:rsidRPr="00A8214A">
          <w:rPr>
            <w:rStyle w:val="Hyperlink"/>
            <w:color w:val="auto"/>
            <w:u w:val="none"/>
          </w:rPr>
          <w:t xml:space="preserve">- </w:t>
        </w:r>
        <w:r>
          <w:rPr>
            <w:rStyle w:val="Hyperlink"/>
            <w:color w:val="auto"/>
            <w:u w:val="none"/>
          </w:rPr>
          <w:t>Added lists of the USGS gage records to be used in calibration in the McKenzie Basin Wetlands Study/Reality Check section.</w:t>
        </w:r>
      </w:ins>
    </w:p>
    <w:p w14:paraId="0D4775CE" w14:textId="77777777" w:rsidR="008C41BA" w:rsidRPr="00A8214A" w:rsidRDefault="008C41BA" w:rsidP="008C41BA">
      <w:pPr>
        <w:rPr>
          <w:ins w:id="12" w:author="David Conklin" w:date="2020-11-10T18:20:00Z"/>
          <w:rStyle w:val="Hyperlink"/>
          <w:color w:val="auto"/>
          <w:u w:val="none"/>
        </w:rPr>
      </w:pPr>
      <w:ins w:id="13" w:author="David Conklin" w:date="2020-11-10T18:20:00Z">
        <w:r>
          <w:rPr>
            <w:rStyle w:val="Hyperlink"/>
            <w:color w:val="auto"/>
            <w:u w:val="none"/>
          </w:rPr>
          <w:t>- Added the McKenzie Basin Wetlands Study/High Cascades Springs section.</w:t>
        </w:r>
      </w:ins>
    </w:p>
    <w:p w14:paraId="2B0405BA" w14:textId="77777777" w:rsidR="00372E03" w:rsidRPr="00A8214A" w:rsidRDefault="00372E03" w:rsidP="00372E03">
      <w:pPr>
        <w:rPr>
          <w:ins w:id="14" w:author="David Conklin" w:date="2020-11-10T18:22:00Z"/>
          <w:rStyle w:val="Hyperlink"/>
          <w:color w:val="auto"/>
          <w:u w:val="none"/>
        </w:rPr>
      </w:pPr>
      <w:ins w:id="15" w:author="David Conklin" w:date="2020-11-10T18:22:00Z">
        <w:r>
          <w:rPr>
            <w:rStyle w:val="Hyperlink"/>
            <w:color w:val="auto"/>
            <w:u w:val="none"/>
          </w:rPr>
          <w:t>- Added the McKenzie Basin Wetlands Study/Calibration section.</w:t>
        </w:r>
      </w:ins>
    </w:p>
    <w:p w14:paraId="545C8A69" w14:textId="18D86545" w:rsidR="00372E03" w:rsidRDefault="00372E03" w:rsidP="00372E03">
      <w:pPr>
        <w:rPr>
          <w:ins w:id="16" w:author="David Conklin" w:date="2020-11-11T05:32:00Z"/>
          <w:rStyle w:val="Hyperlink"/>
          <w:color w:val="auto"/>
          <w:u w:val="none"/>
        </w:rPr>
      </w:pPr>
      <w:ins w:id="17" w:author="David Conklin" w:date="2020-11-10T18:22:00Z">
        <w:r>
          <w:rPr>
            <w:rStyle w:val="Hyperlink"/>
            <w:color w:val="auto"/>
            <w:u w:val="none"/>
          </w:rPr>
          <w:t>- Added the McKenzie Basin Wetlands Study/</w:t>
        </w:r>
      </w:ins>
      <w:ins w:id="18" w:author="David Conklin" w:date="2020-11-10T18:23:00Z">
        <w:r>
          <w:rPr>
            <w:rStyle w:val="Hyperlink"/>
            <w:color w:val="auto"/>
            <w:u w:val="none"/>
          </w:rPr>
          <w:t>Simulated McKenzie basin water budget</w:t>
        </w:r>
      </w:ins>
      <w:ins w:id="19" w:author="David Conklin" w:date="2020-11-10T18:22:00Z">
        <w:r>
          <w:rPr>
            <w:rStyle w:val="Hyperlink"/>
            <w:color w:val="auto"/>
            <w:u w:val="none"/>
          </w:rPr>
          <w:t xml:space="preserve"> section.</w:t>
        </w:r>
      </w:ins>
    </w:p>
    <w:p w14:paraId="40B1CB34" w14:textId="293B54EC" w:rsidR="00022B0F" w:rsidRDefault="002854B5" w:rsidP="00372E03">
      <w:pPr>
        <w:rPr>
          <w:ins w:id="20" w:author="David Conklin" w:date="2020-11-18T08:15:00Z"/>
          <w:rStyle w:val="Hyperlink"/>
          <w:color w:val="auto"/>
          <w:u w:val="none"/>
        </w:rPr>
      </w:pPr>
      <w:ins w:id="21" w:author="David Conklin" w:date="2020-11-11T05:32:00Z">
        <w:r>
          <w:rPr>
            <w:rStyle w:val="Hyperlink"/>
            <w:color w:val="auto"/>
            <w:u w:val="none"/>
          </w:rPr>
          <w:t>- Added the McKenzie Basin Wetlands Study/Analysis of calibration and skill section.</w:t>
        </w:r>
      </w:ins>
    </w:p>
    <w:p w14:paraId="64359D9A" w14:textId="7CCD19E0" w:rsidR="006636CC" w:rsidRDefault="005E090B" w:rsidP="00372E03">
      <w:pPr>
        <w:rPr>
          <w:ins w:id="22" w:author="David Conklin" w:date="2020-11-20T11:27:00Z"/>
          <w:rStyle w:val="Hyperlink"/>
          <w:color w:val="auto"/>
          <w:u w:val="none"/>
        </w:rPr>
      </w:pPr>
      <w:ins w:id="23" w:author="David Conklin" w:date="2020-11-18T14:49:00Z">
        <w:r>
          <w:rPr>
            <w:rStyle w:val="Hyperlink"/>
            <w:color w:val="auto"/>
            <w:u w:val="none"/>
          </w:rPr>
          <w:t>- Added Reservoir Data section.</w:t>
        </w:r>
      </w:ins>
    </w:p>
    <w:p w14:paraId="6366A766" w14:textId="09576918" w:rsidR="00D9019C" w:rsidRDefault="00D9019C" w:rsidP="00372E03">
      <w:pPr>
        <w:rPr>
          <w:ins w:id="24" w:author="David Conklin" w:date="2020-11-18T08:15:00Z"/>
          <w:rStyle w:val="Hyperlink"/>
          <w:color w:val="auto"/>
          <w:u w:val="none"/>
        </w:rPr>
      </w:pPr>
      <w:ins w:id="25" w:author="David Conklin" w:date="2020-11-20T11:28:00Z">
        <w:r>
          <w:rPr>
            <w:rStyle w:val="Hyperlink"/>
            <w:color w:val="auto"/>
            <w:u w:val="none"/>
          </w:rPr>
          <w:t xml:space="preserve">- Added a Limitations subsection to the </w:t>
        </w:r>
      </w:ins>
      <w:ins w:id="26" w:author="David Conklin" w:date="2020-11-20T11:29:00Z">
        <w:r>
          <w:rPr>
            <w:rStyle w:val="Hyperlink"/>
            <w:color w:val="auto"/>
            <w:u w:val="none"/>
          </w:rPr>
          <w:t>Creating a new study area</w:t>
        </w:r>
      </w:ins>
      <w:ins w:id="27" w:author="David Conklin" w:date="2020-11-20T11:30:00Z">
        <w:r>
          <w:rPr>
            <w:rStyle w:val="Hyperlink"/>
            <w:color w:val="auto"/>
            <w:u w:val="none"/>
          </w:rPr>
          <w:t xml:space="preserve"> from a watershed... section</w:t>
        </w:r>
      </w:ins>
    </w:p>
    <w:p w14:paraId="3327E607" w14:textId="77777777" w:rsidR="006636CC" w:rsidRPr="00A8214A" w:rsidRDefault="006636CC" w:rsidP="00372E03">
      <w:pPr>
        <w:rPr>
          <w:ins w:id="28" w:author="David Conklin" w:date="2020-11-10T18:22:00Z"/>
          <w:rStyle w:val="Hyperlink"/>
          <w:color w:val="auto"/>
          <w:u w:val="none"/>
        </w:rPr>
      </w:pPr>
    </w:p>
    <w:customXmlInsRangeStart w:id="29" w:author="David Conklin" w:date="2020-11-18T08:15:00Z"/>
    <w:sdt>
      <w:sdtPr>
        <w:rPr>
          <w:rFonts w:asciiTheme="minorHAnsi" w:eastAsiaTheme="minorHAnsi" w:hAnsiTheme="minorHAnsi" w:cstheme="minorBidi"/>
          <w:color w:val="0563C1" w:themeColor="hyperlink"/>
          <w:sz w:val="22"/>
          <w:szCs w:val="22"/>
          <w:u w:val="single"/>
        </w:rPr>
        <w:id w:val="-1743708561"/>
        <w:docPartObj>
          <w:docPartGallery w:val="Table of Contents"/>
          <w:docPartUnique/>
        </w:docPartObj>
      </w:sdtPr>
      <w:sdtEndPr>
        <w:rPr>
          <w:b/>
          <w:bCs/>
          <w:noProof/>
          <w:color w:val="auto"/>
          <w:u w:val="none"/>
        </w:rPr>
      </w:sdtEndPr>
      <w:sdtContent>
        <w:customXmlInsRangeEnd w:id="29"/>
        <w:p w14:paraId="45E48E97" w14:textId="6C852C7F" w:rsidR="006636CC" w:rsidRDefault="006636CC">
          <w:pPr>
            <w:pStyle w:val="TOCHeading"/>
            <w:rPr>
              <w:ins w:id="30" w:author="David Conklin" w:date="2020-11-18T08:15:00Z"/>
            </w:rPr>
          </w:pPr>
          <w:ins w:id="31" w:author="David Conklin" w:date="2020-11-18T08:15:00Z">
            <w:r>
              <w:t>Contents</w:t>
            </w:r>
          </w:ins>
        </w:p>
        <w:p w14:paraId="441C10E3" w14:textId="3D54BCE3" w:rsidR="00D9019C" w:rsidRDefault="006636CC">
          <w:pPr>
            <w:pStyle w:val="TOC1"/>
            <w:tabs>
              <w:tab w:val="right" w:leader="dot" w:pos="9350"/>
            </w:tabs>
            <w:rPr>
              <w:ins w:id="32" w:author="David Conklin" w:date="2020-11-20T11:30:00Z"/>
              <w:rFonts w:eastAsiaTheme="minorEastAsia"/>
              <w:noProof/>
            </w:rPr>
          </w:pPr>
          <w:ins w:id="33" w:author="David Conklin" w:date="2020-11-18T08:15:00Z">
            <w:r>
              <w:fldChar w:fldCharType="begin"/>
            </w:r>
            <w:r>
              <w:instrText xml:space="preserve"> TOC \o "1-3" \h \z \u </w:instrText>
            </w:r>
            <w:r>
              <w:fldChar w:fldCharType="separate"/>
            </w:r>
          </w:ins>
          <w:ins w:id="34" w:author="David Conklin" w:date="2020-11-20T11:30:00Z">
            <w:r w:rsidR="00D9019C" w:rsidRPr="002F2067">
              <w:rPr>
                <w:rStyle w:val="Hyperlink"/>
                <w:noProof/>
              </w:rPr>
              <w:fldChar w:fldCharType="begin"/>
            </w:r>
            <w:r w:rsidR="00D9019C" w:rsidRPr="002F2067">
              <w:rPr>
                <w:rStyle w:val="Hyperlink"/>
                <w:noProof/>
              </w:rPr>
              <w:instrText xml:space="preserve"> </w:instrText>
            </w:r>
            <w:r w:rsidR="00D9019C">
              <w:rPr>
                <w:noProof/>
              </w:rPr>
              <w:instrText>HYPERLINK \l "_Toc56764232"</w:instrText>
            </w:r>
            <w:r w:rsidR="00D9019C" w:rsidRPr="002F2067">
              <w:rPr>
                <w:rStyle w:val="Hyperlink"/>
                <w:noProof/>
              </w:rPr>
              <w:instrText xml:space="preserve"> </w:instrText>
            </w:r>
            <w:r w:rsidR="00D9019C" w:rsidRPr="002F2067">
              <w:rPr>
                <w:rStyle w:val="Hyperlink"/>
                <w:noProof/>
              </w:rPr>
              <w:fldChar w:fldCharType="separate"/>
            </w:r>
            <w:r w:rsidR="00D9019C" w:rsidRPr="002F2067">
              <w:rPr>
                <w:rStyle w:val="Hyperlink"/>
                <w:noProof/>
              </w:rPr>
              <w:t>What is a digital handbook?</w:t>
            </w:r>
            <w:r w:rsidR="00D9019C">
              <w:rPr>
                <w:noProof/>
                <w:webHidden/>
              </w:rPr>
              <w:tab/>
            </w:r>
            <w:r w:rsidR="00D9019C">
              <w:rPr>
                <w:noProof/>
                <w:webHidden/>
              </w:rPr>
              <w:fldChar w:fldCharType="begin"/>
            </w:r>
            <w:r w:rsidR="00D9019C">
              <w:rPr>
                <w:noProof/>
                <w:webHidden/>
              </w:rPr>
              <w:instrText xml:space="preserve"> PAGEREF _Toc56764232 \h </w:instrText>
            </w:r>
          </w:ins>
          <w:r w:rsidR="00D9019C">
            <w:rPr>
              <w:noProof/>
              <w:webHidden/>
            </w:rPr>
          </w:r>
          <w:r w:rsidR="00D9019C">
            <w:rPr>
              <w:noProof/>
              <w:webHidden/>
            </w:rPr>
            <w:fldChar w:fldCharType="separate"/>
          </w:r>
          <w:ins w:id="35" w:author="David Conklin" w:date="2020-11-20T11:30:00Z">
            <w:r w:rsidR="00D9019C">
              <w:rPr>
                <w:noProof/>
                <w:webHidden/>
              </w:rPr>
              <w:t>3</w:t>
            </w:r>
            <w:r w:rsidR="00D9019C">
              <w:rPr>
                <w:noProof/>
                <w:webHidden/>
              </w:rPr>
              <w:fldChar w:fldCharType="end"/>
            </w:r>
            <w:r w:rsidR="00D9019C" w:rsidRPr="002F2067">
              <w:rPr>
                <w:rStyle w:val="Hyperlink"/>
                <w:noProof/>
              </w:rPr>
              <w:fldChar w:fldCharType="end"/>
            </w:r>
          </w:ins>
        </w:p>
        <w:p w14:paraId="03C0AB50" w14:textId="567B069F" w:rsidR="00D9019C" w:rsidRDefault="00D9019C">
          <w:pPr>
            <w:pStyle w:val="TOC1"/>
            <w:tabs>
              <w:tab w:val="right" w:leader="dot" w:pos="9350"/>
            </w:tabs>
            <w:rPr>
              <w:ins w:id="36" w:author="David Conklin" w:date="2020-11-20T11:30:00Z"/>
              <w:rFonts w:eastAsiaTheme="minorEastAsia"/>
              <w:noProof/>
            </w:rPr>
          </w:pPr>
          <w:ins w:id="37"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"_Toc56764233"</w:instrText>
            </w:r>
            <w:r w:rsidRPr="002F2067">
              <w:rPr>
                <w:rStyle w:val="Hyperlink"/>
                <w:noProof/>
              </w:rPr>
              <w:instrText xml:space="preserve"> </w:instrText>
            </w:r>
            <w:r w:rsidRPr="002F2067">
              <w:rPr>
                <w:rStyle w:val="Hyperlink"/>
                <w:noProof/>
              </w:rPr>
              <w:fldChar w:fldCharType="separate"/>
            </w:r>
            <w:r w:rsidRPr="002F2067">
              <w:rPr>
                <w:rStyle w:val="Hyperlink"/>
                <w:noProof/>
              </w:rPr>
              <w:t>CW3M concept</w:t>
            </w:r>
            <w:r>
              <w:rPr>
                <w:noProof/>
                <w:webHidden/>
              </w:rPr>
              <w:tab/>
            </w:r>
            <w:r>
              <w:rPr>
                <w:noProof/>
                <w:webHidden/>
              </w:rPr>
              <w:fldChar w:fldCharType="begin"/>
            </w:r>
            <w:r>
              <w:rPr>
                <w:noProof/>
                <w:webHidden/>
              </w:rPr>
              <w:instrText xml:space="preserve"> PAGEREF _Toc56764233 \h </w:instrText>
            </w:r>
          </w:ins>
          <w:r>
            <w:rPr>
              <w:noProof/>
              <w:webHidden/>
            </w:rPr>
          </w:r>
          <w:r>
            <w:rPr>
              <w:noProof/>
              <w:webHidden/>
            </w:rPr>
            <w:fldChar w:fldCharType="separate"/>
          </w:r>
          <w:ins w:id="38" w:author="David Conklin" w:date="2020-11-20T11:30:00Z">
            <w:r>
              <w:rPr>
                <w:noProof/>
                <w:webHidden/>
              </w:rPr>
              <w:t>3</w:t>
            </w:r>
            <w:r>
              <w:rPr>
                <w:noProof/>
                <w:webHidden/>
              </w:rPr>
              <w:fldChar w:fldCharType="end"/>
            </w:r>
            <w:r w:rsidRPr="002F2067">
              <w:rPr>
                <w:rStyle w:val="Hyperlink"/>
                <w:noProof/>
              </w:rPr>
              <w:fldChar w:fldCharType="end"/>
            </w:r>
          </w:ins>
        </w:p>
        <w:p w14:paraId="1178BD2F" w14:textId="608A9624" w:rsidR="00D9019C" w:rsidRDefault="00D9019C">
          <w:pPr>
            <w:pStyle w:val="TOC2"/>
            <w:tabs>
              <w:tab w:val="right" w:leader="dot" w:pos="9350"/>
            </w:tabs>
            <w:rPr>
              <w:ins w:id="39" w:author="David Conklin" w:date="2020-11-20T11:30:00Z"/>
              <w:rFonts w:eastAsiaTheme="minorEastAsia"/>
              <w:noProof/>
            </w:rPr>
          </w:pPr>
          <w:ins w:id="40"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"_Toc56764234"</w:instrText>
            </w:r>
            <w:r w:rsidRPr="002F2067">
              <w:rPr>
                <w:rStyle w:val="Hyperlink"/>
                <w:noProof/>
              </w:rPr>
              <w:instrText xml:space="preserve"> </w:instrText>
            </w:r>
            <w:r w:rsidRPr="002F2067">
              <w:rPr>
                <w:rStyle w:val="Hyperlink"/>
                <w:noProof/>
              </w:rPr>
              <w:fldChar w:fldCharType="separate"/>
            </w:r>
            <w:r w:rsidRPr="002F2067">
              <w:rPr>
                <w:rStyle w:val="Hyperlink"/>
                <w:noProof/>
              </w:rPr>
              <w:t>A different kind of community model</w:t>
            </w:r>
            <w:r>
              <w:rPr>
                <w:noProof/>
                <w:webHidden/>
              </w:rPr>
              <w:tab/>
            </w:r>
            <w:r>
              <w:rPr>
                <w:noProof/>
                <w:webHidden/>
              </w:rPr>
              <w:fldChar w:fldCharType="begin"/>
            </w:r>
            <w:r>
              <w:rPr>
                <w:noProof/>
                <w:webHidden/>
              </w:rPr>
              <w:instrText xml:space="preserve"> PAGEREF _Toc56764234 \h </w:instrText>
            </w:r>
          </w:ins>
          <w:r>
            <w:rPr>
              <w:noProof/>
              <w:webHidden/>
            </w:rPr>
          </w:r>
          <w:r>
            <w:rPr>
              <w:noProof/>
              <w:webHidden/>
            </w:rPr>
            <w:fldChar w:fldCharType="separate"/>
          </w:r>
          <w:ins w:id="41" w:author="David Conklin" w:date="2020-11-20T11:30:00Z">
            <w:r>
              <w:rPr>
                <w:noProof/>
                <w:webHidden/>
              </w:rPr>
              <w:t>4</w:t>
            </w:r>
            <w:r>
              <w:rPr>
                <w:noProof/>
                <w:webHidden/>
              </w:rPr>
              <w:fldChar w:fldCharType="end"/>
            </w:r>
            <w:r w:rsidRPr="002F2067">
              <w:rPr>
                <w:rStyle w:val="Hyperlink"/>
                <w:noProof/>
              </w:rPr>
              <w:fldChar w:fldCharType="end"/>
            </w:r>
          </w:ins>
        </w:p>
        <w:p w14:paraId="5FFE727D" w14:textId="1F059AA9" w:rsidR="00D9019C" w:rsidRDefault="00D9019C">
          <w:pPr>
            <w:pStyle w:val="TOC2"/>
            <w:tabs>
              <w:tab w:val="right" w:leader="dot" w:pos="9350"/>
            </w:tabs>
            <w:rPr>
              <w:ins w:id="42" w:author="David Conklin" w:date="2020-11-20T11:30:00Z"/>
              <w:rFonts w:eastAsiaTheme="minorEastAsia"/>
              <w:noProof/>
            </w:rPr>
          </w:pPr>
          <w:ins w:id="43"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"_Toc56764235"</w:instrText>
            </w:r>
            <w:r w:rsidRPr="002F2067">
              <w:rPr>
                <w:rStyle w:val="Hyperlink"/>
                <w:noProof/>
              </w:rPr>
              <w:instrText xml:space="preserve"> </w:instrText>
            </w:r>
            <w:r w:rsidRPr="002F2067">
              <w:rPr>
                <w:rStyle w:val="Hyperlink"/>
                <w:noProof/>
              </w:rPr>
              <w:fldChar w:fldCharType="separate"/>
            </w:r>
            <w:r w:rsidRPr="002F2067">
              <w:rPr>
                <w:rStyle w:val="Hyperlink"/>
                <w:noProof/>
              </w:rPr>
              <w:t>What CW3M is for</w:t>
            </w:r>
            <w:r>
              <w:rPr>
                <w:noProof/>
                <w:webHidden/>
              </w:rPr>
              <w:tab/>
            </w:r>
            <w:r>
              <w:rPr>
                <w:noProof/>
                <w:webHidden/>
              </w:rPr>
              <w:fldChar w:fldCharType="begin"/>
            </w:r>
            <w:r>
              <w:rPr>
                <w:noProof/>
                <w:webHidden/>
              </w:rPr>
              <w:instrText xml:space="preserve"> PAGEREF _Toc56764235 \h </w:instrText>
            </w:r>
          </w:ins>
          <w:r>
            <w:rPr>
              <w:noProof/>
              <w:webHidden/>
            </w:rPr>
          </w:r>
          <w:r>
            <w:rPr>
              <w:noProof/>
              <w:webHidden/>
            </w:rPr>
            <w:fldChar w:fldCharType="separate"/>
          </w:r>
          <w:ins w:id="44" w:author="David Conklin" w:date="2020-11-20T11:30:00Z">
            <w:r>
              <w:rPr>
                <w:noProof/>
                <w:webHidden/>
              </w:rPr>
              <w:t>4</w:t>
            </w:r>
            <w:r>
              <w:rPr>
                <w:noProof/>
                <w:webHidden/>
              </w:rPr>
              <w:fldChar w:fldCharType="end"/>
            </w:r>
            <w:r w:rsidRPr="002F2067">
              <w:rPr>
                <w:rStyle w:val="Hyperlink"/>
                <w:noProof/>
              </w:rPr>
              <w:fldChar w:fldCharType="end"/>
            </w:r>
          </w:ins>
        </w:p>
        <w:p w14:paraId="3F7B0B03" w14:textId="0935F5C3" w:rsidR="00D9019C" w:rsidRDefault="00D9019C">
          <w:pPr>
            <w:pStyle w:val="TOC2"/>
            <w:tabs>
              <w:tab w:val="right" w:leader="dot" w:pos="9350"/>
            </w:tabs>
            <w:rPr>
              <w:ins w:id="45" w:author="David Conklin" w:date="2020-11-20T11:30:00Z"/>
              <w:rFonts w:eastAsiaTheme="minorEastAsia"/>
              <w:noProof/>
            </w:rPr>
          </w:pPr>
          <w:ins w:id="46"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"_Toc56764236"</w:instrText>
            </w:r>
            <w:r w:rsidRPr="002F2067">
              <w:rPr>
                <w:rStyle w:val="Hyperlink"/>
                <w:noProof/>
              </w:rPr>
              <w:instrText xml:space="preserve"> </w:instrText>
            </w:r>
            <w:r w:rsidRPr="002F2067">
              <w:rPr>
                <w:rStyle w:val="Hyperlink"/>
                <w:noProof/>
              </w:rPr>
              <w:fldChar w:fldCharType="separate"/>
            </w:r>
            <w:r w:rsidRPr="002F2067">
              <w:rPr>
                <w:rStyle w:val="Hyperlink"/>
                <w:noProof/>
              </w:rPr>
              <w:t>Management and maintenance</w:t>
            </w:r>
            <w:r>
              <w:rPr>
                <w:noProof/>
                <w:webHidden/>
              </w:rPr>
              <w:tab/>
            </w:r>
            <w:r>
              <w:rPr>
                <w:noProof/>
                <w:webHidden/>
              </w:rPr>
              <w:fldChar w:fldCharType="begin"/>
            </w:r>
            <w:r>
              <w:rPr>
                <w:noProof/>
                <w:webHidden/>
              </w:rPr>
              <w:instrText xml:space="preserve"> PAGEREF _Toc56764236 \h </w:instrText>
            </w:r>
          </w:ins>
          <w:r>
            <w:rPr>
              <w:noProof/>
              <w:webHidden/>
            </w:rPr>
          </w:r>
          <w:r>
            <w:rPr>
              <w:noProof/>
              <w:webHidden/>
            </w:rPr>
            <w:fldChar w:fldCharType="separate"/>
          </w:r>
          <w:ins w:id="47" w:author="David Conklin" w:date="2020-11-20T11:30:00Z">
            <w:r>
              <w:rPr>
                <w:noProof/>
                <w:webHidden/>
              </w:rPr>
              <w:t>4</w:t>
            </w:r>
            <w:r>
              <w:rPr>
                <w:noProof/>
                <w:webHidden/>
              </w:rPr>
              <w:fldChar w:fldCharType="end"/>
            </w:r>
            <w:r w:rsidRPr="002F2067">
              <w:rPr>
                <w:rStyle w:val="Hyperlink"/>
                <w:noProof/>
              </w:rPr>
              <w:fldChar w:fldCharType="end"/>
            </w:r>
          </w:ins>
        </w:p>
        <w:p w14:paraId="6E62579D" w14:textId="10AB6CF0" w:rsidR="00D9019C" w:rsidRDefault="00D9019C">
          <w:pPr>
            <w:pStyle w:val="TOC1"/>
            <w:tabs>
              <w:tab w:val="right" w:leader="dot" w:pos="9350"/>
            </w:tabs>
            <w:rPr>
              <w:ins w:id="48" w:author="David Conklin" w:date="2020-11-20T11:30:00Z"/>
              <w:rFonts w:eastAsiaTheme="minorEastAsia"/>
              <w:noProof/>
            </w:rPr>
          </w:pPr>
          <w:ins w:id="49"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"_Toc56764237"</w:instrText>
            </w:r>
            <w:r w:rsidRPr="002F2067">
              <w:rPr>
                <w:rStyle w:val="Hyperlink"/>
                <w:noProof/>
              </w:rPr>
              <w:instrText xml:space="preserve"> </w:instrText>
            </w:r>
            <w:r w:rsidRPr="002F2067">
              <w:rPr>
                <w:rStyle w:val="Hyperlink"/>
                <w:noProof/>
              </w:rPr>
              <w:fldChar w:fldCharType="separate"/>
            </w:r>
            <w:r w:rsidRPr="002F2067">
              <w:rPr>
                <w:rStyle w:val="Hyperlink"/>
                <w:noProof/>
              </w:rPr>
              <w:t>Study areas</w:t>
            </w:r>
            <w:r>
              <w:rPr>
                <w:noProof/>
                <w:webHidden/>
              </w:rPr>
              <w:tab/>
            </w:r>
            <w:r>
              <w:rPr>
                <w:noProof/>
                <w:webHidden/>
              </w:rPr>
              <w:fldChar w:fldCharType="begin"/>
            </w:r>
            <w:r>
              <w:rPr>
                <w:noProof/>
                <w:webHidden/>
              </w:rPr>
              <w:instrText xml:space="preserve"> PAGEREF _Toc56764237 \h </w:instrText>
            </w:r>
          </w:ins>
          <w:r>
            <w:rPr>
              <w:noProof/>
              <w:webHidden/>
            </w:rPr>
          </w:r>
          <w:r>
            <w:rPr>
              <w:noProof/>
              <w:webHidden/>
            </w:rPr>
            <w:fldChar w:fldCharType="separate"/>
          </w:r>
          <w:ins w:id="50" w:author="David Conklin" w:date="2020-11-20T11:30:00Z">
            <w:r>
              <w:rPr>
                <w:noProof/>
                <w:webHidden/>
              </w:rPr>
              <w:t>5</w:t>
            </w:r>
            <w:r>
              <w:rPr>
                <w:noProof/>
                <w:webHidden/>
              </w:rPr>
              <w:fldChar w:fldCharType="end"/>
            </w:r>
            <w:r w:rsidRPr="002F2067">
              <w:rPr>
                <w:rStyle w:val="Hyperlink"/>
                <w:noProof/>
              </w:rPr>
              <w:fldChar w:fldCharType="end"/>
            </w:r>
          </w:ins>
        </w:p>
        <w:p w14:paraId="4DC826F5" w14:textId="0D9CE1A6" w:rsidR="00D9019C" w:rsidRDefault="00D9019C">
          <w:pPr>
            <w:pStyle w:val="TOC2"/>
            <w:tabs>
              <w:tab w:val="right" w:leader="dot" w:pos="9350"/>
            </w:tabs>
            <w:rPr>
              <w:ins w:id="51" w:author="David Conklin" w:date="2020-11-20T11:30:00Z"/>
              <w:rFonts w:eastAsiaTheme="minorEastAsia"/>
              <w:noProof/>
            </w:rPr>
          </w:pPr>
          <w:ins w:id="52"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"_Toc56764238"</w:instrText>
            </w:r>
            <w:r w:rsidRPr="002F2067">
              <w:rPr>
                <w:rStyle w:val="Hyperlink"/>
                <w:noProof/>
              </w:rPr>
              <w:instrText xml:space="preserve"> </w:instrText>
            </w:r>
            <w:r w:rsidRPr="002F2067">
              <w:rPr>
                <w:rStyle w:val="Hyperlink"/>
                <w:noProof/>
              </w:rPr>
              <w:fldChar w:fldCharType="separate"/>
            </w:r>
            <w:r w:rsidRPr="002F2067">
              <w:rPr>
                <w:rStyle w:val="Hyperlink"/>
                <w:noProof/>
              </w:rPr>
              <w:t>DataCW3M directory structure</w:t>
            </w:r>
            <w:r>
              <w:rPr>
                <w:noProof/>
                <w:webHidden/>
              </w:rPr>
              <w:tab/>
            </w:r>
            <w:r>
              <w:rPr>
                <w:noProof/>
                <w:webHidden/>
              </w:rPr>
              <w:fldChar w:fldCharType="begin"/>
            </w:r>
            <w:r>
              <w:rPr>
                <w:noProof/>
                <w:webHidden/>
              </w:rPr>
              <w:instrText xml:space="preserve"> PAGEREF _Toc56764238 \h </w:instrText>
            </w:r>
          </w:ins>
          <w:r>
            <w:rPr>
              <w:noProof/>
              <w:webHidden/>
            </w:rPr>
          </w:r>
          <w:r>
            <w:rPr>
              <w:noProof/>
              <w:webHidden/>
            </w:rPr>
            <w:fldChar w:fldCharType="separate"/>
          </w:r>
          <w:ins w:id="53" w:author="David Conklin" w:date="2020-11-20T11:30:00Z">
            <w:r>
              <w:rPr>
                <w:noProof/>
                <w:webHidden/>
              </w:rPr>
              <w:t>5</w:t>
            </w:r>
            <w:r>
              <w:rPr>
                <w:noProof/>
                <w:webHidden/>
              </w:rPr>
              <w:fldChar w:fldCharType="end"/>
            </w:r>
            <w:r w:rsidRPr="002F2067">
              <w:rPr>
                <w:rStyle w:val="Hyperlink"/>
                <w:noProof/>
              </w:rPr>
              <w:fldChar w:fldCharType="end"/>
            </w:r>
          </w:ins>
        </w:p>
        <w:p w14:paraId="128B67D6" w14:textId="2688BCA8" w:rsidR="00D9019C" w:rsidRDefault="00D9019C">
          <w:pPr>
            <w:pStyle w:val="TOC2"/>
            <w:tabs>
              <w:tab w:val="right" w:leader="dot" w:pos="9350"/>
            </w:tabs>
            <w:rPr>
              <w:ins w:id="54" w:author="David Conklin" w:date="2020-11-20T11:30:00Z"/>
              <w:rFonts w:eastAsiaTheme="minorEastAsia"/>
              <w:noProof/>
            </w:rPr>
          </w:pPr>
          <w:ins w:id="55"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"_Toc56764239"</w:instrText>
            </w:r>
            <w:r w:rsidRPr="002F2067">
              <w:rPr>
                <w:rStyle w:val="Hyperlink"/>
                <w:noProof/>
              </w:rPr>
              <w:instrText xml:space="preserve"> </w:instrText>
            </w:r>
            <w:r w:rsidRPr="002F2067">
              <w:rPr>
                <w:rStyle w:val="Hyperlink"/>
                <w:noProof/>
              </w:rPr>
              <w:fldChar w:fldCharType="separate"/>
            </w:r>
            <w:r w:rsidRPr="002F2067">
              <w:rPr>
                <w:rStyle w:val="Hyperlink"/>
                <w:noProof/>
              </w:rPr>
              <w:t>DataCW3M\ScenarioData directory structure</w:t>
            </w:r>
            <w:r>
              <w:rPr>
                <w:noProof/>
                <w:webHidden/>
              </w:rPr>
              <w:tab/>
            </w:r>
            <w:r>
              <w:rPr>
                <w:noProof/>
                <w:webHidden/>
              </w:rPr>
              <w:fldChar w:fldCharType="begin"/>
            </w:r>
            <w:r>
              <w:rPr>
                <w:noProof/>
                <w:webHidden/>
              </w:rPr>
              <w:instrText xml:space="preserve"> PAGEREF _Toc56764239 \h </w:instrText>
            </w:r>
          </w:ins>
          <w:r>
            <w:rPr>
              <w:noProof/>
              <w:webHidden/>
            </w:rPr>
          </w:r>
          <w:r>
            <w:rPr>
              <w:noProof/>
              <w:webHidden/>
            </w:rPr>
            <w:fldChar w:fldCharType="separate"/>
          </w:r>
          <w:ins w:id="56" w:author="David Conklin" w:date="2020-11-20T11:30:00Z">
            <w:r>
              <w:rPr>
                <w:noProof/>
                <w:webHidden/>
              </w:rPr>
              <w:t>6</w:t>
            </w:r>
            <w:r>
              <w:rPr>
                <w:noProof/>
                <w:webHidden/>
              </w:rPr>
              <w:fldChar w:fldCharType="end"/>
            </w:r>
            <w:r w:rsidRPr="002F2067">
              <w:rPr>
                <w:rStyle w:val="Hyperlink"/>
                <w:noProof/>
              </w:rPr>
              <w:fldChar w:fldCharType="end"/>
            </w:r>
          </w:ins>
        </w:p>
        <w:p w14:paraId="091B46A0" w14:textId="65FFAF69" w:rsidR="00D9019C" w:rsidRDefault="00D9019C">
          <w:pPr>
            <w:pStyle w:val="TOC2"/>
            <w:tabs>
              <w:tab w:val="right" w:leader="dot" w:pos="9350"/>
            </w:tabs>
            <w:rPr>
              <w:ins w:id="57" w:author="David Conklin" w:date="2020-11-20T11:30:00Z"/>
              <w:rFonts w:eastAsiaTheme="minorEastAsia"/>
              <w:noProof/>
            </w:rPr>
          </w:pPr>
          <w:ins w:id="58"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"_Toc56764240"</w:instrText>
            </w:r>
            <w:r w:rsidRPr="002F2067">
              <w:rPr>
                <w:rStyle w:val="Hyperlink"/>
                <w:noProof/>
              </w:rPr>
              <w:instrText xml:space="preserve"> </w:instrText>
            </w:r>
            <w:r w:rsidRPr="002F2067">
              <w:rPr>
                <w:rStyle w:val="Hyperlink"/>
                <w:noProof/>
              </w:rPr>
              <w:fldChar w:fldCharType="separate"/>
            </w:r>
            <w:r w:rsidRPr="002F2067">
              <w:rPr>
                <w:rStyle w:val="Hyperlink"/>
                <w:noProof/>
              </w:rPr>
              <w:t>DataCW3M\ScenarioData\&lt;scenario&gt; folder contents</w:t>
            </w:r>
            <w:r>
              <w:rPr>
                <w:noProof/>
                <w:webHidden/>
              </w:rPr>
              <w:tab/>
            </w:r>
            <w:r>
              <w:rPr>
                <w:noProof/>
                <w:webHidden/>
              </w:rPr>
              <w:fldChar w:fldCharType="begin"/>
            </w:r>
            <w:r>
              <w:rPr>
                <w:noProof/>
                <w:webHidden/>
              </w:rPr>
              <w:instrText xml:space="preserve"> PAGEREF _Toc56764240 \h </w:instrText>
            </w:r>
          </w:ins>
          <w:r>
            <w:rPr>
              <w:noProof/>
              <w:webHidden/>
            </w:rPr>
          </w:r>
          <w:r>
            <w:rPr>
              <w:noProof/>
              <w:webHidden/>
            </w:rPr>
            <w:fldChar w:fldCharType="separate"/>
          </w:r>
          <w:ins w:id="59" w:author="David Conklin" w:date="2020-11-20T11:30:00Z">
            <w:r>
              <w:rPr>
                <w:noProof/>
                <w:webHidden/>
              </w:rPr>
              <w:t>6</w:t>
            </w:r>
            <w:r>
              <w:rPr>
                <w:noProof/>
                <w:webHidden/>
              </w:rPr>
              <w:fldChar w:fldCharType="end"/>
            </w:r>
            <w:r w:rsidRPr="002F2067">
              <w:rPr>
                <w:rStyle w:val="Hyperlink"/>
                <w:noProof/>
              </w:rPr>
              <w:fldChar w:fldCharType="end"/>
            </w:r>
          </w:ins>
        </w:p>
        <w:p w14:paraId="76711F58" w14:textId="40C0157A" w:rsidR="00D9019C" w:rsidRDefault="00D9019C">
          <w:pPr>
            <w:pStyle w:val="TOC2"/>
            <w:tabs>
              <w:tab w:val="right" w:leader="dot" w:pos="9350"/>
            </w:tabs>
            <w:rPr>
              <w:ins w:id="60" w:author="David Conklin" w:date="2020-11-20T11:30:00Z"/>
              <w:rFonts w:eastAsiaTheme="minorEastAsia"/>
              <w:noProof/>
            </w:rPr>
          </w:pPr>
          <w:ins w:id="61"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"_Toc56764241"</w:instrText>
            </w:r>
            <w:r w:rsidRPr="002F2067">
              <w:rPr>
                <w:rStyle w:val="Hyperlink"/>
                <w:noProof/>
              </w:rPr>
              <w:instrText xml:space="preserve"> </w:instrText>
            </w:r>
            <w:r w:rsidRPr="002F2067">
              <w:rPr>
                <w:rStyle w:val="Hyperlink"/>
                <w:noProof/>
              </w:rPr>
              <w:fldChar w:fldCharType="separate"/>
            </w:r>
            <w:r w:rsidRPr="002F2067">
              <w:rPr>
                <w:rStyle w:val="Hyperlink"/>
                <w:noProof/>
              </w:rPr>
              <w:t>DataCW3M\&lt;study area&gt; folder contents</w:t>
            </w:r>
            <w:r>
              <w:rPr>
                <w:noProof/>
                <w:webHidden/>
              </w:rPr>
              <w:tab/>
            </w:r>
            <w:r>
              <w:rPr>
                <w:noProof/>
                <w:webHidden/>
              </w:rPr>
              <w:fldChar w:fldCharType="begin"/>
            </w:r>
            <w:r>
              <w:rPr>
                <w:noProof/>
                <w:webHidden/>
              </w:rPr>
              <w:instrText xml:space="preserve"> PAGEREF _Toc56764241 \h </w:instrText>
            </w:r>
          </w:ins>
          <w:r>
            <w:rPr>
              <w:noProof/>
              <w:webHidden/>
            </w:rPr>
          </w:r>
          <w:r>
            <w:rPr>
              <w:noProof/>
              <w:webHidden/>
            </w:rPr>
            <w:fldChar w:fldCharType="separate"/>
          </w:r>
          <w:ins w:id="62" w:author="David Conklin" w:date="2020-11-20T11:30:00Z">
            <w:r>
              <w:rPr>
                <w:noProof/>
                <w:webHidden/>
              </w:rPr>
              <w:t>6</w:t>
            </w:r>
            <w:r>
              <w:rPr>
                <w:noProof/>
                <w:webHidden/>
              </w:rPr>
              <w:fldChar w:fldCharType="end"/>
            </w:r>
            <w:r w:rsidRPr="002F2067">
              <w:rPr>
                <w:rStyle w:val="Hyperlink"/>
                <w:noProof/>
              </w:rPr>
              <w:fldChar w:fldCharType="end"/>
            </w:r>
          </w:ins>
        </w:p>
        <w:p w14:paraId="6CCC6E26" w14:textId="6DC1670B" w:rsidR="00D9019C" w:rsidRDefault="00D9019C">
          <w:pPr>
            <w:pStyle w:val="TOC1"/>
            <w:tabs>
              <w:tab w:val="right" w:leader="dot" w:pos="9350"/>
            </w:tabs>
            <w:rPr>
              <w:ins w:id="63" w:author="David Conklin" w:date="2020-11-20T11:30:00Z"/>
              <w:rFonts w:eastAsiaTheme="minorEastAsia"/>
              <w:noProof/>
            </w:rPr>
          </w:pPr>
          <w:ins w:id="64"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"_Toc56764242"</w:instrText>
            </w:r>
            <w:r w:rsidRPr="002F2067">
              <w:rPr>
                <w:rStyle w:val="Hyperlink"/>
                <w:noProof/>
              </w:rPr>
              <w:instrText xml:space="preserve"> </w:instrText>
            </w:r>
            <w:r w:rsidRPr="002F2067">
              <w:rPr>
                <w:rStyle w:val="Hyperlink"/>
                <w:noProof/>
              </w:rPr>
              <w:fldChar w:fldCharType="separate"/>
            </w:r>
            <w:r w:rsidRPr="002F2067">
              <w:rPr>
                <w:rStyle w:val="Hyperlink"/>
                <w:noProof/>
              </w:rPr>
              <w:t>Calendar conventions</w:t>
            </w:r>
            <w:r>
              <w:rPr>
                <w:noProof/>
                <w:webHidden/>
              </w:rPr>
              <w:tab/>
            </w:r>
            <w:r>
              <w:rPr>
                <w:noProof/>
                <w:webHidden/>
              </w:rPr>
              <w:fldChar w:fldCharType="begin"/>
            </w:r>
            <w:r>
              <w:rPr>
                <w:noProof/>
                <w:webHidden/>
              </w:rPr>
              <w:instrText xml:space="preserve"> PAGEREF _Toc56764242 \h </w:instrText>
            </w:r>
          </w:ins>
          <w:r>
            <w:rPr>
              <w:noProof/>
              <w:webHidden/>
            </w:rPr>
          </w:r>
          <w:r>
            <w:rPr>
              <w:noProof/>
              <w:webHidden/>
            </w:rPr>
            <w:fldChar w:fldCharType="separate"/>
          </w:r>
          <w:ins w:id="65" w:author="David Conklin" w:date="2020-11-20T11:30:00Z">
            <w:r>
              <w:rPr>
                <w:noProof/>
                <w:webHidden/>
              </w:rPr>
              <w:t>12</w:t>
            </w:r>
            <w:r>
              <w:rPr>
                <w:noProof/>
                <w:webHidden/>
              </w:rPr>
              <w:fldChar w:fldCharType="end"/>
            </w:r>
            <w:r w:rsidRPr="002F2067">
              <w:rPr>
                <w:rStyle w:val="Hyperlink"/>
                <w:noProof/>
              </w:rPr>
              <w:fldChar w:fldCharType="end"/>
            </w:r>
          </w:ins>
        </w:p>
        <w:p w14:paraId="79AA9951" w14:textId="514584D9" w:rsidR="00D9019C" w:rsidRDefault="00D9019C">
          <w:pPr>
            <w:pStyle w:val="TOC2"/>
            <w:tabs>
              <w:tab w:val="right" w:leader="dot" w:pos="9350"/>
            </w:tabs>
            <w:rPr>
              <w:ins w:id="66" w:author="David Conklin" w:date="2020-11-20T11:30:00Z"/>
              <w:rFonts w:eastAsiaTheme="minorEastAsia"/>
              <w:noProof/>
            </w:rPr>
          </w:pPr>
          <w:ins w:id="67"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"_Toc56764243"</w:instrText>
            </w:r>
            <w:r w:rsidRPr="002F2067">
              <w:rPr>
                <w:rStyle w:val="Hyperlink"/>
                <w:noProof/>
              </w:rPr>
              <w:instrText xml:space="preserve"> </w:instrText>
            </w:r>
            <w:r w:rsidRPr="002F2067">
              <w:rPr>
                <w:rStyle w:val="Hyperlink"/>
                <w:noProof/>
              </w:rPr>
              <w:fldChar w:fldCharType="separate"/>
            </w:r>
            <w:r w:rsidRPr="002F2067">
              <w:rPr>
                <w:rStyle w:val="Hyperlink"/>
                <w:noProof/>
              </w:rPr>
              <w:t>Water years</w:t>
            </w:r>
            <w:r>
              <w:rPr>
                <w:noProof/>
                <w:webHidden/>
              </w:rPr>
              <w:tab/>
            </w:r>
            <w:r>
              <w:rPr>
                <w:noProof/>
                <w:webHidden/>
              </w:rPr>
              <w:fldChar w:fldCharType="begin"/>
            </w:r>
            <w:r>
              <w:rPr>
                <w:noProof/>
                <w:webHidden/>
              </w:rPr>
              <w:instrText xml:space="preserve"> PAGEREF _Toc56764243 \h </w:instrText>
            </w:r>
          </w:ins>
          <w:r>
            <w:rPr>
              <w:noProof/>
              <w:webHidden/>
            </w:rPr>
          </w:r>
          <w:r>
            <w:rPr>
              <w:noProof/>
              <w:webHidden/>
            </w:rPr>
            <w:fldChar w:fldCharType="separate"/>
          </w:r>
          <w:ins w:id="68" w:author="David Conklin" w:date="2020-11-20T11:30:00Z">
            <w:r>
              <w:rPr>
                <w:noProof/>
                <w:webHidden/>
              </w:rPr>
              <w:t>12</w:t>
            </w:r>
            <w:r>
              <w:rPr>
                <w:noProof/>
                <w:webHidden/>
              </w:rPr>
              <w:fldChar w:fldCharType="end"/>
            </w:r>
            <w:r w:rsidRPr="002F2067">
              <w:rPr>
                <w:rStyle w:val="Hyperlink"/>
                <w:noProof/>
              </w:rPr>
              <w:fldChar w:fldCharType="end"/>
            </w:r>
          </w:ins>
        </w:p>
        <w:p w14:paraId="20C8BFD3" w14:textId="214A776D" w:rsidR="00D9019C" w:rsidRDefault="00D9019C">
          <w:pPr>
            <w:pStyle w:val="TOC1"/>
            <w:tabs>
              <w:tab w:val="right" w:leader="dot" w:pos="9350"/>
            </w:tabs>
            <w:rPr>
              <w:ins w:id="69" w:author="David Conklin" w:date="2020-11-20T11:30:00Z"/>
              <w:rFonts w:eastAsiaTheme="minorEastAsia"/>
              <w:noProof/>
            </w:rPr>
          </w:pPr>
          <w:ins w:id="70"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"_Toc56764244"</w:instrText>
            </w:r>
            <w:r w:rsidRPr="002F2067">
              <w:rPr>
                <w:rStyle w:val="Hyperlink"/>
                <w:noProof/>
              </w:rPr>
              <w:instrText xml:space="preserve"> </w:instrText>
            </w:r>
            <w:r w:rsidRPr="002F2067">
              <w:rPr>
                <w:rStyle w:val="Hyperlink"/>
                <w:noProof/>
              </w:rPr>
              <w:fldChar w:fldCharType="separate"/>
            </w:r>
            <w:r w:rsidRPr="002F2067">
              <w:rPr>
                <w:rStyle w:val="Hyperlink"/>
                <w:noProof/>
              </w:rPr>
              <w:t>Climate data</w:t>
            </w:r>
            <w:r>
              <w:rPr>
                <w:noProof/>
                <w:webHidden/>
              </w:rPr>
              <w:tab/>
            </w:r>
            <w:r>
              <w:rPr>
                <w:noProof/>
                <w:webHidden/>
              </w:rPr>
              <w:fldChar w:fldCharType="begin"/>
            </w:r>
            <w:r>
              <w:rPr>
                <w:noProof/>
                <w:webHidden/>
              </w:rPr>
              <w:instrText xml:space="preserve"> PAGEREF _Toc56764244 \h </w:instrText>
            </w:r>
          </w:ins>
          <w:r>
            <w:rPr>
              <w:noProof/>
              <w:webHidden/>
            </w:rPr>
          </w:r>
          <w:r>
            <w:rPr>
              <w:noProof/>
              <w:webHidden/>
            </w:rPr>
            <w:fldChar w:fldCharType="separate"/>
          </w:r>
          <w:ins w:id="71" w:author="David Conklin" w:date="2020-11-20T11:30:00Z">
            <w:r>
              <w:rPr>
                <w:noProof/>
                <w:webHidden/>
              </w:rPr>
              <w:t>12</w:t>
            </w:r>
            <w:r>
              <w:rPr>
                <w:noProof/>
                <w:webHidden/>
              </w:rPr>
              <w:fldChar w:fldCharType="end"/>
            </w:r>
            <w:r w:rsidRPr="002F2067">
              <w:rPr>
                <w:rStyle w:val="Hyperlink"/>
                <w:noProof/>
              </w:rPr>
              <w:fldChar w:fldCharType="end"/>
            </w:r>
          </w:ins>
        </w:p>
        <w:p w14:paraId="5073BDD2" w14:textId="7A5EFA9A" w:rsidR="00D9019C" w:rsidRDefault="00D9019C">
          <w:pPr>
            <w:pStyle w:val="TOC2"/>
            <w:tabs>
              <w:tab w:val="right" w:leader="dot" w:pos="9350"/>
            </w:tabs>
            <w:rPr>
              <w:ins w:id="72" w:author="David Conklin" w:date="2020-11-20T11:30:00Z"/>
              <w:rFonts w:eastAsiaTheme="minorEastAsia"/>
              <w:noProof/>
            </w:rPr>
          </w:pPr>
          <w:ins w:id="73"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"_Toc56764245"</w:instrText>
            </w:r>
            <w:r w:rsidRPr="002F2067">
              <w:rPr>
                <w:rStyle w:val="Hyperlink"/>
                <w:noProof/>
              </w:rPr>
              <w:instrText xml:space="preserve"> </w:instrText>
            </w:r>
            <w:r w:rsidRPr="002F2067">
              <w:rPr>
                <w:rStyle w:val="Hyperlink"/>
                <w:noProof/>
              </w:rPr>
              <w:fldChar w:fldCharType="separate"/>
            </w:r>
            <w:r w:rsidRPr="002F2067">
              <w:rPr>
                <w:rStyle w:val="Hyperlink"/>
                <w:noProof/>
              </w:rPr>
              <w:t>Numbered climate scenarios in the model</w:t>
            </w:r>
            <w:r>
              <w:rPr>
                <w:noProof/>
                <w:webHidden/>
              </w:rPr>
              <w:tab/>
            </w:r>
            <w:r>
              <w:rPr>
                <w:noProof/>
                <w:webHidden/>
              </w:rPr>
              <w:fldChar w:fldCharType="begin"/>
            </w:r>
            <w:r>
              <w:rPr>
                <w:noProof/>
                <w:webHidden/>
              </w:rPr>
              <w:instrText xml:space="preserve"> PAGEREF _Toc56764245 \h </w:instrText>
            </w:r>
          </w:ins>
          <w:r>
            <w:rPr>
              <w:noProof/>
              <w:webHidden/>
            </w:rPr>
          </w:r>
          <w:r>
            <w:rPr>
              <w:noProof/>
              <w:webHidden/>
            </w:rPr>
            <w:fldChar w:fldCharType="separate"/>
          </w:r>
          <w:ins w:id="74" w:author="David Conklin" w:date="2020-11-20T11:30:00Z">
            <w:r>
              <w:rPr>
                <w:noProof/>
                <w:webHidden/>
              </w:rPr>
              <w:t>12</w:t>
            </w:r>
            <w:r>
              <w:rPr>
                <w:noProof/>
                <w:webHidden/>
              </w:rPr>
              <w:fldChar w:fldCharType="end"/>
            </w:r>
            <w:r w:rsidRPr="002F2067">
              <w:rPr>
                <w:rStyle w:val="Hyperlink"/>
                <w:noProof/>
              </w:rPr>
              <w:fldChar w:fldCharType="end"/>
            </w:r>
          </w:ins>
        </w:p>
        <w:p w14:paraId="0345F5AA" w14:textId="71250A7F" w:rsidR="00D9019C" w:rsidRDefault="00D9019C">
          <w:pPr>
            <w:pStyle w:val="TOC2"/>
            <w:tabs>
              <w:tab w:val="right" w:leader="dot" w:pos="9350"/>
            </w:tabs>
            <w:rPr>
              <w:ins w:id="75" w:author="David Conklin" w:date="2020-11-20T11:30:00Z"/>
              <w:rFonts w:eastAsiaTheme="minorEastAsia"/>
              <w:noProof/>
            </w:rPr>
          </w:pPr>
          <w:ins w:id="76"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"_Toc56764246"</w:instrText>
            </w:r>
            <w:r w:rsidRPr="002F2067">
              <w:rPr>
                <w:rStyle w:val="Hyperlink"/>
                <w:noProof/>
              </w:rPr>
              <w:instrText xml:space="preserve"> </w:instrText>
            </w:r>
            <w:r w:rsidRPr="002F2067">
              <w:rPr>
                <w:rStyle w:val="Hyperlink"/>
                <w:noProof/>
              </w:rPr>
              <w:fldChar w:fldCharType="separate"/>
            </w:r>
            <w:r w:rsidRPr="002F2067">
              <w:rPr>
                <w:rStyle w:val="Hyperlink"/>
                <w:noProof/>
              </w:rPr>
              <w:t>Monthly and seasonal weather data</w:t>
            </w:r>
            <w:r>
              <w:rPr>
                <w:noProof/>
                <w:webHidden/>
              </w:rPr>
              <w:tab/>
            </w:r>
            <w:r>
              <w:rPr>
                <w:noProof/>
                <w:webHidden/>
              </w:rPr>
              <w:fldChar w:fldCharType="begin"/>
            </w:r>
            <w:r>
              <w:rPr>
                <w:noProof/>
                <w:webHidden/>
              </w:rPr>
              <w:instrText xml:space="preserve"> PAGEREF _Toc56764246 \h </w:instrText>
            </w:r>
          </w:ins>
          <w:r>
            <w:rPr>
              <w:noProof/>
              <w:webHidden/>
            </w:rPr>
          </w:r>
          <w:r>
            <w:rPr>
              <w:noProof/>
              <w:webHidden/>
            </w:rPr>
            <w:fldChar w:fldCharType="separate"/>
          </w:r>
          <w:ins w:id="77" w:author="David Conklin" w:date="2020-11-20T11:30:00Z">
            <w:r>
              <w:rPr>
                <w:noProof/>
                <w:webHidden/>
              </w:rPr>
              <w:t>13</w:t>
            </w:r>
            <w:r>
              <w:rPr>
                <w:noProof/>
                <w:webHidden/>
              </w:rPr>
              <w:fldChar w:fldCharType="end"/>
            </w:r>
            <w:r w:rsidRPr="002F2067">
              <w:rPr>
                <w:rStyle w:val="Hyperlink"/>
                <w:noProof/>
              </w:rPr>
              <w:fldChar w:fldCharType="end"/>
            </w:r>
          </w:ins>
        </w:p>
        <w:p w14:paraId="2DEE1C1A" w14:textId="383C0CD2" w:rsidR="00D9019C" w:rsidRDefault="00D9019C">
          <w:pPr>
            <w:pStyle w:val="TOC2"/>
            <w:tabs>
              <w:tab w:val="right" w:leader="dot" w:pos="9350"/>
            </w:tabs>
            <w:rPr>
              <w:ins w:id="78" w:author="David Conklin" w:date="2020-11-20T11:30:00Z"/>
              <w:rFonts w:eastAsiaTheme="minorEastAsia"/>
              <w:noProof/>
            </w:rPr>
          </w:pPr>
          <w:ins w:id="79"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"_Toc56764247"</w:instrText>
            </w:r>
            <w:r w:rsidRPr="002F2067">
              <w:rPr>
                <w:rStyle w:val="Hyperlink"/>
                <w:noProof/>
              </w:rPr>
              <w:instrText xml:space="preserve"> </w:instrText>
            </w:r>
            <w:r w:rsidRPr="002F2067">
              <w:rPr>
                <w:rStyle w:val="Hyperlink"/>
                <w:noProof/>
              </w:rPr>
              <w:fldChar w:fldCharType="separate"/>
            </w:r>
            <w:r w:rsidRPr="002F2067">
              <w:rPr>
                <w:rStyle w:val="Hyperlink"/>
                <w:noProof/>
              </w:rPr>
              <w:t>Climate data grids</w:t>
            </w:r>
            <w:r>
              <w:rPr>
                <w:noProof/>
                <w:webHidden/>
              </w:rPr>
              <w:tab/>
            </w:r>
            <w:r>
              <w:rPr>
                <w:noProof/>
                <w:webHidden/>
              </w:rPr>
              <w:fldChar w:fldCharType="begin"/>
            </w:r>
            <w:r>
              <w:rPr>
                <w:noProof/>
                <w:webHidden/>
              </w:rPr>
              <w:instrText xml:space="preserve"> PAGEREF _Toc56764247 \h </w:instrText>
            </w:r>
          </w:ins>
          <w:r>
            <w:rPr>
              <w:noProof/>
              <w:webHidden/>
            </w:rPr>
          </w:r>
          <w:r>
            <w:rPr>
              <w:noProof/>
              <w:webHidden/>
            </w:rPr>
            <w:fldChar w:fldCharType="separate"/>
          </w:r>
          <w:ins w:id="80" w:author="David Conklin" w:date="2020-11-20T11:30:00Z">
            <w:r>
              <w:rPr>
                <w:noProof/>
                <w:webHidden/>
              </w:rPr>
              <w:t>14</w:t>
            </w:r>
            <w:r>
              <w:rPr>
                <w:noProof/>
                <w:webHidden/>
              </w:rPr>
              <w:fldChar w:fldCharType="end"/>
            </w:r>
            <w:r w:rsidRPr="002F2067">
              <w:rPr>
                <w:rStyle w:val="Hyperlink"/>
                <w:noProof/>
              </w:rPr>
              <w:fldChar w:fldCharType="end"/>
            </w:r>
          </w:ins>
        </w:p>
        <w:p w14:paraId="22B8E4C5" w14:textId="06B8E651" w:rsidR="00D9019C" w:rsidRDefault="00D9019C">
          <w:pPr>
            <w:pStyle w:val="TOC3"/>
            <w:tabs>
              <w:tab w:val="right" w:leader="dot" w:pos="9350"/>
            </w:tabs>
            <w:rPr>
              <w:ins w:id="81" w:author="David Conklin" w:date="2020-11-20T11:30:00Z"/>
              <w:rFonts w:eastAsiaTheme="minorEastAsia"/>
              <w:noProof/>
            </w:rPr>
          </w:pPr>
          <w:ins w:id="82"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"_Toc56764248"</w:instrText>
            </w:r>
            <w:r w:rsidRPr="002F2067">
              <w:rPr>
                <w:rStyle w:val="Hyperlink"/>
                <w:noProof/>
              </w:rPr>
              <w:instrText xml:space="preserve"> </w:instrText>
            </w:r>
            <w:r w:rsidRPr="002F2067">
              <w:rPr>
                <w:rStyle w:val="Hyperlink"/>
                <w:noProof/>
              </w:rPr>
              <w:fldChar w:fldCharType="separate"/>
            </w:r>
            <w:r w:rsidRPr="002F2067">
              <w:rPr>
                <w:rStyle w:val="Hyperlink"/>
                <w:noProof/>
              </w:rPr>
              <w:t>The WW2100 climate grid</w:t>
            </w:r>
            <w:r>
              <w:rPr>
                <w:noProof/>
                <w:webHidden/>
              </w:rPr>
              <w:tab/>
            </w:r>
            <w:r>
              <w:rPr>
                <w:noProof/>
                <w:webHidden/>
              </w:rPr>
              <w:fldChar w:fldCharType="begin"/>
            </w:r>
            <w:r>
              <w:rPr>
                <w:noProof/>
                <w:webHidden/>
              </w:rPr>
              <w:instrText xml:space="preserve"> PAGEREF _Toc56764248 \h </w:instrText>
            </w:r>
          </w:ins>
          <w:r>
            <w:rPr>
              <w:noProof/>
              <w:webHidden/>
            </w:rPr>
          </w:r>
          <w:r>
            <w:rPr>
              <w:noProof/>
              <w:webHidden/>
            </w:rPr>
            <w:fldChar w:fldCharType="separate"/>
          </w:r>
          <w:ins w:id="83" w:author="David Conklin" w:date="2020-11-20T11:30:00Z">
            <w:r>
              <w:rPr>
                <w:noProof/>
                <w:webHidden/>
              </w:rPr>
              <w:t>14</w:t>
            </w:r>
            <w:r>
              <w:rPr>
                <w:noProof/>
                <w:webHidden/>
              </w:rPr>
              <w:fldChar w:fldCharType="end"/>
            </w:r>
            <w:r w:rsidRPr="002F2067">
              <w:rPr>
                <w:rStyle w:val="Hyperlink"/>
                <w:noProof/>
              </w:rPr>
              <w:fldChar w:fldCharType="end"/>
            </w:r>
          </w:ins>
        </w:p>
        <w:p w14:paraId="2A2D2373" w14:textId="0027885B" w:rsidR="00D9019C" w:rsidRDefault="00D9019C">
          <w:pPr>
            <w:pStyle w:val="TOC3"/>
            <w:tabs>
              <w:tab w:val="right" w:leader="dot" w:pos="9350"/>
            </w:tabs>
            <w:rPr>
              <w:ins w:id="84" w:author="David Conklin" w:date="2020-11-20T11:30:00Z"/>
              <w:rFonts w:eastAsiaTheme="minorEastAsia"/>
              <w:noProof/>
            </w:rPr>
          </w:pPr>
          <w:ins w:id="85"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"_Toc56764249"</w:instrText>
            </w:r>
            <w:r w:rsidRPr="002F2067">
              <w:rPr>
                <w:rStyle w:val="Hyperlink"/>
                <w:noProof/>
              </w:rPr>
              <w:instrText xml:space="preserve"> </w:instrText>
            </w:r>
            <w:r w:rsidRPr="002F2067">
              <w:rPr>
                <w:rStyle w:val="Hyperlink"/>
                <w:noProof/>
              </w:rPr>
              <w:fldChar w:fldCharType="separate"/>
            </w:r>
            <w:r w:rsidRPr="002F2067">
              <w:rPr>
                <w:rStyle w:val="Hyperlink"/>
                <w:noProof/>
              </w:rPr>
              <w:t>The v2 climate grid</w:t>
            </w:r>
            <w:r>
              <w:rPr>
                <w:noProof/>
                <w:webHidden/>
              </w:rPr>
              <w:tab/>
            </w:r>
            <w:r>
              <w:rPr>
                <w:noProof/>
                <w:webHidden/>
              </w:rPr>
              <w:fldChar w:fldCharType="begin"/>
            </w:r>
            <w:r>
              <w:rPr>
                <w:noProof/>
                <w:webHidden/>
              </w:rPr>
              <w:instrText xml:space="preserve"> PAGEREF _Toc56764249 \h </w:instrText>
            </w:r>
          </w:ins>
          <w:r>
            <w:rPr>
              <w:noProof/>
              <w:webHidden/>
            </w:rPr>
          </w:r>
          <w:r>
            <w:rPr>
              <w:noProof/>
              <w:webHidden/>
            </w:rPr>
            <w:fldChar w:fldCharType="separate"/>
          </w:r>
          <w:ins w:id="86" w:author="David Conklin" w:date="2020-11-20T11:30:00Z">
            <w:r>
              <w:rPr>
                <w:noProof/>
                <w:webHidden/>
              </w:rPr>
              <w:t>15</w:t>
            </w:r>
            <w:r>
              <w:rPr>
                <w:noProof/>
                <w:webHidden/>
              </w:rPr>
              <w:fldChar w:fldCharType="end"/>
            </w:r>
            <w:r w:rsidRPr="002F2067">
              <w:rPr>
                <w:rStyle w:val="Hyperlink"/>
                <w:noProof/>
              </w:rPr>
              <w:fldChar w:fldCharType="end"/>
            </w:r>
          </w:ins>
        </w:p>
        <w:p w14:paraId="20B5AA00" w14:textId="7415C961" w:rsidR="00D9019C" w:rsidRDefault="00D9019C">
          <w:pPr>
            <w:pStyle w:val="TOC2"/>
            <w:tabs>
              <w:tab w:val="right" w:leader="dot" w:pos="9350"/>
            </w:tabs>
            <w:rPr>
              <w:ins w:id="87" w:author="David Conklin" w:date="2020-11-20T11:30:00Z"/>
              <w:rFonts w:eastAsiaTheme="minorEastAsia"/>
              <w:noProof/>
            </w:rPr>
          </w:pPr>
          <w:ins w:id="88" w:author="David Conklin" w:date="2020-11-20T11:30:00Z">
            <w:r w:rsidRPr="002F2067">
              <w:rPr>
                <w:rStyle w:val="Hyperlink"/>
                <w:noProof/>
              </w:rPr>
              <w:lastRenderedPageBreak/>
              <w:fldChar w:fldCharType="begin"/>
            </w:r>
            <w:r w:rsidRPr="002F2067">
              <w:rPr>
                <w:rStyle w:val="Hyperlink"/>
                <w:noProof/>
              </w:rPr>
              <w:instrText xml:space="preserve"> </w:instrText>
            </w:r>
            <w:r>
              <w:rPr>
                <w:noProof/>
              </w:rPr>
              <w:instrText>HYPERLINK \l "_Toc56764250"</w:instrText>
            </w:r>
            <w:r w:rsidRPr="002F2067">
              <w:rPr>
                <w:rStyle w:val="Hyperlink"/>
                <w:noProof/>
              </w:rPr>
              <w:instrText xml:space="preserve"> </w:instrText>
            </w:r>
            <w:r w:rsidRPr="002F2067">
              <w:rPr>
                <w:rStyle w:val="Hyperlink"/>
                <w:noProof/>
              </w:rPr>
              <w:fldChar w:fldCharType="separate"/>
            </w:r>
            <w:r w:rsidRPr="002F2067">
              <w:rPr>
                <w:rStyle w:val="Hyperlink"/>
                <w:noProof/>
              </w:rPr>
              <w:t>How climate data is looked up</w:t>
            </w:r>
            <w:r>
              <w:rPr>
                <w:noProof/>
                <w:webHidden/>
              </w:rPr>
              <w:tab/>
            </w:r>
            <w:r>
              <w:rPr>
                <w:noProof/>
                <w:webHidden/>
              </w:rPr>
              <w:fldChar w:fldCharType="begin"/>
            </w:r>
            <w:r>
              <w:rPr>
                <w:noProof/>
                <w:webHidden/>
              </w:rPr>
              <w:instrText xml:space="preserve"> PAGEREF _Toc56764250 \h </w:instrText>
            </w:r>
          </w:ins>
          <w:r>
            <w:rPr>
              <w:noProof/>
              <w:webHidden/>
            </w:rPr>
          </w:r>
          <w:r>
            <w:rPr>
              <w:noProof/>
              <w:webHidden/>
            </w:rPr>
            <w:fldChar w:fldCharType="separate"/>
          </w:r>
          <w:ins w:id="89" w:author="David Conklin" w:date="2020-11-20T11:30:00Z">
            <w:r>
              <w:rPr>
                <w:noProof/>
                <w:webHidden/>
              </w:rPr>
              <w:t>15</w:t>
            </w:r>
            <w:r>
              <w:rPr>
                <w:noProof/>
                <w:webHidden/>
              </w:rPr>
              <w:fldChar w:fldCharType="end"/>
            </w:r>
            <w:r w:rsidRPr="002F2067">
              <w:rPr>
                <w:rStyle w:val="Hyperlink"/>
                <w:noProof/>
              </w:rPr>
              <w:fldChar w:fldCharType="end"/>
            </w:r>
          </w:ins>
        </w:p>
        <w:p w14:paraId="744796D1" w14:textId="5B4F4E5B" w:rsidR="00D9019C" w:rsidRDefault="00D9019C">
          <w:pPr>
            <w:pStyle w:val="TOC2"/>
            <w:tabs>
              <w:tab w:val="right" w:leader="dot" w:pos="9350"/>
            </w:tabs>
            <w:rPr>
              <w:ins w:id="90" w:author="David Conklin" w:date="2020-11-20T11:30:00Z"/>
              <w:rFonts w:eastAsiaTheme="minorEastAsia"/>
              <w:noProof/>
            </w:rPr>
          </w:pPr>
          <w:ins w:id="91"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"_Toc56764251"</w:instrText>
            </w:r>
            <w:r w:rsidRPr="002F2067">
              <w:rPr>
                <w:rStyle w:val="Hyperlink"/>
                <w:noProof/>
              </w:rPr>
              <w:instrText xml:space="preserve"> </w:instrText>
            </w:r>
            <w:r w:rsidRPr="002F2067">
              <w:rPr>
                <w:rStyle w:val="Hyperlink"/>
                <w:noProof/>
              </w:rPr>
              <w:fldChar w:fldCharType="separate"/>
            </w:r>
            <w:r w:rsidRPr="002F2067">
              <w:rPr>
                <w:rStyle w:val="Hyperlink"/>
                <w:noProof/>
              </w:rPr>
              <w:t>What is in a climate dataset</w:t>
            </w:r>
            <w:r>
              <w:rPr>
                <w:noProof/>
                <w:webHidden/>
              </w:rPr>
              <w:tab/>
            </w:r>
            <w:r>
              <w:rPr>
                <w:noProof/>
                <w:webHidden/>
              </w:rPr>
              <w:fldChar w:fldCharType="begin"/>
            </w:r>
            <w:r>
              <w:rPr>
                <w:noProof/>
                <w:webHidden/>
              </w:rPr>
              <w:instrText xml:space="preserve"> PAGEREF _Toc56764251 \h </w:instrText>
            </w:r>
          </w:ins>
          <w:r>
            <w:rPr>
              <w:noProof/>
              <w:webHidden/>
            </w:rPr>
          </w:r>
          <w:r>
            <w:rPr>
              <w:noProof/>
              <w:webHidden/>
            </w:rPr>
            <w:fldChar w:fldCharType="separate"/>
          </w:r>
          <w:ins w:id="92" w:author="David Conklin" w:date="2020-11-20T11:30:00Z">
            <w:r>
              <w:rPr>
                <w:noProof/>
                <w:webHidden/>
              </w:rPr>
              <w:t>15</w:t>
            </w:r>
            <w:r>
              <w:rPr>
                <w:noProof/>
                <w:webHidden/>
              </w:rPr>
              <w:fldChar w:fldCharType="end"/>
            </w:r>
            <w:r w:rsidRPr="002F2067">
              <w:rPr>
                <w:rStyle w:val="Hyperlink"/>
                <w:noProof/>
              </w:rPr>
              <w:fldChar w:fldCharType="end"/>
            </w:r>
          </w:ins>
        </w:p>
        <w:p w14:paraId="7971C170" w14:textId="7C7D16AC" w:rsidR="00D9019C" w:rsidRDefault="00D9019C">
          <w:pPr>
            <w:pStyle w:val="TOC1"/>
            <w:tabs>
              <w:tab w:val="right" w:leader="dot" w:pos="9350"/>
            </w:tabs>
            <w:rPr>
              <w:ins w:id="93" w:author="David Conklin" w:date="2020-11-20T11:30:00Z"/>
              <w:rFonts w:eastAsiaTheme="minorEastAsia"/>
              <w:noProof/>
            </w:rPr>
          </w:pPr>
          <w:ins w:id="94"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"_Toc56764252"</w:instrText>
            </w:r>
            <w:r w:rsidRPr="002F2067">
              <w:rPr>
                <w:rStyle w:val="Hyperlink"/>
                <w:noProof/>
              </w:rPr>
              <w:instrText xml:space="preserve"> </w:instrText>
            </w:r>
            <w:r w:rsidRPr="002F2067">
              <w:rPr>
                <w:rStyle w:val="Hyperlink"/>
                <w:noProof/>
              </w:rPr>
              <w:fldChar w:fldCharType="separate"/>
            </w:r>
            <w:r w:rsidRPr="002F2067">
              <w:rPr>
                <w:rStyle w:val="Hyperlink"/>
                <w:noProof/>
              </w:rPr>
              <w:t>Water rights</w:t>
            </w:r>
            <w:r>
              <w:rPr>
                <w:noProof/>
                <w:webHidden/>
              </w:rPr>
              <w:tab/>
            </w:r>
            <w:r>
              <w:rPr>
                <w:noProof/>
                <w:webHidden/>
              </w:rPr>
              <w:fldChar w:fldCharType="begin"/>
            </w:r>
            <w:r>
              <w:rPr>
                <w:noProof/>
                <w:webHidden/>
              </w:rPr>
              <w:instrText xml:space="preserve"> PAGEREF _Toc56764252 \h </w:instrText>
            </w:r>
          </w:ins>
          <w:r>
            <w:rPr>
              <w:noProof/>
              <w:webHidden/>
            </w:rPr>
          </w:r>
          <w:r>
            <w:rPr>
              <w:noProof/>
              <w:webHidden/>
            </w:rPr>
            <w:fldChar w:fldCharType="separate"/>
          </w:r>
          <w:ins w:id="95" w:author="David Conklin" w:date="2020-11-20T11:30:00Z">
            <w:r>
              <w:rPr>
                <w:noProof/>
                <w:webHidden/>
              </w:rPr>
              <w:t>16</w:t>
            </w:r>
            <w:r>
              <w:rPr>
                <w:noProof/>
                <w:webHidden/>
              </w:rPr>
              <w:fldChar w:fldCharType="end"/>
            </w:r>
            <w:r w:rsidRPr="002F2067">
              <w:rPr>
                <w:rStyle w:val="Hyperlink"/>
                <w:noProof/>
              </w:rPr>
              <w:fldChar w:fldCharType="end"/>
            </w:r>
          </w:ins>
        </w:p>
        <w:p w14:paraId="1C16ED16" w14:textId="204BCD01" w:rsidR="00D9019C" w:rsidRDefault="00D9019C">
          <w:pPr>
            <w:pStyle w:val="TOC2"/>
            <w:tabs>
              <w:tab w:val="right" w:leader="dot" w:pos="9350"/>
            </w:tabs>
            <w:rPr>
              <w:ins w:id="96" w:author="David Conklin" w:date="2020-11-20T11:30:00Z"/>
              <w:rFonts w:eastAsiaTheme="minorEastAsia"/>
              <w:noProof/>
            </w:rPr>
          </w:pPr>
          <w:ins w:id="97"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"_Toc56764253"</w:instrText>
            </w:r>
            <w:r w:rsidRPr="002F2067">
              <w:rPr>
                <w:rStyle w:val="Hyperlink"/>
                <w:noProof/>
              </w:rPr>
              <w:instrText xml:space="preserve"> </w:instrText>
            </w:r>
            <w:r w:rsidRPr="002F2067">
              <w:rPr>
                <w:rStyle w:val="Hyperlink"/>
                <w:noProof/>
              </w:rPr>
              <w:fldChar w:fldCharType="separate"/>
            </w:r>
            <w:r w:rsidRPr="002F2067">
              <w:rPr>
                <w:rStyle w:val="Hyperlink"/>
                <w:noProof/>
              </w:rPr>
              <w:t>Water rights data</w:t>
            </w:r>
            <w:r>
              <w:rPr>
                <w:noProof/>
                <w:webHidden/>
              </w:rPr>
              <w:tab/>
            </w:r>
            <w:r>
              <w:rPr>
                <w:noProof/>
                <w:webHidden/>
              </w:rPr>
              <w:fldChar w:fldCharType="begin"/>
            </w:r>
            <w:r>
              <w:rPr>
                <w:noProof/>
                <w:webHidden/>
              </w:rPr>
              <w:instrText xml:space="preserve"> PAGEREF _Toc56764253 \h </w:instrText>
            </w:r>
          </w:ins>
          <w:r>
            <w:rPr>
              <w:noProof/>
              <w:webHidden/>
            </w:rPr>
          </w:r>
          <w:r>
            <w:rPr>
              <w:noProof/>
              <w:webHidden/>
            </w:rPr>
            <w:fldChar w:fldCharType="separate"/>
          </w:r>
          <w:ins w:id="98" w:author="David Conklin" w:date="2020-11-20T11:30:00Z">
            <w:r>
              <w:rPr>
                <w:noProof/>
                <w:webHidden/>
              </w:rPr>
              <w:t>16</w:t>
            </w:r>
            <w:r>
              <w:rPr>
                <w:noProof/>
                <w:webHidden/>
              </w:rPr>
              <w:fldChar w:fldCharType="end"/>
            </w:r>
            <w:r w:rsidRPr="002F2067">
              <w:rPr>
                <w:rStyle w:val="Hyperlink"/>
                <w:noProof/>
              </w:rPr>
              <w:fldChar w:fldCharType="end"/>
            </w:r>
          </w:ins>
        </w:p>
        <w:p w14:paraId="36922129" w14:textId="7A91D02E" w:rsidR="00D9019C" w:rsidRDefault="00D9019C">
          <w:pPr>
            <w:pStyle w:val="TOC2"/>
            <w:tabs>
              <w:tab w:val="right" w:leader="dot" w:pos="9350"/>
            </w:tabs>
            <w:rPr>
              <w:ins w:id="99" w:author="David Conklin" w:date="2020-11-20T11:30:00Z"/>
              <w:rFonts w:eastAsiaTheme="minorEastAsia"/>
              <w:noProof/>
            </w:rPr>
          </w:pPr>
          <w:ins w:id="100"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"_Toc56764254"</w:instrText>
            </w:r>
            <w:r w:rsidRPr="002F2067">
              <w:rPr>
                <w:rStyle w:val="Hyperlink"/>
                <w:noProof/>
              </w:rPr>
              <w:instrText xml:space="preserve"> </w:instrText>
            </w:r>
            <w:r w:rsidRPr="002F2067">
              <w:rPr>
                <w:rStyle w:val="Hyperlink"/>
                <w:noProof/>
              </w:rPr>
              <w:fldChar w:fldCharType="separate"/>
            </w:r>
            <w:r w:rsidRPr="002F2067">
              <w:rPr>
                <w:rStyle w:val="Hyperlink"/>
                <w:noProof/>
              </w:rPr>
              <w:t>The wr_pods.csv file</w:t>
            </w:r>
            <w:r>
              <w:rPr>
                <w:noProof/>
                <w:webHidden/>
              </w:rPr>
              <w:tab/>
            </w:r>
            <w:r>
              <w:rPr>
                <w:noProof/>
                <w:webHidden/>
              </w:rPr>
              <w:fldChar w:fldCharType="begin"/>
            </w:r>
            <w:r>
              <w:rPr>
                <w:noProof/>
                <w:webHidden/>
              </w:rPr>
              <w:instrText xml:space="preserve"> PAGEREF _Toc56764254 \h </w:instrText>
            </w:r>
          </w:ins>
          <w:r>
            <w:rPr>
              <w:noProof/>
              <w:webHidden/>
            </w:rPr>
          </w:r>
          <w:r>
            <w:rPr>
              <w:noProof/>
              <w:webHidden/>
            </w:rPr>
            <w:fldChar w:fldCharType="separate"/>
          </w:r>
          <w:ins w:id="101" w:author="David Conklin" w:date="2020-11-20T11:30:00Z">
            <w:r>
              <w:rPr>
                <w:noProof/>
                <w:webHidden/>
              </w:rPr>
              <w:t>17</w:t>
            </w:r>
            <w:r>
              <w:rPr>
                <w:noProof/>
                <w:webHidden/>
              </w:rPr>
              <w:fldChar w:fldCharType="end"/>
            </w:r>
            <w:r w:rsidRPr="002F2067">
              <w:rPr>
                <w:rStyle w:val="Hyperlink"/>
                <w:noProof/>
              </w:rPr>
              <w:fldChar w:fldCharType="end"/>
            </w:r>
          </w:ins>
        </w:p>
        <w:p w14:paraId="1F0EF644" w14:textId="17CFB4D6" w:rsidR="00D9019C" w:rsidRDefault="00D9019C">
          <w:pPr>
            <w:pStyle w:val="TOC2"/>
            <w:tabs>
              <w:tab w:val="right" w:leader="dot" w:pos="9350"/>
            </w:tabs>
            <w:rPr>
              <w:ins w:id="102" w:author="David Conklin" w:date="2020-11-20T11:30:00Z"/>
              <w:rFonts w:eastAsiaTheme="minorEastAsia"/>
              <w:noProof/>
            </w:rPr>
          </w:pPr>
          <w:ins w:id="103"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"_Toc56764255"</w:instrText>
            </w:r>
            <w:r w:rsidRPr="002F2067">
              <w:rPr>
                <w:rStyle w:val="Hyperlink"/>
                <w:noProof/>
              </w:rPr>
              <w:instrText xml:space="preserve"> </w:instrText>
            </w:r>
            <w:r w:rsidRPr="002F2067">
              <w:rPr>
                <w:rStyle w:val="Hyperlink"/>
                <w:noProof/>
              </w:rPr>
              <w:fldChar w:fldCharType="separate"/>
            </w:r>
            <w:r w:rsidRPr="002F2067">
              <w:rPr>
                <w:rStyle w:val="Hyperlink"/>
                <w:noProof/>
              </w:rPr>
              <w:t>The wr_pous.csv file</w:t>
            </w:r>
            <w:r>
              <w:rPr>
                <w:noProof/>
                <w:webHidden/>
              </w:rPr>
              <w:tab/>
            </w:r>
            <w:r>
              <w:rPr>
                <w:noProof/>
                <w:webHidden/>
              </w:rPr>
              <w:fldChar w:fldCharType="begin"/>
            </w:r>
            <w:r>
              <w:rPr>
                <w:noProof/>
                <w:webHidden/>
              </w:rPr>
              <w:instrText xml:space="preserve"> PAGEREF _Toc56764255 \h </w:instrText>
            </w:r>
          </w:ins>
          <w:r>
            <w:rPr>
              <w:noProof/>
              <w:webHidden/>
            </w:rPr>
          </w:r>
          <w:r>
            <w:rPr>
              <w:noProof/>
              <w:webHidden/>
            </w:rPr>
            <w:fldChar w:fldCharType="separate"/>
          </w:r>
          <w:ins w:id="104" w:author="David Conklin" w:date="2020-11-20T11:30:00Z">
            <w:r>
              <w:rPr>
                <w:noProof/>
                <w:webHidden/>
              </w:rPr>
              <w:t>17</w:t>
            </w:r>
            <w:r>
              <w:rPr>
                <w:noProof/>
                <w:webHidden/>
              </w:rPr>
              <w:fldChar w:fldCharType="end"/>
            </w:r>
            <w:r w:rsidRPr="002F2067">
              <w:rPr>
                <w:rStyle w:val="Hyperlink"/>
                <w:noProof/>
              </w:rPr>
              <w:fldChar w:fldCharType="end"/>
            </w:r>
          </w:ins>
        </w:p>
        <w:p w14:paraId="1C0A5669" w14:textId="3BAB4657" w:rsidR="00D9019C" w:rsidRDefault="00D9019C">
          <w:pPr>
            <w:pStyle w:val="TOC2"/>
            <w:tabs>
              <w:tab w:val="right" w:leader="dot" w:pos="9350"/>
            </w:tabs>
            <w:rPr>
              <w:ins w:id="105" w:author="David Conklin" w:date="2020-11-20T11:30:00Z"/>
              <w:rFonts w:eastAsiaTheme="minorEastAsia"/>
              <w:noProof/>
            </w:rPr>
          </w:pPr>
          <w:ins w:id="106"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"_Toc56764256"</w:instrText>
            </w:r>
            <w:r w:rsidRPr="002F2067">
              <w:rPr>
                <w:rStyle w:val="Hyperlink"/>
                <w:noProof/>
              </w:rPr>
              <w:instrText xml:space="preserve"> </w:instrText>
            </w:r>
            <w:r w:rsidRPr="002F2067">
              <w:rPr>
                <w:rStyle w:val="Hyperlink"/>
                <w:noProof/>
              </w:rPr>
              <w:fldChar w:fldCharType="separate"/>
            </w:r>
            <w:r w:rsidRPr="002F2067">
              <w:rPr>
                <w:rStyle w:val="Hyperlink"/>
                <w:noProof/>
              </w:rPr>
              <w:t>Adding a water right</w:t>
            </w:r>
            <w:r>
              <w:rPr>
                <w:noProof/>
                <w:webHidden/>
              </w:rPr>
              <w:tab/>
            </w:r>
            <w:r>
              <w:rPr>
                <w:noProof/>
                <w:webHidden/>
              </w:rPr>
              <w:fldChar w:fldCharType="begin"/>
            </w:r>
            <w:r>
              <w:rPr>
                <w:noProof/>
                <w:webHidden/>
              </w:rPr>
              <w:instrText xml:space="preserve"> PAGEREF _Toc56764256 \h </w:instrText>
            </w:r>
          </w:ins>
          <w:r>
            <w:rPr>
              <w:noProof/>
              <w:webHidden/>
            </w:rPr>
          </w:r>
          <w:r>
            <w:rPr>
              <w:noProof/>
              <w:webHidden/>
            </w:rPr>
            <w:fldChar w:fldCharType="separate"/>
          </w:r>
          <w:ins w:id="107" w:author="David Conklin" w:date="2020-11-20T11:30:00Z">
            <w:r>
              <w:rPr>
                <w:noProof/>
                <w:webHidden/>
              </w:rPr>
              <w:t>18</w:t>
            </w:r>
            <w:r>
              <w:rPr>
                <w:noProof/>
                <w:webHidden/>
              </w:rPr>
              <w:fldChar w:fldCharType="end"/>
            </w:r>
            <w:r w:rsidRPr="002F2067">
              <w:rPr>
                <w:rStyle w:val="Hyperlink"/>
                <w:noProof/>
              </w:rPr>
              <w:fldChar w:fldCharType="end"/>
            </w:r>
          </w:ins>
        </w:p>
        <w:p w14:paraId="53A1CD77" w14:textId="6EDBCB2C" w:rsidR="00D9019C" w:rsidRDefault="00D9019C">
          <w:pPr>
            <w:pStyle w:val="TOC1"/>
            <w:tabs>
              <w:tab w:val="right" w:leader="dot" w:pos="9350"/>
            </w:tabs>
            <w:rPr>
              <w:ins w:id="108" w:author="David Conklin" w:date="2020-11-20T11:30:00Z"/>
              <w:rFonts w:eastAsiaTheme="minorEastAsia"/>
              <w:noProof/>
            </w:rPr>
          </w:pPr>
          <w:ins w:id="109"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"_Toc56764257"</w:instrText>
            </w:r>
            <w:r w:rsidRPr="002F2067">
              <w:rPr>
                <w:rStyle w:val="Hyperlink"/>
                <w:noProof/>
              </w:rPr>
              <w:instrText xml:space="preserve"> </w:instrText>
            </w:r>
            <w:r w:rsidRPr="002F2067">
              <w:rPr>
                <w:rStyle w:val="Hyperlink"/>
                <w:noProof/>
              </w:rPr>
              <w:fldChar w:fldCharType="separate"/>
            </w:r>
            <w:r w:rsidRPr="002F2067">
              <w:rPr>
                <w:rStyle w:val="Hyperlink"/>
                <w:noProof/>
              </w:rPr>
              <w:t>Stream flow and stream temperature</w:t>
            </w:r>
            <w:r>
              <w:rPr>
                <w:noProof/>
                <w:webHidden/>
              </w:rPr>
              <w:tab/>
            </w:r>
            <w:r>
              <w:rPr>
                <w:noProof/>
                <w:webHidden/>
              </w:rPr>
              <w:fldChar w:fldCharType="begin"/>
            </w:r>
            <w:r>
              <w:rPr>
                <w:noProof/>
                <w:webHidden/>
              </w:rPr>
              <w:instrText xml:space="preserve"> PAGEREF _Toc56764257 \h </w:instrText>
            </w:r>
          </w:ins>
          <w:r>
            <w:rPr>
              <w:noProof/>
              <w:webHidden/>
            </w:rPr>
          </w:r>
          <w:r>
            <w:rPr>
              <w:noProof/>
              <w:webHidden/>
            </w:rPr>
            <w:fldChar w:fldCharType="separate"/>
          </w:r>
          <w:ins w:id="110" w:author="David Conklin" w:date="2020-11-20T11:30:00Z">
            <w:r>
              <w:rPr>
                <w:noProof/>
                <w:webHidden/>
              </w:rPr>
              <w:t>19</w:t>
            </w:r>
            <w:r>
              <w:rPr>
                <w:noProof/>
                <w:webHidden/>
              </w:rPr>
              <w:fldChar w:fldCharType="end"/>
            </w:r>
            <w:r w:rsidRPr="002F2067">
              <w:rPr>
                <w:rStyle w:val="Hyperlink"/>
                <w:noProof/>
              </w:rPr>
              <w:fldChar w:fldCharType="end"/>
            </w:r>
          </w:ins>
        </w:p>
        <w:p w14:paraId="01542779" w14:textId="0A3968BE" w:rsidR="00D9019C" w:rsidRDefault="00D9019C">
          <w:pPr>
            <w:pStyle w:val="TOC2"/>
            <w:tabs>
              <w:tab w:val="right" w:leader="dot" w:pos="9350"/>
            </w:tabs>
            <w:rPr>
              <w:ins w:id="111" w:author="David Conklin" w:date="2020-11-20T11:30:00Z"/>
              <w:rFonts w:eastAsiaTheme="minorEastAsia"/>
              <w:noProof/>
            </w:rPr>
          </w:pPr>
          <w:ins w:id="112"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"_Toc56764258"</w:instrText>
            </w:r>
            <w:r w:rsidRPr="002F2067">
              <w:rPr>
                <w:rStyle w:val="Hyperlink"/>
                <w:noProof/>
              </w:rPr>
              <w:instrText xml:space="preserve"> </w:instrText>
            </w:r>
            <w:r w:rsidRPr="002F2067">
              <w:rPr>
                <w:rStyle w:val="Hyperlink"/>
                <w:noProof/>
              </w:rPr>
              <w:fldChar w:fldCharType="separate"/>
            </w:r>
            <w:r w:rsidRPr="002F2067">
              <w:rPr>
                <w:rStyle w:val="Hyperlink"/>
                <w:noProof/>
              </w:rPr>
              <w:t>Water parcels</w:t>
            </w:r>
            <w:r>
              <w:rPr>
                <w:noProof/>
                <w:webHidden/>
              </w:rPr>
              <w:tab/>
            </w:r>
            <w:r>
              <w:rPr>
                <w:noProof/>
                <w:webHidden/>
              </w:rPr>
              <w:fldChar w:fldCharType="begin"/>
            </w:r>
            <w:r>
              <w:rPr>
                <w:noProof/>
                <w:webHidden/>
              </w:rPr>
              <w:instrText xml:space="preserve"> PAGEREF _Toc56764258 \h </w:instrText>
            </w:r>
          </w:ins>
          <w:r>
            <w:rPr>
              <w:noProof/>
              <w:webHidden/>
            </w:rPr>
          </w:r>
          <w:r>
            <w:rPr>
              <w:noProof/>
              <w:webHidden/>
            </w:rPr>
            <w:fldChar w:fldCharType="separate"/>
          </w:r>
          <w:ins w:id="113" w:author="David Conklin" w:date="2020-11-20T11:30:00Z">
            <w:r>
              <w:rPr>
                <w:noProof/>
                <w:webHidden/>
              </w:rPr>
              <w:t>19</w:t>
            </w:r>
            <w:r>
              <w:rPr>
                <w:noProof/>
                <w:webHidden/>
              </w:rPr>
              <w:fldChar w:fldCharType="end"/>
            </w:r>
            <w:r w:rsidRPr="002F2067">
              <w:rPr>
                <w:rStyle w:val="Hyperlink"/>
                <w:noProof/>
              </w:rPr>
              <w:fldChar w:fldCharType="end"/>
            </w:r>
          </w:ins>
        </w:p>
        <w:p w14:paraId="147B0D40" w14:textId="467D833D" w:rsidR="00D9019C" w:rsidRDefault="00D9019C">
          <w:pPr>
            <w:pStyle w:val="TOC2"/>
            <w:tabs>
              <w:tab w:val="right" w:leader="dot" w:pos="9350"/>
            </w:tabs>
            <w:rPr>
              <w:ins w:id="114" w:author="David Conklin" w:date="2020-11-20T11:30:00Z"/>
              <w:rFonts w:eastAsiaTheme="minorEastAsia"/>
              <w:noProof/>
            </w:rPr>
          </w:pPr>
          <w:ins w:id="115"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"_Toc56764259"</w:instrText>
            </w:r>
            <w:r w:rsidRPr="002F2067">
              <w:rPr>
                <w:rStyle w:val="Hyperlink"/>
                <w:noProof/>
              </w:rPr>
              <w:instrText xml:space="preserve"> </w:instrText>
            </w:r>
            <w:r w:rsidRPr="002F2067">
              <w:rPr>
                <w:rStyle w:val="Hyperlink"/>
                <w:noProof/>
              </w:rPr>
              <w:fldChar w:fldCharType="separate"/>
            </w:r>
            <w:r w:rsidRPr="002F2067">
              <w:rPr>
                <w:rStyle w:val="Hyperlink"/>
                <w:noProof/>
              </w:rPr>
              <w:t>Daily water mass and energy balance</w:t>
            </w:r>
            <w:r>
              <w:rPr>
                <w:noProof/>
                <w:webHidden/>
              </w:rPr>
              <w:tab/>
            </w:r>
            <w:r>
              <w:rPr>
                <w:noProof/>
                <w:webHidden/>
              </w:rPr>
              <w:fldChar w:fldCharType="begin"/>
            </w:r>
            <w:r>
              <w:rPr>
                <w:noProof/>
                <w:webHidden/>
              </w:rPr>
              <w:instrText xml:space="preserve"> PAGEREF _Toc56764259 \h </w:instrText>
            </w:r>
          </w:ins>
          <w:r>
            <w:rPr>
              <w:noProof/>
              <w:webHidden/>
            </w:rPr>
          </w:r>
          <w:r>
            <w:rPr>
              <w:noProof/>
              <w:webHidden/>
            </w:rPr>
            <w:fldChar w:fldCharType="separate"/>
          </w:r>
          <w:ins w:id="116" w:author="David Conklin" w:date="2020-11-20T11:30:00Z">
            <w:r>
              <w:rPr>
                <w:noProof/>
                <w:webHidden/>
              </w:rPr>
              <w:t>19</w:t>
            </w:r>
            <w:r>
              <w:rPr>
                <w:noProof/>
                <w:webHidden/>
              </w:rPr>
              <w:fldChar w:fldCharType="end"/>
            </w:r>
            <w:r w:rsidRPr="002F2067">
              <w:rPr>
                <w:rStyle w:val="Hyperlink"/>
                <w:noProof/>
              </w:rPr>
              <w:fldChar w:fldCharType="end"/>
            </w:r>
          </w:ins>
        </w:p>
        <w:p w14:paraId="4FB7FDE2" w14:textId="5B43EB80" w:rsidR="00D9019C" w:rsidRDefault="00D9019C">
          <w:pPr>
            <w:pStyle w:val="TOC2"/>
            <w:tabs>
              <w:tab w:val="right" w:leader="dot" w:pos="9350"/>
            </w:tabs>
            <w:rPr>
              <w:ins w:id="117" w:author="David Conklin" w:date="2020-11-20T11:30:00Z"/>
              <w:rFonts w:eastAsiaTheme="minorEastAsia"/>
              <w:noProof/>
            </w:rPr>
          </w:pPr>
          <w:ins w:id="118"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"_Toc56764260"</w:instrText>
            </w:r>
            <w:r w:rsidRPr="002F2067">
              <w:rPr>
                <w:rStyle w:val="Hyperlink"/>
                <w:noProof/>
              </w:rPr>
              <w:instrText xml:space="preserve"> </w:instrText>
            </w:r>
            <w:r w:rsidRPr="002F2067">
              <w:rPr>
                <w:rStyle w:val="Hyperlink"/>
                <w:noProof/>
              </w:rPr>
              <w:fldChar w:fldCharType="separate"/>
            </w:r>
            <w:r w:rsidRPr="002F2067">
              <w:rPr>
                <w:rStyle w:val="Hyperlink"/>
                <w:noProof/>
              </w:rPr>
              <w:t>Estimating the rate of flow in a stream reach</w:t>
            </w:r>
            <w:r>
              <w:rPr>
                <w:noProof/>
                <w:webHidden/>
              </w:rPr>
              <w:tab/>
            </w:r>
            <w:r>
              <w:rPr>
                <w:noProof/>
                <w:webHidden/>
              </w:rPr>
              <w:fldChar w:fldCharType="begin"/>
            </w:r>
            <w:r>
              <w:rPr>
                <w:noProof/>
                <w:webHidden/>
              </w:rPr>
              <w:instrText xml:space="preserve"> PAGEREF _Toc56764260 \h </w:instrText>
            </w:r>
          </w:ins>
          <w:r>
            <w:rPr>
              <w:noProof/>
              <w:webHidden/>
            </w:rPr>
          </w:r>
          <w:r>
            <w:rPr>
              <w:noProof/>
              <w:webHidden/>
            </w:rPr>
            <w:fldChar w:fldCharType="separate"/>
          </w:r>
          <w:ins w:id="119" w:author="David Conklin" w:date="2020-11-20T11:30:00Z">
            <w:r>
              <w:rPr>
                <w:noProof/>
                <w:webHidden/>
              </w:rPr>
              <w:t>20</w:t>
            </w:r>
            <w:r>
              <w:rPr>
                <w:noProof/>
                <w:webHidden/>
              </w:rPr>
              <w:fldChar w:fldCharType="end"/>
            </w:r>
            <w:r w:rsidRPr="002F2067">
              <w:rPr>
                <w:rStyle w:val="Hyperlink"/>
                <w:noProof/>
              </w:rPr>
              <w:fldChar w:fldCharType="end"/>
            </w:r>
          </w:ins>
        </w:p>
        <w:p w14:paraId="60939DD4" w14:textId="38B2C7A2" w:rsidR="00D9019C" w:rsidRDefault="00D9019C">
          <w:pPr>
            <w:pStyle w:val="TOC2"/>
            <w:tabs>
              <w:tab w:val="right" w:leader="dot" w:pos="9350"/>
            </w:tabs>
            <w:rPr>
              <w:ins w:id="120" w:author="David Conklin" w:date="2020-11-20T11:30:00Z"/>
              <w:rFonts w:eastAsiaTheme="minorEastAsia"/>
              <w:noProof/>
            </w:rPr>
          </w:pPr>
          <w:ins w:id="121"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"_Toc56764261"</w:instrText>
            </w:r>
            <w:r w:rsidRPr="002F2067">
              <w:rPr>
                <w:rStyle w:val="Hyperlink"/>
                <w:noProof/>
              </w:rPr>
              <w:instrText xml:space="preserve"> </w:instrText>
            </w:r>
            <w:r w:rsidRPr="002F2067">
              <w:rPr>
                <w:rStyle w:val="Hyperlink"/>
                <w:noProof/>
              </w:rPr>
              <w:fldChar w:fldCharType="separate"/>
            </w:r>
            <w:r w:rsidRPr="002F2067">
              <w:rPr>
                <w:rStyle w:val="Hyperlink"/>
                <w:noProof/>
              </w:rPr>
              <w:t>Estimating the surface area of the water in a subreach</w:t>
            </w:r>
            <w:r>
              <w:rPr>
                <w:noProof/>
                <w:webHidden/>
              </w:rPr>
              <w:tab/>
            </w:r>
            <w:r>
              <w:rPr>
                <w:noProof/>
                <w:webHidden/>
              </w:rPr>
              <w:fldChar w:fldCharType="begin"/>
            </w:r>
            <w:r>
              <w:rPr>
                <w:noProof/>
                <w:webHidden/>
              </w:rPr>
              <w:instrText xml:space="preserve"> PAGEREF _Toc56764261 \h </w:instrText>
            </w:r>
          </w:ins>
          <w:r>
            <w:rPr>
              <w:noProof/>
              <w:webHidden/>
            </w:rPr>
          </w:r>
          <w:r>
            <w:rPr>
              <w:noProof/>
              <w:webHidden/>
            </w:rPr>
            <w:fldChar w:fldCharType="separate"/>
          </w:r>
          <w:ins w:id="122" w:author="David Conklin" w:date="2020-11-20T11:30:00Z">
            <w:r>
              <w:rPr>
                <w:noProof/>
                <w:webHidden/>
              </w:rPr>
              <w:t>21</w:t>
            </w:r>
            <w:r>
              <w:rPr>
                <w:noProof/>
                <w:webHidden/>
              </w:rPr>
              <w:fldChar w:fldCharType="end"/>
            </w:r>
            <w:r w:rsidRPr="002F2067">
              <w:rPr>
                <w:rStyle w:val="Hyperlink"/>
                <w:noProof/>
              </w:rPr>
              <w:fldChar w:fldCharType="end"/>
            </w:r>
          </w:ins>
        </w:p>
        <w:p w14:paraId="1A1AC48E" w14:textId="7D7EB34E" w:rsidR="00D9019C" w:rsidRDefault="00D9019C">
          <w:pPr>
            <w:pStyle w:val="TOC2"/>
            <w:tabs>
              <w:tab w:val="right" w:leader="dot" w:pos="9350"/>
            </w:tabs>
            <w:rPr>
              <w:ins w:id="123" w:author="David Conklin" w:date="2020-11-20T11:30:00Z"/>
              <w:rFonts w:eastAsiaTheme="minorEastAsia"/>
              <w:noProof/>
            </w:rPr>
          </w:pPr>
          <w:ins w:id="124"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"_Toc56764262"</w:instrText>
            </w:r>
            <w:r w:rsidRPr="002F2067">
              <w:rPr>
                <w:rStyle w:val="Hyperlink"/>
                <w:noProof/>
              </w:rPr>
              <w:instrText xml:space="preserve"> </w:instrText>
            </w:r>
            <w:r w:rsidRPr="002F2067">
              <w:rPr>
                <w:rStyle w:val="Hyperlink"/>
                <w:noProof/>
              </w:rPr>
              <w:fldChar w:fldCharType="separate"/>
            </w:r>
            <w:r w:rsidRPr="002F2067">
              <w:rPr>
                <w:rStyle w:val="Hyperlink"/>
                <w:noProof/>
              </w:rPr>
              <w:t>Water temperature from thermal energy</w:t>
            </w:r>
            <w:r>
              <w:rPr>
                <w:noProof/>
                <w:webHidden/>
              </w:rPr>
              <w:tab/>
            </w:r>
            <w:r>
              <w:rPr>
                <w:noProof/>
                <w:webHidden/>
              </w:rPr>
              <w:fldChar w:fldCharType="begin"/>
            </w:r>
            <w:r>
              <w:rPr>
                <w:noProof/>
                <w:webHidden/>
              </w:rPr>
              <w:instrText xml:space="preserve"> PAGEREF _Toc56764262 \h </w:instrText>
            </w:r>
          </w:ins>
          <w:r>
            <w:rPr>
              <w:noProof/>
              <w:webHidden/>
            </w:rPr>
          </w:r>
          <w:r>
            <w:rPr>
              <w:noProof/>
              <w:webHidden/>
            </w:rPr>
            <w:fldChar w:fldCharType="separate"/>
          </w:r>
          <w:ins w:id="125" w:author="David Conklin" w:date="2020-11-20T11:30:00Z">
            <w:r>
              <w:rPr>
                <w:noProof/>
                <w:webHidden/>
              </w:rPr>
              <w:t>21</w:t>
            </w:r>
            <w:r>
              <w:rPr>
                <w:noProof/>
                <w:webHidden/>
              </w:rPr>
              <w:fldChar w:fldCharType="end"/>
            </w:r>
            <w:r w:rsidRPr="002F2067">
              <w:rPr>
                <w:rStyle w:val="Hyperlink"/>
                <w:noProof/>
              </w:rPr>
              <w:fldChar w:fldCharType="end"/>
            </w:r>
          </w:ins>
        </w:p>
        <w:p w14:paraId="0FF33CB4" w14:textId="4F64833C" w:rsidR="00D9019C" w:rsidRDefault="00D9019C">
          <w:pPr>
            <w:pStyle w:val="TOC2"/>
            <w:tabs>
              <w:tab w:val="right" w:leader="dot" w:pos="9350"/>
            </w:tabs>
            <w:rPr>
              <w:ins w:id="126" w:author="David Conklin" w:date="2020-11-20T11:30:00Z"/>
              <w:rFonts w:eastAsiaTheme="minorEastAsia"/>
              <w:noProof/>
            </w:rPr>
          </w:pPr>
          <w:ins w:id="127"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"_Toc56764263"</w:instrText>
            </w:r>
            <w:r w:rsidRPr="002F2067">
              <w:rPr>
                <w:rStyle w:val="Hyperlink"/>
                <w:noProof/>
              </w:rPr>
              <w:instrText xml:space="preserve"> </w:instrText>
            </w:r>
            <w:r w:rsidRPr="002F2067">
              <w:rPr>
                <w:rStyle w:val="Hyperlink"/>
                <w:noProof/>
              </w:rPr>
              <w:fldChar w:fldCharType="separate"/>
            </w:r>
            <w:r w:rsidRPr="002F2067">
              <w:rPr>
                <w:rStyle w:val="Hyperlink"/>
                <w:noProof/>
              </w:rPr>
              <w:t>Initial conditions for Flow: the IC file</w:t>
            </w:r>
            <w:r>
              <w:rPr>
                <w:noProof/>
                <w:webHidden/>
              </w:rPr>
              <w:tab/>
            </w:r>
            <w:r>
              <w:rPr>
                <w:noProof/>
                <w:webHidden/>
              </w:rPr>
              <w:fldChar w:fldCharType="begin"/>
            </w:r>
            <w:r>
              <w:rPr>
                <w:noProof/>
                <w:webHidden/>
              </w:rPr>
              <w:instrText xml:space="preserve"> PAGEREF _Toc56764263 \h </w:instrText>
            </w:r>
          </w:ins>
          <w:r>
            <w:rPr>
              <w:noProof/>
              <w:webHidden/>
            </w:rPr>
          </w:r>
          <w:r>
            <w:rPr>
              <w:noProof/>
              <w:webHidden/>
            </w:rPr>
            <w:fldChar w:fldCharType="separate"/>
          </w:r>
          <w:ins w:id="128" w:author="David Conklin" w:date="2020-11-20T11:30:00Z">
            <w:r>
              <w:rPr>
                <w:noProof/>
                <w:webHidden/>
              </w:rPr>
              <w:t>21</w:t>
            </w:r>
            <w:r>
              <w:rPr>
                <w:noProof/>
                <w:webHidden/>
              </w:rPr>
              <w:fldChar w:fldCharType="end"/>
            </w:r>
            <w:r w:rsidRPr="002F2067">
              <w:rPr>
                <w:rStyle w:val="Hyperlink"/>
                <w:noProof/>
              </w:rPr>
              <w:fldChar w:fldCharType="end"/>
            </w:r>
          </w:ins>
        </w:p>
        <w:p w14:paraId="016C72F4" w14:textId="6EC06076" w:rsidR="00D9019C" w:rsidRDefault="00D9019C">
          <w:pPr>
            <w:pStyle w:val="TOC2"/>
            <w:tabs>
              <w:tab w:val="right" w:leader="dot" w:pos="9350"/>
            </w:tabs>
            <w:rPr>
              <w:ins w:id="129" w:author="David Conklin" w:date="2020-11-20T11:30:00Z"/>
              <w:rFonts w:eastAsiaTheme="minorEastAsia"/>
              <w:noProof/>
            </w:rPr>
          </w:pPr>
          <w:ins w:id="130"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"_Toc56764264"</w:instrText>
            </w:r>
            <w:r w:rsidRPr="002F2067">
              <w:rPr>
                <w:rStyle w:val="Hyperlink"/>
                <w:noProof/>
              </w:rPr>
              <w:instrText xml:space="preserve"> </w:instrText>
            </w:r>
            <w:r w:rsidRPr="002F2067">
              <w:rPr>
                <w:rStyle w:val="Hyperlink"/>
                <w:noProof/>
              </w:rPr>
              <w:fldChar w:fldCharType="separate"/>
            </w:r>
            <w:r w:rsidRPr="002F2067">
              <w:rPr>
                <w:rStyle w:val="Hyperlink"/>
                <w:noProof/>
              </w:rPr>
              <w:t>Boundary conditions for stream water temperature</w:t>
            </w:r>
            <w:r>
              <w:rPr>
                <w:noProof/>
                <w:webHidden/>
              </w:rPr>
              <w:tab/>
            </w:r>
            <w:r>
              <w:rPr>
                <w:noProof/>
                <w:webHidden/>
              </w:rPr>
              <w:fldChar w:fldCharType="begin"/>
            </w:r>
            <w:r>
              <w:rPr>
                <w:noProof/>
                <w:webHidden/>
              </w:rPr>
              <w:instrText xml:space="preserve"> PAGEREF _Toc56764264 \h </w:instrText>
            </w:r>
          </w:ins>
          <w:r>
            <w:rPr>
              <w:noProof/>
              <w:webHidden/>
            </w:rPr>
          </w:r>
          <w:r>
            <w:rPr>
              <w:noProof/>
              <w:webHidden/>
            </w:rPr>
            <w:fldChar w:fldCharType="separate"/>
          </w:r>
          <w:ins w:id="131" w:author="David Conklin" w:date="2020-11-20T11:30:00Z">
            <w:r>
              <w:rPr>
                <w:noProof/>
                <w:webHidden/>
              </w:rPr>
              <w:t>22</w:t>
            </w:r>
            <w:r>
              <w:rPr>
                <w:noProof/>
                <w:webHidden/>
              </w:rPr>
              <w:fldChar w:fldCharType="end"/>
            </w:r>
            <w:r w:rsidRPr="002F2067">
              <w:rPr>
                <w:rStyle w:val="Hyperlink"/>
                <w:noProof/>
              </w:rPr>
              <w:fldChar w:fldCharType="end"/>
            </w:r>
          </w:ins>
        </w:p>
        <w:p w14:paraId="3882988A" w14:textId="612580E7" w:rsidR="00D9019C" w:rsidRDefault="00D9019C">
          <w:pPr>
            <w:pStyle w:val="TOC2"/>
            <w:tabs>
              <w:tab w:val="right" w:leader="dot" w:pos="9350"/>
            </w:tabs>
            <w:rPr>
              <w:ins w:id="132" w:author="David Conklin" w:date="2020-11-20T11:30:00Z"/>
              <w:rFonts w:eastAsiaTheme="minorEastAsia"/>
              <w:noProof/>
            </w:rPr>
          </w:pPr>
          <w:ins w:id="133"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"_Toc56764265"</w:instrText>
            </w:r>
            <w:r w:rsidRPr="002F2067">
              <w:rPr>
                <w:rStyle w:val="Hyperlink"/>
                <w:noProof/>
              </w:rPr>
              <w:instrText xml:space="preserve"> </w:instrText>
            </w:r>
            <w:r w:rsidRPr="002F2067">
              <w:rPr>
                <w:rStyle w:val="Hyperlink"/>
                <w:noProof/>
              </w:rPr>
              <w:fldChar w:fldCharType="separate"/>
            </w:r>
            <w:r w:rsidRPr="002F2067">
              <w:rPr>
                <w:rStyle w:val="Hyperlink"/>
                <w:noProof/>
              </w:rPr>
              <w:t>Thermal stratification in reservoirs</w:t>
            </w:r>
            <w:r>
              <w:rPr>
                <w:noProof/>
                <w:webHidden/>
              </w:rPr>
              <w:tab/>
            </w:r>
            <w:r>
              <w:rPr>
                <w:noProof/>
                <w:webHidden/>
              </w:rPr>
              <w:fldChar w:fldCharType="begin"/>
            </w:r>
            <w:r>
              <w:rPr>
                <w:noProof/>
                <w:webHidden/>
              </w:rPr>
              <w:instrText xml:space="preserve"> PAGEREF _Toc56764265 \h </w:instrText>
            </w:r>
          </w:ins>
          <w:r>
            <w:rPr>
              <w:noProof/>
              <w:webHidden/>
            </w:rPr>
          </w:r>
          <w:r>
            <w:rPr>
              <w:noProof/>
              <w:webHidden/>
            </w:rPr>
            <w:fldChar w:fldCharType="separate"/>
          </w:r>
          <w:ins w:id="134" w:author="David Conklin" w:date="2020-11-20T11:30:00Z">
            <w:r>
              <w:rPr>
                <w:noProof/>
                <w:webHidden/>
              </w:rPr>
              <w:t>22</w:t>
            </w:r>
            <w:r>
              <w:rPr>
                <w:noProof/>
                <w:webHidden/>
              </w:rPr>
              <w:fldChar w:fldCharType="end"/>
            </w:r>
            <w:r w:rsidRPr="002F2067">
              <w:rPr>
                <w:rStyle w:val="Hyperlink"/>
                <w:noProof/>
              </w:rPr>
              <w:fldChar w:fldCharType="end"/>
            </w:r>
          </w:ins>
        </w:p>
        <w:p w14:paraId="0522ABD2" w14:textId="7A33FC45" w:rsidR="00D9019C" w:rsidRDefault="00D9019C">
          <w:pPr>
            <w:pStyle w:val="TOC2"/>
            <w:tabs>
              <w:tab w:val="right" w:leader="dot" w:pos="9350"/>
            </w:tabs>
            <w:rPr>
              <w:ins w:id="135" w:author="David Conklin" w:date="2020-11-20T11:30:00Z"/>
              <w:rFonts w:eastAsiaTheme="minorEastAsia"/>
              <w:noProof/>
            </w:rPr>
          </w:pPr>
          <w:ins w:id="136"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"_Toc56764266"</w:instrText>
            </w:r>
            <w:r w:rsidRPr="002F2067">
              <w:rPr>
                <w:rStyle w:val="Hyperlink"/>
                <w:noProof/>
              </w:rPr>
              <w:instrText xml:space="preserve"> </w:instrText>
            </w:r>
            <w:r w:rsidRPr="002F2067">
              <w:rPr>
                <w:rStyle w:val="Hyperlink"/>
                <w:noProof/>
              </w:rPr>
              <w:fldChar w:fldCharType="separate"/>
            </w:r>
            <w:r w:rsidRPr="002F2067">
              <w:rPr>
                <w:rStyle w:val="Hyperlink"/>
                <w:noProof/>
              </w:rPr>
              <w:t>Thermal loading</w:t>
            </w:r>
            <w:r>
              <w:rPr>
                <w:noProof/>
                <w:webHidden/>
              </w:rPr>
              <w:tab/>
            </w:r>
            <w:r>
              <w:rPr>
                <w:noProof/>
                <w:webHidden/>
              </w:rPr>
              <w:fldChar w:fldCharType="begin"/>
            </w:r>
            <w:r>
              <w:rPr>
                <w:noProof/>
                <w:webHidden/>
              </w:rPr>
              <w:instrText xml:space="preserve"> PAGEREF _Toc56764266 \h </w:instrText>
            </w:r>
          </w:ins>
          <w:r>
            <w:rPr>
              <w:noProof/>
              <w:webHidden/>
            </w:rPr>
          </w:r>
          <w:r>
            <w:rPr>
              <w:noProof/>
              <w:webHidden/>
            </w:rPr>
            <w:fldChar w:fldCharType="separate"/>
          </w:r>
          <w:ins w:id="137" w:author="David Conklin" w:date="2020-11-20T11:30:00Z">
            <w:r>
              <w:rPr>
                <w:noProof/>
                <w:webHidden/>
              </w:rPr>
              <w:t>22</w:t>
            </w:r>
            <w:r>
              <w:rPr>
                <w:noProof/>
                <w:webHidden/>
              </w:rPr>
              <w:fldChar w:fldCharType="end"/>
            </w:r>
            <w:r w:rsidRPr="002F2067">
              <w:rPr>
                <w:rStyle w:val="Hyperlink"/>
                <w:noProof/>
              </w:rPr>
              <w:fldChar w:fldCharType="end"/>
            </w:r>
          </w:ins>
        </w:p>
        <w:p w14:paraId="1E265362" w14:textId="2C15721C" w:rsidR="00D9019C" w:rsidRDefault="00D9019C">
          <w:pPr>
            <w:pStyle w:val="TOC1"/>
            <w:tabs>
              <w:tab w:val="right" w:leader="dot" w:pos="9350"/>
            </w:tabs>
            <w:rPr>
              <w:ins w:id="138" w:author="David Conklin" w:date="2020-11-20T11:30:00Z"/>
              <w:rFonts w:eastAsiaTheme="minorEastAsia"/>
              <w:noProof/>
            </w:rPr>
          </w:pPr>
          <w:ins w:id="139"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"_Toc56764267"</w:instrText>
            </w:r>
            <w:r w:rsidRPr="002F2067">
              <w:rPr>
                <w:rStyle w:val="Hyperlink"/>
                <w:noProof/>
              </w:rPr>
              <w:instrText xml:space="preserve"> </w:instrText>
            </w:r>
            <w:r w:rsidRPr="002F2067">
              <w:rPr>
                <w:rStyle w:val="Hyperlink"/>
                <w:noProof/>
              </w:rPr>
              <w:fldChar w:fldCharType="separate"/>
            </w:r>
            <w:r w:rsidRPr="002F2067">
              <w:rPr>
                <w:rStyle w:val="Hyperlink"/>
                <w:noProof/>
              </w:rPr>
              <w:t>Reservoir data</w:t>
            </w:r>
            <w:r>
              <w:rPr>
                <w:noProof/>
                <w:webHidden/>
              </w:rPr>
              <w:tab/>
            </w:r>
            <w:r>
              <w:rPr>
                <w:noProof/>
                <w:webHidden/>
              </w:rPr>
              <w:fldChar w:fldCharType="begin"/>
            </w:r>
            <w:r>
              <w:rPr>
                <w:noProof/>
                <w:webHidden/>
              </w:rPr>
              <w:instrText xml:space="preserve"> PAGEREF _Toc56764267 \h </w:instrText>
            </w:r>
          </w:ins>
          <w:r>
            <w:rPr>
              <w:noProof/>
              <w:webHidden/>
            </w:rPr>
          </w:r>
          <w:r>
            <w:rPr>
              <w:noProof/>
              <w:webHidden/>
            </w:rPr>
            <w:fldChar w:fldCharType="separate"/>
          </w:r>
          <w:ins w:id="140" w:author="David Conklin" w:date="2020-11-20T11:30:00Z">
            <w:r>
              <w:rPr>
                <w:noProof/>
                <w:webHidden/>
              </w:rPr>
              <w:t>24</w:t>
            </w:r>
            <w:r>
              <w:rPr>
                <w:noProof/>
                <w:webHidden/>
              </w:rPr>
              <w:fldChar w:fldCharType="end"/>
            </w:r>
            <w:r w:rsidRPr="002F2067">
              <w:rPr>
                <w:rStyle w:val="Hyperlink"/>
                <w:noProof/>
              </w:rPr>
              <w:fldChar w:fldCharType="end"/>
            </w:r>
          </w:ins>
        </w:p>
        <w:p w14:paraId="3F59A401" w14:textId="5110D6B5" w:rsidR="00D9019C" w:rsidRDefault="00D9019C">
          <w:pPr>
            <w:pStyle w:val="TOC2"/>
            <w:tabs>
              <w:tab w:val="right" w:leader="dot" w:pos="9350"/>
            </w:tabs>
            <w:rPr>
              <w:ins w:id="141" w:author="David Conklin" w:date="2020-11-20T11:30:00Z"/>
              <w:rFonts w:eastAsiaTheme="minorEastAsia"/>
              <w:noProof/>
            </w:rPr>
          </w:pPr>
          <w:ins w:id="142"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"_Toc56764268"</w:instrText>
            </w:r>
            <w:r w:rsidRPr="002F2067">
              <w:rPr>
                <w:rStyle w:val="Hyperlink"/>
                <w:noProof/>
              </w:rPr>
              <w:instrText xml:space="preserve"> </w:instrText>
            </w:r>
            <w:r w:rsidRPr="002F2067">
              <w:rPr>
                <w:rStyle w:val="Hyperlink"/>
                <w:noProof/>
              </w:rPr>
              <w:fldChar w:fldCharType="separate"/>
            </w:r>
            <w:r w:rsidRPr="002F2067">
              <w:rPr>
                <w:rStyle w:val="Hyperlink"/>
                <w:noProof/>
              </w:rPr>
              <w:t>Reservoir data sources</w:t>
            </w:r>
            <w:r>
              <w:rPr>
                <w:noProof/>
                <w:webHidden/>
              </w:rPr>
              <w:tab/>
            </w:r>
            <w:r>
              <w:rPr>
                <w:noProof/>
                <w:webHidden/>
              </w:rPr>
              <w:fldChar w:fldCharType="begin"/>
            </w:r>
            <w:r>
              <w:rPr>
                <w:noProof/>
                <w:webHidden/>
              </w:rPr>
              <w:instrText xml:space="preserve"> PAGEREF _Toc56764268 \h </w:instrText>
            </w:r>
          </w:ins>
          <w:r>
            <w:rPr>
              <w:noProof/>
              <w:webHidden/>
            </w:rPr>
          </w:r>
          <w:r>
            <w:rPr>
              <w:noProof/>
              <w:webHidden/>
            </w:rPr>
            <w:fldChar w:fldCharType="separate"/>
          </w:r>
          <w:ins w:id="143" w:author="David Conklin" w:date="2020-11-20T11:30:00Z">
            <w:r>
              <w:rPr>
                <w:noProof/>
                <w:webHidden/>
              </w:rPr>
              <w:t>26</w:t>
            </w:r>
            <w:r>
              <w:rPr>
                <w:noProof/>
                <w:webHidden/>
              </w:rPr>
              <w:fldChar w:fldCharType="end"/>
            </w:r>
            <w:r w:rsidRPr="002F2067">
              <w:rPr>
                <w:rStyle w:val="Hyperlink"/>
                <w:noProof/>
              </w:rPr>
              <w:fldChar w:fldCharType="end"/>
            </w:r>
          </w:ins>
        </w:p>
        <w:p w14:paraId="6CF58630" w14:textId="1064A750" w:rsidR="00D9019C" w:rsidRDefault="00D9019C">
          <w:pPr>
            <w:pStyle w:val="TOC1"/>
            <w:tabs>
              <w:tab w:val="right" w:leader="dot" w:pos="9350"/>
            </w:tabs>
            <w:rPr>
              <w:ins w:id="144" w:author="David Conklin" w:date="2020-11-20T11:30:00Z"/>
              <w:rFonts w:eastAsiaTheme="minorEastAsia"/>
              <w:noProof/>
            </w:rPr>
          </w:pPr>
          <w:ins w:id="145"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"_Toc56764269"</w:instrText>
            </w:r>
            <w:r w:rsidRPr="002F2067">
              <w:rPr>
                <w:rStyle w:val="Hyperlink"/>
                <w:noProof/>
              </w:rPr>
              <w:instrText xml:space="preserve"> </w:instrText>
            </w:r>
            <w:r w:rsidRPr="002F2067">
              <w:rPr>
                <w:rStyle w:val="Hyperlink"/>
                <w:noProof/>
              </w:rPr>
              <w:fldChar w:fldCharType="separate"/>
            </w:r>
            <w:r w:rsidRPr="002F2067">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_Toc56764269 \h </w:instrText>
            </w:r>
          </w:ins>
          <w:r>
            <w:rPr>
              <w:noProof/>
              <w:webHidden/>
            </w:rPr>
          </w:r>
          <w:r>
            <w:rPr>
              <w:noProof/>
              <w:webHidden/>
            </w:rPr>
            <w:fldChar w:fldCharType="separate"/>
          </w:r>
          <w:ins w:id="146" w:author="David Conklin" w:date="2020-11-20T11:30:00Z">
            <w:r>
              <w:rPr>
                <w:noProof/>
                <w:webHidden/>
              </w:rPr>
              <w:t>26</w:t>
            </w:r>
            <w:r>
              <w:rPr>
                <w:noProof/>
                <w:webHidden/>
              </w:rPr>
              <w:fldChar w:fldCharType="end"/>
            </w:r>
            <w:r w:rsidRPr="002F2067">
              <w:rPr>
                <w:rStyle w:val="Hyperlink"/>
                <w:noProof/>
              </w:rPr>
              <w:fldChar w:fldCharType="end"/>
            </w:r>
          </w:ins>
        </w:p>
        <w:p w14:paraId="2229D8C0" w14:textId="71CEEC23" w:rsidR="00D9019C" w:rsidRDefault="00D9019C">
          <w:pPr>
            <w:pStyle w:val="TOC2"/>
            <w:tabs>
              <w:tab w:val="right" w:leader="dot" w:pos="9350"/>
            </w:tabs>
            <w:rPr>
              <w:ins w:id="147" w:author="David Conklin" w:date="2020-11-20T11:30:00Z"/>
              <w:rFonts w:eastAsiaTheme="minorEastAsia"/>
              <w:noProof/>
            </w:rPr>
          </w:pPr>
          <w:ins w:id="148"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"_Toc56764270"</w:instrText>
            </w:r>
            <w:r w:rsidRPr="002F2067">
              <w:rPr>
                <w:rStyle w:val="Hyperlink"/>
                <w:noProof/>
              </w:rPr>
              <w:instrText xml:space="preserve"> </w:instrText>
            </w:r>
            <w:r w:rsidRPr="002F2067">
              <w:rPr>
                <w:rStyle w:val="Hyperlink"/>
                <w:noProof/>
              </w:rPr>
              <w:fldChar w:fldCharType="separate"/>
            </w:r>
            <w:r w:rsidRPr="002F2067">
              <w:rPr>
                <w:rStyle w:val="Hyperlink"/>
                <w:noProof/>
              </w:rPr>
              <w:t>Limitations of subbasin simulations</w:t>
            </w:r>
            <w:r>
              <w:rPr>
                <w:noProof/>
                <w:webHidden/>
              </w:rPr>
              <w:tab/>
            </w:r>
            <w:r>
              <w:rPr>
                <w:noProof/>
                <w:webHidden/>
              </w:rPr>
              <w:fldChar w:fldCharType="begin"/>
            </w:r>
            <w:r>
              <w:rPr>
                <w:noProof/>
                <w:webHidden/>
              </w:rPr>
              <w:instrText xml:space="preserve"> PAGEREF _Toc56764270 \h </w:instrText>
            </w:r>
          </w:ins>
          <w:r>
            <w:rPr>
              <w:noProof/>
              <w:webHidden/>
            </w:rPr>
          </w:r>
          <w:r>
            <w:rPr>
              <w:noProof/>
              <w:webHidden/>
            </w:rPr>
            <w:fldChar w:fldCharType="separate"/>
          </w:r>
          <w:ins w:id="149" w:author="David Conklin" w:date="2020-11-20T11:30:00Z">
            <w:r>
              <w:rPr>
                <w:noProof/>
                <w:webHidden/>
              </w:rPr>
              <w:t>28</w:t>
            </w:r>
            <w:r>
              <w:rPr>
                <w:noProof/>
                <w:webHidden/>
              </w:rPr>
              <w:fldChar w:fldCharType="end"/>
            </w:r>
            <w:r w:rsidRPr="002F2067">
              <w:rPr>
                <w:rStyle w:val="Hyperlink"/>
                <w:noProof/>
              </w:rPr>
              <w:fldChar w:fldCharType="end"/>
            </w:r>
          </w:ins>
        </w:p>
        <w:p w14:paraId="3A6CF439" w14:textId="56B86629" w:rsidR="00D9019C" w:rsidRDefault="00D9019C">
          <w:pPr>
            <w:pStyle w:val="TOC1"/>
            <w:tabs>
              <w:tab w:val="right" w:leader="dot" w:pos="9350"/>
            </w:tabs>
            <w:rPr>
              <w:ins w:id="150" w:author="David Conklin" w:date="2020-11-20T11:30:00Z"/>
              <w:rFonts w:eastAsiaTheme="minorEastAsia"/>
              <w:noProof/>
            </w:rPr>
          </w:pPr>
          <w:ins w:id="151"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"_Toc56764271"</w:instrText>
            </w:r>
            <w:r w:rsidRPr="002F2067">
              <w:rPr>
                <w:rStyle w:val="Hyperlink"/>
                <w:noProof/>
              </w:rPr>
              <w:instrText xml:space="preserve"> </w:instrText>
            </w:r>
            <w:r w:rsidRPr="002F2067">
              <w:rPr>
                <w:rStyle w:val="Hyperlink"/>
                <w:noProof/>
              </w:rPr>
              <w:fldChar w:fldCharType="separate"/>
            </w:r>
            <w:r w:rsidRPr="002F2067">
              <w:rPr>
                <w:rStyle w:val="Hyperlink"/>
                <w:noProof/>
              </w:rPr>
              <w:t>North Santiam study area</w:t>
            </w:r>
            <w:r>
              <w:rPr>
                <w:noProof/>
                <w:webHidden/>
              </w:rPr>
              <w:tab/>
            </w:r>
            <w:r>
              <w:rPr>
                <w:noProof/>
                <w:webHidden/>
              </w:rPr>
              <w:fldChar w:fldCharType="begin"/>
            </w:r>
            <w:r>
              <w:rPr>
                <w:noProof/>
                <w:webHidden/>
              </w:rPr>
              <w:instrText xml:space="preserve"> PAGEREF _Toc56764271 \h </w:instrText>
            </w:r>
          </w:ins>
          <w:r>
            <w:rPr>
              <w:noProof/>
              <w:webHidden/>
            </w:rPr>
          </w:r>
          <w:r>
            <w:rPr>
              <w:noProof/>
              <w:webHidden/>
            </w:rPr>
            <w:fldChar w:fldCharType="separate"/>
          </w:r>
          <w:ins w:id="152" w:author="David Conklin" w:date="2020-11-20T11:30:00Z">
            <w:r>
              <w:rPr>
                <w:noProof/>
                <w:webHidden/>
              </w:rPr>
              <w:t>28</w:t>
            </w:r>
            <w:r>
              <w:rPr>
                <w:noProof/>
                <w:webHidden/>
              </w:rPr>
              <w:fldChar w:fldCharType="end"/>
            </w:r>
            <w:r w:rsidRPr="002F2067">
              <w:rPr>
                <w:rStyle w:val="Hyperlink"/>
                <w:noProof/>
              </w:rPr>
              <w:fldChar w:fldCharType="end"/>
            </w:r>
          </w:ins>
        </w:p>
        <w:p w14:paraId="00E20A93" w14:textId="65BB9E9E" w:rsidR="00D9019C" w:rsidRDefault="00D9019C">
          <w:pPr>
            <w:pStyle w:val="TOC2"/>
            <w:tabs>
              <w:tab w:val="right" w:leader="dot" w:pos="9350"/>
            </w:tabs>
            <w:rPr>
              <w:ins w:id="153" w:author="David Conklin" w:date="2020-11-20T11:30:00Z"/>
              <w:rFonts w:eastAsiaTheme="minorEastAsia"/>
              <w:noProof/>
            </w:rPr>
          </w:pPr>
          <w:ins w:id="154"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"_Toc56764272"</w:instrText>
            </w:r>
            <w:r w:rsidRPr="002F2067">
              <w:rPr>
                <w:rStyle w:val="Hyperlink"/>
                <w:noProof/>
              </w:rPr>
              <w:instrText xml:space="preserve"> </w:instrText>
            </w:r>
            <w:r w:rsidRPr="002F2067">
              <w:rPr>
                <w:rStyle w:val="Hyperlink"/>
                <w:noProof/>
              </w:rPr>
              <w:fldChar w:fldCharType="separate"/>
            </w:r>
            <w:r w:rsidRPr="002F2067">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_Toc56764272 \h </w:instrText>
            </w:r>
          </w:ins>
          <w:r>
            <w:rPr>
              <w:noProof/>
              <w:webHidden/>
            </w:rPr>
          </w:r>
          <w:r>
            <w:rPr>
              <w:noProof/>
              <w:webHidden/>
            </w:rPr>
            <w:fldChar w:fldCharType="separate"/>
          </w:r>
          <w:ins w:id="155" w:author="David Conklin" w:date="2020-11-20T11:30:00Z">
            <w:r>
              <w:rPr>
                <w:noProof/>
                <w:webHidden/>
              </w:rPr>
              <w:t>29</w:t>
            </w:r>
            <w:r>
              <w:rPr>
                <w:noProof/>
                <w:webHidden/>
              </w:rPr>
              <w:fldChar w:fldCharType="end"/>
            </w:r>
            <w:r w:rsidRPr="002F2067">
              <w:rPr>
                <w:rStyle w:val="Hyperlink"/>
                <w:noProof/>
              </w:rPr>
              <w:fldChar w:fldCharType="end"/>
            </w:r>
          </w:ins>
        </w:p>
        <w:p w14:paraId="7ABC5109" w14:textId="299E70D0" w:rsidR="00D9019C" w:rsidRDefault="00D9019C">
          <w:pPr>
            <w:pStyle w:val="TOC2"/>
            <w:tabs>
              <w:tab w:val="right" w:leader="dot" w:pos="9350"/>
            </w:tabs>
            <w:rPr>
              <w:ins w:id="156" w:author="David Conklin" w:date="2020-11-20T11:30:00Z"/>
              <w:rFonts w:eastAsiaTheme="minorEastAsia"/>
              <w:noProof/>
            </w:rPr>
          </w:pPr>
          <w:ins w:id="157"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"_Toc56764273"</w:instrText>
            </w:r>
            <w:r w:rsidRPr="002F2067">
              <w:rPr>
                <w:rStyle w:val="Hyperlink"/>
                <w:noProof/>
              </w:rPr>
              <w:instrText xml:space="preserve"> </w:instrText>
            </w:r>
            <w:r w:rsidRPr="002F2067">
              <w:rPr>
                <w:rStyle w:val="Hyperlink"/>
                <w:noProof/>
              </w:rPr>
              <w:fldChar w:fldCharType="separate"/>
            </w:r>
            <w:r w:rsidRPr="002F2067">
              <w:rPr>
                <w:rStyle w:val="Hyperlink"/>
                <w:noProof/>
              </w:rPr>
              <w:t>Municipal water rights</w:t>
            </w:r>
            <w:r>
              <w:rPr>
                <w:noProof/>
                <w:webHidden/>
              </w:rPr>
              <w:tab/>
            </w:r>
            <w:r>
              <w:rPr>
                <w:noProof/>
                <w:webHidden/>
              </w:rPr>
              <w:fldChar w:fldCharType="begin"/>
            </w:r>
            <w:r>
              <w:rPr>
                <w:noProof/>
                <w:webHidden/>
              </w:rPr>
              <w:instrText xml:space="preserve"> PAGEREF _Toc56764273 \h </w:instrText>
            </w:r>
          </w:ins>
          <w:r>
            <w:rPr>
              <w:noProof/>
              <w:webHidden/>
            </w:rPr>
          </w:r>
          <w:r>
            <w:rPr>
              <w:noProof/>
              <w:webHidden/>
            </w:rPr>
            <w:fldChar w:fldCharType="separate"/>
          </w:r>
          <w:ins w:id="158" w:author="David Conklin" w:date="2020-11-20T11:30:00Z">
            <w:r>
              <w:rPr>
                <w:noProof/>
                <w:webHidden/>
              </w:rPr>
              <w:t>30</w:t>
            </w:r>
            <w:r>
              <w:rPr>
                <w:noProof/>
                <w:webHidden/>
              </w:rPr>
              <w:fldChar w:fldCharType="end"/>
            </w:r>
            <w:r w:rsidRPr="002F2067">
              <w:rPr>
                <w:rStyle w:val="Hyperlink"/>
                <w:noProof/>
              </w:rPr>
              <w:fldChar w:fldCharType="end"/>
            </w:r>
          </w:ins>
        </w:p>
        <w:p w14:paraId="257DC9D9" w14:textId="5D85C39B" w:rsidR="00D9019C" w:rsidRDefault="00D9019C">
          <w:pPr>
            <w:pStyle w:val="TOC1"/>
            <w:tabs>
              <w:tab w:val="right" w:leader="dot" w:pos="9350"/>
            </w:tabs>
            <w:rPr>
              <w:ins w:id="159" w:author="David Conklin" w:date="2020-11-20T11:30:00Z"/>
              <w:rFonts w:eastAsiaTheme="minorEastAsia"/>
              <w:noProof/>
            </w:rPr>
          </w:pPr>
          <w:ins w:id="160"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"_Toc56764274"</w:instrText>
            </w:r>
            <w:r w:rsidRPr="002F2067">
              <w:rPr>
                <w:rStyle w:val="Hyperlink"/>
                <w:noProof/>
              </w:rPr>
              <w:instrText xml:space="preserve"> </w:instrText>
            </w:r>
            <w:r w:rsidRPr="002F2067">
              <w:rPr>
                <w:rStyle w:val="Hyperlink"/>
                <w:noProof/>
              </w:rPr>
              <w:fldChar w:fldCharType="separate"/>
            </w:r>
            <w:r w:rsidRPr="002F2067">
              <w:rPr>
                <w:rStyle w:val="Hyperlink"/>
                <w:noProof/>
              </w:rPr>
              <w:t>McKenzie Basin Wetlands Study</w:t>
            </w:r>
            <w:r>
              <w:rPr>
                <w:noProof/>
                <w:webHidden/>
              </w:rPr>
              <w:tab/>
            </w:r>
            <w:r>
              <w:rPr>
                <w:noProof/>
                <w:webHidden/>
              </w:rPr>
              <w:fldChar w:fldCharType="begin"/>
            </w:r>
            <w:r>
              <w:rPr>
                <w:noProof/>
                <w:webHidden/>
              </w:rPr>
              <w:instrText xml:space="preserve"> PAGEREF _Toc56764274 \h </w:instrText>
            </w:r>
          </w:ins>
          <w:r>
            <w:rPr>
              <w:noProof/>
              <w:webHidden/>
            </w:rPr>
          </w:r>
          <w:r>
            <w:rPr>
              <w:noProof/>
              <w:webHidden/>
            </w:rPr>
            <w:fldChar w:fldCharType="separate"/>
          </w:r>
          <w:ins w:id="161" w:author="David Conklin" w:date="2020-11-20T11:30:00Z">
            <w:r>
              <w:rPr>
                <w:noProof/>
                <w:webHidden/>
              </w:rPr>
              <w:t>30</w:t>
            </w:r>
            <w:r>
              <w:rPr>
                <w:noProof/>
                <w:webHidden/>
              </w:rPr>
              <w:fldChar w:fldCharType="end"/>
            </w:r>
            <w:r w:rsidRPr="002F2067">
              <w:rPr>
                <w:rStyle w:val="Hyperlink"/>
                <w:noProof/>
              </w:rPr>
              <w:fldChar w:fldCharType="end"/>
            </w:r>
          </w:ins>
        </w:p>
        <w:p w14:paraId="65B54759" w14:textId="56151988" w:rsidR="00D9019C" w:rsidRDefault="00D9019C">
          <w:pPr>
            <w:pStyle w:val="TOC2"/>
            <w:tabs>
              <w:tab w:val="right" w:leader="dot" w:pos="9350"/>
            </w:tabs>
            <w:rPr>
              <w:ins w:id="162" w:author="David Conklin" w:date="2020-11-20T11:30:00Z"/>
              <w:rFonts w:eastAsiaTheme="minorEastAsia"/>
              <w:noProof/>
            </w:rPr>
          </w:pPr>
          <w:ins w:id="163"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"_Toc56764275"</w:instrText>
            </w:r>
            <w:r w:rsidRPr="002F2067">
              <w:rPr>
                <w:rStyle w:val="Hyperlink"/>
                <w:noProof/>
              </w:rPr>
              <w:instrText xml:space="preserve"> </w:instrText>
            </w:r>
            <w:r w:rsidRPr="002F2067">
              <w:rPr>
                <w:rStyle w:val="Hyperlink"/>
                <w:noProof/>
              </w:rPr>
              <w:fldChar w:fldCharType="separate"/>
            </w:r>
            <w:r w:rsidRPr="002F2067">
              <w:rPr>
                <w:rStyle w:val="Hyperlink"/>
                <w:noProof/>
              </w:rPr>
              <w:t>Project Overview</w:t>
            </w:r>
            <w:r>
              <w:rPr>
                <w:noProof/>
                <w:webHidden/>
              </w:rPr>
              <w:tab/>
            </w:r>
            <w:r>
              <w:rPr>
                <w:noProof/>
                <w:webHidden/>
              </w:rPr>
              <w:fldChar w:fldCharType="begin"/>
            </w:r>
            <w:r>
              <w:rPr>
                <w:noProof/>
                <w:webHidden/>
              </w:rPr>
              <w:instrText xml:space="preserve"> PAGEREF _Toc56764275 \h </w:instrText>
            </w:r>
          </w:ins>
          <w:r>
            <w:rPr>
              <w:noProof/>
              <w:webHidden/>
            </w:rPr>
          </w:r>
          <w:r>
            <w:rPr>
              <w:noProof/>
              <w:webHidden/>
            </w:rPr>
            <w:fldChar w:fldCharType="separate"/>
          </w:r>
          <w:ins w:id="164" w:author="David Conklin" w:date="2020-11-20T11:30:00Z">
            <w:r>
              <w:rPr>
                <w:noProof/>
                <w:webHidden/>
              </w:rPr>
              <w:t>30</w:t>
            </w:r>
            <w:r>
              <w:rPr>
                <w:noProof/>
                <w:webHidden/>
              </w:rPr>
              <w:fldChar w:fldCharType="end"/>
            </w:r>
            <w:r w:rsidRPr="002F2067">
              <w:rPr>
                <w:rStyle w:val="Hyperlink"/>
                <w:noProof/>
              </w:rPr>
              <w:fldChar w:fldCharType="end"/>
            </w:r>
          </w:ins>
        </w:p>
        <w:p w14:paraId="767F000A" w14:textId="08BBD886" w:rsidR="00D9019C" w:rsidRDefault="00D9019C">
          <w:pPr>
            <w:pStyle w:val="TOC2"/>
            <w:tabs>
              <w:tab w:val="right" w:leader="dot" w:pos="9350"/>
            </w:tabs>
            <w:rPr>
              <w:ins w:id="165" w:author="David Conklin" w:date="2020-11-20T11:30:00Z"/>
              <w:rFonts w:eastAsiaTheme="minorEastAsia"/>
              <w:noProof/>
            </w:rPr>
          </w:pPr>
          <w:ins w:id="166"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"_Toc56764276"</w:instrText>
            </w:r>
            <w:r w:rsidRPr="002F2067">
              <w:rPr>
                <w:rStyle w:val="Hyperlink"/>
                <w:noProof/>
              </w:rPr>
              <w:instrText xml:space="preserve"> </w:instrText>
            </w:r>
            <w:r w:rsidRPr="002F2067">
              <w:rPr>
                <w:rStyle w:val="Hyperlink"/>
                <w:noProof/>
              </w:rPr>
              <w:fldChar w:fldCharType="separate"/>
            </w:r>
            <w:r w:rsidRPr="002F2067">
              <w:rPr>
                <w:rStyle w:val="Hyperlink"/>
                <w:noProof/>
              </w:rPr>
              <w:t>Model and Simulation Overview</w:t>
            </w:r>
            <w:r>
              <w:rPr>
                <w:noProof/>
                <w:webHidden/>
              </w:rPr>
              <w:tab/>
            </w:r>
            <w:r>
              <w:rPr>
                <w:noProof/>
                <w:webHidden/>
              </w:rPr>
              <w:fldChar w:fldCharType="begin"/>
            </w:r>
            <w:r>
              <w:rPr>
                <w:noProof/>
                <w:webHidden/>
              </w:rPr>
              <w:instrText xml:space="preserve"> PAGEREF _Toc56764276 \h </w:instrText>
            </w:r>
          </w:ins>
          <w:r>
            <w:rPr>
              <w:noProof/>
              <w:webHidden/>
            </w:rPr>
          </w:r>
          <w:r>
            <w:rPr>
              <w:noProof/>
              <w:webHidden/>
            </w:rPr>
            <w:fldChar w:fldCharType="separate"/>
          </w:r>
          <w:ins w:id="167" w:author="David Conklin" w:date="2020-11-20T11:30:00Z">
            <w:r>
              <w:rPr>
                <w:noProof/>
                <w:webHidden/>
              </w:rPr>
              <w:t>32</w:t>
            </w:r>
            <w:r>
              <w:rPr>
                <w:noProof/>
                <w:webHidden/>
              </w:rPr>
              <w:fldChar w:fldCharType="end"/>
            </w:r>
            <w:r w:rsidRPr="002F2067">
              <w:rPr>
                <w:rStyle w:val="Hyperlink"/>
                <w:noProof/>
              </w:rPr>
              <w:fldChar w:fldCharType="end"/>
            </w:r>
          </w:ins>
        </w:p>
        <w:p w14:paraId="01317041" w14:textId="7821AB2E" w:rsidR="00D9019C" w:rsidRDefault="00D9019C">
          <w:pPr>
            <w:pStyle w:val="TOC2"/>
            <w:tabs>
              <w:tab w:val="right" w:leader="dot" w:pos="9350"/>
            </w:tabs>
            <w:rPr>
              <w:ins w:id="168" w:author="David Conklin" w:date="2020-11-20T11:30:00Z"/>
              <w:rFonts w:eastAsiaTheme="minorEastAsia"/>
              <w:noProof/>
            </w:rPr>
          </w:pPr>
          <w:ins w:id="169"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"_Toc56764277"</w:instrText>
            </w:r>
            <w:r w:rsidRPr="002F2067">
              <w:rPr>
                <w:rStyle w:val="Hyperlink"/>
                <w:noProof/>
              </w:rPr>
              <w:instrText xml:space="preserve"> </w:instrText>
            </w:r>
            <w:r w:rsidRPr="002F2067">
              <w:rPr>
                <w:rStyle w:val="Hyperlink"/>
                <w:noProof/>
              </w:rPr>
              <w:fldChar w:fldCharType="separate"/>
            </w:r>
            <w:r w:rsidRPr="002F2067">
              <w:rPr>
                <w:rStyle w:val="Hyperlink"/>
                <w:noProof/>
              </w:rPr>
              <w:t>McKenzie wetlands in the initial versions of the IDU, HRU, and Reach data layers</w:t>
            </w:r>
            <w:r>
              <w:rPr>
                <w:noProof/>
                <w:webHidden/>
              </w:rPr>
              <w:tab/>
            </w:r>
            <w:r>
              <w:rPr>
                <w:noProof/>
                <w:webHidden/>
              </w:rPr>
              <w:fldChar w:fldCharType="begin"/>
            </w:r>
            <w:r>
              <w:rPr>
                <w:noProof/>
                <w:webHidden/>
              </w:rPr>
              <w:instrText xml:space="preserve"> PAGEREF _Toc56764277 \h </w:instrText>
            </w:r>
          </w:ins>
          <w:r>
            <w:rPr>
              <w:noProof/>
              <w:webHidden/>
            </w:rPr>
          </w:r>
          <w:r>
            <w:rPr>
              <w:noProof/>
              <w:webHidden/>
            </w:rPr>
            <w:fldChar w:fldCharType="separate"/>
          </w:r>
          <w:ins w:id="170" w:author="David Conklin" w:date="2020-11-20T11:30:00Z">
            <w:r>
              <w:rPr>
                <w:noProof/>
                <w:webHidden/>
              </w:rPr>
              <w:t>33</w:t>
            </w:r>
            <w:r>
              <w:rPr>
                <w:noProof/>
                <w:webHidden/>
              </w:rPr>
              <w:fldChar w:fldCharType="end"/>
            </w:r>
            <w:r w:rsidRPr="002F2067">
              <w:rPr>
                <w:rStyle w:val="Hyperlink"/>
                <w:noProof/>
              </w:rPr>
              <w:fldChar w:fldCharType="end"/>
            </w:r>
          </w:ins>
        </w:p>
        <w:p w14:paraId="60AC2163" w14:textId="7ECA790E" w:rsidR="00D9019C" w:rsidRDefault="00D9019C">
          <w:pPr>
            <w:pStyle w:val="TOC2"/>
            <w:tabs>
              <w:tab w:val="right" w:leader="dot" w:pos="9350"/>
            </w:tabs>
            <w:rPr>
              <w:ins w:id="171" w:author="David Conklin" w:date="2020-11-20T11:30:00Z"/>
              <w:rFonts w:eastAsiaTheme="minorEastAsia"/>
              <w:noProof/>
            </w:rPr>
          </w:pPr>
          <w:ins w:id="172"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"_Toc56764278"</w:instrText>
            </w:r>
            <w:r w:rsidRPr="002F2067">
              <w:rPr>
                <w:rStyle w:val="Hyperlink"/>
                <w:noProof/>
              </w:rPr>
              <w:instrText xml:space="preserve"> </w:instrText>
            </w:r>
            <w:r w:rsidRPr="002F2067">
              <w:rPr>
                <w:rStyle w:val="Hyperlink"/>
                <w:noProof/>
              </w:rPr>
              <w:fldChar w:fldCharType="separate"/>
            </w:r>
            <w:r w:rsidRPr="002F2067">
              <w:rPr>
                <w:rStyle w:val="Hyperlink"/>
                <w:noProof/>
              </w:rPr>
              <w:t>Data changes for better representation of wetlands</w:t>
            </w:r>
            <w:r>
              <w:rPr>
                <w:noProof/>
                <w:webHidden/>
              </w:rPr>
              <w:tab/>
            </w:r>
            <w:r>
              <w:rPr>
                <w:noProof/>
                <w:webHidden/>
              </w:rPr>
              <w:fldChar w:fldCharType="begin"/>
            </w:r>
            <w:r>
              <w:rPr>
                <w:noProof/>
                <w:webHidden/>
              </w:rPr>
              <w:instrText xml:space="preserve"> PAGEREF _Toc56764278 \h </w:instrText>
            </w:r>
          </w:ins>
          <w:r>
            <w:rPr>
              <w:noProof/>
              <w:webHidden/>
            </w:rPr>
          </w:r>
          <w:r>
            <w:rPr>
              <w:noProof/>
              <w:webHidden/>
            </w:rPr>
            <w:fldChar w:fldCharType="separate"/>
          </w:r>
          <w:ins w:id="173" w:author="David Conklin" w:date="2020-11-20T11:30:00Z">
            <w:r>
              <w:rPr>
                <w:noProof/>
                <w:webHidden/>
              </w:rPr>
              <w:t>33</w:t>
            </w:r>
            <w:r>
              <w:rPr>
                <w:noProof/>
                <w:webHidden/>
              </w:rPr>
              <w:fldChar w:fldCharType="end"/>
            </w:r>
            <w:r w:rsidRPr="002F2067">
              <w:rPr>
                <w:rStyle w:val="Hyperlink"/>
                <w:noProof/>
              </w:rPr>
              <w:fldChar w:fldCharType="end"/>
            </w:r>
          </w:ins>
        </w:p>
        <w:p w14:paraId="4689C083" w14:textId="49FAF678" w:rsidR="00D9019C" w:rsidRDefault="00D9019C">
          <w:pPr>
            <w:pStyle w:val="TOC2"/>
            <w:tabs>
              <w:tab w:val="right" w:leader="dot" w:pos="9350"/>
            </w:tabs>
            <w:rPr>
              <w:ins w:id="174" w:author="David Conklin" w:date="2020-11-20T11:30:00Z"/>
              <w:rFonts w:eastAsiaTheme="minorEastAsia"/>
              <w:noProof/>
            </w:rPr>
          </w:pPr>
          <w:ins w:id="175"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"_Toc56764279"</w:instrText>
            </w:r>
            <w:r w:rsidRPr="002F2067">
              <w:rPr>
                <w:rStyle w:val="Hyperlink"/>
                <w:noProof/>
              </w:rPr>
              <w:instrText xml:space="preserve"> </w:instrText>
            </w:r>
            <w:r w:rsidRPr="002F2067">
              <w:rPr>
                <w:rStyle w:val="Hyperlink"/>
                <w:noProof/>
              </w:rPr>
              <w:fldChar w:fldCharType="separate"/>
            </w:r>
            <w:r w:rsidRPr="002F2067">
              <w:rPr>
                <w:rStyle w:val="Hyperlink"/>
                <w:noProof/>
              </w:rPr>
              <w:t>Projection, Calendar, and Units</w:t>
            </w:r>
            <w:r>
              <w:rPr>
                <w:noProof/>
                <w:webHidden/>
              </w:rPr>
              <w:tab/>
            </w:r>
            <w:r>
              <w:rPr>
                <w:noProof/>
                <w:webHidden/>
              </w:rPr>
              <w:fldChar w:fldCharType="begin"/>
            </w:r>
            <w:r>
              <w:rPr>
                <w:noProof/>
                <w:webHidden/>
              </w:rPr>
              <w:instrText xml:space="preserve"> PAGEREF _Toc56764279 \h </w:instrText>
            </w:r>
          </w:ins>
          <w:r>
            <w:rPr>
              <w:noProof/>
              <w:webHidden/>
            </w:rPr>
          </w:r>
          <w:r>
            <w:rPr>
              <w:noProof/>
              <w:webHidden/>
            </w:rPr>
            <w:fldChar w:fldCharType="separate"/>
          </w:r>
          <w:ins w:id="176" w:author="David Conklin" w:date="2020-11-20T11:30:00Z">
            <w:r>
              <w:rPr>
                <w:noProof/>
                <w:webHidden/>
              </w:rPr>
              <w:t>34</w:t>
            </w:r>
            <w:r>
              <w:rPr>
                <w:noProof/>
                <w:webHidden/>
              </w:rPr>
              <w:fldChar w:fldCharType="end"/>
            </w:r>
            <w:r w:rsidRPr="002F2067">
              <w:rPr>
                <w:rStyle w:val="Hyperlink"/>
                <w:noProof/>
              </w:rPr>
              <w:fldChar w:fldCharType="end"/>
            </w:r>
          </w:ins>
        </w:p>
        <w:p w14:paraId="2DAB35F6" w14:textId="795D2DE7" w:rsidR="00D9019C" w:rsidRDefault="00D9019C">
          <w:pPr>
            <w:pStyle w:val="TOC2"/>
            <w:tabs>
              <w:tab w:val="right" w:leader="dot" w:pos="9350"/>
            </w:tabs>
            <w:rPr>
              <w:ins w:id="177" w:author="David Conklin" w:date="2020-11-20T11:30:00Z"/>
              <w:rFonts w:eastAsiaTheme="minorEastAsia"/>
              <w:noProof/>
            </w:rPr>
          </w:pPr>
          <w:ins w:id="178"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"_Toc56764280"</w:instrText>
            </w:r>
            <w:r w:rsidRPr="002F2067">
              <w:rPr>
                <w:rStyle w:val="Hyperlink"/>
                <w:noProof/>
              </w:rPr>
              <w:instrText xml:space="preserve"> </w:instrText>
            </w:r>
            <w:r w:rsidRPr="002F2067">
              <w:rPr>
                <w:rStyle w:val="Hyperlink"/>
                <w:noProof/>
              </w:rPr>
              <w:fldChar w:fldCharType="separate"/>
            </w:r>
            <w:r w:rsidRPr="002F2067">
              <w:rPr>
                <w:rStyle w:val="Hyperlink"/>
                <w:noProof/>
              </w:rPr>
              <w:t>Simulation of changes in wetlands over time</w:t>
            </w:r>
            <w:r>
              <w:rPr>
                <w:noProof/>
                <w:webHidden/>
              </w:rPr>
              <w:tab/>
            </w:r>
            <w:r>
              <w:rPr>
                <w:noProof/>
                <w:webHidden/>
              </w:rPr>
              <w:fldChar w:fldCharType="begin"/>
            </w:r>
            <w:r>
              <w:rPr>
                <w:noProof/>
                <w:webHidden/>
              </w:rPr>
              <w:instrText xml:space="preserve"> PAGEREF _Toc56764280 \h </w:instrText>
            </w:r>
          </w:ins>
          <w:r>
            <w:rPr>
              <w:noProof/>
              <w:webHidden/>
            </w:rPr>
          </w:r>
          <w:r>
            <w:rPr>
              <w:noProof/>
              <w:webHidden/>
            </w:rPr>
            <w:fldChar w:fldCharType="separate"/>
          </w:r>
          <w:ins w:id="179" w:author="David Conklin" w:date="2020-11-20T11:30:00Z">
            <w:r>
              <w:rPr>
                <w:noProof/>
                <w:webHidden/>
              </w:rPr>
              <w:t>34</w:t>
            </w:r>
            <w:r>
              <w:rPr>
                <w:noProof/>
                <w:webHidden/>
              </w:rPr>
              <w:fldChar w:fldCharType="end"/>
            </w:r>
            <w:r w:rsidRPr="002F2067">
              <w:rPr>
                <w:rStyle w:val="Hyperlink"/>
                <w:noProof/>
              </w:rPr>
              <w:fldChar w:fldCharType="end"/>
            </w:r>
          </w:ins>
        </w:p>
        <w:p w14:paraId="1C41E613" w14:textId="0A8C297A" w:rsidR="00D9019C" w:rsidRDefault="00D9019C">
          <w:pPr>
            <w:pStyle w:val="TOC2"/>
            <w:tabs>
              <w:tab w:val="right" w:leader="dot" w:pos="9350"/>
            </w:tabs>
            <w:rPr>
              <w:ins w:id="180" w:author="David Conklin" w:date="2020-11-20T11:30:00Z"/>
              <w:rFonts w:eastAsiaTheme="minorEastAsia"/>
              <w:noProof/>
            </w:rPr>
          </w:pPr>
          <w:ins w:id="181"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"_Toc56764281"</w:instrText>
            </w:r>
            <w:r w:rsidRPr="002F2067">
              <w:rPr>
                <w:rStyle w:val="Hyperlink"/>
                <w:noProof/>
              </w:rPr>
              <w:instrText xml:space="preserve"> </w:instrText>
            </w:r>
            <w:r w:rsidRPr="002F2067">
              <w:rPr>
                <w:rStyle w:val="Hyperlink"/>
                <w:noProof/>
              </w:rPr>
              <w:fldChar w:fldCharType="separate"/>
            </w:r>
            <w:r w:rsidRPr="002F2067">
              <w:rPr>
                <w:rStyle w:val="Hyperlink"/>
                <w:noProof/>
              </w:rPr>
              <w:t>How wetlands are represented in the model</w:t>
            </w:r>
            <w:r>
              <w:rPr>
                <w:noProof/>
                <w:webHidden/>
              </w:rPr>
              <w:tab/>
            </w:r>
            <w:r>
              <w:rPr>
                <w:noProof/>
                <w:webHidden/>
              </w:rPr>
              <w:fldChar w:fldCharType="begin"/>
            </w:r>
            <w:r>
              <w:rPr>
                <w:noProof/>
                <w:webHidden/>
              </w:rPr>
              <w:instrText xml:space="preserve"> PAGEREF _Toc56764281 \h </w:instrText>
            </w:r>
          </w:ins>
          <w:r>
            <w:rPr>
              <w:noProof/>
              <w:webHidden/>
            </w:rPr>
          </w:r>
          <w:r>
            <w:rPr>
              <w:noProof/>
              <w:webHidden/>
            </w:rPr>
            <w:fldChar w:fldCharType="separate"/>
          </w:r>
          <w:ins w:id="182" w:author="David Conklin" w:date="2020-11-20T11:30:00Z">
            <w:r>
              <w:rPr>
                <w:noProof/>
                <w:webHidden/>
              </w:rPr>
              <w:t>34</w:t>
            </w:r>
            <w:r>
              <w:rPr>
                <w:noProof/>
                <w:webHidden/>
              </w:rPr>
              <w:fldChar w:fldCharType="end"/>
            </w:r>
            <w:r w:rsidRPr="002F2067">
              <w:rPr>
                <w:rStyle w:val="Hyperlink"/>
                <w:noProof/>
              </w:rPr>
              <w:fldChar w:fldCharType="end"/>
            </w:r>
          </w:ins>
        </w:p>
        <w:p w14:paraId="27243A39" w14:textId="52AB6266" w:rsidR="00D9019C" w:rsidRDefault="00D9019C">
          <w:pPr>
            <w:pStyle w:val="TOC2"/>
            <w:tabs>
              <w:tab w:val="right" w:leader="dot" w:pos="9350"/>
            </w:tabs>
            <w:rPr>
              <w:ins w:id="183" w:author="David Conklin" w:date="2020-11-20T11:30:00Z"/>
              <w:rFonts w:eastAsiaTheme="minorEastAsia"/>
              <w:noProof/>
            </w:rPr>
          </w:pPr>
          <w:ins w:id="184"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"_Toc56764282"</w:instrText>
            </w:r>
            <w:r w:rsidRPr="002F2067">
              <w:rPr>
                <w:rStyle w:val="Hyperlink"/>
                <w:noProof/>
              </w:rPr>
              <w:instrText xml:space="preserve"> </w:instrText>
            </w:r>
            <w:r w:rsidRPr="002F2067">
              <w:rPr>
                <w:rStyle w:val="Hyperlink"/>
                <w:noProof/>
              </w:rPr>
              <w:fldChar w:fldCharType="separate"/>
            </w:r>
            <w:r w:rsidRPr="002F2067">
              <w:rPr>
                <w:rStyle w:val="Hyperlink"/>
                <w:noProof/>
              </w:rPr>
              <w:t>Attributes of interest in the wetlands study</w:t>
            </w:r>
            <w:r>
              <w:rPr>
                <w:noProof/>
                <w:webHidden/>
              </w:rPr>
              <w:tab/>
            </w:r>
            <w:r>
              <w:rPr>
                <w:noProof/>
                <w:webHidden/>
              </w:rPr>
              <w:fldChar w:fldCharType="begin"/>
            </w:r>
            <w:r>
              <w:rPr>
                <w:noProof/>
                <w:webHidden/>
              </w:rPr>
              <w:instrText xml:space="preserve"> PAGEREF _Toc56764282 \h </w:instrText>
            </w:r>
          </w:ins>
          <w:r>
            <w:rPr>
              <w:noProof/>
              <w:webHidden/>
            </w:rPr>
          </w:r>
          <w:r>
            <w:rPr>
              <w:noProof/>
              <w:webHidden/>
            </w:rPr>
            <w:fldChar w:fldCharType="separate"/>
          </w:r>
          <w:ins w:id="185" w:author="David Conklin" w:date="2020-11-20T11:30:00Z">
            <w:r>
              <w:rPr>
                <w:noProof/>
                <w:webHidden/>
              </w:rPr>
              <w:t>36</w:t>
            </w:r>
            <w:r>
              <w:rPr>
                <w:noProof/>
                <w:webHidden/>
              </w:rPr>
              <w:fldChar w:fldCharType="end"/>
            </w:r>
            <w:r w:rsidRPr="002F2067">
              <w:rPr>
                <w:rStyle w:val="Hyperlink"/>
                <w:noProof/>
              </w:rPr>
              <w:fldChar w:fldCharType="end"/>
            </w:r>
          </w:ins>
        </w:p>
        <w:p w14:paraId="33DA75F3" w14:textId="3A12DD02" w:rsidR="00D9019C" w:rsidRDefault="00D9019C">
          <w:pPr>
            <w:pStyle w:val="TOC2"/>
            <w:tabs>
              <w:tab w:val="right" w:leader="dot" w:pos="9350"/>
            </w:tabs>
            <w:rPr>
              <w:ins w:id="186" w:author="David Conklin" w:date="2020-11-20T11:30:00Z"/>
              <w:rFonts w:eastAsiaTheme="minorEastAsia"/>
              <w:noProof/>
            </w:rPr>
          </w:pPr>
          <w:ins w:id="187"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"_Toc56764283"</w:instrText>
            </w:r>
            <w:r w:rsidRPr="002F2067">
              <w:rPr>
                <w:rStyle w:val="Hyperlink"/>
                <w:noProof/>
              </w:rPr>
              <w:instrText xml:space="preserve"> </w:instrText>
            </w:r>
            <w:r w:rsidRPr="002F2067">
              <w:rPr>
                <w:rStyle w:val="Hyperlink"/>
                <w:noProof/>
              </w:rPr>
              <w:fldChar w:fldCharType="separate"/>
            </w:r>
            <w:r w:rsidRPr="002F2067">
              <w:rPr>
                <w:rStyle w:val="Hyperlink"/>
                <w:noProof/>
              </w:rPr>
              <w:t>A WETNESS attribute</w:t>
            </w:r>
            <w:r>
              <w:rPr>
                <w:noProof/>
                <w:webHidden/>
              </w:rPr>
              <w:tab/>
            </w:r>
            <w:r>
              <w:rPr>
                <w:noProof/>
                <w:webHidden/>
              </w:rPr>
              <w:fldChar w:fldCharType="begin"/>
            </w:r>
            <w:r>
              <w:rPr>
                <w:noProof/>
                <w:webHidden/>
              </w:rPr>
              <w:instrText xml:space="preserve"> PAGEREF _Toc56764283 \h </w:instrText>
            </w:r>
          </w:ins>
          <w:r>
            <w:rPr>
              <w:noProof/>
              <w:webHidden/>
            </w:rPr>
          </w:r>
          <w:r>
            <w:rPr>
              <w:noProof/>
              <w:webHidden/>
            </w:rPr>
            <w:fldChar w:fldCharType="separate"/>
          </w:r>
          <w:ins w:id="188" w:author="David Conklin" w:date="2020-11-20T11:30:00Z">
            <w:r>
              <w:rPr>
                <w:noProof/>
                <w:webHidden/>
              </w:rPr>
              <w:t>36</w:t>
            </w:r>
            <w:r>
              <w:rPr>
                <w:noProof/>
                <w:webHidden/>
              </w:rPr>
              <w:fldChar w:fldCharType="end"/>
            </w:r>
            <w:r w:rsidRPr="002F2067">
              <w:rPr>
                <w:rStyle w:val="Hyperlink"/>
                <w:noProof/>
              </w:rPr>
              <w:fldChar w:fldCharType="end"/>
            </w:r>
          </w:ins>
        </w:p>
        <w:p w14:paraId="5EEBAB90" w14:textId="2A915DFF" w:rsidR="00D9019C" w:rsidRDefault="00D9019C">
          <w:pPr>
            <w:pStyle w:val="TOC2"/>
            <w:tabs>
              <w:tab w:val="right" w:leader="dot" w:pos="9350"/>
            </w:tabs>
            <w:rPr>
              <w:ins w:id="189" w:author="David Conklin" w:date="2020-11-20T11:30:00Z"/>
              <w:rFonts w:eastAsiaTheme="minorEastAsia"/>
              <w:noProof/>
            </w:rPr>
          </w:pPr>
          <w:ins w:id="190"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"_Toc56764284"</w:instrText>
            </w:r>
            <w:r w:rsidRPr="002F2067">
              <w:rPr>
                <w:rStyle w:val="Hyperlink"/>
                <w:noProof/>
              </w:rPr>
              <w:instrText xml:space="preserve"> </w:instrText>
            </w:r>
            <w:r w:rsidRPr="002F2067">
              <w:rPr>
                <w:rStyle w:val="Hyperlink"/>
                <w:noProof/>
              </w:rPr>
              <w:fldChar w:fldCharType="separate"/>
            </w:r>
            <w:r w:rsidRPr="002F2067">
              <w:rPr>
                <w:rStyle w:val="Hyperlink"/>
                <w:noProof/>
              </w:rPr>
              <w:t>Calculating the exchange of water between the wetland and the reach</w:t>
            </w:r>
            <w:r>
              <w:rPr>
                <w:noProof/>
                <w:webHidden/>
              </w:rPr>
              <w:tab/>
            </w:r>
            <w:r>
              <w:rPr>
                <w:noProof/>
                <w:webHidden/>
              </w:rPr>
              <w:fldChar w:fldCharType="begin"/>
            </w:r>
            <w:r>
              <w:rPr>
                <w:noProof/>
                <w:webHidden/>
              </w:rPr>
              <w:instrText xml:space="preserve"> PAGEREF _Toc56764284 \h </w:instrText>
            </w:r>
          </w:ins>
          <w:r>
            <w:rPr>
              <w:noProof/>
              <w:webHidden/>
            </w:rPr>
          </w:r>
          <w:r>
            <w:rPr>
              <w:noProof/>
              <w:webHidden/>
            </w:rPr>
            <w:fldChar w:fldCharType="separate"/>
          </w:r>
          <w:ins w:id="191" w:author="David Conklin" w:date="2020-11-20T11:30:00Z">
            <w:r>
              <w:rPr>
                <w:noProof/>
                <w:webHidden/>
              </w:rPr>
              <w:t>37</w:t>
            </w:r>
            <w:r>
              <w:rPr>
                <w:noProof/>
                <w:webHidden/>
              </w:rPr>
              <w:fldChar w:fldCharType="end"/>
            </w:r>
            <w:r w:rsidRPr="002F2067">
              <w:rPr>
                <w:rStyle w:val="Hyperlink"/>
                <w:noProof/>
              </w:rPr>
              <w:fldChar w:fldCharType="end"/>
            </w:r>
          </w:ins>
        </w:p>
        <w:p w14:paraId="1221ADAC" w14:textId="0AF2AF03" w:rsidR="00D9019C" w:rsidRDefault="00D9019C">
          <w:pPr>
            <w:pStyle w:val="TOC3"/>
            <w:tabs>
              <w:tab w:val="right" w:leader="dot" w:pos="9350"/>
            </w:tabs>
            <w:rPr>
              <w:ins w:id="192" w:author="David Conklin" w:date="2020-11-20T11:30:00Z"/>
              <w:rFonts w:eastAsiaTheme="minorEastAsia"/>
              <w:noProof/>
            </w:rPr>
          </w:pPr>
          <w:ins w:id="193" w:author="David Conklin" w:date="2020-11-20T11:30:00Z">
            <w:r w:rsidRPr="002F2067">
              <w:rPr>
                <w:rStyle w:val="Hyperlink"/>
                <w:noProof/>
              </w:rPr>
              <w:lastRenderedPageBreak/>
              <w:fldChar w:fldCharType="begin"/>
            </w:r>
            <w:r w:rsidRPr="002F2067">
              <w:rPr>
                <w:rStyle w:val="Hyperlink"/>
                <w:noProof/>
              </w:rPr>
              <w:instrText xml:space="preserve"> </w:instrText>
            </w:r>
            <w:r>
              <w:rPr>
                <w:noProof/>
              </w:rPr>
              <w:instrText>HYPERLINK \l "_Toc56764285"</w:instrText>
            </w:r>
            <w:r w:rsidRPr="002F2067">
              <w:rPr>
                <w:rStyle w:val="Hyperlink"/>
                <w:noProof/>
              </w:rPr>
              <w:instrText xml:space="preserve"> </w:instrText>
            </w:r>
            <w:r w:rsidRPr="002F2067">
              <w:rPr>
                <w:rStyle w:val="Hyperlink"/>
                <w:noProof/>
              </w:rPr>
              <w:fldChar w:fldCharType="separate"/>
            </w:r>
            <w:r w:rsidRPr="002F2067">
              <w:rPr>
                <w:rStyle w:val="Hyperlink"/>
                <w:noProof/>
              </w:rPr>
              <w:t>Wetland IDU parameters</w:t>
            </w:r>
            <w:r>
              <w:rPr>
                <w:noProof/>
                <w:webHidden/>
              </w:rPr>
              <w:tab/>
            </w:r>
            <w:r>
              <w:rPr>
                <w:noProof/>
                <w:webHidden/>
              </w:rPr>
              <w:fldChar w:fldCharType="begin"/>
            </w:r>
            <w:r>
              <w:rPr>
                <w:noProof/>
                <w:webHidden/>
              </w:rPr>
              <w:instrText xml:space="preserve"> PAGEREF _Toc56764285 \h </w:instrText>
            </w:r>
          </w:ins>
          <w:r>
            <w:rPr>
              <w:noProof/>
              <w:webHidden/>
            </w:rPr>
          </w:r>
          <w:r>
            <w:rPr>
              <w:noProof/>
              <w:webHidden/>
            </w:rPr>
            <w:fldChar w:fldCharType="separate"/>
          </w:r>
          <w:ins w:id="194" w:author="David Conklin" w:date="2020-11-20T11:30:00Z">
            <w:r>
              <w:rPr>
                <w:noProof/>
                <w:webHidden/>
              </w:rPr>
              <w:t>37</w:t>
            </w:r>
            <w:r>
              <w:rPr>
                <w:noProof/>
                <w:webHidden/>
              </w:rPr>
              <w:fldChar w:fldCharType="end"/>
            </w:r>
            <w:r w:rsidRPr="002F2067">
              <w:rPr>
                <w:rStyle w:val="Hyperlink"/>
                <w:noProof/>
              </w:rPr>
              <w:fldChar w:fldCharType="end"/>
            </w:r>
          </w:ins>
        </w:p>
        <w:p w14:paraId="31106AB7" w14:textId="01939244" w:rsidR="00D9019C" w:rsidRDefault="00D9019C">
          <w:pPr>
            <w:pStyle w:val="TOC3"/>
            <w:tabs>
              <w:tab w:val="right" w:leader="dot" w:pos="9350"/>
            </w:tabs>
            <w:rPr>
              <w:ins w:id="195" w:author="David Conklin" w:date="2020-11-20T11:30:00Z"/>
              <w:rFonts w:eastAsiaTheme="minorEastAsia"/>
              <w:noProof/>
            </w:rPr>
          </w:pPr>
          <w:ins w:id="196"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"_Toc56764286"</w:instrText>
            </w:r>
            <w:r w:rsidRPr="002F2067">
              <w:rPr>
                <w:rStyle w:val="Hyperlink"/>
                <w:noProof/>
              </w:rPr>
              <w:instrText xml:space="preserve"> </w:instrText>
            </w:r>
            <w:r w:rsidRPr="002F2067">
              <w:rPr>
                <w:rStyle w:val="Hyperlink"/>
                <w:noProof/>
              </w:rPr>
              <w:fldChar w:fldCharType="separate"/>
            </w:r>
            <w:r w:rsidRPr="002F2067">
              <w:rPr>
                <w:rStyle w:val="Hyperlink"/>
                <w:noProof/>
              </w:rPr>
              <w:t>Reach parameters</w:t>
            </w:r>
            <w:r>
              <w:rPr>
                <w:noProof/>
                <w:webHidden/>
              </w:rPr>
              <w:tab/>
            </w:r>
            <w:r>
              <w:rPr>
                <w:noProof/>
                <w:webHidden/>
              </w:rPr>
              <w:fldChar w:fldCharType="begin"/>
            </w:r>
            <w:r>
              <w:rPr>
                <w:noProof/>
                <w:webHidden/>
              </w:rPr>
              <w:instrText xml:space="preserve"> PAGEREF _Toc56764286 \h </w:instrText>
            </w:r>
          </w:ins>
          <w:r>
            <w:rPr>
              <w:noProof/>
              <w:webHidden/>
            </w:rPr>
          </w:r>
          <w:r>
            <w:rPr>
              <w:noProof/>
              <w:webHidden/>
            </w:rPr>
            <w:fldChar w:fldCharType="separate"/>
          </w:r>
          <w:ins w:id="197" w:author="David Conklin" w:date="2020-11-20T11:30:00Z">
            <w:r>
              <w:rPr>
                <w:noProof/>
                <w:webHidden/>
              </w:rPr>
              <w:t>37</w:t>
            </w:r>
            <w:r>
              <w:rPr>
                <w:noProof/>
                <w:webHidden/>
              </w:rPr>
              <w:fldChar w:fldCharType="end"/>
            </w:r>
            <w:r w:rsidRPr="002F2067">
              <w:rPr>
                <w:rStyle w:val="Hyperlink"/>
                <w:noProof/>
              </w:rPr>
              <w:fldChar w:fldCharType="end"/>
            </w:r>
          </w:ins>
        </w:p>
        <w:p w14:paraId="5DDAB00B" w14:textId="08660253" w:rsidR="00D9019C" w:rsidRDefault="00D9019C">
          <w:pPr>
            <w:pStyle w:val="TOC2"/>
            <w:tabs>
              <w:tab w:val="right" w:leader="dot" w:pos="9350"/>
            </w:tabs>
            <w:rPr>
              <w:ins w:id="198" w:author="David Conklin" w:date="2020-11-20T11:30:00Z"/>
              <w:rFonts w:eastAsiaTheme="minorEastAsia"/>
              <w:noProof/>
            </w:rPr>
          </w:pPr>
          <w:ins w:id="199"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"_Toc56764287"</w:instrText>
            </w:r>
            <w:r w:rsidRPr="002F2067">
              <w:rPr>
                <w:rStyle w:val="Hyperlink"/>
                <w:noProof/>
              </w:rPr>
              <w:instrText xml:space="preserve"> </w:instrText>
            </w:r>
            <w:r w:rsidRPr="002F2067">
              <w:rPr>
                <w:rStyle w:val="Hyperlink"/>
                <w:noProof/>
              </w:rPr>
              <w:fldChar w:fldCharType="separate"/>
            </w:r>
            <w:r w:rsidRPr="002F2067">
              <w:rPr>
                <w:rStyle w:val="Hyperlink"/>
                <w:noProof/>
              </w:rPr>
              <w:t>Loss (or gain) of wetlands</w:t>
            </w:r>
            <w:r>
              <w:rPr>
                <w:noProof/>
                <w:webHidden/>
              </w:rPr>
              <w:tab/>
            </w:r>
            <w:r>
              <w:rPr>
                <w:noProof/>
                <w:webHidden/>
              </w:rPr>
              <w:fldChar w:fldCharType="begin"/>
            </w:r>
            <w:r>
              <w:rPr>
                <w:noProof/>
                <w:webHidden/>
              </w:rPr>
              <w:instrText xml:space="preserve"> PAGEREF _Toc56764287 \h </w:instrText>
            </w:r>
          </w:ins>
          <w:r>
            <w:rPr>
              <w:noProof/>
              <w:webHidden/>
            </w:rPr>
          </w:r>
          <w:r>
            <w:rPr>
              <w:noProof/>
              <w:webHidden/>
            </w:rPr>
            <w:fldChar w:fldCharType="separate"/>
          </w:r>
          <w:ins w:id="200" w:author="David Conklin" w:date="2020-11-20T11:30:00Z">
            <w:r>
              <w:rPr>
                <w:noProof/>
                <w:webHidden/>
              </w:rPr>
              <w:t>38</w:t>
            </w:r>
            <w:r>
              <w:rPr>
                <w:noProof/>
                <w:webHidden/>
              </w:rPr>
              <w:fldChar w:fldCharType="end"/>
            </w:r>
            <w:r w:rsidRPr="002F2067">
              <w:rPr>
                <w:rStyle w:val="Hyperlink"/>
                <w:noProof/>
              </w:rPr>
              <w:fldChar w:fldCharType="end"/>
            </w:r>
          </w:ins>
        </w:p>
        <w:p w14:paraId="29A06D5D" w14:textId="3723F532" w:rsidR="00D9019C" w:rsidRDefault="00D9019C">
          <w:pPr>
            <w:pStyle w:val="TOC2"/>
            <w:tabs>
              <w:tab w:val="right" w:leader="dot" w:pos="9350"/>
            </w:tabs>
            <w:rPr>
              <w:ins w:id="201" w:author="David Conklin" w:date="2020-11-20T11:30:00Z"/>
              <w:rFonts w:eastAsiaTheme="minorEastAsia"/>
              <w:noProof/>
            </w:rPr>
          </w:pPr>
          <w:ins w:id="202"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"_Toc56764288"</w:instrText>
            </w:r>
            <w:r w:rsidRPr="002F2067">
              <w:rPr>
                <w:rStyle w:val="Hyperlink"/>
                <w:noProof/>
              </w:rPr>
              <w:instrText xml:space="preserve"> </w:instrText>
            </w:r>
            <w:r w:rsidRPr="002F2067">
              <w:rPr>
                <w:rStyle w:val="Hyperlink"/>
                <w:noProof/>
              </w:rPr>
              <w:fldChar w:fldCharType="separate"/>
            </w:r>
            <w:r w:rsidRPr="002F2067">
              <w:rPr>
                <w:rStyle w:val="Hyperlink"/>
                <w:noProof/>
              </w:rPr>
              <w:t>Reality check</w:t>
            </w:r>
            <w:r>
              <w:rPr>
                <w:noProof/>
                <w:webHidden/>
              </w:rPr>
              <w:tab/>
            </w:r>
            <w:r>
              <w:rPr>
                <w:noProof/>
                <w:webHidden/>
              </w:rPr>
              <w:fldChar w:fldCharType="begin"/>
            </w:r>
            <w:r>
              <w:rPr>
                <w:noProof/>
                <w:webHidden/>
              </w:rPr>
              <w:instrText xml:space="preserve"> PAGEREF _Toc56764288 \h </w:instrText>
            </w:r>
          </w:ins>
          <w:r>
            <w:rPr>
              <w:noProof/>
              <w:webHidden/>
            </w:rPr>
          </w:r>
          <w:r>
            <w:rPr>
              <w:noProof/>
              <w:webHidden/>
            </w:rPr>
            <w:fldChar w:fldCharType="separate"/>
          </w:r>
          <w:ins w:id="203" w:author="David Conklin" w:date="2020-11-20T11:30:00Z">
            <w:r>
              <w:rPr>
                <w:noProof/>
                <w:webHidden/>
              </w:rPr>
              <w:t>38</w:t>
            </w:r>
            <w:r>
              <w:rPr>
                <w:noProof/>
                <w:webHidden/>
              </w:rPr>
              <w:fldChar w:fldCharType="end"/>
            </w:r>
            <w:r w:rsidRPr="002F2067">
              <w:rPr>
                <w:rStyle w:val="Hyperlink"/>
                <w:noProof/>
              </w:rPr>
              <w:fldChar w:fldCharType="end"/>
            </w:r>
          </w:ins>
        </w:p>
        <w:p w14:paraId="0A905AAF" w14:textId="2D1DFA82" w:rsidR="00D9019C" w:rsidRDefault="00D9019C">
          <w:pPr>
            <w:pStyle w:val="TOC2"/>
            <w:tabs>
              <w:tab w:val="right" w:leader="dot" w:pos="9350"/>
            </w:tabs>
            <w:rPr>
              <w:ins w:id="204" w:author="David Conklin" w:date="2020-11-20T11:30:00Z"/>
              <w:rFonts w:eastAsiaTheme="minorEastAsia"/>
              <w:noProof/>
            </w:rPr>
          </w:pPr>
          <w:ins w:id="205"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"_Toc56764289"</w:instrText>
            </w:r>
            <w:r w:rsidRPr="002F2067">
              <w:rPr>
                <w:rStyle w:val="Hyperlink"/>
                <w:noProof/>
              </w:rPr>
              <w:instrText xml:space="preserve"> </w:instrText>
            </w:r>
            <w:r w:rsidRPr="002F2067">
              <w:rPr>
                <w:rStyle w:val="Hyperlink"/>
                <w:noProof/>
              </w:rPr>
              <w:fldChar w:fldCharType="separate"/>
            </w:r>
            <w:r w:rsidRPr="002F2067">
              <w:rPr>
                <w:rStyle w:val="Hyperlink"/>
                <w:noProof/>
              </w:rPr>
              <w:t>High Cascades Springs</w:t>
            </w:r>
            <w:r>
              <w:rPr>
                <w:noProof/>
                <w:webHidden/>
              </w:rPr>
              <w:tab/>
            </w:r>
            <w:r>
              <w:rPr>
                <w:noProof/>
                <w:webHidden/>
              </w:rPr>
              <w:fldChar w:fldCharType="begin"/>
            </w:r>
            <w:r>
              <w:rPr>
                <w:noProof/>
                <w:webHidden/>
              </w:rPr>
              <w:instrText xml:space="preserve"> PAGEREF _Toc56764289 \h </w:instrText>
            </w:r>
          </w:ins>
          <w:r>
            <w:rPr>
              <w:noProof/>
              <w:webHidden/>
            </w:rPr>
          </w:r>
          <w:r>
            <w:rPr>
              <w:noProof/>
              <w:webHidden/>
            </w:rPr>
            <w:fldChar w:fldCharType="separate"/>
          </w:r>
          <w:ins w:id="206" w:author="David Conklin" w:date="2020-11-20T11:30:00Z">
            <w:r>
              <w:rPr>
                <w:noProof/>
                <w:webHidden/>
              </w:rPr>
              <w:t>40</w:t>
            </w:r>
            <w:r>
              <w:rPr>
                <w:noProof/>
                <w:webHidden/>
              </w:rPr>
              <w:fldChar w:fldCharType="end"/>
            </w:r>
            <w:r w:rsidRPr="002F2067">
              <w:rPr>
                <w:rStyle w:val="Hyperlink"/>
                <w:noProof/>
              </w:rPr>
              <w:fldChar w:fldCharType="end"/>
            </w:r>
          </w:ins>
        </w:p>
        <w:p w14:paraId="5EF3B381" w14:textId="1D6FF657" w:rsidR="00D9019C" w:rsidRDefault="00D9019C">
          <w:pPr>
            <w:pStyle w:val="TOC2"/>
            <w:tabs>
              <w:tab w:val="right" w:leader="dot" w:pos="9350"/>
            </w:tabs>
            <w:rPr>
              <w:ins w:id="207" w:author="David Conklin" w:date="2020-11-20T11:30:00Z"/>
              <w:rFonts w:eastAsiaTheme="minorEastAsia"/>
              <w:noProof/>
            </w:rPr>
          </w:pPr>
          <w:ins w:id="208"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"_Toc56764290"</w:instrText>
            </w:r>
            <w:r w:rsidRPr="002F2067">
              <w:rPr>
                <w:rStyle w:val="Hyperlink"/>
                <w:noProof/>
              </w:rPr>
              <w:instrText xml:space="preserve"> </w:instrText>
            </w:r>
            <w:r w:rsidRPr="002F2067">
              <w:rPr>
                <w:rStyle w:val="Hyperlink"/>
                <w:noProof/>
              </w:rPr>
              <w:fldChar w:fldCharType="separate"/>
            </w:r>
            <w:r w:rsidRPr="002F2067">
              <w:rPr>
                <w:rStyle w:val="Hyperlink"/>
                <w:noProof/>
              </w:rPr>
              <w:t>Calibration and simulation skill</w:t>
            </w:r>
            <w:r>
              <w:rPr>
                <w:noProof/>
                <w:webHidden/>
              </w:rPr>
              <w:tab/>
            </w:r>
            <w:r>
              <w:rPr>
                <w:noProof/>
                <w:webHidden/>
              </w:rPr>
              <w:fldChar w:fldCharType="begin"/>
            </w:r>
            <w:r>
              <w:rPr>
                <w:noProof/>
                <w:webHidden/>
              </w:rPr>
              <w:instrText xml:space="preserve"> PAGEREF _Toc56764290 \h </w:instrText>
            </w:r>
          </w:ins>
          <w:r>
            <w:rPr>
              <w:noProof/>
              <w:webHidden/>
            </w:rPr>
          </w:r>
          <w:r>
            <w:rPr>
              <w:noProof/>
              <w:webHidden/>
            </w:rPr>
            <w:fldChar w:fldCharType="separate"/>
          </w:r>
          <w:ins w:id="209" w:author="David Conklin" w:date="2020-11-20T11:30:00Z">
            <w:r>
              <w:rPr>
                <w:noProof/>
                <w:webHidden/>
              </w:rPr>
              <w:t>41</w:t>
            </w:r>
            <w:r>
              <w:rPr>
                <w:noProof/>
                <w:webHidden/>
              </w:rPr>
              <w:fldChar w:fldCharType="end"/>
            </w:r>
            <w:r w:rsidRPr="002F2067">
              <w:rPr>
                <w:rStyle w:val="Hyperlink"/>
                <w:noProof/>
              </w:rPr>
              <w:fldChar w:fldCharType="end"/>
            </w:r>
          </w:ins>
        </w:p>
        <w:p w14:paraId="463A4417" w14:textId="3DA0D74D" w:rsidR="00D9019C" w:rsidRDefault="00D9019C">
          <w:pPr>
            <w:pStyle w:val="TOC2"/>
            <w:tabs>
              <w:tab w:val="right" w:leader="dot" w:pos="9350"/>
            </w:tabs>
            <w:rPr>
              <w:ins w:id="210" w:author="David Conklin" w:date="2020-11-20T11:30:00Z"/>
              <w:rFonts w:eastAsiaTheme="minorEastAsia"/>
              <w:noProof/>
            </w:rPr>
          </w:pPr>
          <w:ins w:id="211"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"_Toc56764291"</w:instrText>
            </w:r>
            <w:r w:rsidRPr="002F2067">
              <w:rPr>
                <w:rStyle w:val="Hyperlink"/>
                <w:noProof/>
              </w:rPr>
              <w:instrText xml:space="preserve"> </w:instrText>
            </w:r>
            <w:r w:rsidRPr="002F2067">
              <w:rPr>
                <w:rStyle w:val="Hyperlink"/>
                <w:noProof/>
              </w:rPr>
              <w:fldChar w:fldCharType="separate"/>
            </w:r>
            <w:r w:rsidRPr="002F2067">
              <w:rPr>
                <w:rStyle w:val="Hyperlink"/>
                <w:noProof/>
              </w:rPr>
              <w:t>Analysis of calibration and skill</w:t>
            </w:r>
            <w:r>
              <w:rPr>
                <w:noProof/>
                <w:webHidden/>
              </w:rPr>
              <w:tab/>
            </w:r>
            <w:r>
              <w:rPr>
                <w:noProof/>
                <w:webHidden/>
              </w:rPr>
              <w:fldChar w:fldCharType="begin"/>
            </w:r>
            <w:r>
              <w:rPr>
                <w:noProof/>
                <w:webHidden/>
              </w:rPr>
              <w:instrText xml:space="preserve"> PAGEREF _Toc56764291 \h </w:instrText>
            </w:r>
          </w:ins>
          <w:r>
            <w:rPr>
              <w:noProof/>
              <w:webHidden/>
            </w:rPr>
          </w:r>
          <w:r>
            <w:rPr>
              <w:noProof/>
              <w:webHidden/>
            </w:rPr>
            <w:fldChar w:fldCharType="separate"/>
          </w:r>
          <w:ins w:id="212" w:author="David Conklin" w:date="2020-11-20T11:30:00Z">
            <w:r>
              <w:rPr>
                <w:noProof/>
                <w:webHidden/>
              </w:rPr>
              <w:t>43</w:t>
            </w:r>
            <w:r>
              <w:rPr>
                <w:noProof/>
                <w:webHidden/>
              </w:rPr>
              <w:fldChar w:fldCharType="end"/>
            </w:r>
            <w:r w:rsidRPr="002F2067">
              <w:rPr>
                <w:rStyle w:val="Hyperlink"/>
                <w:noProof/>
              </w:rPr>
              <w:fldChar w:fldCharType="end"/>
            </w:r>
          </w:ins>
        </w:p>
        <w:p w14:paraId="4452F33B" w14:textId="0E97A9EC" w:rsidR="00D9019C" w:rsidRDefault="00D9019C">
          <w:pPr>
            <w:pStyle w:val="TOC2"/>
            <w:tabs>
              <w:tab w:val="right" w:leader="dot" w:pos="9350"/>
            </w:tabs>
            <w:rPr>
              <w:ins w:id="213" w:author="David Conklin" w:date="2020-11-20T11:30:00Z"/>
              <w:rFonts w:eastAsiaTheme="minorEastAsia"/>
              <w:noProof/>
            </w:rPr>
          </w:pPr>
          <w:ins w:id="214"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"_Toc56764292"</w:instrText>
            </w:r>
            <w:r w:rsidRPr="002F2067">
              <w:rPr>
                <w:rStyle w:val="Hyperlink"/>
                <w:noProof/>
              </w:rPr>
              <w:instrText xml:space="preserve"> </w:instrText>
            </w:r>
            <w:r w:rsidRPr="002F2067">
              <w:rPr>
                <w:rStyle w:val="Hyperlink"/>
                <w:noProof/>
              </w:rPr>
              <w:fldChar w:fldCharType="separate"/>
            </w:r>
            <w:r w:rsidRPr="002F2067">
              <w:rPr>
                <w:rStyle w:val="Hyperlink"/>
                <w:noProof/>
              </w:rPr>
              <w:t>Simulated McKenzie basin water budget</w:t>
            </w:r>
            <w:r>
              <w:rPr>
                <w:noProof/>
                <w:webHidden/>
              </w:rPr>
              <w:tab/>
            </w:r>
            <w:r>
              <w:rPr>
                <w:noProof/>
                <w:webHidden/>
              </w:rPr>
              <w:fldChar w:fldCharType="begin"/>
            </w:r>
            <w:r>
              <w:rPr>
                <w:noProof/>
                <w:webHidden/>
              </w:rPr>
              <w:instrText xml:space="preserve"> PAGEREF _Toc56764292 \h </w:instrText>
            </w:r>
          </w:ins>
          <w:r>
            <w:rPr>
              <w:noProof/>
              <w:webHidden/>
            </w:rPr>
          </w:r>
          <w:r>
            <w:rPr>
              <w:noProof/>
              <w:webHidden/>
            </w:rPr>
            <w:fldChar w:fldCharType="separate"/>
          </w:r>
          <w:ins w:id="215" w:author="David Conklin" w:date="2020-11-20T11:30:00Z">
            <w:r>
              <w:rPr>
                <w:noProof/>
                <w:webHidden/>
              </w:rPr>
              <w:t>44</w:t>
            </w:r>
            <w:r>
              <w:rPr>
                <w:noProof/>
                <w:webHidden/>
              </w:rPr>
              <w:fldChar w:fldCharType="end"/>
            </w:r>
            <w:r w:rsidRPr="002F2067">
              <w:rPr>
                <w:rStyle w:val="Hyperlink"/>
                <w:noProof/>
              </w:rPr>
              <w:fldChar w:fldCharType="end"/>
            </w:r>
          </w:ins>
        </w:p>
        <w:p w14:paraId="3D4A0636" w14:textId="5B478731" w:rsidR="00D9019C" w:rsidRDefault="00D9019C">
          <w:pPr>
            <w:pStyle w:val="TOC2"/>
            <w:tabs>
              <w:tab w:val="right" w:leader="dot" w:pos="9350"/>
            </w:tabs>
            <w:rPr>
              <w:ins w:id="216" w:author="David Conklin" w:date="2020-11-20T11:30:00Z"/>
              <w:rFonts w:eastAsiaTheme="minorEastAsia"/>
              <w:noProof/>
            </w:rPr>
          </w:pPr>
          <w:ins w:id="217"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"_Toc56764293"</w:instrText>
            </w:r>
            <w:r w:rsidRPr="002F2067">
              <w:rPr>
                <w:rStyle w:val="Hyperlink"/>
                <w:noProof/>
              </w:rPr>
              <w:instrText xml:space="preserve"> </w:instrText>
            </w:r>
            <w:r w:rsidRPr="002F2067">
              <w:rPr>
                <w:rStyle w:val="Hyperlink"/>
                <w:noProof/>
              </w:rPr>
              <w:fldChar w:fldCharType="separate"/>
            </w:r>
            <w:r w:rsidRPr="002F2067">
              <w:rPr>
                <w:rStyle w:val="Hyperlink"/>
                <w:noProof/>
              </w:rPr>
              <w:t>Clackamas wetlands v. McKenzie wetlands</w:t>
            </w:r>
            <w:r>
              <w:rPr>
                <w:noProof/>
                <w:webHidden/>
              </w:rPr>
              <w:tab/>
            </w:r>
            <w:r>
              <w:rPr>
                <w:noProof/>
                <w:webHidden/>
              </w:rPr>
              <w:fldChar w:fldCharType="begin"/>
            </w:r>
            <w:r>
              <w:rPr>
                <w:noProof/>
                <w:webHidden/>
              </w:rPr>
              <w:instrText xml:space="preserve"> PAGEREF _Toc56764293 \h </w:instrText>
            </w:r>
          </w:ins>
          <w:r>
            <w:rPr>
              <w:noProof/>
              <w:webHidden/>
            </w:rPr>
          </w:r>
          <w:r>
            <w:rPr>
              <w:noProof/>
              <w:webHidden/>
            </w:rPr>
            <w:fldChar w:fldCharType="separate"/>
          </w:r>
          <w:ins w:id="218" w:author="David Conklin" w:date="2020-11-20T11:30:00Z">
            <w:r>
              <w:rPr>
                <w:noProof/>
                <w:webHidden/>
              </w:rPr>
              <w:t>46</w:t>
            </w:r>
            <w:r>
              <w:rPr>
                <w:noProof/>
                <w:webHidden/>
              </w:rPr>
              <w:fldChar w:fldCharType="end"/>
            </w:r>
            <w:r w:rsidRPr="002F2067">
              <w:rPr>
                <w:rStyle w:val="Hyperlink"/>
                <w:noProof/>
              </w:rPr>
              <w:fldChar w:fldCharType="end"/>
            </w:r>
          </w:ins>
        </w:p>
        <w:p w14:paraId="5BDD0F0C" w14:textId="017421D8" w:rsidR="00D9019C" w:rsidRDefault="00D9019C">
          <w:pPr>
            <w:pStyle w:val="TOC1"/>
            <w:tabs>
              <w:tab w:val="right" w:leader="dot" w:pos="9350"/>
            </w:tabs>
            <w:rPr>
              <w:ins w:id="219" w:author="David Conklin" w:date="2020-11-20T11:30:00Z"/>
              <w:rFonts w:eastAsiaTheme="minorEastAsia"/>
              <w:noProof/>
            </w:rPr>
          </w:pPr>
          <w:ins w:id="220"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"_Toc56764294"</w:instrText>
            </w:r>
            <w:r w:rsidRPr="002F2067">
              <w:rPr>
                <w:rStyle w:val="Hyperlink"/>
                <w:noProof/>
              </w:rPr>
              <w:instrText xml:space="preserve"> </w:instrText>
            </w:r>
            <w:r w:rsidRPr="002F2067">
              <w:rPr>
                <w:rStyle w:val="Hyperlink"/>
                <w:noProof/>
              </w:rPr>
              <w:fldChar w:fldCharType="separate"/>
            </w:r>
            <w:r w:rsidRPr="002F2067">
              <w:rPr>
                <w:rStyle w:val="Hyperlink"/>
                <w:noProof/>
              </w:rPr>
              <w:t>The Clackamas Basin</w:t>
            </w:r>
            <w:r>
              <w:rPr>
                <w:noProof/>
                <w:webHidden/>
              </w:rPr>
              <w:tab/>
            </w:r>
            <w:r>
              <w:rPr>
                <w:noProof/>
                <w:webHidden/>
              </w:rPr>
              <w:fldChar w:fldCharType="begin"/>
            </w:r>
            <w:r>
              <w:rPr>
                <w:noProof/>
                <w:webHidden/>
              </w:rPr>
              <w:instrText xml:space="preserve"> PAGEREF _Toc56764294 \h </w:instrText>
            </w:r>
          </w:ins>
          <w:r>
            <w:rPr>
              <w:noProof/>
              <w:webHidden/>
            </w:rPr>
          </w:r>
          <w:r>
            <w:rPr>
              <w:noProof/>
              <w:webHidden/>
            </w:rPr>
            <w:fldChar w:fldCharType="separate"/>
          </w:r>
          <w:ins w:id="221" w:author="David Conklin" w:date="2020-11-20T11:30:00Z">
            <w:r>
              <w:rPr>
                <w:noProof/>
                <w:webHidden/>
              </w:rPr>
              <w:t>47</w:t>
            </w:r>
            <w:r>
              <w:rPr>
                <w:noProof/>
                <w:webHidden/>
              </w:rPr>
              <w:fldChar w:fldCharType="end"/>
            </w:r>
            <w:r w:rsidRPr="002F2067">
              <w:rPr>
                <w:rStyle w:val="Hyperlink"/>
                <w:noProof/>
              </w:rPr>
              <w:fldChar w:fldCharType="end"/>
            </w:r>
          </w:ins>
        </w:p>
        <w:p w14:paraId="4A97197F" w14:textId="3A08D41E" w:rsidR="00D9019C" w:rsidRDefault="00D9019C">
          <w:pPr>
            <w:pStyle w:val="TOC1"/>
            <w:tabs>
              <w:tab w:val="right" w:leader="dot" w:pos="9350"/>
            </w:tabs>
            <w:rPr>
              <w:ins w:id="222" w:author="David Conklin" w:date="2020-11-20T11:30:00Z"/>
              <w:rFonts w:eastAsiaTheme="minorEastAsia"/>
              <w:noProof/>
            </w:rPr>
          </w:pPr>
          <w:ins w:id="223"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"_Toc56764295"</w:instrText>
            </w:r>
            <w:r w:rsidRPr="002F2067">
              <w:rPr>
                <w:rStyle w:val="Hyperlink"/>
                <w:noProof/>
              </w:rPr>
              <w:instrText xml:space="preserve"> </w:instrText>
            </w:r>
            <w:r w:rsidRPr="002F2067">
              <w:rPr>
                <w:rStyle w:val="Hyperlink"/>
                <w:noProof/>
              </w:rPr>
              <w:fldChar w:fldCharType="separate"/>
            </w:r>
            <w:r w:rsidRPr="002F2067">
              <w:rPr>
                <w:rStyle w:val="Hyperlink"/>
                <w:noProof/>
              </w:rPr>
              <w:t>Directory structure and file names</w:t>
            </w:r>
            <w:r>
              <w:rPr>
                <w:noProof/>
                <w:webHidden/>
              </w:rPr>
              <w:tab/>
            </w:r>
            <w:r>
              <w:rPr>
                <w:noProof/>
                <w:webHidden/>
              </w:rPr>
              <w:fldChar w:fldCharType="begin"/>
            </w:r>
            <w:r>
              <w:rPr>
                <w:noProof/>
                <w:webHidden/>
              </w:rPr>
              <w:instrText xml:space="preserve"> PAGEREF _Toc56764295 \h </w:instrText>
            </w:r>
          </w:ins>
          <w:r>
            <w:rPr>
              <w:noProof/>
              <w:webHidden/>
            </w:rPr>
          </w:r>
          <w:r>
            <w:rPr>
              <w:noProof/>
              <w:webHidden/>
            </w:rPr>
            <w:fldChar w:fldCharType="separate"/>
          </w:r>
          <w:ins w:id="224" w:author="David Conklin" w:date="2020-11-20T11:30:00Z">
            <w:r>
              <w:rPr>
                <w:noProof/>
                <w:webHidden/>
              </w:rPr>
              <w:t>48</w:t>
            </w:r>
            <w:r>
              <w:rPr>
                <w:noProof/>
                <w:webHidden/>
              </w:rPr>
              <w:fldChar w:fldCharType="end"/>
            </w:r>
            <w:r w:rsidRPr="002F2067">
              <w:rPr>
                <w:rStyle w:val="Hyperlink"/>
                <w:noProof/>
              </w:rPr>
              <w:fldChar w:fldCharType="end"/>
            </w:r>
          </w:ins>
        </w:p>
        <w:p w14:paraId="21BA0AAF" w14:textId="6F9DCAE7" w:rsidR="00D9019C" w:rsidRDefault="00D9019C">
          <w:pPr>
            <w:pStyle w:val="TOC1"/>
            <w:tabs>
              <w:tab w:val="right" w:leader="dot" w:pos="9350"/>
            </w:tabs>
            <w:rPr>
              <w:ins w:id="225" w:author="David Conklin" w:date="2020-11-20T11:30:00Z"/>
              <w:rFonts w:eastAsiaTheme="minorEastAsia"/>
              <w:noProof/>
            </w:rPr>
          </w:pPr>
          <w:ins w:id="226"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"_Toc56764296"</w:instrText>
            </w:r>
            <w:r w:rsidRPr="002F2067">
              <w:rPr>
                <w:rStyle w:val="Hyperlink"/>
                <w:noProof/>
              </w:rPr>
              <w:instrText xml:space="preserve"> </w:instrText>
            </w:r>
            <w:r w:rsidRPr="002F2067">
              <w:rPr>
                <w:rStyle w:val="Hyperlink"/>
                <w:noProof/>
              </w:rPr>
              <w:fldChar w:fldCharType="separate"/>
            </w:r>
            <w:r w:rsidRPr="002F2067">
              <w:rPr>
                <w:rStyle w:val="Hyperlink"/>
                <w:noProof/>
              </w:rPr>
              <w:t>Release Log</w:t>
            </w:r>
            <w:r>
              <w:rPr>
                <w:noProof/>
                <w:webHidden/>
              </w:rPr>
              <w:tab/>
            </w:r>
            <w:r>
              <w:rPr>
                <w:noProof/>
                <w:webHidden/>
              </w:rPr>
              <w:fldChar w:fldCharType="begin"/>
            </w:r>
            <w:r>
              <w:rPr>
                <w:noProof/>
                <w:webHidden/>
              </w:rPr>
              <w:instrText xml:space="preserve"> PAGEREF _Toc56764296 \h </w:instrText>
            </w:r>
          </w:ins>
          <w:r>
            <w:rPr>
              <w:noProof/>
              <w:webHidden/>
            </w:rPr>
          </w:r>
          <w:r>
            <w:rPr>
              <w:noProof/>
              <w:webHidden/>
            </w:rPr>
            <w:fldChar w:fldCharType="separate"/>
          </w:r>
          <w:ins w:id="227" w:author="David Conklin" w:date="2020-11-20T11:30:00Z">
            <w:r>
              <w:rPr>
                <w:noProof/>
                <w:webHidden/>
              </w:rPr>
              <w:t>49</w:t>
            </w:r>
            <w:r>
              <w:rPr>
                <w:noProof/>
                <w:webHidden/>
              </w:rPr>
              <w:fldChar w:fldCharType="end"/>
            </w:r>
            <w:r w:rsidRPr="002F2067">
              <w:rPr>
                <w:rStyle w:val="Hyperlink"/>
                <w:noProof/>
              </w:rPr>
              <w:fldChar w:fldCharType="end"/>
            </w:r>
          </w:ins>
        </w:p>
        <w:p w14:paraId="7938A47A" w14:textId="5C121582" w:rsidR="00D9019C" w:rsidRDefault="00D9019C">
          <w:pPr>
            <w:pStyle w:val="TOC1"/>
            <w:tabs>
              <w:tab w:val="right" w:leader="dot" w:pos="9350"/>
            </w:tabs>
            <w:rPr>
              <w:ins w:id="228" w:author="David Conklin" w:date="2020-11-20T11:30:00Z"/>
              <w:rFonts w:eastAsiaTheme="minorEastAsia"/>
              <w:noProof/>
            </w:rPr>
          </w:pPr>
          <w:ins w:id="229"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"_Toc56764297"</w:instrText>
            </w:r>
            <w:r w:rsidRPr="002F2067">
              <w:rPr>
                <w:rStyle w:val="Hyperlink"/>
                <w:noProof/>
              </w:rPr>
              <w:instrText xml:space="preserve"> </w:instrText>
            </w:r>
            <w:r w:rsidRPr="002F2067">
              <w:rPr>
                <w:rStyle w:val="Hyperlink"/>
                <w:noProof/>
              </w:rPr>
              <w:fldChar w:fldCharType="separate"/>
            </w:r>
            <w:r w:rsidRPr="002F2067">
              <w:rPr>
                <w:rStyle w:val="Hyperlink"/>
                <w:noProof/>
              </w:rPr>
              <w:t>References</w:t>
            </w:r>
            <w:r>
              <w:rPr>
                <w:noProof/>
                <w:webHidden/>
              </w:rPr>
              <w:tab/>
            </w:r>
            <w:r>
              <w:rPr>
                <w:noProof/>
                <w:webHidden/>
              </w:rPr>
              <w:fldChar w:fldCharType="begin"/>
            </w:r>
            <w:r>
              <w:rPr>
                <w:noProof/>
                <w:webHidden/>
              </w:rPr>
              <w:instrText xml:space="preserve"> PAGEREF _Toc56764297 \h </w:instrText>
            </w:r>
          </w:ins>
          <w:r>
            <w:rPr>
              <w:noProof/>
              <w:webHidden/>
            </w:rPr>
          </w:r>
          <w:r>
            <w:rPr>
              <w:noProof/>
              <w:webHidden/>
            </w:rPr>
            <w:fldChar w:fldCharType="separate"/>
          </w:r>
          <w:ins w:id="230" w:author="David Conklin" w:date="2020-11-20T11:30:00Z">
            <w:r>
              <w:rPr>
                <w:noProof/>
                <w:webHidden/>
              </w:rPr>
              <w:t>51</w:t>
            </w:r>
            <w:r>
              <w:rPr>
                <w:noProof/>
                <w:webHidden/>
              </w:rPr>
              <w:fldChar w:fldCharType="end"/>
            </w:r>
            <w:r w:rsidRPr="002F2067">
              <w:rPr>
                <w:rStyle w:val="Hyperlink"/>
                <w:noProof/>
              </w:rPr>
              <w:fldChar w:fldCharType="end"/>
            </w:r>
          </w:ins>
        </w:p>
        <w:p w14:paraId="0D0AD269" w14:textId="1CE8A8DB" w:rsidR="00D9019C" w:rsidRDefault="00D9019C">
          <w:pPr>
            <w:pStyle w:val="TOC1"/>
            <w:tabs>
              <w:tab w:val="right" w:leader="dot" w:pos="9350"/>
            </w:tabs>
            <w:rPr>
              <w:ins w:id="231" w:author="David Conklin" w:date="2020-11-20T11:30:00Z"/>
              <w:rFonts w:eastAsiaTheme="minorEastAsia"/>
              <w:noProof/>
            </w:rPr>
          </w:pPr>
          <w:ins w:id="232" w:author="David Conklin" w:date="2020-11-20T11:30:00Z">
            <w:r w:rsidRPr="002F2067">
              <w:rPr>
                <w:rStyle w:val="Hyperlink"/>
                <w:noProof/>
              </w:rPr>
              <w:fldChar w:fldCharType="begin"/>
            </w:r>
            <w:r w:rsidRPr="002F2067">
              <w:rPr>
                <w:rStyle w:val="Hyperlink"/>
                <w:noProof/>
              </w:rPr>
              <w:instrText xml:space="preserve"> </w:instrText>
            </w:r>
            <w:r>
              <w:rPr>
                <w:noProof/>
              </w:rPr>
              <w:instrText>HYPERLINK \l "_Toc56764298"</w:instrText>
            </w:r>
            <w:r w:rsidRPr="002F2067">
              <w:rPr>
                <w:rStyle w:val="Hyperlink"/>
                <w:noProof/>
              </w:rPr>
              <w:instrText xml:space="preserve"> </w:instrText>
            </w:r>
            <w:r w:rsidRPr="002F2067">
              <w:rPr>
                <w:rStyle w:val="Hyperlink"/>
                <w:noProof/>
              </w:rPr>
              <w:fldChar w:fldCharType="separate"/>
            </w:r>
            <w:r w:rsidRPr="002F2067">
              <w:rPr>
                <w:rStyle w:val="Hyperlink"/>
                <w:noProof/>
              </w:rPr>
              <w:t>Acronyms and Abbreviations</w:t>
            </w:r>
            <w:r>
              <w:rPr>
                <w:noProof/>
                <w:webHidden/>
              </w:rPr>
              <w:tab/>
            </w:r>
            <w:r>
              <w:rPr>
                <w:noProof/>
                <w:webHidden/>
              </w:rPr>
              <w:fldChar w:fldCharType="begin"/>
            </w:r>
            <w:r>
              <w:rPr>
                <w:noProof/>
                <w:webHidden/>
              </w:rPr>
              <w:instrText xml:space="preserve"> PAGEREF _Toc56764298 \h </w:instrText>
            </w:r>
          </w:ins>
          <w:r>
            <w:rPr>
              <w:noProof/>
              <w:webHidden/>
            </w:rPr>
          </w:r>
          <w:r>
            <w:rPr>
              <w:noProof/>
              <w:webHidden/>
            </w:rPr>
            <w:fldChar w:fldCharType="separate"/>
          </w:r>
          <w:ins w:id="233" w:author="David Conklin" w:date="2020-11-20T11:30:00Z">
            <w:r>
              <w:rPr>
                <w:noProof/>
                <w:webHidden/>
              </w:rPr>
              <w:t>52</w:t>
            </w:r>
            <w:r>
              <w:rPr>
                <w:noProof/>
                <w:webHidden/>
              </w:rPr>
              <w:fldChar w:fldCharType="end"/>
            </w:r>
            <w:r w:rsidRPr="002F2067">
              <w:rPr>
                <w:rStyle w:val="Hyperlink"/>
                <w:noProof/>
              </w:rPr>
              <w:fldChar w:fldCharType="end"/>
            </w:r>
          </w:ins>
        </w:p>
        <w:p w14:paraId="795FD265" w14:textId="0B6DFF6B" w:rsidR="006636CC" w:rsidDel="005E090B" w:rsidRDefault="006636CC">
          <w:pPr>
            <w:pStyle w:val="TOC1"/>
            <w:tabs>
              <w:tab w:val="right" w:leader="dot" w:pos="9350"/>
            </w:tabs>
            <w:rPr>
              <w:del w:id="234" w:author="David Conklin" w:date="2020-11-18T14:49:00Z"/>
              <w:rFonts w:eastAsiaTheme="minorEastAsia"/>
              <w:noProof/>
            </w:rPr>
          </w:pPr>
          <w:del w:id="235"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"_Toc56579815"</w:delInstrText>
            </w:r>
            <w:r w:rsidRPr="00FC70A4" w:rsidDel="005E090B">
              <w:rPr>
                <w:rStyle w:val="Hyperlink"/>
                <w:noProof/>
              </w:rPr>
              <w:delInstrText xml:space="preserve"> </w:delInstrText>
            </w:r>
            <w:r w:rsidRPr="00FC70A4" w:rsidDel="005E090B">
              <w:rPr>
                <w:rStyle w:val="Hyperlink"/>
                <w:noProof/>
              </w:rPr>
              <w:fldChar w:fldCharType="separate"/>
            </w:r>
          </w:del>
          <w:ins w:id="236" w:author="David Conklin" w:date="2020-11-20T11:30:00Z">
            <w:r w:rsidR="00D9019C">
              <w:rPr>
                <w:rStyle w:val="Hyperlink"/>
                <w:b/>
                <w:bCs/>
                <w:noProof/>
              </w:rPr>
              <w:t>Error! Hyperlink reference not valid.</w:t>
            </w:r>
          </w:ins>
          <w:del w:id="237" w:author="David Conklin" w:date="2020-11-18T14:49:00Z">
            <w:r w:rsidRPr="00FC70A4" w:rsidDel="005E090B">
              <w:rPr>
                <w:rStyle w:val="Hyperlink"/>
                <w:noProof/>
              </w:rPr>
              <w:delText>What is a digital handbook?</w:delText>
            </w:r>
            <w:r w:rsidDel="005E090B">
              <w:rPr>
                <w:noProof/>
                <w:webHidden/>
              </w:rPr>
              <w:tab/>
            </w:r>
            <w:r w:rsidDel="005E090B">
              <w:rPr>
                <w:noProof/>
                <w:webHidden/>
              </w:rPr>
              <w:fldChar w:fldCharType="begin"/>
            </w:r>
            <w:r w:rsidDel="005E090B">
              <w:rPr>
                <w:noProof/>
                <w:webHidden/>
              </w:rPr>
              <w:delInstrText xml:space="preserve"> PAGEREF _Toc56579815 \h </w:delInstrText>
            </w:r>
            <w:r w:rsidDel="005E090B">
              <w:rPr>
                <w:noProof/>
                <w:webHidden/>
              </w:rPr>
            </w:r>
            <w:r w:rsidDel="005E090B">
              <w:rPr>
                <w:noProof/>
                <w:webHidden/>
              </w:rPr>
              <w:fldChar w:fldCharType="separate"/>
            </w:r>
            <w:r w:rsidR="00F90C07" w:rsidDel="005E090B">
              <w:rPr>
                <w:noProof/>
                <w:webHidden/>
              </w:rPr>
              <w:delText>3</w:delText>
            </w:r>
            <w:r w:rsidDel="005E090B">
              <w:rPr>
                <w:noProof/>
                <w:webHidden/>
              </w:rPr>
              <w:fldChar w:fldCharType="end"/>
            </w:r>
            <w:r w:rsidRPr="00FC70A4" w:rsidDel="005E090B">
              <w:rPr>
                <w:rStyle w:val="Hyperlink"/>
                <w:noProof/>
              </w:rPr>
              <w:fldChar w:fldCharType="end"/>
            </w:r>
          </w:del>
        </w:p>
        <w:p w14:paraId="6C175D28" w14:textId="2962FBE0" w:rsidR="006636CC" w:rsidDel="005E090B" w:rsidRDefault="006636CC">
          <w:pPr>
            <w:pStyle w:val="TOC1"/>
            <w:tabs>
              <w:tab w:val="right" w:leader="dot" w:pos="9350"/>
            </w:tabs>
            <w:rPr>
              <w:del w:id="238" w:author="David Conklin" w:date="2020-11-18T14:49:00Z"/>
              <w:rFonts w:eastAsiaTheme="minorEastAsia"/>
              <w:noProof/>
            </w:rPr>
          </w:pPr>
          <w:del w:id="239"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"_Toc56579816"</w:delInstrText>
            </w:r>
            <w:r w:rsidRPr="00FC70A4" w:rsidDel="005E090B">
              <w:rPr>
                <w:rStyle w:val="Hyperlink"/>
                <w:noProof/>
              </w:rPr>
              <w:delInstrText xml:space="preserve"> </w:delInstrText>
            </w:r>
            <w:r w:rsidRPr="00FC70A4" w:rsidDel="005E090B">
              <w:rPr>
                <w:rStyle w:val="Hyperlink"/>
                <w:noProof/>
              </w:rPr>
              <w:fldChar w:fldCharType="separate"/>
            </w:r>
          </w:del>
          <w:ins w:id="240" w:author="David Conklin" w:date="2020-11-20T11:30:00Z">
            <w:r w:rsidR="00D9019C">
              <w:rPr>
                <w:rStyle w:val="Hyperlink"/>
                <w:b/>
                <w:bCs/>
                <w:noProof/>
              </w:rPr>
              <w:t>Error! Hyperlink reference not valid.</w:t>
            </w:r>
          </w:ins>
          <w:del w:id="241" w:author="David Conklin" w:date="2020-11-18T14:49:00Z">
            <w:r w:rsidRPr="00FC70A4" w:rsidDel="005E090B">
              <w:rPr>
                <w:rStyle w:val="Hyperlink"/>
                <w:noProof/>
              </w:rPr>
              <w:delText>CW3M concept</w:delText>
            </w:r>
            <w:r w:rsidDel="005E090B">
              <w:rPr>
                <w:noProof/>
                <w:webHidden/>
              </w:rPr>
              <w:tab/>
            </w:r>
            <w:r w:rsidDel="005E090B">
              <w:rPr>
                <w:noProof/>
                <w:webHidden/>
              </w:rPr>
              <w:fldChar w:fldCharType="begin"/>
            </w:r>
            <w:r w:rsidDel="005E090B">
              <w:rPr>
                <w:noProof/>
                <w:webHidden/>
              </w:rPr>
              <w:delInstrText xml:space="preserve"> PAGEREF _Toc56579816 \h </w:delInstrText>
            </w:r>
            <w:r w:rsidDel="005E090B">
              <w:rPr>
                <w:noProof/>
                <w:webHidden/>
              </w:rPr>
            </w:r>
            <w:r w:rsidDel="005E090B">
              <w:rPr>
                <w:noProof/>
                <w:webHidden/>
              </w:rPr>
              <w:fldChar w:fldCharType="separate"/>
            </w:r>
            <w:r w:rsidR="00F90C07" w:rsidDel="005E090B">
              <w:rPr>
                <w:noProof/>
                <w:webHidden/>
              </w:rPr>
              <w:delText>3</w:delText>
            </w:r>
            <w:r w:rsidDel="005E090B">
              <w:rPr>
                <w:noProof/>
                <w:webHidden/>
              </w:rPr>
              <w:fldChar w:fldCharType="end"/>
            </w:r>
            <w:r w:rsidRPr="00FC70A4" w:rsidDel="005E090B">
              <w:rPr>
                <w:rStyle w:val="Hyperlink"/>
                <w:noProof/>
              </w:rPr>
              <w:fldChar w:fldCharType="end"/>
            </w:r>
          </w:del>
        </w:p>
        <w:p w14:paraId="575DBA18" w14:textId="32844810" w:rsidR="006636CC" w:rsidDel="005E090B" w:rsidRDefault="006636CC">
          <w:pPr>
            <w:pStyle w:val="TOC2"/>
            <w:tabs>
              <w:tab w:val="right" w:leader="dot" w:pos="9350"/>
            </w:tabs>
            <w:rPr>
              <w:del w:id="242" w:author="David Conklin" w:date="2020-11-18T14:49:00Z"/>
              <w:rFonts w:eastAsiaTheme="minorEastAsia"/>
              <w:noProof/>
            </w:rPr>
          </w:pPr>
          <w:del w:id="243"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"_Toc56579817"</w:delInstrText>
            </w:r>
            <w:r w:rsidRPr="00FC70A4" w:rsidDel="005E090B">
              <w:rPr>
                <w:rStyle w:val="Hyperlink"/>
                <w:noProof/>
              </w:rPr>
              <w:delInstrText xml:space="preserve"> </w:delInstrText>
            </w:r>
            <w:r w:rsidRPr="00FC70A4" w:rsidDel="005E090B">
              <w:rPr>
                <w:rStyle w:val="Hyperlink"/>
                <w:noProof/>
              </w:rPr>
              <w:fldChar w:fldCharType="separate"/>
            </w:r>
          </w:del>
          <w:ins w:id="244" w:author="David Conklin" w:date="2020-11-20T11:30:00Z">
            <w:r w:rsidR="00D9019C">
              <w:rPr>
                <w:rStyle w:val="Hyperlink"/>
                <w:b/>
                <w:bCs/>
                <w:noProof/>
              </w:rPr>
              <w:t>Error! Hyperlink reference not valid.</w:t>
            </w:r>
          </w:ins>
          <w:del w:id="245" w:author="David Conklin" w:date="2020-11-18T14:49:00Z">
            <w:r w:rsidRPr="00FC70A4" w:rsidDel="005E090B">
              <w:rPr>
                <w:rStyle w:val="Hyperlink"/>
                <w:noProof/>
              </w:rPr>
              <w:delText>A different kind of community model</w:delText>
            </w:r>
            <w:r w:rsidDel="005E090B">
              <w:rPr>
                <w:noProof/>
                <w:webHidden/>
              </w:rPr>
              <w:tab/>
            </w:r>
            <w:r w:rsidDel="005E090B">
              <w:rPr>
                <w:noProof/>
                <w:webHidden/>
              </w:rPr>
              <w:fldChar w:fldCharType="begin"/>
            </w:r>
            <w:r w:rsidDel="005E090B">
              <w:rPr>
                <w:noProof/>
                <w:webHidden/>
              </w:rPr>
              <w:delInstrText xml:space="preserve"> PAGEREF _Toc56579817 \h </w:delInstrText>
            </w:r>
            <w:r w:rsidDel="005E090B">
              <w:rPr>
                <w:noProof/>
                <w:webHidden/>
              </w:rPr>
            </w:r>
            <w:r w:rsidDel="005E090B">
              <w:rPr>
                <w:noProof/>
                <w:webHidden/>
              </w:rPr>
              <w:fldChar w:fldCharType="separate"/>
            </w:r>
            <w:r w:rsidR="00F90C07" w:rsidDel="005E090B">
              <w:rPr>
                <w:noProof/>
                <w:webHidden/>
              </w:rPr>
              <w:delText>3</w:delText>
            </w:r>
            <w:r w:rsidDel="005E090B">
              <w:rPr>
                <w:noProof/>
                <w:webHidden/>
              </w:rPr>
              <w:fldChar w:fldCharType="end"/>
            </w:r>
            <w:r w:rsidRPr="00FC70A4" w:rsidDel="005E090B">
              <w:rPr>
                <w:rStyle w:val="Hyperlink"/>
                <w:noProof/>
              </w:rPr>
              <w:fldChar w:fldCharType="end"/>
            </w:r>
          </w:del>
        </w:p>
        <w:p w14:paraId="41B92095" w14:textId="3D702A74" w:rsidR="006636CC" w:rsidDel="005E090B" w:rsidRDefault="006636CC">
          <w:pPr>
            <w:pStyle w:val="TOC2"/>
            <w:tabs>
              <w:tab w:val="right" w:leader="dot" w:pos="9350"/>
            </w:tabs>
            <w:rPr>
              <w:del w:id="246" w:author="David Conklin" w:date="2020-11-18T14:49:00Z"/>
              <w:rFonts w:eastAsiaTheme="minorEastAsia"/>
              <w:noProof/>
            </w:rPr>
          </w:pPr>
          <w:del w:id="247"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"_Toc56579818"</w:delInstrText>
            </w:r>
            <w:r w:rsidRPr="00FC70A4" w:rsidDel="005E090B">
              <w:rPr>
                <w:rStyle w:val="Hyperlink"/>
                <w:noProof/>
              </w:rPr>
              <w:delInstrText xml:space="preserve"> </w:delInstrText>
            </w:r>
            <w:r w:rsidRPr="00FC70A4" w:rsidDel="005E090B">
              <w:rPr>
                <w:rStyle w:val="Hyperlink"/>
                <w:noProof/>
              </w:rPr>
              <w:fldChar w:fldCharType="separate"/>
            </w:r>
          </w:del>
          <w:ins w:id="248" w:author="David Conklin" w:date="2020-11-20T11:30:00Z">
            <w:r w:rsidR="00D9019C">
              <w:rPr>
                <w:rStyle w:val="Hyperlink"/>
                <w:b/>
                <w:bCs/>
                <w:noProof/>
              </w:rPr>
              <w:t>Error! Hyperlink reference not valid.</w:t>
            </w:r>
          </w:ins>
          <w:del w:id="249" w:author="David Conklin" w:date="2020-11-18T14:49:00Z">
            <w:r w:rsidRPr="00FC70A4" w:rsidDel="005E090B">
              <w:rPr>
                <w:rStyle w:val="Hyperlink"/>
                <w:noProof/>
              </w:rPr>
              <w:delText>What CW3M is for</w:delText>
            </w:r>
            <w:r w:rsidDel="005E090B">
              <w:rPr>
                <w:noProof/>
                <w:webHidden/>
              </w:rPr>
              <w:tab/>
            </w:r>
            <w:r w:rsidDel="005E090B">
              <w:rPr>
                <w:noProof/>
                <w:webHidden/>
              </w:rPr>
              <w:fldChar w:fldCharType="begin"/>
            </w:r>
            <w:r w:rsidDel="005E090B">
              <w:rPr>
                <w:noProof/>
                <w:webHidden/>
              </w:rPr>
              <w:delInstrText xml:space="preserve"> PAGEREF _Toc56579818 \h </w:delInstrText>
            </w:r>
            <w:r w:rsidDel="005E090B">
              <w:rPr>
                <w:noProof/>
                <w:webHidden/>
              </w:rPr>
            </w:r>
            <w:r w:rsidDel="005E090B">
              <w:rPr>
                <w:noProof/>
                <w:webHidden/>
              </w:rPr>
              <w:fldChar w:fldCharType="separate"/>
            </w:r>
            <w:r w:rsidR="00F90C07" w:rsidDel="005E090B">
              <w:rPr>
                <w:noProof/>
                <w:webHidden/>
              </w:rPr>
              <w:delText>4</w:delText>
            </w:r>
            <w:r w:rsidDel="005E090B">
              <w:rPr>
                <w:noProof/>
                <w:webHidden/>
              </w:rPr>
              <w:fldChar w:fldCharType="end"/>
            </w:r>
            <w:r w:rsidRPr="00FC70A4" w:rsidDel="005E090B">
              <w:rPr>
                <w:rStyle w:val="Hyperlink"/>
                <w:noProof/>
              </w:rPr>
              <w:fldChar w:fldCharType="end"/>
            </w:r>
          </w:del>
        </w:p>
        <w:p w14:paraId="7623C340" w14:textId="536A7EB5" w:rsidR="006636CC" w:rsidDel="005E090B" w:rsidRDefault="006636CC">
          <w:pPr>
            <w:pStyle w:val="TOC2"/>
            <w:tabs>
              <w:tab w:val="right" w:leader="dot" w:pos="9350"/>
            </w:tabs>
            <w:rPr>
              <w:del w:id="250" w:author="David Conklin" w:date="2020-11-18T14:49:00Z"/>
              <w:rFonts w:eastAsiaTheme="minorEastAsia"/>
              <w:noProof/>
            </w:rPr>
          </w:pPr>
          <w:del w:id="251"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"_Toc56579819"</w:delInstrText>
            </w:r>
            <w:r w:rsidRPr="00FC70A4" w:rsidDel="005E090B">
              <w:rPr>
                <w:rStyle w:val="Hyperlink"/>
                <w:noProof/>
              </w:rPr>
              <w:delInstrText xml:space="preserve"> </w:delInstrText>
            </w:r>
            <w:r w:rsidRPr="00FC70A4" w:rsidDel="005E090B">
              <w:rPr>
                <w:rStyle w:val="Hyperlink"/>
                <w:noProof/>
              </w:rPr>
              <w:fldChar w:fldCharType="separate"/>
            </w:r>
          </w:del>
          <w:ins w:id="252" w:author="David Conklin" w:date="2020-11-20T11:30:00Z">
            <w:r w:rsidR="00D9019C">
              <w:rPr>
                <w:rStyle w:val="Hyperlink"/>
                <w:b/>
                <w:bCs/>
                <w:noProof/>
              </w:rPr>
              <w:t>Error! Hyperlink reference not valid.</w:t>
            </w:r>
          </w:ins>
          <w:del w:id="253" w:author="David Conklin" w:date="2020-11-18T14:49:00Z">
            <w:r w:rsidRPr="00FC70A4" w:rsidDel="005E090B">
              <w:rPr>
                <w:rStyle w:val="Hyperlink"/>
                <w:noProof/>
              </w:rPr>
              <w:delText>Management and maintenance</w:delText>
            </w:r>
            <w:r w:rsidDel="005E090B">
              <w:rPr>
                <w:noProof/>
                <w:webHidden/>
              </w:rPr>
              <w:tab/>
            </w:r>
            <w:r w:rsidDel="005E090B">
              <w:rPr>
                <w:noProof/>
                <w:webHidden/>
              </w:rPr>
              <w:fldChar w:fldCharType="begin"/>
            </w:r>
            <w:r w:rsidDel="005E090B">
              <w:rPr>
                <w:noProof/>
                <w:webHidden/>
              </w:rPr>
              <w:delInstrText xml:space="preserve"> PAGEREF _Toc56579819 \h </w:delInstrText>
            </w:r>
            <w:r w:rsidDel="005E090B">
              <w:rPr>
                <w:noProof/>
                <w:webHidden/>
              </w:rPr>
            </w:r>
            <w:r w:rsidDel="005E090B">
              <w:rPr>
                <w:noProof/>
                <w:webHidden/>
              </w:rPr>
              <w:fldChar w:fldCharType="separate"/>
            </w:r>
            <w:r w:rsidR="00F90C07" w:rsidDel="005E090B">
              <w:rPr>
                <w:noProof/>
                <w:webHidden/>
              </w:rPr>
              <w:delText>4</w:delText>
            </w:r>
            <w:r w:rsidDel="005E090B">
              <w:rPr>
                <w:noProof/>
                <w:webHidden/>
              </w:rPr>
              <w:fldChar w:fldCharType="end"/>
            </w:r>
            <w:r w:rsidRPr="00FC70A4" w:rsidDel="005E090B">
              <w:rPr>
                <w:rStyle w:val="Hyperlink"/>
                <w:noProof/>
              </w:rPr>
              <w:fldChar w:fldCharType="end"/>
            </w:r>
          </w:del>
        </w:p>
        <w:p w14:paraId="55066742" w14:textId="0B2D2EC2" w:rsidR="006636CC" w:rsidDel="005E090B" w:rsidRDefault="006636CC">
          <w:pPr>
            <w:pStyle w:val="TOC1"/>
            <w:tabs>
              <w:tab w:val="right" w:leader="dot" w:pos="9350"/>
            </w:tabs>
            <w:rPr>
              <w:del w:id="254" w:author="David Conklin" w:date="2020-11-18T14:49:00Z"/>
              <w:rFonts w:eastAsiaTheme="minorEastAsia"/>
              <w:noProof/>
            </w:rPr>
          </w:pPr>
          <w:del w:id="255"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"_Toc56579820"</w:delInstrText>
            </w:r>
            <w:r w:rsidRPr="00FC70A4" w:rsidDel="005E090B">
              <w:rPr>
                <w:rStyle w:val="Hyperlink"/>
                <w:noProof/>
              </w:rPr>
              <w:delInstrText xml:space="preserve"> </w:delInstrText>
            </w:r>
            <w:r w:rsidRPr="00FC70A4" w:rsidDel="005E090B">
              <w:rPr>
                <w:rStyle w:val="Hyperlink"/>
                <w:noProof/>
              </w:rPr>
              <w:fldChar w:fldCharType="separate"/>
            </w:r>
          </w:del>
          <w:ins w:id="256" w:author="David Conklin" w:date="2020-11-20T11:30:00Z">
            <w:r w:rsidR="00D9019C">
              <w:rPr>
                <w:rStyle w:val="Hyperlink"/>
                <w:b/>
                <w:bCs/>
                <w:noProof/>
              </w:rPr>
              <w:t>Error! Hyperlink reference not valid.</w:t>
            </w:r>
          </w:ins>
          <w:del w:id="257" w:author="David Conklin" w:date="2020-11-18T14:49:00Z">
            <w:r w:rsidRPr="00FC70A4" w:rsidDel="005E090B">
              <w:rPr>
                <w:rStyle w:val="Hyperlink"/>
                <w:noProof/>
              </w:rPr>
              <w:delText>Study areas</w:delText>
            </w:r>
            <w:r w:rsidDel="005E090B">
              <w:rPr>
                <w:noProof/>
                <w:webHidden/>
              </w:rPr>
              <w:tab/>
            </w:r>
            <w:r w:rsidDel="005E090B">
              <w:rPr>
                <w:noProof/>
                <w:webHidden/>
              </w:rPr>
              <w:fldChar w:fldCharType="begin"/>
            </w:r>
            <w:r w:rsidDel="005E090B">
              <w:rPr>
                <w:noProof/>
                <w:webHidden/>
              </w:rPr>
              <w:delInstrText xml:space="preserve"> PAGEREF _Toc56579820 \h </w:delInstrText>
            </w:r>
            <w:r w:rsidDel="005E090B">
              <w:rPr>
                <w:noProof/>
                <w:webHidden/>
              </w:rPr>
            </w:r>
            <w:r w:rsidDel="005E090B">
              <w:rPr>
                <w:noProof/>
                <w:webHidden/>
              </w:rPr>
              <w:fldChar w:fldCharType="separate"/>
            </w:r>
            <w:r w:rsidR="00F90C07" w:rsidDel="005E090B">
              <w:rPr>
                <w:noProof/>
                <w:webHidden/>
              </w:rPr>
              <w:delText>4</w:delText>
            </w:r>
            <w:r w:rsidDel="005E090B">
              <w:rPr>
                <w:noProof/>
                <w:webHidden/>
              </w:rPr>
              <w:fldChar w:fldCharType="end"/>
            </w:r>
            <w:r w:rsidRPr="00FC70A4" w:rsidDel="005E090B">
              <w:rPr>
                <w:rStyle w:val="Hyperlink"/>
                <w:noProof/>
              </w:rPr>
              <w:fldChar w:fldCharType="end"/>
            </w:r>
          </w:del>
        </w:p>
        <w:p w14:paraId="71B4364D" w14:textId="22E81056" w:rsidR="006636CC" w:rsidDel="005E090B" w:rsidRDefault="006636CC">
          <w:pPr>
            <w:pStyle w:val="TOC2"/>
            <w:tabs>
              <w:tab w:val="right" w:leader="dot" w:pos="9350"/>
            </w:tabs>
            <w:rPr>
              <w:del w:id="258" w:author="David Conklin" w:date="2020-11-18T14:49:00Z"/>
              <w:rFonts w:eastAsiaTheme="minorEastAsia"/>
              <w:noProof/>
            </w:rPr>
          </w:pPr>
          <w:del w:id="259"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"_Toc56579821"</w:delInstrText>
            </w:r>
            <w:r w:rsidRPr="00FC70A4" w:rsidDel="005E090B">
              <w:rPr>
                <w:rStyle w:val="Hyperlink"/>
                <w:noProof/>
              </w:rPr>
              <w:delInstrText xml:space="preserve"> </w:delInstrText>
            </w:r>
            <w:r w:rsidRPr="00FC70A4" w:rsidDel="005E090B">
              <w:rPr>
                <w:rStyle w:val="Hyperlink"/>
                <w:noProof/>
              </w:rPr>
              <w:fldChar w:fldCharType="separate"/>
            </w:r>
          </w:del>
          <w:ins w:id="260" w:author="David Conklin" w:date="2020-11-20T11:30:00Z">
            <w:r w:rsidR="00D9019C">
              <w:rPr>
                <w:rStyle w:val="Hyperlink"/>
                <w:b/>
                <w:bCs/>
                <w:noProof/>
              </w:rPr>
              <w:t>Error! Hyperlink reference not valid.</w:t>
            </w:r>
          </w:ins>
          <w:del w:id="261" w:author="David Conklin" w:date="2020-11-18T14:49:00Z">
            <w:r w:rsidRPr="00FC70A4" w:rsidDel="005E090B">
              <w:rPr>
                <w:rStyle w:val="Hyperlink"/>
                <w:noProof/>
              </w:rPr>
              <w:delText>DataCW3M directory structure</w:delText>
            </w:r>
            <w:r w:rsidDel="005E090B">
              <w:rPr>
                <w:noProof/>
                <w:webHidden/>
              </w:rPr>
              <w:tab/>
            </w:r>
            <w:r w:rsidDel="005E090B">
              <w:rPr>
                <w:noProof/>
                <w:webHidden/>
              </w:rPr>
              <w:fldChar w:fldCharType="begin"/>
            </w:r>
            <w:r w:rsidDel="005E090B">
              <w:rPr>
                <w:noProof/>
                <w:webHidden/>
              </w:rPr>
              <w:delInstrText xml:space="preserve"> PAGEREF _Toc56579821 \h </w:delInstrText>
            </w:r>
            <w:r w:rsidDel="005E090B">
              <w:rPr>
                <w:noProof/>
                <w:webHidden/>
              </w:rPr>
            </w:r>
            <w:r w:rsidDel="005E090B">
              <w:rPr>
                <w:noProof/>
                <w:webHidden/>
              </w:rPr>
              <w:fldChar w:fldCharType="separate"/>
            </w:r>
            <w:r w:rsidR="00F90C07" w:rsidDel="005E090B">
              <w:rPr>
                <w:noProof/>
                <w:webHidden/>
              </w:rPr>
              <w:delText>5</w:delText>
            </w:r>
            <w:r w:rsidDel="005E090B">
              <w:rPr>
                <w:noProof/>
                <w:webHidden/>
              </w:rPr>
              <w:fldChar w:fldCharType="end"/>
            </w:r>
            <w:r w:rsidRPr="00FC70A4" w:rsidDel="005E090B">
              <w:rPr>
                <w:rStyle w:val="Hyperlink"/>
                <w:noProof/>
              </w:rPr>
              <w:fldChar w:fldCharType="end"/>
            </w:r>
          </w:del>
        </w:p>
        <w:p w14:paraId="29941452" w14:textId="6F292B12" w:rsidR="006636CC" w:rsidDel="005E090B" w:rsidRDefault="006636CC">
          <w:pPr>
            <w:pStyle w:val="TOC2"/>
            <w:tabs>
              <w:tab w:val="right" w:leader="dot" w:pos="9350"/>
            </w:tabs>
            <w:rPr>
              <w:del w:id="262" w:author="David Conklin" w:date="2020-11-18T14:49:00Z"/>
              <w:rFonts w:eastAsiaTheme="minorEastAsia"/>
              <w:noProof/>
            </w:rPr>
          </w:pPr>
          <w:del w:id="263"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"_Toc56579822"</w:delInstrText>
            </w:r>
            <w:r w:rsidRPr="00FC70A4" w:rsidDel="005E090B">
              <w:rPr>
                <w:rStyle w:val="Hyperlink"/>
                <w:noProof/>
              </w:rPr>
              <w:delInstrText xml:space="preserve"> </w:delInstrText>
            </w:r>
            <w:r w:rsidRPr="00FC70A4" w:rsidDel="005E090B">
              <w:rPr>
                <w:rStyle w:val="Hyperlink"/>
                <w:noProof/>
              </w:rPr>
              <w:fldChar w:fldCharType="separate"/>
            </w:r>
          </w:del>
          <w:ins w:id="264" w:author="David Conklin" w:date="2020-11-20T11:30:00Z">
            <w:r w:rsidR="00D9019C">
              <w:rPr>
                <w:rStyle w:val="Hyperlink"/>
                <w:b/>
                <w:bCs/>
                <w:noProof/>
              </w:rPr>
              <w:t>Error! Hyperlink reference not valid.</w:t>
            </w:r>
          </w:ins>
          <w:del w:id="265" w:author="David Conklin" w:date="2020-11-18T14:49:00Z">
            <w:r w:rsidRPr="00FC70A4" w:rsidDel="005E090B">
              <w:rPr>
                <w:rStyle w:val="Hyperlink"/>
                <w:noProof/>
              </w:rPr>
              <w:delText>DataCW3M\ScenarioData directory structure</w:delText>
            </w:r>
            <w:r w:rsidDel="005E090B">
              <w:rPr>
                <w:noProof/>
                <w:webHidden/>
              </w:rPr>
              <w:tab/>
            </w:r>
            <w:r w:rsidDel="005E090B">
              <w:rPr>
                <w:noProof/>
                <w:webHidden/>
              </w:rPr>
              <w:fldChar w:fldCharType="begin"/>
            </w:r>
            <w:r w:rsidDel="005E090B">
              <w:rPr>
                <w:noProof/>
                <w:webHidden/>
              </w:rPr>
              <w:delInstrText xml:space="preserve"> PAGEREF _Toc56579822 \h </w:delInstrText>
            </w:r>
            <w:r w:rsidDel="005E090B">
              <w:rPr>
                <w:noProof/>
                <w:webHidden/>
              </w:rPr>
            </w:r>
            <w:r w:rsidDel="005E090B">
              <w:rPr>
                <w:noProof/>
                <w:webHidden/>
              </w:rPr>
              <w:fldChar w:fldCharType="separate"/>
            </w:r>
            <w:r w:rsidR="00F90C07" w:rsidDel="005E090B">
              <w:rPr>
                <w:noProof/>
                <w:webHidden/>
              </w:rPr>
              <w:delText>5</w:delText>
            </w:r>
            <w:r w:rsidDel="005E090B">
              <w:rPr>
                <w:noProof/>
                <w:webHidden/>
              </w:rPr>
              <w:fldChar w:fldCharType="end"/>
            </w:r>
            <w:r w:rsidRPr="00FC70A4" w:rsidDel="005E090B">
              <w:rPr>
                <w:rStyle w:val="Hyperlink"/>
                <w:noProof/>
              </w:rPr>
              <w:fldChar w:fldCharType="end"/>
            </w:r>
          </w:del>
        </w:p>
        <w:p w14:paraId="30DC5A71" w14:textId="00E58B31" w:rsidR="006636CC" w:rsidDel="005E090B" w:rsidRDefault="006636CC">
          <w:pPr>
            <w:pStyle w:val="TOC2"/>
            <w:tabs>
              <w:tab w:val="right" w:leader="dot" w:pos="9350"/>
            </w:tabs>
            <w:rPr>
              <w:del w:id="266" w:author="David Conklin" w:date="2020-11-18T14:49:00Z"/>
              <w:rFonts w:eastAsiaTheme="minorEastAsia"/>
              <w:noProof/>
            </w:rPr>
          </w:pPr>
          <w:del w:id="267"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"_Toc56579823"</w:delInstrText>
            </w:r>
            <w:r w:rsidRPr="00FC70A4" w:rsidDel="005E090B">
              <w:rPr>
                <w:rStyle w:val="Hyperlink"/>
                <w:noProof/>
              </w:rPr>
              <w:delInstrText xml:space="preserve"> </w:delInstrText>
            </w:r>
            <w:r w:rsidRPr="00FC70A4" w:rsidDel="005E090B">
              <w:rPr>
                <w:rStyle w:val="Hyperlink"/>
                <w:noProof/>
              </w:rPr>
              <w:fldChar w:fldCharType="separate"/>
            </w:r>
          </w:del>
          <w:ins w:id="268" w:author="David Conklin" w:date="2020-11-20T11:30:00Z">
            <w:r w:rsidR="00D9019C">
              <w:rPr>
                <w:rStyle w:val="Hyperlink"/>
                <w:b/>
                <w:bCs/>
                <w:noProof/>
              </w:rPr>
              <w:t>Error! Hyperlink reference not valid.</w:t>
            </w:r>
          </w:ins>
          <w:del w:id="269" w:author="David Conklin" w:date="2020-11-18T14:49:00Z">
            <w:r w:rsidRPr="00FC70A4" w:rsidDel="005E090B">
              <w:rPr>
                <w:rStyle w:val="Hyperlink"/>
                <w:noProof/>
              </w:rPr>
              <w:delText>DataCW3M\ScenarioData\&lt;scenario&gt; folder contents</w:delText>
            </w:r>
            <w:r w:rsidDel="005E090B">
              <w:rPr>
                <w:noProof/>
                <w:webHidden/>
              </w:rPr>
              <w:tab/>
            </w:r>
            <w:r w:rsidDel="005E090B">
              <w:rPr>
                <w:noProof/>
                <w:webHidden/>
              </w:rPr>
              <w:fldChar w:fldCharType="begin"/>
            </w:r>
            <w:r w:rsidDel="005E090B">
              <w:rPr>
                <w:noProof/>
                <w:webHidden/>
              </w:rPr>
              <w:delInstrText xml:space="preserve"> PAGEREF _Toc56579823 \h </w:delInstrText>
            </w:r>
            <w:r w:rsidDel="005E090B">
              <w:rPr>
                <w:noProof/>
                <w:webHidden/>
              </w:rPr>
            </w:r>
            <w:r w:rsidDel="005E090B">
              <w:rPr>
                <w:noProof/>
                <w:webHidden/>
              </w:rPr>
              <w:fldChar w:fldCharType="separate"/>
            </w:r>
            <w:r w:rsidR="00F90C07" w:rsidDel="005E090B">
              <w:rPr>
                <w:noProof/>
                <w:webHidden/>
              </w:rPr>
              <w:delText>6</w:delText>
            </w:r>
            <w:r w:rsidDel="005E090B">
              <w:rPr>
                <w:noProof/>
                <w:webHidden/>
              </w:rPr>
              <w:fldChar w:fldCharType="end"/>
            </w:r>
            <w:r w:rsidRPr="00FC70A4" w:rsidDel="005E090B">
              <w:rPr>
                <w:rStyle w:val="Hyperlink"/>
                <w:noProof/>
              </w:rPr>
              <w:fldChar w:fldCharType="end"/>
            </w:r>
          </w:del>
        </w:p>
        <w:p w14:paraId="108673ED" w14:textId="4BD7B798" w:rsidR="006636CC" w:rsidDel="005E090B" w:rsidRDefault="006636CC">
          <w:pPr>
            <w:pStyle w:val="TOC2"/>
            <w:tabs>
              <w:tab w:val="right" w:leader="dot" w:pos="9350"/>
            </w:tabs>
            <w:rPr>
              <w:del w:id="270" w:author="David Conklin" w:date="2020-11-18T14:49:00Z"/>
              <w:rFonts w:eastAsiaTheme="minorEastAsia"/>
              <w:noProof/>
            </w:rPr>
          </w:pPr>
          <w:del w:id="271"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"_Toc56579824"</w:delInstrText>
            </w:r>
            <w:r w:rsidRPr="00FC70A4" w:rsidDel="005E090B">
              <w:rPr>
                <w:rStyle w:val="Hyperlink"/>
                <w:noProof/>
              </w:rPr>
              <w:delInstrText xml:space="preserve"> </w:delInstrText>
            </w:r>
            <w:r w:rsidRPr="00FC70A4" w:rsidDel="005E090B">
              <w:rPr>
                <w:rStyle w:val="Hyperlink"/>
                <w:noProof/>
              </w:rPr>
              <w:fldChar w:fldCharType="separate"/>
            </w:r>
          </w:del>
          <w:ins w:id="272" w:author="David Conklin" w:date="2020-11-20T11:30:00Z">
            <w:r w:rsidR="00D9019C">
              <w:rPr>
                <w:rStyle w:val="Hyperlink"/>
                <w:b/>
                <w:bCs/>
                <w:noProof/>
              </w:rPr>
              <w:t>Error! Hyperlink reference not valid.</w:t>
            </w:r>
          </w:ins>
          <w:del w:id="273" w:author="David Conklin" w:date="2020-11-18T14:49:00Z">
            <w:r w:rsidRPr="00FC70A4" w:rsidDel="005E090B">
              <w:rPr>
                <w:rStyle w:val="Hyperlink"/>
                <w:noProof/>
              </w:rPr>
              <w:delText>DataCW3M\&lt;study area&gt; folder contents</w:delText>
            </w:r>
            <w:r w:rsidDel="005E090B">
              <w:rPr>
                <w:noProof/>
                <w:webHidden/>
              </w:rPr>
              <w:tab/>
            </w:r>
            <w:r w:rsidDel="005E090B">
              <w:rPr>
                <w:noProof/>
                <w:webHidden/>
              </w:rPr>
              <w:fldChar w:fldCharType="begin"/>
            </w:r>
            <w:r w:rsidDel="005E090B">
              <w:rPr>
                <w:noProof/>
                <w:webHidden/>
              </w:rPr>
              <w:delInstrText xml:space="preserve"> PAGEREF _Toc56579824 \h </w:delInstrText>
            </w:r>
            <w:r w:rsidDel="005E090B">
              <w:rPr>
                <w:noProof/>
                <w:webHidden/>
              </w:rPr>
            </w:r>
            <w:r w:rsidDel="005E090B">
              <w:rPr>
                <w:noProof/>
                <w:webHidden/>
              </w:rPr>
              <w:fldChar w:fldCharType="separate"/>
            </w:r>
            <w:r w:rsidR="00F90C07" w:rsidDel="005E090B">
              <w:rPr>
                <w:noProof/>
                <w:webHidden/>
              </w:rPr>
              <w:delText>6</w:delText>
            </w:r>
            <w:r w:rsidDel="005E090B">
              <w:rPr>
                <w:noProof/>
                <w:webHidden/>
              </w:rPr>
              <w:fldChar w:fldCharType="end"/>
            </w:r>
            <w:r w:rsidRPr="00FC70A4" w:rsidDel="005E090B">
              <w:rPr>
                <w:rStyle w:val="Hyperlink"/>
                <w:noProof/>
              </w:rPr>
              <w:fldChar w:fldCharType="end"/>
            </w:r>
          </w:del>
        </w:p>
        <w:p w14:paraId="1119FA88" w14:textId="1AA63BF8" w:rsidR="006636CC" w:rsidDel="005E090B" w:rsidRDefault="006636CC">
          <w:pPr>
            <w:pStyle w:val="TOC1"/>
            <w:tabs>
              <w:tab w:val="right" w:leader="dot" w:pos="9350"/>
            </w:tabs>
            <w:rPr>
              <w:del w:id="274" w:author="David Conklin" w:date="2020-11-18T14:49:00Z"/>
              <w:rFonts w:eastAsiaTheme="minorEastAsia"/>
              <w:noProof/>
            </w:rPr>
          </w:pPr>
          <w:del w:id="275"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"_Toc56579825"</w:delInstrText>
            </w:r>
            <w:r w:rsidRPr="00FC70A4" w:rsidDel="005E090B">
              <w:rPr>
                <w:rStyle w:val="Hyperlink"/>
                <w:noProof/>
              </w:rPr>
              <w:delInstrText xml:space="preserve"> </w:delInstrText>
            </w:r>
            <w:r w:rsidRPr="00FC70A4" w:rsidDel="005E090B">
              <w:rPr>
                <w:rStyle w:val="Hyperlink"/>
                <w:noProof/>
              </w:rPr>
              <w:fldChar w:fldCharType="separate"/>
            </w:r>
          </w:del>
          <w:ins w:id="276" w:author="David Conklin" w:date="2020-11-20T11:30:00Z">
            <w:r w:rsidR="00D9019C">
              <w:rPr>
                <w:rStyle w:val="Hyperlink"/>
                <w:b/>
                <w:bCs/>
                <w:noProof/>
              </w:rPr>
              <w:t>Error! Hyperlink reference not valid.</w:t>
            </w:r>
          </w:ins>
          <w:del w:id="277" w:author="David Conklin" w:date="2020-11-18T14:49:00Z">
            <w:r w:rsidRPr="00FC70A4" w:rsidDel="005E090B">
              <w:rPr>
                <w:rStyle w:val="Hyperlink"/>
                <w:noProof/>
              </w:rPr>
              <w:delText>Calendar conventions</w:delText>
            </w:r>
            <w:r w:rsidDel="005E090B">
              <w:rPr>
                <w:noProof/>
                <w:webHidden/>
              </w:rPr>
              <w:tab/>
            </w:r>
            <w:r w:rsidDel="005E090B">
              <w:rPr>
                <w:noProof/>
                <w:webHidden/>
              </w:rPr>
              <w:fldChar w:fldCharType="begin"/>
            </w:r>
            <w:r w:rsidDel="005E090B">
              <w:rPr>
                <w:noProof/>
                <w:webHidden/>
              </w:rPr>
              <w:delInstrText xml:space="preserve"> PAGEREF _Toc56579825 \h </w:delInstrText>
            </w:r>
            <w:r w:rsidDel="005E090B">
              <w:rPr>
                <w:noProof/>
                <w:webHidden/>
              </w:rPr>
            </w:r>
            <w:r w:rsidDel="005E090B">
              <w:rPr>
                <w:noProof/>
                <w:webHidden/>
              </w:rPr>
              <w:fldChar w:fldCharType="separate"/>
            </w:r>
            <w:r w:rsidR="00F90C07" w:rsidDel="005E090B">
              <w:rPr>
                <w:noProof/>
                <w:webHidden/>
              </w:rPr>
              <w:delText>12</w:delText>
            </w:r>
            <w:r w:rsidDel="005E090B">
              <w:rPr>
                <w:noProof/>
                <w:webHidden/>
              </w:rPr>
              <w:fldChar w:fldCharType="end"/>
            </w:r>
            <w:r w:rsidRPr="00FC70A4" w:rsidDel="005E090B">
              <w:rPr>
                <w:rStyle w:val="Hyperlink"/>
                <w:noProof/>
              </w:rPr>
              <w:fldChar w:fldCharType="end"/>
            </w:r>
          </w:del>
        </w:p>
        <w:p w14:paraId="2CACE60F" w14:textId="115D2978" w:rsidR="006636CC" w:rsidDel="005E090B" w:rsidRDefault="006636CC">
          <w:pPr>
            <w:pStyle w:val="TOC2"/>
            <w:tabs>
              <w:tab w:val="right" w:leader="dot" w:pos="9350"/>
            </w:tabs>
            <w:rPr>
              <w:del w:id="278" w:author="David Conklin" w:date="2020-11-18T14:49:00Z"/>
              <w:rFonts w:eastAsiaTheme="minorEastAsia"/>
              <w:noProof/>
            </w:rPr>
          </w:pPr>
          <w:del w:id="279"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"_Toc56579826"</w:delInstrText>
            </w:r>
            <w:r w:rsidRPr="00FC70A4" w:rsidDel="005E090B">
              <w:rPr>
                <w:rStyle w:val="Hyperlink"/>
                <w:noProof/>
              </w:rPr>
              <w:delInstrText xml:space="preserve"> </w:delInstrText>
            </w:r>
            <w:r w:rsidRPr="00FC70A4" w:rsidDel="005E090B">
              <w:rPr>
                <w:rStyle w:val="Hyperlink"/>
                <w:noProof/>
              </w:rPr>
              <w:fldChar w:fldCharType="separate"/>
            </w:r>
          </w:del>
          <w:ins w:id="280" w:author="David Conklin" w:date="2020-11-20T11:30:00Z">
            <w:r w:rsidR="00D9019C">
              <w:rPr>
                <w:rStyle w:val="Hyperlink"/>
                <w:b/>
                <w:bCs/>
                <w:noProof/>
              </w:rPr>
              <w:t>Error! Hyperlink reference not valid.</w:t>
            </w:r>
          </w:ins>
          <w:del w:id="281" w:author="David Conklin" w:date="2020-11-18T14:49:00Z">
            <w:r w:rsidRPr="00FC70A4" w:rsidDel="005E090B">
              <w:rPr>
                <w:rStyle w:val="Hyperlink"/>
                <w:noProof/>
              </w:rPr>
              <w:delText>Water years</w:delText>
            </w:r>
            <w:r w:rsidDel="005E090B">
              <w:rPr>
                <w:noProof/>
                <w:webHidden/>
              </w:rPr>
              <w:tab/>
            </w:r>
            <w:r w:rsidDel="005E090B">
              <w:rPr>
                <w:noProof/>
                <w:webHidden/>
              </w:rPr>
              <w:fldChar w:fldCharType="begin"/>
            </w:r>
            <w:r w:rsidDel="005E090B">
              <w:rPr>
                <w:noProof/>
                <w:webHidden/>
              </w:rPr>
              <w:delInstrText xml:space="preserve"> PAGEREF _Toc56579826 \h </w:delInstrText>
            </w:r>
            <w:r w:rsidDel="005E090B">
              <w:rPr>
                <w:noProof/>
                <w:webHidden/>
              </w:rPr>
            </w:r>
            <w:r w:rsidDel="005E090B">
              <w:rPr>
                <w:noProof/>
                <w:webHidden/>
              </w:rPr>
              <w:fldChar w:fldCharType="separate"/>
            </w:r>
            <w:r w:rsidR="00F90C07" w:rsidDel="005E090B">
              <w:rPr>
                <w:noProof/>
                <w:webHidden/>
              </w:rPr>
              <w:delText>12</w:delText>
            </w:r>
            <w:r w:rsidDel="005E090B">
              <w:rPr>
                <w:noProof/>
                <w:webHidden/>
              </w:rPr>
              <w:fldChar w:fldCharType="end"/>
            </w:r>
            <w:r w:rsidRPr="00FC70A4" w:rsidDel="005E090B">
              <w:rPr>
                <w:rStyle w:val="Hyperlink"/>
                <w:noProof/>
              </w:rPr>
              <w:fldChar w:fldCharType="end"/>
            </w:r>
          </w:del>
        </w:p>
        <w:p w14:paraId="00029F33" w14:textId="03E9C498" w:rsidR="006636CC" w:rsidDel="005E090B" w:rsidRDefault="006636CC">
          <w:pPr>
            <w:pStyle w:val="TOC1"/>
            <w:tabs>
              <w:tab w:val="right" w:leader="dot" w:pos="9350"/>
            </w:tabs>
            <w:rPr>
              <w:del w:id="282" w:author="David Conklin" w:date="2020-11-18T14:49:00Z"/>
              <w:rFonts w:eastAsiaTheme="minorEastAsia"/>
              <w:noProof/>
            </w:rPr>
          </w:pPr>
          <w:del w:id="283"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"_Toc56579827"</w:delInstrText>
            </w:r>
            <w:r w:rsidRPr="00FC70A4" w:rsidDel="005E090B">
              <w:rPr>
                <w:rStyle w:val="Hyperlink"/>
                <w:noProof/>
              </w:rPr>
              <w:delInstrText xml:space="preserve"> </w:delInstrText>
            </w:r>
            <w:r w:rsidRPr="00FC70A4" w:rsidDel="005E090B">
              <w:rPr>
                <w:rStyle w:val="Hyperlink"/>
                <w:noProof/>
              </w:rPr>
              <w:fldChar w:fldCharType="separate"/>
            </w:r>
          </w:del>
          <w:ins w:id="284" w:author="David Conklin" w:date="2020-11-20T11:30:00Z">
            <w:r w:rsidR="00D9019C">
              <w:rPr>
                <w:rStyle w:val="Hyperlink"/>
                <w:b/>
                <w:bCs/>
                <w:noProof/>
              </w:rPr>
              <w:t>Error! Hyperlink reference not valid.</w:t>
            </w:r>
          </w:ins>
          <w:del w:id="285" w:author="David Conklin" w:date="2020-11-18T14:49:00Z">
            <w:r w:rsidRPr="00FC70A4" w:rsidDel="005E090B">
              <w:rPr>
                <w:rStyle w:val="Hyperlink"/>
                <w:noProof/>
              </w:rPr>
              <w:delText>Climate data</w:delText>
            </w:r>
            <w:r w:rsidDel="005E090B">
              <w:rPr>
                <w:noProof/>
                <w:webHidden/>
              </w:rPr>
              <w:tab/>
            </w:r>
            <w:r w:rsidDel="005E090B">
              <w:rPr>
                <w:noProof/>
                <w:webHidden/>
              </w:rPr>
              <w:fldChar w:fldCharType="begin"/>
            </w:r>
            <w:r w:rsidDel="005E090B">
              <w:rPr>
                <w:noProof/>
                <w:webHidden/>
              </w:rPr>
              <w:delInstrText xml:space="preserve"> PAGEREF _Toc56579827 \h </w:delInstrText>
            </w:r>
            <w:r w:rsidDel="005E090B">
              <w:rPr>
                <w:noProof/>
                <w:webHidden/>
              </w:rPr>
            </w:r>
            <w:r w:rsidDel="005E090B">
              <w:rPr>
                <w:noProof/>
                <w:webHidden/>
              </w:rPr>
              <w:fldChar w:fldCharType="separate"/>
            </w:r>
            <w:r w:rsidR="00F90C07" w:rsidDel="005E090B">
              <w:rPr>
                <w:noProof/>
                <w:webHidden/>
              </w:rPr>
              <w:delText>12</w:delText>
            </w:r>
            <w:r w:rsidDel="005E090B">
              <w:rPr>
                <w:noProof/>
                <w:webHidden/>
              </w:rPr>
              <w:fldChar w:fldCharType="end"/>
            </w:r>
            <w:r w:rsidRPr="00FC70A4" w:rsidDel="005E090B">
              <w:rPr>
                <w:rStyle w:val="Hyperlink"/>
                <w:noProof/>
              </w:rPr>
              <w:fldChar w:fldCharType="end"/>
            </w:r>
          </w:del>
        </w:p>
        <w:p w14:paraId="7FA22185" w14:textId="1F48F5A2" w:rsidR="006636CC" w:rsidDel="005E090B" w:rsidRDefault="006636CC">
          <w:pPr>
            <w:pStyle w:val="TOC2"/>
            <w:tabs>
              <w:tab w:val="right" w:leader="dot" w:pos="9350"/>
            </w:tabs>
            <w:rPr>
              <w:del w:id="286" w:author="David Conklin" w:date="2020-11-18T14:49:00Z"/>
              <w:rFonts w:eastAsiaTheme="minorEastAsia"/>
              <w:noProof/>
            </w:rPr>
          </w:pPr>
          <w:del w:id="287"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"_Toc56579828"</w:delInstrText>
            </w:r>
            <w:r w:rsidRPr="00FC70A4" w:rsidDel="005E090B">
              <w:rPr>
                <w:rStyle w:val="Hyperlink"/>
                <w:noProof/>
              </w:rPr>
              <w:delInstrText xml:space="preserve"> </w:delInstrText>
            </w:r>
            <w:r w:rsidRPr="00FC70A4" w:rsidDel="005E090B">
              <w:rPr>
                <w:rStyle w:val="Hyperlink"/>
                <w:noProof/>
              </w:rPr>
              <w:fldChar w:fldCharType="separate"/>
            </w:r>
          </w:del>
          <w:ins w:id="288" w:author="David Conklin" w:date="2020-11-20T11:30:00Z">
            <w:r w:rsidR="00D9019C">
              <w:rPr>
                <w:rStyle w:val="Hyperlink"/>
                <w:b/>
                <w:bCs/>
                <w:noProof/>
              </w:rPr>
              <w:t>Error! Hyperlink reference not valid.</w:t>
            </w:r>
          </w:ins>
          <w:del w:id="289" w:author="David Conklin" w:date="2020-11-18T14:49:00Z">
            <w:r w:rsidRPr="00FC70A4" w:rsidDel="005E090B">
              <w:rPr>
                <w:rStyle w:val="Hyperlink"/>
                <w:noProof/>
              </w:rPr>
              <w:delText>Numbered climate scenarios in the model</w:delText>
            </w:r>
            <w:r w:rsidDel="005E090B">
              <w:rPr>
                <w:noProof/>
                <w:webHidden/>
              </w:rPr>
              <w:tab/>
            </w:r>
            <w:r w:rsidDel="005E090B">
              <w:rPr>
                <w:noProof/>
                <w:webHidden/>
              </w:rPr>
              <w:fldChar w:fldCharType="begin"/>
            </w:r>
            <w:r w:rsidDel="005E090B">
              <w:rPr>
                <w:noProof/>
                <w:webHidden/>
              </w:rPr>
              <w:delInstrText xml:space="preserve"> PAGEREF _Toc56579828 \h </w:delInstrText>
            </w:r>
            <w:r w:rsidDel="005E090B">
              <w:rPr>
                <w:noProof/>
                <w:webHidden/>
              </w:rPr>
            </w:r>
            <w:r w:rsidDel="005E090B">
              <w:rPr>
                <w:noProof/>
                <w:webHidden/>
              </w:rPr>
              <w:fldChar w:fldCharType="separate"/>
            </w:r>
            <w:r w:rsidR="00F90C07" w:rsidDel="005E090B">
              <w:rPr>
                <w:noProof/>
                <w:webHidden/>
              </w:rPr>
              <w:delText>12</w:delText>
            </w:r>
            <w:r w:rsidDel="005E090B">
              <w:rPr>
                <w:noProof/>
                <w:webHidden/>
              </w:rPr>
              <w:fldChar w:fldCharType="end"/>
            </w:r>
            <w:r w:rsidRPr="00FC70A4" w:rsidDel="005E090B">
              <w:rPr>
                <w:rStyle w:val="Hyperlink"/>
                <w:noProof/>
              </w:rPr>
              <w:fldChar w:fldCharType="end"/>
            </w:r>
          </w:del>
        </w:p>
        <w:p w14:paraId="09ECDBCA" w14:textId="2D29930D" w:rsidR="006636CC" w:rsidDel="005E090B" w:rsidRDefault="006636CC">
          <w:pPr>
            <w:pStyle w:val="TOC2"/>
            <w:tabs>
              <w:tab w:val="right" w:leader="dot" w:pos="9350"/>
            </w:tabs>
            <w:rPr>
              <w:del w:id="290" w:author="David Conklin" w:date="2020-11-18T14:49:00Z"/>
              <w:rFonts w:eastAsiaTheme="minorEastAsia"/>
              <w:noProof/>
            </w:rPr>
          </w:pPr>
          <w:del w:id="291"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"_Toc56579829"</w:delInstrText>
            </w:r>
            <w:r w:rsidRPr="00FC70A4" w:rsidDel="005E090B">
              <w:rPr>
                <w:rStyle w:val="Hyperlink"/>
                <w:noProof/>
              </w:rPr>
              <w:delInstrText xml:space="preserve"> </w:delInstrText>
            </w:r>
            <w:r w:rsidRPr="00FC70A4" w:rsidDel="005E090B">
              <w:rPr>
                <w:rStyle w:val="Hyperlink"/>
                <w:noProof/>
              </w:rPr>
              <w:fldChar w:fldCharType="separate"/>
            </w:r>
          </w:del>
          <w:ins w:id="292" w:author="David Conklin" w:date="2020-11-20T11:30:00Z">
            <w:r w:rsidR="00D9019C">
              <w:rPr>
                <w:rStyle w:val="Hyperlink"/>
                <w:b/>
                <w:bCs/>
                <w:noProof/>
              </w:rPr>
              <w:t>Error! Hyperlink reference not valid.</w:t>
            </w:r>
          </w:ins>
          <w:del w:id="293" w:author="David Conklin" w:date="2020-11-18T14:49:00Z">
            <w:r w:rsidRPr="00FC70A4" w:rsidDel="005E090B">
              <w:rPr>
                <w:rStyle w:val="Hyperlink"/>
                <w:noProof/>
              </w:rPr>
              <w:delText>Monthly and seasonal weather data</w:delText>
            </w:r>
            <w:r w:rsidDel="005E090B">
              <w:rPr>
                <w:noProof/>
                <w:webHidden/>
              </w:rPr>
              <w:tab/>
            </w:r>
            <w:r w:rsidDel="005E090B">
              <w:rPr>
                <w:noProof/>
                <w:webHidden/>
              </w:rPr>
              <w:fldChar w:fldCharType="begin"/>
            </w:r>
            <w:r w:rsidDel="005E090B">
              <w:rPr>
                <w:noProof/>
                <w:webHidden/>
              </w:rPr>
              <w:delInstrText xml:space="preserve"> PAGEREF _Toc56579829 \h </w:delInstrText>
            </w:r>
            <w:r w:rsidDel="005E090B">
              <w:rPr>
                <w:noProof/>
                <w:webHidden/>
              </w:rPr>
            </w:r>
            <w:r w:rsidDel="005E090B">
              <w:rPr>
                <w:noProof/>
                <w:webHidden/>
              </w:rPr>
              <w:fldChar w:fldCharType="separate"/>
            </w:r>
            <w:r w:rsidR="00F90C07" w:rsidDel="005E090B">
              <w:rPr>
                <w:noProof/>
                <w:webHidden/>
              </w:rPr>
              <w:delText>13</w:delText>
            </w:r>
            <w:r w:rsidDel="005E090B">
              <w:rPr>
                <w:noProof/>
                <w:webHidden/>
              </w:rPr>
              <w:fldChar w:fldCharType="end"/>
            </w:r>
            <w:r w:rsidRPr="00FC70A4" w:rsidDel="005E090B">
              <w:rPr>
                <w:rStyle w:val="Hyperlink"/>
                <w:noProof/>
              </w:rPr>
              <w:fldChar w:fldCharType="end"/>
            </w:r>
          </w:del>
        </w:p>
        <w:p w14:paraId="5EB88802" w14:textId="7360CABA" w:rsidR="006636CC" w:rsidDel="005E090B" w:rsidRDefault="006636CC">
          <w:pPr>
            <w:pStyle w:val="TOC2"/>
            <w:tabs>
              <w:tab w:val="right" w:leader="dot" w:pos="9350"/>
            </w:tabs>
            <w:rPr>
              <w:del w:id="294" w:author="David Conklin" w:date="2020-11-18T14:49:00Z"/>
              <w:rFonts w:eastAsiaTheme="minorEastAsia"/>
              <w:noProof/>
            </w:rPr>
          </w:pPr>
          <w:del w:id="295"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"_Toc56579830"</w:delInstrText>
            </w:r>
            <w:r w:rsidRPr="00FC70A4" w:rsidDel="005E090B">
              <w:rPr>
                <w:rStyle w:val="Hyperlink"/>
                <w:noProof/>
              </w:rPr>
              <w:delInstrText xml:space="preserve"> </w:delInstrText>
            </w:r>
            <w:r w:rsidRPr="00FC70A4" w:rsidDel="005E090B">
              <w:rPr>
                <w:rStyle w:val="Hyperlink"/>
                <w:noProof/>
              </w:rPr>
              <w:fldChar w:fldCharType="separate"/>
            </w:r>
          </w:del>
          <w:ins w:id="296" w:author="David Conklin" w:date="2020-11-20T11:30:00Z">
            <w:r w:rsidR="00D9019C">
              <w:rPr>
                <w:rStyle w:val="Hyperlink"/>
                <w:b/>
                <w:bCs/>
                <w:noProof/>
              </w:rPr>
              <w:t>Error! Hyperlink reference not valid.</w:t>
            </w:r>
          </w:ins>
          <w:del w:id="297" w:author="David Conklin" w:date="2020-11-18T14:49:00Z">
            <w:r w:rsidRPr="00FC70A4" w:rsidDel="005E090B">
              <w:rPr>
                <w:rStyle w:val="Hyperlink"/>
                <w:noProof/>
              </w:rPr>
              <w:delText>Climate data grids</w:delText>
            </w:r>
            <w:r w:rsidDel="005E090B">
              <w:rPr>
                <w:noProof/>
                <w:webHidden/>
              </w:rPr>
              <w:tab/>
            </w:r>
            <w:r w:rsidDel="005E090B">
              <w:rPr>
                <w:noProof/>
                <w:webHidden/>
              </w:rPr>
              <w:fldChar w:fldCharType="begin"/>
            </w:r>
            <w:r w:rsidDel="005E090B">
              <w:rPr>
                <w:noProof/>
                <w:webHidden/>
              </w:rPr>
              <w:delInstrText xml:space="preserve"> PAGEREF _Toc56579830 \h </w:delInstrText>
            </w:r>
            <w:r w:rsidDel="005E090B">
              <w:rPr>
                <w:noProof/>
                <w:webHidden/>
              </w:rPr>
            </w:r>
            <w:r w:rsidDel="005E090B">
              <w:rPr>
                <w:noProof/>
                <w:webHidden/>
              </w:rPr>
              <w:fldChar w:fldCharType="separate"/>
            </w:r>
            <w:r w:rsidR="00F90C07" w:rsidDel="005E090B">
              <w:rPr>
                <w:noProof/>
                <w:webHidden/>
              </w:rPr>
              <w:delText>14</w:delText>
            </w:r>
            <w:r w:rsidDel="005E090B">
              <w:rPr>
                <w:noProof/>
                <w:webHidden/>
              </w:rPr>
              <w:fldChar w:fldCharType="end"/>
            </w:r>
            <w:r w:rsidRPr="00FC70A4" w:rsidDel="005E090B">
              <w:rPr>
                <w:rStyle w:val="Hyperlink"/>
                <w:noProof/>
              </w:rPr>
              <w:fldChar w:fldCharType="end"/>
            </w:r>
          </w:del>
        </w:p>
        <w:p w14:paraId="68469455" w14:textId="4A7DAEDA" w:rsidR="006636CC" w:rsidDel="005E090B" w:rsidRDefault="006636CC">
          <w:pPr>
            <w:pStyle w:val="TOC3"/>
            <w:tabs>
              <w:tab w:val="right" w:leader="dot" w:pos="9350"/>
            </w:tabs>
            <w:rPr>
              <w:del w:id="298" w:author="David Conklin" w:date="2020-11-18T14:49:00Z"/>
              <w:rFonts w:eastAsiaTheme="minorEastAsia"/>
              <w:noProof/>
            </w:rPr>
          </w:pPr>
          <w:del w:id="299"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"_Toc56579831"</w:delInstrText>
            </w:r>
            <w:r w:rsidRPr="00FC70A4" w:rsidDel="005E090B">
              <w:rPr>
                <w:rStyle w:val="Hyperlink"/>
                <w:noProof/>
              </w:rPr>
              <w:delInstrText xml:space="preserve"> </w:delInstrText>
            </w:r>
            <w:r w:rsidRPr="00FC70A4" w:rsidDel="005E090B">
              <w:rPr>
                <w:rStyle w:val="Hyperlink"/>
                <w:noProof/>
              </w:rPr>
              <w:fldChar w:fldCharType="separate"/>
            </w:r>
          </w:del>
          <w:ins w:id="300" w:author="David Conklin" w:date="2020-11-20T11:30:00Z">
            <w:r w:rsidR="00D9019C">
              <w:rPr>
                <w:rStyle w:val="Hyperlink"/>
                <w:b/>
                <w:bCs/>
                <w:noProof/>
              </w:rPr>
              <w:t>Error! Hyperlink reference not valid.</w:t>
            </w:r>
          </w:ins>
          <w:del w:id="301" w:author="David Conklin" w:date="2020-11-18T14:49:00Z">
            <w:r w:rsidRPr="00FC70A4" w:rsidDel="005E090B">
              <w:rPr>
                <w:rStyle w:val="Hyperlink"/>
                <w:noProof/>
              </w:rPr>
              <w:delText>The WW2100 climate grid</w:delText>
            </w:r>
            <w:r w:rsidDel="005E090B">
              <w:rPr>
                <w:noProof/>
                <w:webHidden/>
              </w:rPr>
              <w:tab/>
            </w:r>
            <w:r w:rsidDel="005E090B">
              <w:rPr>
                <w:noProof/>
                <w:webHidden/>
              </w:rPr>
              <w:fldChar w:fldCharType="begin"/>
            </w:r>
            <w:r w:rsidDel="005E090B">
              <w:rPr>
                <w:noProof/>
                <w:webHidden/>
              </w:rPr>
              <w:delInstrText xml:space="preserve"> PAGEREF _Toc56579831 \h </w:delInstrText>
            </w:r>
            <w:r w:rsidDel="005E090B">
              <w:rPr>
                <w:noProof/>
                <w:webHidden/>
              </w:rPr>
            </w:r>
            <w:r w:rsidDel="005E090B">
              <w:rPr>
                <w:noProof/>
                <w:webHidden/>
              </w:rPr>
              <w:fldChar w:fldCharType="separate"/>
            </w:r>
            <w:r w:rsidR="00F90C07" w:rsidDel="005E090B">
              <w:rPr>
                <w:noProof/>
                <w:webHidden/>
              </w:rPr>
              <w:delText>14</w:delText>
            </w:r>
            <w:r w:rsidDel="005E090B">
              <w:rPr>
                <w:noProof/>
                <w:webHidden/>
              </w:rPr>
              <w:fldChar w:fldCharType="end"/>
            </w:r>
            <w:r w:rsidRPr="00FC70A4" w:rsidDel="005E090B">
              <w:rPr>
                <w:rStyle w:val="Hyperlink"/>
                <w:noProof/>
              </w:rPr>
              <w:fldChar w:fldCharType="end"/>
            </w:r>
          </w:del>
        </w:p>
        <w:p w14:paraId="76B57863" w14:textId="540EBEBA" w:rsidR="006636CC" w:rsidDel="005E090B" w:rsidRDefault="006636CC">
          <w:pPr>
            <w:pStyle w:val="TOC3"/>
            <w:tabs>
              <w:tab w:val="right" w:leader="dot" w:pos="9350"/>
            </w:tabs>
            <w:rPr>
              <w:del w:id="302" w:author="David Conklin" w:date="2020-11-18T14:49:00Z"/>
              <w:rFonts w:eastAsiaTheme="minorEastAsia"/>
              <w:noProof/>
            </w:rPr>
          </w:pPr>
          <w:del w:id="303"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"_Toc56579832"</w:delInstrText>
            </w:r>
            <w:r w:rsidRPr="00FC70A4" w:rsidDel="005E090B">
              <w:rPr>
                <w:rStyle w:val="Hyperlink"/>
                <w:noProof/>
              </w:rPr>
              <w:delInstrText xml:space="preserve"> </w:delInstrText>
            </w:r>
            <w:r w:rsidRPr="00FC70A4" w:rsidDel="005E090B">
              <w:rPr>
                <w:rStyle w:val="Hyperlink"/>
                <w:noProof/>
              </w:rPr>
              <w:fldChar w:fldCharType="separate"/>
            </w:r>
          </w:del>
          <w:ins w:id="304" w:author="David Conklin" w:date="2020-11-20T11:30:00Z">
            <w:r w:rsidR="00D9019C">
              <w:rPr>
                <w:rStyle w:val="Hyperlink"/>
                <w:b/>
                <w:bCs/>
                <w:noProof/>
              </w:rPr>
              <w:t>Error! Hyperlink reference not valid.</w:t>
            </w:r>
          </w:ins>
          <w:del w:id="305" w:author="David Conklin" w:date="2020-11-18T14:49:00Z">
            <w:r w:rsidRPr="00FC70A4" w:rsidDel="005E090B">
              <w:rPr>
                <w:rStyle w:val="Hyperlink"/>
                <w:noProof/>
              </w:rPr>
              <w:delText>The v2 climate grid</w:delText>
            </w:r>
            <w:r w:rsidDel="005E090B">
              <w:rPr>
                <w:noProof/>
                <w:webHidden/>
              </w:rPr>
              <w:tab/>
            </w:r>
            <w:r w:rsidDel="005E090B">
              <w:rPr>
                <w:noProof/>
                <w:webHidden/>
              </w:rPr>
              <w:fldChar w:fldCharType="begin"/>
            </w:r>
            <w:r w:rsidDel="005E090B">
              <w:rPr>
                <w:noProof/>
                <w:webHidden/>
              </w:rPr>
              <w:delInstrText xml:space="preserve"> PAGEREF _Toc56579832 \h </w:delInstrText>
            </w:r>
            <w:r w:rsidDel="005E090B">
              <w:rPr>
                <w:noProof/>
                <w:webHidden/>
              </w:rPr>
            </w:r>
            <w:r w:rsidDel="005E090B">
              <w:rPr>
                <w:noProof/>
                <w:webHidden/>
              </w:rPr>
              <w:fldChar w:fldCharType="separate"/>
            </w:r>
            <w:r w:rsidR="00F90C07" w:rsidDel="005E090B">
              <w:rPr>
                <w:noProof/>
                <w:webHidden/>
              </w:rPr>
              <w:delText>15</w:delText>
            </w:r>
            <w:r w:rsidDel="005E090B">
              <w:rPr>
                <w:noProof/>
                <w:webHidden/>
              </w:rPr>
              <w:fldChar w:fldCharType="end"/>
            </w:r>
            <w:r w:rsidRPr="00FC70A4" w:rsidDel="005E090B">
              <w:rPr>
                <w:rStyle w:val="Hyperlink"/>
                <w:noProof/>
              </w:rPr>
              <w:fldChar w:fldCharType="end"/>
            </w:r>
          </w:del>
        </w:p>
        <w:p w14:paraId="2AD8634E" w14:textId="28005346" w:rsidR="006636CC" w:rsidDel="005E090B" w:rsidRDefault="006636CC">
          <w:pPr>
            <w:pStyle w:val="TOC2"/>
            <w:tabs>
              <w:tab w:val="right" w:leader="dot" w:pos="9350"/>
            </w:tabs>
            <w:rPr>
              <w:del w:id="306" w:author="David Conklin" w:date="2020-11-18T14:49:00Z"/>
              <w:rFonts w:eastAsiaTheme="minorEastAsia"/>
              <w:noProof/>
            </w:rPr>
          </w:pPr>
          <w:del w:id="307"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"_Toc56579833"</w:delInstrText>
            </w:r>
            <w:r w:rsidRPr="00FC70A4" w:rsidDel="005E090B">
              <w:rPr>
                <w:rStyle w:val="Hyperlink"/>
                <w:noProof/>
              </w:rPr>
              <w:delInstrText xml:space="preserve"> </w:delInstrText>
            </w:r>
            <w:r w:rsidRPr="00FC70A4" w:rsidDel="005E090B">
              <w:rPr>
                <w:rStyle w:val="Hyperlink"/>
                <w:noProof/>
              </w:rPr>
              <w:fldChar w:fldCharType="separate"/>
            </w:r>
          </w:del>
          <w:ins w:id="308" w:author="David Conklin" w:date="2020-11-20T11:30:00Z">
            <w:r w:rsidR="00D9019C">
              <w:rPr>
                <w:rStyle w:val="Hyperlink"/>
                <w:b/>
                <w:bCs/>
                <w:noProof/>
              </w:rPr>
              <w:t>Error! Hyperlink reference not valid.</w:t>
            </w:r>
          </w:ins>
          <w:del w:id="309" w:author="David Conklin" w:date="2020-11-18T14:49:00Z">
            <w:r w:rsidRPr="00FC70A4" w:rsidDel="005E090B">
              <w:rPr>
                <w:rStyle w:val="Hyperlink"/>
                <w:noProof/>
              </w:rPr>
              <w:delText>How climate data is looked up</w:delText>
            </w:r>
            <w:r w:rsidDel="005E090B">
              <w:rPr>
                <w:noProof/>
                <w:webHidden/>
              </w:rPr>
              <w:tab/>
            </w:r>
            <w:r w:rsidDel="005E090B">
              <w:rPr>
                <w:noProof/>
                <w:webHidden/>
              </w:rPr>
              <w:fldChar w:fldCharType="begin"/>
            </w:r>
            <w:r w:rsidDel="005E090B">
              <w:rPr>
                <w:noProof/>
                <w:webHidden/>
              </w:rPr>
              <w:delInstrText xml:space="preserve"> PAGEREF _Toc56579833 \h </w:delInstrText>
            </w:r>
            <w:r w:rsidDel="005E090B">
              <w:rPr>
                <w:noProof/>
                <w:webHidden/>
              </w:rPr>
            </w:r>
            <w:r w:rsidDel="005E090B">
              <w:rPr>
                <w:noProof/>
                <w:webHidden/>
              </w:rPr>
              <w:fldChar w:fldCharType="separate"/>
            </w:r>
            <w:r w:rsidR="00F90C07" w:rsidDel="005E090B">
              <w:rPr>
                <w:noProof/>
                <w:webHidden/>
              </w:rPr>
              <w:delText>15</w:delText>
            </w:r>
            <w:r w:rsidDel="005E090B">
              <w:rPr>
                <w:noProof/>
                <w:webHidden/>
              </w:rPr>
              <w:fldChar w:fldCharType="end"/>
            </w:r>
            <w:r w:rsidRPr="00FC70A4" w:rsidDel="005E090B">
              <w:rPr>
                <w:rStyle w:val="Hyperlink"/>
                <w:noProof/>
              </w:rPr>
              <w:fldChar w:fldCharType="end"/>
            </w:r>
          </w:del>
        </w:p>
        <w:p w14:paraId="4A666C32" w14:textId="7C2F0CCC" w:rsidR="006636CC" w:rsidDel="005E090B" w:rsidRDefault="006636CC">
          <w:pPr>
            <w:pStyle w:val="TOC2"/>
            <w:tabs>
              <w:tab w:val="right" w:leader="dot" w:pos="9350"/>
            </w:tabs>
            <w:rPr>
              <w:del w:id="310" w:author="David Conklin" w:date="2020-11-18T14:49:00Z"/>
              <w:rFonts w:eastAsiaTheme="minorEastAsia"/>
              <w:noProof/>
            </w:rPr>
          </w:pPr>
          <w:del w:id="311"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"_Toc56579834"</w:delInstrText>
            </w:r>
            <w:r w:rsidRPr="00FC70A4" w:rsidDel="005E090B">
              <w:rPr>
                <w:rStyle w:val="Hyperlink"/>
                <w:noProof/>
              </w:rPr>
              <w:delInstrText xml:space="preserve"> </w:delInstrText>
            </w:r>
            <w:r w:rsidRPr="00FC70A4" w:rsidDel="005E090B">
              <w:rPr>
                <w:rStyle w:val="Hyperlink"/>
                <w:noProof/>
              </w:rPr>
              <w:fldChar w:fldCharType="separate"/>
            </w:r>
          </w:del>
          <w:ins w:id="312" w:author="David Conklin" w:date="2020-11-20T11:30:00Z">
            <w:r w:rsidR="00D9019C">
              <w:rPr>
                <w:rStyle w:val="Hyperlink"/>
                <w:b/>
                <w:bCs/>
                <w:noProof/>
              </w:rPr>
              <w:t>Error! Hyperlink reference not valid.</w:t>
            </w:r>
          </w:ins>
          <w:del w:id="313" w:author="David Conklin" w:date="2020-11-18T14:49:00Z">
            <w:r w:rsidRPr="00FC70A4" w:rsidDel="005E090B">
              <w:rPr>
                <w:rStyle w:val="Hyperlink"/>
                <w:noProof/>
              </w:rPr>
              <w:delText>What is in a climate dataset</w:delText>
            </w:r>
            <w:r w:rsidDel="005E090B">
              <w:rPr>
                <w:noProof/>
                <w:webHidden/>
              </w:rPr>
              <w:tab/>
            </w:r>
            <w:r w:rsidDel="005E090B">
              <w:rPr>
                <w:noProof/>
                <w:webHidden/>
              </w:rPr>
              <w:fldChar w:fldCharType="begin"/>
            </w:r>
            <w:r w:rsidDel="005E090B">
              <w:rPr>
                <w:noProof/>
                <w:webHidden/>
              </w:rPr>
              <w:delInstrText xml:space="preserve"> PAGEREF _Toc56579834 \h </w:delInstrText>
            </w:r>
            <w:r w:rsidDel="005E090B">
              <w:rPr>
                <w:noProof/>
                <w:webHidden/>
              </w:rPr>
            </w:r>
            <w:r w:rsidDel="005E090B">
              <w:rPr>
                <w:noProof/>
                <w:webHidden/>
              </w:rPr>
              <w:fldChar w:fldCharType="separate"/>
            </w:r>
            <w:r w:rsidR="00F90C07" w:rsidDel="005E090B">
              <w:rPr>
                <w:noProof/>
                <w:webHidden/>
              </w:rPr>
              <w:delText>15</w:delText>
            </w:r>
            <w:r w:rsidDel="005E090B">
              <w:rPr>
                <w:noProof/>
                <w:webHidden/>
              </w:rPr>
              <w:fldChar w:fldCharType="end"/>
            </w:r>
            <w:r w:rsidRPr="00FC70A4" w:rsidDel="005E090B">
              <w:rPr>
                <w:rStyle w:val="Hyperlink"/>
                <w:noProof/>
              </w:rPr>
              <w:fldChar w:fldCharType="end"/>
            </w:r>
          </w:del>
        </w:p>
        <w:p w14:paraId="5651913B" w14:textId="1ED04DFE" w:rsidR="006636CC" w:rsidDel="005E090B" w:rsidRDefault="006636CC">
          <w:pPr>
            <w:pStyle w:val="TOC1"/>
            <w:tabs>
              <w:tab w:val="right" w:leader="dot" w:pos="9350"/>
            </w:tabs>
            <w:rPr>
              <w:del w:id="314" w:author="David Conklin" w:date="2020-11-18T14:49:00Z"/>
              <w:rFonts w:eastAsiaTheme="minorEastAsia"/>
              <w:noProof/>
            </w:rPr>
          </w:pPr>
          <w:del w:id="315"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"_Toc56579835"</w:delInstrText>
            </w:r>
            <w:r w:rsidRPr="00FC70A4" w:rsidDel="005E090B">
              <w:rPr>
                <w:rStyle w:val="Hyperlink"/>
                <w:noProof/>
              </w:rPr>
              <w:delInstrText xml:space="preserve"> </w:delInstrText>
            </w:r>
            <w:r w:rsidRPr="00FC70A4" w:rsidDel="005E090B">
              <w:rPr>
                <w:rStyle w:val="Hyperlink"/>
                <w:noProof/>
              </w:rPr>
              <w:fldChar w:fldCharType="separate"/>
            </w:r>
          </w:del>
          <w:ins w:id="316" w:author="David Conklin" w:date="2020-11-20T11:30:00Z">
            <w:r w:rsidR="00D9019C">
              <w:rPr>
                <w:rStyle w:val="Hyperlink"/>
                <w:b/>
                <w:bCs/>
                <w:noProof/>
              </w:rPr>
              <w:t>Error! Hyperlink reference not valid.</w:t>
            </w:r>
          </w:ins>
          <w:del w:id="317" w:author="David Conklin" w:date="2020-11-18T14:49:00Z">
            <w:r w:rsidRPr="00FC70A4" w:rsidDel="005E090B">
              <w:rPr>
                <w:rStyle w:val="Hyperlink"/>
                <w:noProof/>
              </w:rPr>
              <w:delText>Water rights</w:delText>
            </w:r>
            <w:r w:rsidDel="005E090B">
              <w:rPr>
                <w:noProof/>
                <w:webHidden/>
              </w:rPr>
              <w:tab/>
            </w:r>
            <w:r w:rsidDel="005E090B">
              <w:rPr>
                <w:noProof/>
                <w:webHidden/>
              </w:rPr>
              <w:fldChar w:fldCharType="begin"/>
            </w:r>
            <w:r w:rsidDel="005E090B">
              <w:rPr>
                <w:noProof/>
                <w:webHidden/>
              </w:rPr>
              <w:delInstrText xml:space="preserve"> PAGEREF _Toc56579835 \h </w:delInstrText>
            </w:r>
            <w:r w:rsidDel="005E090B">
              <w:rPr>
                <w:noProof/>
                <w:webHidden/>
              </w:rPr>
            </w:r>
            <w:r w:rsidDel="005E090B">
              <w:rPr>
                <w:noProof/>
                <w:webHidden/>
              </w:rPr>
              <w:fldChar w:fldCharType="separate"/>
            </w:r>
            <w:r w:rsidR="00F90C07" w:rsidDel="005E090B">
              <w:rPr>
                <w:noProof/>
                <w:webHidden/>
              </w:rPr>
              <w:delText>16</w:delText>
            </w:r>
            <w:r w:rsidDel="005E090B">
              <w:rPr>
                <w:noProof/>
                <w:webHidden/>
              </w:rPr>
              <w:fldChar w:fldCharType="end"/>
            </w:r>
            <w:r w:rsidRPr="00FC70A4" w:rsidDel="005E090B">
              <w:rPr>
                <w:rStyle w:val="Hyperlink"/>
                <w:noProof/>
              </w:rPr>
              <w:fldChar w:fldCharType="end"/>
            </w:r>
          </w:del>
        </w:p>
        <w:p w14:paraId="123D60D3" w14:textId="746A727A" w:rsidR="006636CC" w:rsidDel="005E090B" w:rsidRDefault="006636CC">
          <w:pPr>
            <w:pStyle w:val="TOC2"/>
            <w:tabs>
              <w:tab w:val="right" w:leader="dot" w:pos="9350"/>
            </w:tabs>
            <w:rPr>
              <w:del w:id="318" w:author="David Conklin" w:date="2020-11-18T14:49:00Z"/>
              <w:rFonts w:eastAsiaTheme="minorEastAsia"/>
              <w:noProof/>
            </w:rPr>
          </w:pPr>
          <w:del w:id="319"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"_Toc56579836"</w:delInstrText>
            </w:r>
            <w:r w:rsidRPr="00FC70A4" w:rsidDel="005E090B">
              <w:rPr>
                <w:rStyle w:val="Hyperlink"/>
                <w:noProof/>
              </w:rPr>
              <w:delInstrText xml:space="preserve"> </w:delInstrText>
            </w:r>
            <w:r w:rsidRPr="00FC70A4" w:rsidDel="005E090B">
              <w:rPr>
                <w:rStyle w:val="Hyperlink"/>
                <w:noProof/>
              </w:rPr>
              <w:fldChar w:fldCharType="separate"/>
            </w:r>
          </w:del>
          <w:ins w:id="320" w:author="David Conklin" w:date="2020-11-20T11:30:00Z">
            <w:r w:rsidR="00D9019C">
              <w:rPr>
                <w:rStyle w:val="Hyperlink"/>
                <w:b/>
                <w:bCs/>
                <w:noProof/>
              </w:rPr>
              <w:t>Error! Hyperlink reference not valid.</w:t>
            </w:r>
          </w:ins>
          <w:del w:id="321" w:author="David Conklin" w:date="2020-11-18T14:49:00Z">
            <w:r w:rsidRPr="00FC70A4" w:rsidDel="005E090B">
              <w:rPr>
                <w:rStyle w:val="Hyperlink"/>
                <w:noProof/>
              </w:rPr>
              <w:delText>Water rights data</w:delText>
            </w:r>
            <w:r w:rsidDel="005E090B">
              <w:rPr>
                <w:noProof/>
                <w:webHidden/>
              </w:rPr>
              <w:tab/>
            </w:r>
            <w:r w:rsidDel="005E090B">
              <w:rPr>
                <w:noProof/>
                <w:webHidden/>
              </w:rPr>
              <w:fldChar w:fldCharType="begin"/>
            </w:r>
            <w:r w:rsidDel="005E090B">
              <w:rPr>
                <w:noProof/>
                <w:webHidden/>
              </w:rPr>
              <w:delInstrText xml:space="preserve"> PAGEREF _Toc56579836 \h </w:delInstrText>
            </w:r>
            <w:r w:rsidDel="005E090B">
              <w:rPr>
                <w:noProof/>
                <w:webHidden/>
              </w:rPr>
            </w:r>
            <w:r w:rsidDel="005E090B">
              <w:rPr>
                <w:noProof/>
                <w:webHidden/>
              </w:rPr>
              <w:fldChar w:fldCharType="separate"/>
            </w:r>
            <w:r w:rsidR="00F90C07" w:rsidDel="005E090B">
              <w:rPr>
                <w:noProof/>
                <w:webHidden/>
              </w:rPr>
              <w:delText>16</w:delText>
            </w:r>
            <w:r w:rsidDel="005E090B">
              <w:rPr>
                <w:noProof/>
                <w:webHidden/>
              </w:rPr>
              <w:fldChar w:fldCharType="end"/>
            </w:r>
            <w:r w:rsidRPr="00FC70A4" w:rsidDel="005E090B">
              <w:rPr>
                <w:rStyle w:val="Hyperlink"/>
                <w:noProof/>
              </w:rPr>
              <w:fldChar w:fldCharType="end"/>
            </w:r>
          </w:del>
        </w:p>
        <w:p w14:paraId="57B830B4" w14:textId="256FF5EA" w:rsidR="006636CC" w:rsidDel="005E090B" w:rsidRDefault="006636CC">
          <w:pPr>
            <w:pStyle w:val="TOC2"/>
            <w:tabs>
              <w:tab w:val="right" w:leader="dot" w:pos="9350"/>
            </w:tabs>
            <w:rPr>
              <w:del w:id="322" w:author="David Conklin" w:date="2020-11-18T14:49:00Z"/>
              <w:rFonts w:eastAsiaTheme="minorEastAsia"/>
              <w:noProof/>
            </w:rPr>
          </w:pPr>
          <w:del w:id="323"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"_Toc56579837"</w:delInstrText>
            </w:r>
            <w:r w:rsidRPr="00FC70A4" w:rsidDel="005E090B">
              <w:rPr>
                <w:rStyle w:val="Hyperlink"/>
                <w:noProof/>
              </w:rPr>
              <w:delInstrText xml:space="preserve"> </w:delInstrText>
            </w:r>
            <w:r w:rsidRPr="00FC70A4" w:rsidDel="005E090B">
              <w:rPr>
                <w:rStyle w:val="Hyperlink"/>
                <w:noProof/>
              </w:rPr>
              <w:fldChar w:fldCharType="separate"/>
            </w:r>
          </w:del>
          <w:ins w:id="324" w:author="David Conklin" w:date="2020-11-20T11:30:00Z">
            <w:r w:rsidR="00D9019C">
              <w:rPr>
                <w:rStyle w:val="Hyperlink"/>
                <w:b/>
                <w:bCs/>
                <w:noProof/>
              </w:rPr>
              <w:t>Error! Hyperlink reference not valid.</w:t>
            </w:r>
          </w:ins>
          <w:del w:id="325" w:author="David Conklin" w:date="2020-11-18T14:49:00Z">
            <w:r w:rsidRPr="00FC70A4" w:rsidDel="005E090B">
              <w:rPr>
                <w:rStyle w:val="Hyperlink"/>
                <w:noProof/>
              </w:rPr>
              <w:delText>The wr_pods.csv file</w:delText>
            </w:r>
            <w:r w:rsidDel="005E090B">
              <w:rPr>
                <w:noProof/>
                <w:webHidden/>
              </w:rPr>
              <w:tab/>
            </w:r>
            <w:r w:rsidDel="005E090B">
              <w:rPr>
                <w:noProof/>
                <w:webHidden/>
              </w:rPr>
              <w:fldChar w:fldCharType="begin"/>
            </w:r>
            <w:r w:rsidDel="005E090B">
              <w:rPr>
                <w:noProof/>
                <w:webHidden/>
              </w:rPr>
              <w:delInstrText xml:space="preserve"> PAGEREF _Toc56579837 \h </w:delInstrText>
            </w:r>
            <w:r w:rsidDel="005E090B">
              <w:rPr>
                <w:noProof/>
                <w:webHidden/>
              </w:rPr>
            </w:r>
            <w:r w:rsidDel="005E090B">
              <w:rPr>
                <w:noProof/>
                <w:webHidden/>
              </w:rPr>
              <w:fldChar w:fldCharType="separate"/>
            </w:r>
            <w:r w:rsidR="00F90C07" w:rsidDel="005E090B">
              <w:rPr>
                <w:noProof/>
                <w:webHidden/>
              </w:rPr>
              <w:delText>17</w:delText>
            </w:r>
            <w:r w:rsidDel="005E090B">
              <w:rPr>
                <w:noProof/>
                <w:webHidden/>
              </w:rPr>
              <w:fldChar w:fldCharType="end"/>
            </w:r>
            <w:r w:rsidRPr="00FC70A4" w:rsidDel="005E090B">
              <w:rPr>
                <w:rStyle w:val="Hyperlink"/>
                <w:noProof/>
              </w:rPr>
              <w:fldChar w:fldCharType="end"/>
            </w:r>
          </w:del>
        </w:p>
        <w:p w14:paraId="5031501E" w14:textId="6DD7EF7F" w:rsidR="006636CC" w:rsidDel="005E090B" w:rsidRDefault="006636CC">
          <w:pPr>
            <w:pStyle w:val="TOC2"/>
            <w:tabs>
              <w:tab w:val="right" w:leader="dot" w:pos="9350"/>
            </w:tabs>
            <w:rPr>
              <w:del w:id="326" w:author="David Conklin" w:date="2020-11-18T14:49:00Z"/>
              <w:rFonts w:eastAsiaTheme="minorEastAsia"/>
              <w:noProof/>
            </w:rPr>
          </w:pPr>
          <w:del w:id="327"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"_Toc56579838"</w:delInstrText>
            </w:r>
            <w:r w:rsidRPr="00FC70A4" w:rsidDel="005E090B">
              <w:rPr>
                <w:rStyle w:val="Hyperlink"/>
                <w:noProof/>
              </w:rPr>
              <w:delInstrText xml:space="preserve"> </w:delInstrText>
            </w:r>
            <w:r w:rsidRPr="00FC70A4" w:rsidDel="005E090B">
              <w:rPr>
                <w:rStyle w:val="Hyperlink"/>
                <w:noProof/>
              </w:rPr>
              <w:fldChar w:fldCharType="separate"/>
            </w:r>
          </w:del>
          <w:ins w:id="328" w:author="David Conklin" w:date="2020-11-20T11:30:00Z">
            <w:r w:rsidR="00D9019C">
              <w:rPr>
                <w:rStyle w:val="Hyperlink"/>
                <w:b/>
                <w:bCs/>
                <w:noProof/>
              </w:rPr>
              <w:t>Error! Hyperlink reference not valid.</w:t>
            </w:r>
          </w:ins>
          <w:del w:id="329" w:author="David Conklin" w:date="2020-11-18T14:49:00Z">
            <w:r w:rsidRPr="00FC70A4" w:rsidDel="005E090B">
              <w:rPr>
                <w:rStyle w:val="Hyperlink"/>
                <w:noProof/>
              </w:rPr>
              <w:delText>The wr_pous.csv file</w:delText>
            </w:r>
            <w:r w:rsidDel="005E090B">
              <w:rPr>
                <w:noProof/>
                <w:webHidden/>
              </w:rPr>
              <w:tab/>
            </w:r>
            <w:r w:rsidDel="005E090B">
              <w:rPr>
                <w:noProof/>
                <w:webHidden/>
              </w:rPr>
              <w:fldChar w:fldCharType="begin"/>
            </w:r>
            <w:r w:rsidDel="005E090B">
              <w:rPr>
                <w:noProof/>
                <w:webHidden/>
              </w:rPr>
              <w:delInstrText xml:space="preserve"> PAGEREF _Toc56579838 \h </w:delInstrText>
            </w:r>
            <w:r w:rsidDel="005E090B">
              <w:rPr>
                <w:noProof/>
                <w:webHidden/>
              </w:rPr>
            </w:r>
            <w:r w:rsidDel="005E090B">
              <w:rPr>
                <w:noProof/>
                <w:webHidden/>
              </w:rPr>
              <w:fldChar w:fldCharType="separate"/>
            </w:r>
            <w:r w:rsidR="00F90C07" w:rsidDel="005E090B">
              <w:rPr>
                <w:noProof/>
                <w:webHidden/>
              </w:rPr>
              <w:delText>17</w:delText>
            </w:r>
            <w:r w:rsidDel="005E090B">
              <w:rPr>
                <w:noProof/>
                <w:webHidden/>
              </w:rPr>
              <w:fldChar w:fldCharType="end"/>
            </w:r>
            <w:r w:rsidRPr="00FC70A4" w:rsidDel="005E090B">
              <w:rPr>
                <w:rStyle w:val="Hyperlink"/>
                <w:noProof/>
              </w:rPr>
              <w:fldChar w:fldCharType="end"/>
            </w:r>
          </w:del>
        </w:p>
        <w:p w14:paraId="0EDB69DD" w14:textId="2F806615" w:rsidR="006636CC" w:rsidDel="005E090B" w:rsidRDefault="006636CC">
          <w:pPr>
            <w:pStyle w:val="TOC2"/>
            <w:tabs>
              <w:tab w:val="right" w:leader="dot" w:pos="9350"/>
            </w:tabs>
            <w:rPr>
              <w:del w:id="330" w:author="David Conklin" w:date="2020-11-18T14:49:00Z"/>
              <w:rFonts w:eastAsiaTheme="minorEastAsia"/>
              <w:noProof/>
            </w:rPr>
          </w:pPr>
          <w:del w:id="331"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"_Toc56579839"</w:delInstrText>
            </w:r>
            <w:r w:rsidRPr="00FC70A4" w:rsidDel="005E090B">
              <w:rPr>
                <w:rStyle w:val="Hyperlink"/>
                <w:noProof/>
              </w:rPr>
              <w:delInstrText xml:space="preserve"> </w:delInstrText>
            </w:r>
            <w:r w:rsidRPr="00FC70A4" w:rsidDel="005E090B">
              <w:rPr>
                <w:rStyle w:val="Hyperlink"/>
                <w:noProof/>
              </w:rPr>
              <w:fldChar w:fldCharType="separate"/>
            </w:r>
          </w:del>
          <w:ins w:id="332" w:author="David Conklin" w:date="2020-11-20T11:30:00Z">
            <w:r w:rsidR="00D9019C">
              <w:rPr>
                <w:rStyle w:val="Hyperlink"/>
                <w:b/>
                <w:bCs/>
                <w:noProof/>
              </w:rPr>
              <w:t>Error! Hyperlink reference not valid.</w:t>
            </w:r>
          </w:ins>
          <w:del w:id="333" w:author="David Conklin" w:date="2020-11-18T14:49:00Z">
            <w:r w:rsidRPr="00FC70A4" w:rsidDel="005E090B">
              <w:rPr>
                <w:rStyle w:val="Hyperlink"/>
                <w:noProof/>
              </w:rPr>
              <w:delText>Adding a water right</w:delText>
            </w:r>
            <w:r w:rsidDel="005E090B">
              <w:rPr>
                <w:noProof/>
                <w:webHidden/>
              </w:rPr>
              <w:tab/>
            </w:r>
            <w:r w:rsidDel="005E090B">
              <w:rPr>
                <w:noProof/>
                <w:webHidden/>
              </w:rPr>
              <w:fldChar w:fldCharType="begin"/>
            </w:r>
            <w:r w:rsidDel="005E090B">
              <w:rPr>
                <w:noProof/>
                <w:webHidden/>
              </w:rPr>
              <w:delInstrText xml:space="preserve"> PAGEREF _Toc56579839 \h </w:delInstrText>
            </w:r>
            <w:r w:rsidDel="005E090B">
              <w:rPr>
                <w:noProof/>
                <w:webHidden/>
              </w:rPr>
            </w:r>
            <w:r w:rsidDel="005E090B">
              <w:rPr>
                <w:noProof/>
                <w:webHidden/>
              </w:rPr>
              <w:fldChar w:fldCharType="separate"/>
            </w:r>
            <w:r w:rsidR="00F90C07" w:rsidDel="005E090B">
              <w:rPr>
                <w:noProof/>
                <w:webHidden/>
              </w:rPr>
              <w:delText>18</w:delText>
            </w:r>
            <w:r w:rsidDel="005E090B">
              <w:rPr>
                <w:noProof/>
                <w:webHidden/>
              </w:rPr>
              <w:fldChar w:fldCharType="end"/>
            </w:r>
            <w:r w:rsidRPr="00FC70A4" w:rsidDel="005E090B">
              <w:rPr>
                <w:rStyle w:val="Hyperlink"/>
                <w:noProof/>
              </w:rPr>
              <w:fldChar w:fldCharType="end"/>
            </w:r>
          </w:del>
        </w:p>
        <w:p w14:paraId="12790A65" w14:textId="016220B5" w:rsidR="006636CC" w:rsidDel="005E090B" w:rsidRDefault="006636CC">
          <w:pPr>
            <w:pStyle w:val="TOC1"/>
            <w:tabs>
              <w:tab w:val="right" w:leader="dot" w:pos="9350"/>
            </w:tabs>
            <w:rPr>
              <w:del w:id="334" w:author="David Conklin" w:date="2020-11-18T14:49:00Z"/>
              <w:rFonts w:eastAsiaTheme="minorEastAsia"/>
              <w:noProof/>
            </w:rPr>
          </w:pPr>
          <w:del w:id="335"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"_Toc56579840"</w:delInstrText>
            </w:r>
            <w:r w:rsidRPr="00FC70A4" w:rsidDel="005E090B">
              <w:rPr>
                <w:rStyle w:val="Hyperlink"/>
                <w:noProof/>
              </w:rPr>
              <w:delInstrText xml:space="preserve"> </w:delInstrText>
            </w:r>
            <w:r w:rsidRPr="00FC70A4" w:rsidDel="005E090B">
              <w:rPr>
                <w:rStyle w:val="Hyperlink"/>
                <w:noProof/>
              </w:rPr>
              <w:fldChar w:fldCharType="separate"/>
            </w:r>
          </w:del>
          <w:ins w:id="336" w:author="David Conklin" w:date="2020-11-20T11:30:00Z">
            <w:r w:rsidR="00D9019C">
              <w:rPr>
                <w:rStyle w:val="Hyperlink"/>
                <w:b/>
                <w:bCs/>
                <w:noProof/>
              </w:rPr>
              <w:t>Error! Hyperlink reference not valid.</w:t>
            </w:r>
          </w:ins>
          <w:del w:id="337" w:author="David Conklin" w:date="2020-11-18T14:49:00Z">
            <w:r w:rsidRPr="00FC70A4" w:rsidDel="005E090B">
              <w:rPr>
                <w:rStyle w:val="Hyperlink"/>
                <w:noProof/>
              </w:rPr>
              <w:delText>Stream flow and stream temperature</w:delText>
            </w:r>
            <w:r w:rsidDel="005E090B">
              <w:rPr>
                <w:noProof/>
                <w:webHidden/>
              </w:rPr>
              <w:tab/>
            </w:r>
            <w:r w:rsidDel="005E090B">
              <w:rPr>
                <w:noProof/>
                <w:webHidden/>
              </w:rPr>
              <w:fldChar w:fldCharType="begin"/>
            </w:r>
            <w:r w:rsidDel="005E090B">
              <w:rPr>
                <w:noProof/>
                <w:webHidden/>
              </w:rPr>
              <w:delInstrText xml:space="preserve"> PAGEREF _Toc56579840 \h </w:delInstrText>
            </w:r>
            <w:r w:rsidDel="005E090B">
              <w:rPr>
                <w:noProof/>
                <w:webHidden/>
              </w:rPr>
            </w:r>
            <w:r w:rsidDel="005E090B">
              <w:rPr>
                <w:noProof/>
                <w:webHidden/>
              </w:rPr>
              <w:fldChar w:fldCharType="separate"/>
            </w:r>
            <w:r w:rsidR="00F90C07" w:rsidDel="005E090B">
              <w:rPr>
                <w:noProof/>
                <w:webHidden/>
              </w:rPr>
              <w:delText>19</w:delText>
            </w:r>
            <w:r w:rsidDel="005E090B">
              <w:rPr>
                <w:noProof/>
                <w:webHidden/>
              </w:rPr>
              <w:fldChar w:fldCharType="end"/>
            </w:r>
            <w:r w:rsidRPr="00FC70A4" w:rsidDel="005E090B">
              <w:rPr>
                <w:rStyle w:val="Hyperlink"/>
                <w:noProof/>
              </w:rPr>
              <w:fldChar w:fldCharType="end"/>
            </w:r>
          </w:del>
        </w:p>
        <w:p w14:paraId="489086A1" w14:textId="4BAC9789" w:rsidR="006636CC" w:rsidDel="005E090B" w:rsidRDefault="006636CC">
          <w:pPr>
            <w:pStyle w:val="TOC2"/>
            <w:tabs>
              <w:tab w:val="right" w:leader="dot" w:pos="9350"/>
            </w:tabs>
            <w:rPr>
              <w:del w:id="338" w:author="David Conklin" w:date="2020-11-18T14:49:00Z"/>
              <w:rFonts w:eastAsiaTheme="minorEastAsia"/>
              <w:noProof/>
            </w:rPr>
          </w:pPr>
          <w:del w:id="339"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"_Toc56579841"</w:delInstrText>
            </w:r>
            <w:r w:rsidRPr="00FC70A4" w:rsidDel="005E090B">
              <w:rPr>
                <w:rStyle w:val="Hyperlink"/>
                <w:noProof/>
              </w:rPr>
              <w:delInstrText xml:space="preserve"> </w:delInstrText>
            </w:r>
            <w:r w:rsidRPr="00FC70A4" w:rsidDel="005E090B">
              <w:rPr>
                <w:rStyle w:val="Hyperlink"/>
                <w:noProof/>
              </w:rPr>
              <w:fldChar w:fldCharType="separate"/>
            </w:r>
          </w:del>
          <w:ins w:id="340" w:author="David Conklin" w:date="2020-11-20T11:30:00Z">
            <w:r w:rsidR="00D9019C">
              <w:rPr>
                <w:rStyle w:val="Hyperlink"/>
                <w:b/>
                <w:bCs/>
                <w:noProof/>
              </w:rPr>
              <w:t>Error! Hyperlink reference not valid.</w:t>
            </w:r>
          </w:ins>
          <w:del w:id="341" w:author="David Conklin" w:date="2020-11-18T14:49:00Z">
            <w:r w:rsidRPr="00FC70A4" w:rsidDel="005E090B">
              <w:rPr>
                <w:rStyle w:val="Hyperlink"/>
                <w:noProof/>
              </w:rPr>
              <w:delText>Water parcels</w:delText>
            </w:r>
            <w:r w:rsidDel="005E090B">
              <w:rPr>
                <w:noProof/>
                <w:webHidden/>
              </w:rPr>
              <w:tab/>
            </w:r>
            <w:r w:rsidDel="005E090B">
              <w:rPr>
                <w:noProof/>
                <w:webHidden/>
              </w:rPr>
              <w:fldChar w:fldCharType="begin"/>
            </w:r>
            <w:r w:rsidDel="005E090B">
              <w:rPr>
                <w:noProof/>
                <w:webHidden/>
              </w:rPr>
              <w:delInstrText xml:space="preserve"> PAGEREF _Toc56579841 \h </w:delInstrText>
            </w:r>
            <w:r w:rsidDel="005E090B">
              <w:rPr>
                <w:noProof/>
                <w:webHidden/>
              </w:rPr>
            </w:r>
            <w:r w:rsidDel="005E090B">
              <w:rPr>
                <w:noProof/>
                <w:webHidden/>
              </w:rPr>
              <w:fldChar w:fldCharType="separate"/>
            </w:r>
            <w:r w:rsidR="00F90C07" w:rsidDel="005E090B">
              <w:rPr>
                <w:noProof/>
                <w:webHidden/>
              </w:rPr>
              <w:delText>19</w:delText>
            </w:r>
            <w:r w:rsidDel="005E090B">
              <w:rPr>
                <w:noProof/>
                <w:webHidden/>
              </w:rPr>
              <w:fldChar w:fldCharType="end"/>
            </w:r>
            <w:r w:rsidRPr="00FC70A4" w:rsidDel="005E090B">
              <w:rPr>
                <w:rStyle w:val="Hyperlink"/>
                <w:noProof/>
              </w:rPr>
              <w:fldChar w:fldCharType="end"/>
            </w:r>
          </w:del>
        </w:p>
        <w:p w14:paraId="6B89A255" w14:textId="68F45676" w:rsidR="006636CC" w:rsidDel="005E090B" w:rsidRDefault="006636CC">
          <w:pPr>
            <w:pStyle w:val="TOC2"/>
            <w:tabs>
              <w:tab w:val="right" w:leader="dot" w:pos="9350"/>
            </w:tabs>
            <w:rPr>
              <w:del w:id="342" w:author="David Conklin" w:date="2020-11-18T14:49:00Z"/>
              <w:rFonts w:eastAsiaTheme="minorEastAsia"/>
              <w:noProof/>
            </w:rPr>
          </w:pPr>
          <w:del w:id="343"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"_Toc56579842"</w:delInstrText>
            </w:r>
            <w:r w:rsidRPr="00FC70A4" w:rsidDel="005E090B">
              <w:rPr>
                <w:rStyle w:val="Hyperlink"/>
                <w:noProof/>
              </w:rPr>
              <w:delInstrText xml:space="preserve"> </w:delInstrText>
            </w:r>
            <w:r w:rsidRPr="00FC70A4" w:rsidDel="005E090B">
              <w:rPr>
                <w:rStyle w:val="Hyperlink"/>
                <w:noProof/>
              </w:rPr>
              <w:fldChar w:fldCharType="separate"/>
            </w:r>
          </w:del>
          <w:ins w:id="344" w:author="David Conklin" w:date="2020-11-20T11:30:00Z">
            <w:r w:rsidR="00D9019C">
              <w:rPr>
                <w:rStyle w:val="Hyperlink"/>
                <w:b/>
                <w:bCs/>
                <w:noProof/>
              </w:rPr>
              <w:t>Error! Hyperlink reference not valid.</w:t>
            </w:r>
          </w:ins>
          <w:del w:id="345" w:author="David Conklin" w:date="2020-11-18T14:49:00Z">
            <w:r w:rsidRPr="00FC70A4" w:rsidDel="005E090B">
              <w:rPr>
                <w:rStyle w:val="Hyperlink"/>
                <w:noProof/>
              </w:rPr>
              <w:delText>Daily water mass and energy balance</w:delText>
            </w:r>
            <w:r w:rsidDel="005E090B">
              <w:rPr>
                <w:noProof/>
                <w:webHidden/>
              </w:rPr>
              <w:tab/>
            </w:r>
            <w:r w:rsidDel="005E090B">
              <w:rPr>
                <w:noProof/>
                <w:webHidden/>
              </w:rPr>
              <w:fldChar w:fldCharType="begin"/>
            </w:r>
            <w:r w:rsidDel="005E090B">
              <w:rPr>
                <w:noProof/>
                <w:webHidden/>
              </w:rPr>
              <w:delInstrText xml:space="preserve"> PAGEREF _Toc56579842 \h </w:delInstrText>
            </w:r>
            <w:r w:rsidDel="005E090B">
              <w:rPr>
                <w:noProof/>
                <w:webHidden/>
              </w:rPr>
            </w:r>
            <w:r w:rsidDel="005E090B">
              <w:rPr>
                <w:noProof/>
                <w:webHidden/>
              </w:rPr>
              <w:fldChar w:fldCharType="separate"/>
            </w:r>
            <w:r w:rsidR="00F90C07" w:rsidDel="005E090B">
              <w:rPr>
                <w:noProof/>
                <w:webHidden/>
              </w:rPr>
              <w:delText>19</w:delText>
            </w:r>
            <w:r w:rsidDel="005E090B">
              <w:rPr>
                <w:noProof/>
                <w:webHidden/>
              </w:rPr>
              <w:fldChar w:fldCharType="end"/>
            </w:r>
            <w:r w:rsidRPr="00FC70A4" w:rsidDel="005E090B">
              <w:rPr>
                <w:rStyle w:val="Hyperlink"/>
                <w:noProof/>
              </w:rPr>
              <w:fldChar w:fldCharType="end"/>
            </w:r>
          </w:del>
        </w:p>
        <w:p w14:paraId="1A257A89" w14:textId="7753EAEB" w:rsidR="006636CC" w:rsidDel="005E090B" w:rsidRDefault="006636CC">
          <w:pPr>
            <w:pStyle w:val="TOC2"/>
            <w:tabs>
              <w:tab w:val="right" w:leader="dot" w:pos="9350"/>
            </w:tabs>
            <w:rPr>
              <w:del w:id="346" w:author="David Conklin" w:date="2020-11-18T14:49:00Z"/>
              <w:rFonts w:eastAsiaTheme="minorEastAsia"/>
              <w:noProof/>
            </w:rPr>
          </w:pPr>
          <w:del w:id="347"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"_Toc56579843"</w:delInstrText>
            </w:r>
            <w:r w:rsidRPr="00FC70A4" w:rsidDel="005E090B">
              <w:rPr>
                <w:rStyle w:val="Hyperlink"/>
                <w:noProof/>
              </w:rPr>
              <w:delInstrText xml:space="preserve"> </w:delInstrText>
            </w:r>
            <w:r w:rsidRPr="00FC70A4" w:rsidDel="005E090B">
              <w:rPr>
                <w:rStyle w:val="Hyperlink"/>
                <w:noProof/>
              </w:rPr>
              <w:fldChar w:fldCharType="separate"/>
            </w:r>
          </w:del>
          <w:ins w:id="348" w:author="David Conklin" w:date="2020-11-20T11:30:00Z">
            <w:r w:rsidR="00D9019C">
              <w:rPr>
                <w:rStyle w:val="Hyperlink"/>
                <w:b/>
                <w:bCs/>
                <w:noProof/>
              </w:rPr>
              <w:t>Error! Hyperlink reference not valid.</w:t>
            </w:r>
          </w:ins>
          <w:del w:id="349" w:author="David Conklin" w:date="2020-11-18T14:49:00Z">
            <w:r w:rsidRPr="00FC70A4" w:rsidDel="005E090B">
              <w:rPr>
                <w:rStyle w:val="Hyperlink"/>
                <w:noProof/>
              </w:rPr>
              <w:delText>Estimating the rate of flow in a stream reach</w:delText>
            </w:r>
            <w:r w:rsidDel="005E090B">
              <w:rPr>
                <w:noProof/>
                <w:webHidden/>
              </w:rPr>
              <w:tab/>
            </w:r>
            <w:r w:rsidDel="005E090B">
              <w:rPr>
                <w:noProof/>
                <w:webHidden/>
              </w:rPr>
              <w:fldChar w:fldCharType="begin"/>
            </w:r>
            <w:r w:rsidDel="005E090B">
              <w:rPr>
                <w:noProof/>
                <w:webHidden/>
              </w:rPr>
              <w:delInstrText xml:space="preserve"> PAGEREF _Toc56579843 \h </w:delInstrText>
            </w:r>
            <w:r w:rsidDel="005E090B">
              <w:rPr>
                <w:noProof/>
                <w:webHidden/>
              </w:rPr>
            </w:r>
            <w:r w:rsidDel="005E090B">
              <w:rPr>
                <w:noProof/>
                <w:webHidden/>
              </w:rPr>
              <w:fldChar w:fldCharType="separate"/>
            </w:r>
            <w:r w:rsidR="00F90C07" w:rsidDel="005E090B">
              <w:rPr>
                <w:noProof/>
                <w:webHidden/>
              </w:rPr>
              <w:delText>20</w:delText>
            </w:r>
            <w:r w:rsidDel="005E090B">
              <w:rPr>
                <w:noProof/>
                <w:webHidden/>
              </w:rPr>
              <w:fldChar w:fldCharType="end"/>
            </w:r>
            <w:r w:rsidRPr="00FC70A4" w:rsidDel="005E090B">
              <w:rPr>
                <w:rStyle w:val="Hyperlink"/>
                <w:noProof/>
              </w:rPr>
              <w:fldChar w:fldCharType="end"/>
            </w:r>
          </w:del>
        </w:p>
        <w:p w14:paraId="2ADAA3BA" w14:textId="5ADDC312" w:rsidR="006636CC" w:rsidDel="005E090B" w:rsidRDefault="006636CC">
          <w:pPr>
            <w:pStyle w:val="TOC2"/>
            <w:tabs>
              <w:tab w:val="right" w:leader="dot" w:pos="9350"/>
            </w:tabs>
            <w:rPr>
              <w:del w:id="350" w:author="David Conklin" w:date="2020-11-18T14:49:00Z"/>
              <w:rFonts w:eastAsiaTheme="minorEastAsia"/>
              <w:noProof/>
            </w:rPr>
          </w:pPr>
          <w:del w:id="351"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"_Toc56579844"</w:delInstrText>
            </w:r>
            <w:r w:rsidRPr="00FC70A4" w:rsidDel="005E090B">
              <w:rPr>
                <w:rStyle w:val="Hyperlink"/>
                <w:noProof/>
              </w:rPr>
              <w:delInstrText xml:space="preserve"> </w:delInstrText>
            </w:r>
            <w:r w:rsidRPr="00FC70A4" w:rsidDel="005E090B">
              <w:rPr>
                <w:rStyle w:val="Hyperlink"/>
                <w:noProof/>
              </w:rPr>
              <w:fldChar w:fldCharType="separate"/>
            </w:r>
          </w:del>
          <w:ins w:id="352" w:author="David Conklin" w:date="2020-11-20T11:30:00Z">
            <w:r w:rsidR="00D9019C">
              <w:rPr>
                <w:rStyle w:val="Hyperlink"/>
                <w:b/>
                <w:bCs/>
                <w:noProof/>
              </w:rPr>
              <w:t>Error! Hyperlink reference not valid.</w:t>
            </w:r>
          </w:ins>
          <w:del w:id="353" w:author="David Conklin" w:date="2020-11-18T14:49:00Z">
            <w:r w:rsidRPr="00FC70A4" w:rsidDel="005E090B">
              <w:rPr>
                <w:rStyle w:val="Hyperlink"/>
                <w:noProof/>
              </w:rPr>
              <w:delText>Estimating the surface area of the water in a subreach</w:delText>
            </w:r>
            <w:r w:rsidDel="005E090B">
              <w:rPr>
                <w:noProof/>
                <w:webHidden/>
              </w:rPr>
              <w:tab/>
            </w:r>
            <w:r w:rsidDel="005E090B">
              <w:rPr>
                <w:noProof/>
                <w:webHidden/>
              </w:rPr>
              <w:fldChar w:fldCharType="begin"/>
            </w:r>
            <w:r w:rsidDel="005E090B">
              <w:rPr>
                <w:noProof/>
                <w:webHidden/>
              </w:rPr>
              <w:delInstrText xml:space="preserve"> PAGEREF _Toc56579844 \h </w:delInstrText>
            </w:r>
            <w:r w:rsidDel="005E090B">
              <w:rPr>
                <w:noProof/>
                <w:webHidden/>
              </w:rPr>
            </w:r>
            <w:r w:rsidDel="005E090B">
              <w:rPr>
                <w:noProof/>
                <w:webHidden/>
              </w:rPr>
              <w:fldChar w:fldCharType="separate"/>
            </w:r>
            <w:r w:rsidR="00F90C07" w:rsidDel="005E090B">
              <w:rPr>
                <w:noProof/>
                <w:webHidden/>
              </w:rPr>
              <w:delText>21</w:delText>
            </w:r>
            <w:r w:rsidDel="005E090B">
              <w:rPr>
                <w:noProof/>
                <w:webHidden/>
              </w:rPr>
              <w:fldChar w:fldCharType="end"/>
            </w:r>
            <w:r w:rsidRPr="00FC70A4" w:rsidDel="005E090B">
              <w:rPr>
                <w:rStyle w:val="Hyperlink"/>
                <w:noProof/>
              </w:rPr>
              <w:fldChar w:fldCharType="end"/>
            </w:r>
          </w:del>
        </w:p>
        <w:p w14:paraId="20C7D4C3" w14:textId="4F980FA3" w:rsidR="006636CC" w:rsidDel="005E090B" w:rsidRDefault="006636CC">
          <w:pPr>
            <w:pStyle w:val="TOC2"/>
            <w:tabs>
              <w:tab w:val="right" w:leader="dot" w:pos="9350"/>
            </w:tabs>
            <w:rPr>
              <w:del w:id="354" w:author="David Conklin" w:date="2020-11-18T14:49:00Z"/>
              <w:rFonts w:eastAsiaTheme="minorEastAsia"/>
              <w:noProof/>
            </w:rPr>
          </w:pPr>
          <w:del w:id="355"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"_Toc56579845"</w:delInstrText>
            </w:r>
            <w:r w:rsidRPr="00FC70A4" w:rsidDel="005E090B">
              <w:rPr>
                <w:rStyle w:val="Hyperlink"/>
                <w:noProof/>
              </w:rPr>
              <w:delInstrText xml:space="preserve"> </w:delInstrText>
            </w:r>
            <w:r w:rsidRPr="00FC70A4" w:rsidDel="005E090B">
              <w:rPr>
                <w:rStyle w:val="Hyperlink"/>
                <w:noProof/>
              </w:rPr>
              <w:fldChar w:fldCharType="separate"/>
            </w:r>
          </w:del>
          <w:ins w:id="356" w:author="David Conklin" w:date="2020-11-20T11:30:00Z">
            <w:r w:rsidR="00D9019C">
              <w:rPr>
                <w:rStyle w:val="Hyperlink"/>
                <w:b/>
                <w:bCs/>
                <w:noProof/>
              </w:rPr>
              <w:t>Error! Hyperlink reference not valid.</w:t>
            </w:r>
          </w:ins>
          <w:del w:id="357" w:author="David Conklin" w:date="2020-11-18T14:49:00Z">
            <w:r w:rsidRPr="00FC70A4" w:rsidDel="005E090B">
              <w:rPr>
                <w:rStyle w:val="Hyperlink"/>
                <w:noProof/>
              </w:rPr>
              <w:delText>Water temperature from thermal energy</w:delText>
            </w:r>
            <w:r w:rsidDel="005E090B">
              <w:rPr>
                <w:noProof/>
                <w:webHidden/>
              </w:rPr>
              <w:tab/>
            </w:r>
            <w:r w:rsidDel="005E090B">
              <w:rPr>
                <w:noProof/>
                <w:webHidden/>
              </w:rPr>
              <w:fldChar w:fldCharType="begin"/>
            </w:r>
            <w:r w:rsidDel="005E090B">
              <w:rPr>
                <w:noProof/>
                <w:webHidden/>
              </w:rPr>
              <w:delInstrText xml:space="preserve"> PAGEREF _Toc56579845 \h </w:delInstrText>
            </w:r>
            <w:r w:rsidDel="005E090B">
              <w:rPr>
                <w:noProof/>
                <w:webHidden/>
              </w:rPr>
            </w:r>
            <w:r w:rsidDel="005E090B">
              <w:rPr>
                <w:noProof/>
                <w:webHidden/>
              </w:rPr>
              <w:fldChar w:fldCharType="separate"/>
            </w:r>
            <w:r w:rsidR="00F90C07" w:rsidDel="005E090B">
              <w:rPr>
                <w:noProof/>
                <w:webHidden/>
              </w:rPr>
              <w:delText>21</w:delText>
            </w:r>
            <w:r w:rsidDel="005E090B">
              <w:rPr>
                <w:noProof/>
                <w:webHidden/>
              </w:rPr>
              <w:fldChar w:fldCharType="end"/>
            </w:r>
            <w:r w:rsidRPr="00FC70A4" w:rsidDel="005E090B">
              <w:rPr>
                <w:rStyle w:val="Hyperlink"/>
                <w:noProof/>
              </w:rPr>
              <w:fldChar w:fldCharType="end"/>
            </w:r>
          </w:del>
        </w:p>
        <w:p w14:paraId="2D3A0D8A" w14:textId="7599FA3A" w:rsidR="006636CC" w:rsidDel="005E090B" w:rsidRDefault="006636CC">
          <w:pPr>
            <w:pStyle w:val="TOC2"/>
            <w:tabs>
              <w:tab w:val="right" w:leader="dot" w:pos="9350"/>
            </w:tabs>
            <w:rPr>
              <w:del w:id="358" w:author="David Conklin" w:date="2020-11-18T14:49:00Z"/>
              <w:rFonts w:eastAsiaTheme="minorEastAsia"/>
              <w:noProof/>
            </w:rPr>
          </w:pPr>
          <w:del w:id="359"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"_Toc56579846"</w:delInstrText>
            </w:r>
            <w:r w:rsidRPr="00FC70A4" w:rsidDel="005E090B">
              <w:rPr>
                <w:rStyle w:val="Hyperlink"/>
                <w:noProof/>
              </w:rPr>
              <w:delInstrText xml:space="preserve"> </w:delInstrText>
            </w:r>
            <w:r w:rsidRPr="00FC70A4" w:rsidDel="005E090B">
              <w:rPr>
                <w:rStyle w:val="Hyperlink"/>
                <w:noProof/>
              </w:rPr>
              <w:fldChar w:fldCharType="separate"/>
            </w:r>
          </w:del>
          <w:ins w:id="360" w:author="David Conklin" w:date="2020-11-20T11:30:00Z">
            <w:r w:rsidR="00D9019C">
              <w:rPr>
                <w:rStyle w:val="Hyperlink"/>
                <w:b/>
                <w:bCs/>
                <w:noProof/>
              </w:rPr>
              <w:t>Error! Hyperlink reference not valid.</w:t>
            </w:r>
          </w:ins>
          <w:del w:id="361" w:author="David Conklin" w:date="2020-11-18T14:49:00Z">
            <w:r w:rsidRPr="00FC70A4" w:rsidDel="005E090B">
              <w:rPr>
                <w:rStyle w:val="Hyperlink"/>
                <w:noProof/>
              </w:rPr>
              <w:delText>Initial conditions for Flow: the IC file</w:delText>
            </w:r>
            <w:r w:rsidDel="005E090B">
              <w:rPr>
                <w:noProof/>
                <w:webHidden/>
              </w:rPr>
              <w:tab/>
            </w:r>
            <w:r w:rsidDel="005E090B">
              <w:rPr>
                <w:noProof/>
                <w:webHidden/>
              </w:rPr>
              <w:fldChar w:fldCharType="begin"/>
            </w:r>
            <w:r w:rsidDel="005E090B">
              <w:rPr>
                <w:noProof/>
                <w:webHidden/>
              </w:rPr>
              <w:delInstrText xml:space="preserve"> PAGEREF _Toc56579846 \h </w:delInstrText>
            </w:r>
            <w:r w:rsidDel="005E090B">
              <w:rPr>
                <w:noProof/>
                <w:webHidden/>
              </w:rPr>
            </w:r>
            <w:r w:rsidDel="005E090B">
              <w:rPr>
                <w:noProof/>
                <w:webHidden/>
              </w:rPr>
              <w:fldChar w:fldCharType="separate"/>
            </w:r>
            <w:r w:rsidR="00F90C07" w:rsidDel="005E090B">
              <w:rPr>
                <w:noProof/>
                <w:webHidden/>
              </w:rPr>
              <w:delText>21</w:delText>
            </w:r>
            <w:r w:rsidDel="005E090B">
              <w:rPr>
                <w:noProof/>
                <w:webHidden/>
              </w:rPr>
              <w:fldChar w:fldCharType="end"/>
            </w:r>
            <w:r w:rsidRPr="00FC70A4" w:rsidDel="005E090B">
              <w:rPr>
                <w:rStyle w:val="Hyperlink"/>
                <w:noProof/>
              </w:rPr>
              <w:fldChar w:fldCharType="end"/>
            </w:r>
          </w:del>
        </w:p>
        <w:p w14:paraId="272632AA" w14:textId="2FB97403" w:rsidR="006636CC" w:rsidDel="005E090B" w:rsidRDefault="006636CC">
          <w:pPr>
            <w:pStyle w:val="TOC2"/>
            <w:tabs>
              <w:tab w:val="right" w:leader="dot" w:pos="9350"/>
            </w:tabs>
            <w:rPr>
              <w:del w:id="362" w:author="David Conklin" w:date="2020-11-18T14:49:00Z"/>
              <w:rFonts w:eastAsiaTheme="minorEastAsia"/>
              <w:noProof/>
            </w:rPr>
          </w:pPr>
          <w:del w:id="363"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"_Toc56579847"</w:delInstrText>
            </w:r>
            <w:r w:rsidRPr="00FC70A4" w:rsidDel="005E090B">
              <w:rPr>
                <w:rStyle w:val="Hyperlink"/>
                <w:noProof/>
              </w:rPr>
              <w:delInstrText xml:space="preserve"> </w:delInstrText>
            </w:r>
            <w:r w:rsidRPr="00FC70A4" w:rsidDel="005E090B">
              <w:rPr>
                <w:rStyle w:val="Hyperlink"/>
                <w:noProof/>
              </w:rPr>
              <w:fldChar w:fldCharType="separate"/>
            </w:r>
          </w:del>
          <w:ins w:id="364" w:author="David Conklin" w:date="2020-11-20T11:30:00Z">
            <w:r w:rsidR="00D9019C">
              <w:rPr>
                <w:rStyle w:val="Hyperlink"/>
                <w:b/>
                <w:bCs/>
                <w:noProof/>
              </w:rPr>
              <w:t>Error! Hyperlink reference not valid.</w:t>
            </w:r>
          </w:ins>
          <w:del w:id="365" w:author="David Conklin" w:date="2020-11-18T14:49:00Z">
            <w:r w:rsidRPr="00FC70A4" w:rsidDel="005E090B">
              <w:rPr>
                <w:rStyle w:val="Hyperlink"/>
                <w:noProof/>
              </w:rPr>
              <w:delText>Boundary conditions for stream water temperature</w:delText>
            </w:r>
            <w:r w:rsidDel="005E090B">
              <w:rPr>
                <w:noProof/>
                <w:webHidden/>
              </w:rPr>
              <w:tab/>
            </w:r>
            <w:r w:rsidDel="005E090B">
              <w:rPr>
                <w:noProof/>
                <w:webHidden/>
              </w:rPr>
              <w:fldChar w:fldCharType="begin"/>
            </w:r>
            <w:r w:rsidDel="005E090B">
              <w:rPr>
                <w:noProof/>
                <w:webHidden/>
              </w:rPr>
              <w:delInstrText xml:space="preserve"> PAGEREF _Toc56579847 \h </w:delInstrText>
            </w:r>
            <w:r w:rsidDel="005E090B">
              <w:rPr>
                <w:noProof/>
                <w:webHidden/>
              </w:rPr>
            </w:r>
            <w:r w:rsidDel="005E090B">
              <w:rPr>
                <w:noProof/>
                <w:webHidden/>
              </w:rPr>
              <w:fldChar w:fldCharType="separate"/>
            </w:r>
            <w:r w:rsidR="00F90C07" w:rsidDel="005E090B">
              <w:rPr>
                <w:noProof/>
                <w:webHidden/>
              </w:rPr>
              <w:delText>22</w:delText>
            </w:r>
            <w:r w:rsidDel="005E090B">
              <w:rPr>
                <w:noProof/>
                <w:webHidden/>
              </w:rPr>
              <w:fldChar w:fldCharType="end"/>
            </w:r>
            <w:r w:rsidRPr="00FC70A4" w:rsidDel="005E090B">
              <w:rPr>
                <w:rStyle w:val="Hyperlink"/>
                <w:noProof/>
              </w:rPr>
              <w:fldChar w:fldCharType="end"/>
            </w:r>
          </w:del>
        </w:p>
        <w:p w14:paraId="7F725AD4" w14:textId="584243FC" w:rsidR="006636CC" w:rsidDel="005E090B" w:rsidRDefault="006636CC">
          <w:pPr>
            <w:pStyle w:val="TOC2"/>
            <w:tabs>
              <w:tab w:val="right" w:leader="dot" w:pos="9350"/>
            </w:tabs>
            <w:rPr>
              <w:del w:id="366" w:author="David Conklin" w:date="2020-11-18T14:49:00Z"/>
              <w:rFonts w:eastAsiaTheme="minorEastAsia"/>
              <w:noProof/>
            </w:rPr>
          </w:pPr>
          <w:del w:id="367"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"_Toc56579848"</w:delInstrText>
            </w:r>
            <w:r w:rsidRPr="00FC70A4" w:rsidDel="005E090B">
              <w:rPr>
                <w:rStyle w:val="Hyperlink"/>
                <w:noProof/>
              </w:rPr>
              <w:delInstrText xml:space="preserve"> </w:delInstrText>
            </w:r>
            <w:r w:rsidRPr="00FC70A4" w:rsidDel="005E090B">
              <w:rPr>
                <w:rStyle w:val="Hyperlink"/>
                <w:noProof/>
              </w:rPr>
              <w:fldChar w:fldCharType="separate"/>
            </w:r>
          </w:del>
          <w:ins w:id="368" w:author="David Conklin" w:date="2020-11-20T11:30:00Z">
            <w:r w:rsidR="00D9019C">
              <w:rPr>
                <w:rStyle w:val="Hyperlink"/>
                <w:b/>
                <w:bCs/>
                <w:noProof/>
              </w:rPr>
              <w:t>Error! Hyperlink reference not valid.</w:t>
            </w:r>
          </w:ins>
          <w:del w:id="369" w:author="David Conklin" w:date="2020-11-18T14:49:00Z">
            <w:r w:rsidRPr="00FC70A4" w:rsidDel="005E090B">
              <w:rPr>
                <w:rStyle w:val="Hyperlink"/>
                <w:noProof/>
              </w:rPr>
              <w:delText>Thermal stratification in reservoirs</w:delText>
            </w:r>
            <w:r w:rsidDel="005E090B">
              <w:rPr>
                <w:noProof/>
                <w:webHidden/>
              </w:rPr>
              <w:tab/>
            </w:r>
            <w:r w:rsidDel="005E090B">
              <w:rPr>
                <w:noProof/>
                <w:webHidden/>
              </w:rPr>
              <w:fldChar w:fldCharType="begin"/>
            </w:r>
            <w:r w:rsidDel="005E090B">
              <w:rPr>
                <w:noProof/>
                <w:webHidden/>
              </w:rPr>
              <w:delInstrText xml:space="preserve"> PAGEREF _Toc56579848 \h </w:delInstrText>
            </w:r>
            <w:r w:rsidDel="005E090B">
              <w:rPr>
                <w:noProof/>
                <w:webHidden/>
              </w:rPr>
            </w:r>
            <w:r w:rsidDel="005E090B">
              <w:rPr>
                <w:noProof/>
                <w:webHidden/>
              </w:rPr>
              <w:fldChar w:fldCharType="separate"/>
            </w:r>
            <w:r w:rsidR="00F90C07" w:rsidDel="005E090B">
              <w:rPr>
                <w:noProof/>
                <w:webHidden/>
              </w:rPr>
              <w:delText>22</w:delText>
            </w:r>
            <w:r w:rsidDel="005E090B">
              <w:rPr>
                <w:noProof/>
                <w:webHidden/>
              </w:rPr>
              <w:fldChar w:fldCharType="end"/>
            </w:r>
            <w:r w:rsidRPr="00FC70A4" w:rsidDel="005E090B">
              <w:rPr>
                <w:rStyle w:val="Hyperlink"/>
                <w:noProof/>
              </w:rPr>
              <w:fldChar w:fldCharType="end"/>
            </w:r>
          </w:del>
        </w:p>
        <w:p w14:paraId="61136442" w14:textId="3591FCE5" w:rsidR="006636CC" w:rsidDel="005E090B" w:rsidRDefault="006636CC">
          <w:pPr>
            <w:pStyle w:val="TOC2"/>
            <w:tabs>
              <w:tab w:val="right" w:leader="dot" w:pos="9350"/>
            </w:tabs>
            <w:rPr>
              <w:del w:id="370" w:author="David Conklin" w:date="2020-11-18T14:49:00Z"/>
              <w:rFonts w:eastAsiaTheme="minorEastAsia"/>
              <w:noProof/>
            </w:rPr>
          </w:pPr>
          <w:del w:id="371"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"_Toc56579849"</w:delInstrText>
            </w:r>
            <w:r w:rsidRPr="00FC70A4" w:rsidDel="005E090B">
              <w:rPr>
                <w:rStyle w:val="Hyperlink"/>
                <w:noProof/>
              </w:rPr>
              <w:delInstrText xml:space="preserve"> </w:delInstrText>
            </w:r>
            <w:r w:rsidRPr="00FC70A4" w:rsidDel="005E090B">
              <w:rPr>
                <w:rStyle w:val="Hyperlink"/>
                <w:noProof/>
              </w:rPr>
              <w:fldChar w:fldCharType="separate"/>
            </w:r>
          </w:del>
          <w:ins w:id="372" w:author="David Conklin" w:date="2020-11-20T11:30:00Z">
            <w:r w:rsidR="00D9019C">
              <w:rPr>
                <w:rStyle w:val="Hyperlink"/>
                <w:b/>
                <w:bCs/>
                <w:noProof/>
              </w:rPr>
              <w:t>Error! Hyperlink reference not valid.</w:t>
            </w:r>
          </w:ins>
          <w:del w:id="373" w:author="David Conklin" w:date="2020-11-18T14:49:00Z">
            <w:r w:rsidRPr="00FC70A4" w:rsidDel="005E090B">
              <w:rPr>
                <w:rStyle w:val="Hyperlink"/>
                <w:noProof/>
              </w:rPr>
              <w:delText>Thermal loading</w:delText>
            </w:r>
            <w:r w:rsidDel="005E090B">
              <w:rPr>
                <w:noProof/>
                <w:webHidden/>
              </w:rPr>
              <w:tab/>
            </w:r>
            <w:r w:rsidDel="005E090B">
              <w:rPr>
                <w:noProof/>
                <w:webHidden/>
              </w:rPr>
              <w:fldChar w:fldCharType="begin"/>
            </w:r>
            <w:r w:rsidDel="005E090B">
              <w:rPr>
                <w:noProof/>
                <w:webHidden/>
              </w:rPr>
              <w:delInstrText xml:space="preserve"> PAGEREF _Toc56579849 \h </w:delInstrText>
            </w:r>
            <w:r w:rsidDel="005E090B">
              <w:rPr>
                <w:noProof/>
                <w:webHidden/>
              </w:rPr>
            </w:r>
            <w:r w:rsidDel="005E090B">
              <w:rPr>
                <w:noProof/>
                <w:webHidden/>
              </w:rPr>
              <w:fldChar w:fldCharType="separate"/>
            </w:r>
            <w:r w:rsidR="00F90C07" w:rsidDel="005E090B">
              <w:rPr>
                <w:noProof/>
                <w:webHidden/>
              </w:rPr>
              <w:delText>22</w:delText>
            </w:r>
            <w:r w:rsidDel="005E090B">
              <w:rPr>
                <w:noProof/>
                <w:webHidden/>
              </w:rPr>
              <w:fldChar w:fldCharType="end"/>
            </w:r>
            <w:r w:rsidRPr="00FC70A4" w:rsidDel="005E090B">
              <w:rPr>
                <w:rStyle w:val="Hyperlink"/>
                <w:noProof/>
              </w:rPr>
              <w:fldChar w:fldCharType="end"/>
            </w:r>
          </w:del>
        </w:p>
        <w:p w14:paraId="3FFA31E3" w14:textId="54C21C1D" w:rsidR="006636CC" w:rsidDel="005E090B" w:rsidRDefault="006636CC">
          <w:pPr>
            <w:pStyle w:val="TOC1"/>
            <w:tabs>
              <w:tab w:val="right" w:leader="dot" w:pos="9350"/>
            </w:tabs>
            <w:rPr>
              <w:del w:id="374" w:author="David Conklin" w:date="2020-11-18T14:49:00Z"/>
              <w:rFonts w:eastAsiaTheme="minorEastAsia"/>
              <w:noProof/>
            </w:rPr>
          </w:pPr>
          <w:del w:id="375"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"_Toc56579850"</w:delInstrText>
            </w:r>
            <w:r w:rsidRPr="00FC70A4" w:rsidDel="005E090B">
              <w:rPr>
                <w:rStyle w:val="Hyperlink"/>
                <w:noProof/>
              </w:rPr>
              <w:delInstrText xml:space="preserve"> </w:delInstrText>
            </w:r>
            <w:r w:rsidRPr="00FC70A4" w:rsidDel="005E090B">
              <w:rPr>
                <w:rStyle w:val="Hyperlink"/>
                <w:noProof/>
              </w:rPr>
              <w:fldChar w:fldCharType="separate"/>
            </w:r>
          </w:del>
          <w:ins w:id="376" w:author="David Conklin" w:date="2020-11-20T11:30:00Z">
            <w:r w:rsidR="00D9019C">
              <w:rPr>
                <w:rStyle w:val="Hyperlink"/>
                <w:b/>
                <w:bCs/>
                <w:noProof/>
              </w:rPr>
              <w:t>Error! Hyperlink reference not valid.</w:t>
            </w:r>
          </w:ins>
          <w:del w:id="377" w:author="David Conklin" w:date="2020-11-18T14:49:00Z">
            <w:r w:rsidRPr="00FC70A4" w:rsidDel="005E090B">
              <w:rPr>
                <w:rStyle w:val="Hyperlink"/>
                <w:noProof/>
              </w:rPr>
              <w:delText>Creating a new study area from a watershed within the WRB</w:delText>
            </w:r>
            <w:r w:rsidDel="005E090B">
              <w:rPr>
                <w:noProof/>
                <w:webHidden/>
              </w:rPr>
              <w:tab/>
            </w:r>
            <w:r w:rsidDel="005E090B">
              <w:rPr>
                <w:noProof/>
                <w:webHidden/>
              </w:rPr>
              <w:fldChar w:fldCharType="begin"/>
            </w:r>
            <w:r w:rsidDel="005E090B">
              <w:rPr>
                <w:noProof/>
                <w:webHidden/>
              </w:rPr>
              <w:delInstrText xml:space="preserve"> PAGEREF _Toc56579850 \h </w:delInstrText>
            </w:r>
            <w:r w:rsidDel="005E090B">
              <w:rPr>
                <w:noProof/>
                <w:webHidden/>
              </w:rPr>
            </w:r>
            <w:r w:rsidDel="005E090B">
              <w:rPr>
                <w:noProof/>
                <w:webHidden/>
              </w:rPr>
              <w:fldChar w:fldCharType="separate"/>
            </w:r>
          </w:del>
          <w:del w:id="378" w:author="David Conklin" w:date="2020-11-18T09:03:00Z">
            <w:r w:rsidDel="005875B4">
              <w:rPr>
                <w:noProof/>
                <w:webHidden/>
              </w:rPr>
              <w:delText>24</w:delText>
            </w:r>
          </w:del>
          <w:del w:id="379" w:author="David Conklin" w:date="2020-11-18T14:49:00Z">
            <w:r w:rsidDel="005E090B">
              <w:rPr>
                <w:noProof/>
                <w:webHidden/>
              </w:rPr>
              <w:fldChar w:fldCharType="end"/>
            </w:r>
            <w:r w:rsidRPr="00FC70A4" w:rsidDel="005E090B">
              <w:rPr>
                <w:rStyle w:val="Hyperlink"/>
                <w:noProof/>
              </w:rPr>
              <w:fldChar w:fldCharType="end"/>
            </w:r>
          </w:del>
        </w:p>
        <w:p w14:paraId="7C58993E" w14:textId="3C9DFD43" w:rsidR="006636CC" w:rsidDel="005E090B" w:rsidRDefault="006636CC">
          <w:pPr>
            <w:pStyle w:val="TOC1"/>
            <w:tabs>
              <w:tab w:val="right" w:leader="dot" w:pos="9350"/>
            </w:tabs>
            <w:rPr>
              <w:del w:id="380" w:author="David Conklin" w:date="2020-11-18T14:49:00Z"/>
              <w:rFonts w:eastAsiaTheme="minorEastAsia"/>
              <w:noProof/>
            </w:rPr>
          </w:pPr>
          <w:del w:id="381"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"_Toc56579851"</w:delInstrText>
            </w:r>
            <w:r w:rsidRPr="00FC70A4" w:rsidDel="005E090B">
              <w:rPr>
                <w:rStyle w:val="Hyperlink"/>
                <w:noProof/>
              </w:rPr>
              <w:delInstrText xml:space="preserve"> </w:delInstrText>
            </w:r>
            <w:r w:rsidRPr="00FC70A4" w:rsidDel="005E090B">
              <w:rPr>
                <w:rStyle w:val="Hyperlink"/>
                <w:noProof/>
              </w:rPr>
              <w:fldChar w:fldCharType="separate"/>
            </w:r>
          </w:del>
          <w:ins w:id="382" w:author="David Conklin" w:date="2020-11-20T11:30:00Z">
            <w:r w:rsidR="00D9019C">
              <w:rPr>
                <w:rStyle w:val="Hyperlink"/>
                <w:b/>
                <w:bCs/>
                <w:noProof/>
              </w:rPr>
              <w:t>Error! Hyperlink reference not valid.</w:t>
            </w:r>
          </w:ins>
          <w:del w:id="383" w:author="David Conklin" w:date="2020-11-18T14:49:00Z">
            <w:r w:rsidRPr="00FC70A4" w:rsidDel="005E090B">
              <w:rPr>
                <w:rStyle w:val="Hyperlink"/>
                <w:noProof/>
              </w:rPr>
              <w:delText>North Santiam study area</w:delText>
            </w:r>
            <w:r w:rsidDel="005E090B">
              <w:rPr>
                <w:noProof/>
                <w:webHidden/>
              </w:rPr>
              <w:tab/>
            </w:r>
            <w:r w:rsidDel="005E090B">
              <w:rPr>
                <w:noProof/>
                <w:webHidden/>
              </w:rPr>
              <w:fldChar w:fldCharType="begin"/>
            </w:r>
            <w:r w:rsidDel="005E090B">
              <w:rPr>
                <w:noProof/>
                <w:webHidden/>
              </w:rPr>
              <w:delInstrText xml:space="preserve"> PAGEREF _Toc56579851 \h </w:delInstrText>
            </w:r>
            <w:r w:rsidDel="005E090B">
              <w:rPr>
                <w:noProof/>
                <w:webHidden/>
              </w:rPr>
            </w:r>
            <w:r w:rsidDel="005E090B">
              <w:rPr>
                <w:noProof/>
                <w:webHidden/>
              </w:rPr>
              <w:fldChar w:fldCharType="separate"/>
            </w:r>
          </w:del>
          <w:del w:id="384" w:author="David Conklin" w:date="2020-11-18T09:03:00Z">
            <w:r w:rsidDel="005875B4">
              <w:rPr>
                <w:noProof/>
                <w:webHidden/>
              </w:rPr>
              <w:delText>25</w:delText>
            </w:r>
          </w:del>
          <w:del w:id="385" w:author="David Conklin" w:date="2020-11-18T14:49:00Z">
            <w:r w:rsidDel="005E090B">
              <w:rPr>
                <w:noProof/>
                <w:webHidden/>
              </w:rPr>
              <w:fldChar w:fldCharType="end"/>
            </w:r>
            <w:r w:rsidRPr="00FC70A4" w:rsidDel="005E090B">
              <w:rPr>
                <w:rStyle w:val="Hyperlink"/>
                <w:noProof/>
              </w:rPr>
              <w:fldChar w:fldCharType="end"/>
            </w:r>
          </w:del>
        </w:p>
        <w:p w14:paraId="6DFBE02C" w14:textId="58787F37" w:rsidR="006636CC" w:rsidDel="005E090B" w:rsidRDefault="006636CC">
          <w:pPr>
            <w:pStyle w:val="TOC2"/>
            <w:tabs>
              <w:tab w:val="right" w:leader="dot" w:pos="9350"/>
            </w:tabs>
            <w:rPr>
              <w:del w:id="386" w:author="David Conklin" w:date="2020-11-18T14:49:00Z"/>
              <w:rFonts w:eastAsiaTheme="minorEastAsia"/>
              <w:noProof/>
            </w:rPr>
          </w:pPr>
          <w:del w:id="387"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"_Toc56579852"</w:delInstrText>
            </w:r>
            <w:r w:rsidRPr="00FC70A4" w:rsidDel="005E090B">
              <w:rPr>
                <w:rStyle w:val="Hyperlink"/>
                <w:noProof/>
              </w:rPr>
              <w:delInstrText xml:space="preserve"> </w:delInstrText>
            </w:r>
            <w:r w:rsidRPr="00FC70A4" w:rsidDel="005E090B">
              <w:rPr>
                <w:rStyle w:val="Hyperlink"/>
                <w:noProof/>
              </w:rPr>
              <w:fldChar w:fldCharType="separate"/>
            </w:r>
          </w:del>
          <w:ins w:id="388" w:author="David Conklin" w:date="2020-11-20T11:30:00Z">
            <w:r w:rsidR="00D9019C">
              <w:rPr>
                <w:rStyle w:val="Hyperlink"/>
                <w:b/>
                <w:bCs/>
                <w:noProof/>
              </w:rPr>
              <w:t>Error! Hyperlink reference not valid.</w:t>
            </w:r>
          </w:ins>
          <w:del w:id="389" w:author="David Conklin" w:date="2020-11-18T14:49:00Z">
            <w:r w:rsidRPr="00FC70A4" w:rsidDel="005E090B">
              <w:rPr>
                <w:rStyle w:val="Hyperlink"/>
                <w:rFonts w:eastAsia="Times New Roman"/>
                <w:noProof/>
              </w:rPr>
              <w:delText>Instream water rights</w:delText>
            </w:r>
            <w:r w:rsidDel="005E090B">
              <w:rPr>
                <w:noProof/>
                <w:webHidden/>
              </w:rPr>
              <w:tab/>
            </w:r>
            <w:r w:rsidDel="005E090B">
              <w:rPr>
                <w:noProof/>
                <w:webHidden/>
              </w:rPr>
              <w:fldChar w:fldCharType="begin"/>
            </w:r>
            <w:r w:rsidDel="005E090B">
              <w:rPr>
                <w:noProof/>
                <w:webHidden/>
              </w:rPr>
              <w:delInstrText xml:space="preserve"> PAGEREF _Toc56579852 \h </w:delInstrText>
            </w:r>
            <w:r w:rsidDel="005E090B">
              <w:rPr>
                <w:noProof/>
                <w:webHidden/>
              </w:rPr>
            </w:r>
            <w:r w:rsidDel="005E090B">
              <w:rPr>
                <w:noProof/>
                <w:webHidden/>
              </w:rPr>
              <w:fldChar w:fldCharType="separate"/>
            </w:r>
          </w:del>
          <w:del w:id="390" w:author="David Conklin" w:date="2020-11-18T09:03:00Z">
            <w:r w:rsidDel="005875B4">
              <w:rPr>
                <w:noProof/>
                <w:webHidden/>
              </w:rPr>
              <w:delText>26</w:delText>
            </w:r>
          </w:del>
          <w:del w:id="391" w:author="David Conklin" w:date="2020-11-18T14:49:00Z">
            <w:r w:rsidDel="005E090B">
              <w:rPr>
                <w:noProof/>
                <w:webHidden/>
              </w:rPr>
              <w:fldChar w:fldCharType="end"/>
            </w:r>
            <w:r w:rsidRPr="00FC70A4" w:rsidDel="005E090B">
              <w:rPr>
                <w:rStyle w:val="Hyperlink"/>
                <w:noProof/>
              </w:rPr>
              <w:fldChar w:fldCharType="end"/>
            </w:r>
          </w:del>
        </w:p>
        <w:p w14:paraId="72D3F38A" w14:textId="43D756D8" w:rsidR="006636CC" w:rsidDel="005E090B" w:rsidRDefault="006636CC">
          <w:pPr>
            <w:pStyle w:val="TOC2"/>
            <w:tabs>
              <w:tab w:val="right" w:leader="dot" w:pos="9350"/>
            </w:tabs>
            <w:rPr>
              <w:del w:id="392" w:author="David Conklin" w:date="2020-11-18T14:49:00Z"/>
              <w:rFonts w:eastAsiaTheme="minorEastAsia"/>
              <w:noProof/>
            </w:rPr>
          </w:pPr>
          <w:del w:id="393"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"_Toc56579853"</w:delInstrText>
            </w:r>
            <w:r w:rsidRPr="00FC70A4" w:rsidDel="005E090B">
              <w:rPr>
                <w:rStyle w:val="Hyperlink"/>
                <w:noProof/>
              </w:rPr>
              <w:delInstrText xml:space="preserve"> </w:delInstrText>
            </w:r>
            <w:r w:rsidRPr="00FC70A4" w:rsidDel="005E090B">
              <w:rPr>
                <w:rStyle w:val="Hyperlink"/>
                <w:noProof/>
              </w:rPr>
              <w:fldChar w:fldCharType="separate"/>
            </w:r>
          </w:del>
          <w:ins w:id="394" w:author="David Conklin" w:date="2020-11-20T11:30:00Z">
            <w:r w:rsidR="00D9019C">
              <w:rPr>
                <w:rStyle w:val="Hyperlink"/>
                <w:b/>
                <w:bCs/>
                <w:noProof/>
              </w:rPr>
              <w:t>Error! Hyperlink reference not valid.</w:t>
            </w:r>
          </w:ins>
          <w:del w:id="395" w:author="David Conklin" w:date="2020-11-18T14:49:00Z">
            <w:r w:rsidRPr="00FC70A4" w:rsidDel="005E090B">
              <w:rPr>
                <w:rStyle w:val="Hyperlink"/>
                <w:noProof/>
              </w:rPr>
              <w:delText>Municipal water rights</w:delText>
            </w:r>
            <w:r w:rsidDel="005E090B">
              <w:rPr>
                <w:noProof/>
                <w:webHidden/>
              </w:rPr>
              <w:tab/>
            </w:r>
            <w:r w:rsidDel="005E090B">
              <w:rPr>
                <w:noProof/>
                <w:webHidden/>
              </w:rPr>
              <w:fldChar w:fldCharType="begin"/>
            </w:r>
            <w:r w:rsidDel="005E090B">
              <w:rPr>
                <w:noProof/>
                <w:webHidden/>
              </w:rPr>
              <w:delInstrText xml:space="preserve"> PAGEREF _Toc56579853 \h </w:delInstrText>
            </w:r>
            <w:r w:rsidDel="005E090B">
              <w:rPr>
                <w:noProof/>
                <w:webHidden/>
              </w:rPr>
            </w:r>
            <w:r w:rsidDel="005E090B">
              <w:rPr>
                <w:noProof/>
                <w:webHidden/>
              </w:rPr>
              <w:fldChar w:fldCharType="separate"/>
            </w:r>
          </w:del>
          <w:del w:id="396" w:author="David Conklin" w:date="2020-11-18T09:03:00Z">
            <w:r w:rsidDel="005875B4">
              <w:rPr>
                <w:noProof/>
                <w:webHidden/>
              </w:rPr>
              <w:delText>27</w:delText>
            </w:r>
          </w:del>
          <w:del w:id="397" w:author="David Conklin" w:date="2020-11-18T14:49:00Z">
            <w:r w:rsidDel="005E090B">
              <w:rPr>
                <w:noProof/>
                <w:webHidden/>
              </w:rPr>
              <w:fldChar w:fldCharType="end"/>
            </w:r>
            <w:r w:rsidRPr="00FC70A4" w:rsidDel="005E090B">
              <w:rPr>
                <w:rStyle w:val="Hyperlink"/>
                <w:noProof/>
              </w:rPr>
              <w:fldChar w:fldCharType="end"/>
            </w:r>
          </w:del>
        </w:p>
        <w:p w14:paraId="4832E334" w14:textId="1A4F5BE6" w:rsidR="006636CC" w:rsidDel="005E090B" w:rsidRDefault="006636CC">
          <w:pPr>
            <w:pStyle w:val="TOC1"/>
            <w:tabs>
              <w:tab w:val="right" w:leader="dot" w:pos="9350"/>
            </w:tabs>
            <w:rPr>
              <w:del w:id="398" w:author="David Conklin" w:date="2020-11-18T14:49:00Z"/>
              <w:rFonts w:eastAsiaTheme="minorEastAsia"/>
              <w:noProof/>
            </w:rPr>
          </w:pPr>
          <w:del w:id="399"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"_Toc56579854"</w:delInstrText>
            </w:r>
            <w:r w:rsidRPr="00FC70A4" w:rsidDel="005E090B">
              <w:rPr>
                <w:rStyle w:val="Hyperlink"/>
                <w:noProof/>
              </w:rPr>
              <w:delInstrText xml:space="preserve"> </w:delInstrText>
            </w:r>
            <w:r w:rsidRPr="00FC70A4" w:rsidDel="005E090B">
              <w:rPr>
                <w:rStyle w:val="Hyperlink"/>
                <w:noProof/>
              </w:rPr>
              <w:fldChar w:fldCharType="separate"/>
            </w:r>
          </w:del>
          <w:ins w:id="400" w:author="David Conklin" w:date="2020-11-20T11:30:00Z">
            <w:r w:rsidR="00D9019C">
              <w:rPr>
                <w:rStyle w:val="Hyperlink"/>
                <w:b/>
                <w:bCs/>
                <w:noProof/>
              </w:rPr>
              <w:t>Error! Hyperlink reference not valid.</w:t>
            </w:r>
          </w:ins>
          <w:del w:id="401" w:author="David Conklin" w:date="2020-11-18T14:49:00Z">
            <w:r w:rsidRPr="00FC70A4" w:rsidDel="005E090B">
              <w:rPr>
                <w:rStyle w:val="Hyperlink"/>
                <w:noProof/>
              </w:rPr>
              <w:delText>McKenzie Basin Wetlands Study</w:delText>
            </w:r>
            <w:r w:rsidDel="005E090B">
              <w:rPr>
                <w:noProof/>
                <w:webHidden/>
              </w:rPr>
              <w:tab/>
            </w:r>
            <w:r w:rsidDel="005E090B">
              <w:rPr>
                <w:noProof/>
                <w:webHidden/>
              </w:rPr>
              <w:fldChar w:fldCharType="begin"/>
            </w:r>
            <w:r w:rsidDel="005E090B">
              <w:rPr>
                <w:noProof/>
                <w:webHidden/>
              </w:rPr>
              <w:delInstrText xml:space="preserve"> PAGEREF _Toc56579854 \h </w:delInstrText>
            </w:r>
            <w:r w:rsidDel="005E090B">
              <w:rPr>
                <w:noProof/>
                <w:webHidden/>
              </w:rPr>
            </w:r>
            <w:r w:rsidDel="005E090B">
              <w:rPr>
                <w:noProof/>
                <w:webHidden/>
              </w:rPr>
              <w:fldChar w:fldCharType="separate"/>
            </w:r>
          </w:del>
          <w:del w:id="402" w:author="David Conklin" w:date="2020-11-18T09:03:00Z">
            <w:r w:rsidDel="005875B4">
              <w:rPr>
                <w:noProof/>
                <w:webHidden/>
              </w:rPr>
              <w:delText>27</w:delText>
            </w:r>
          </w:del>
          <w:del w:id="403" w:author="David Conklin" w:date="2020-11-18T14:49:00Z">
            <w:r w:rsidDel="005E090B">
              <w:rPr>
                <w:noProof/>
                <w:webHidden/>
              </w:rPr>
              <w:fldChar w:fldCharType="end"/>
            </w:r>
            <w:r w:rsidRPr="00FC70A4" w:rsidDel="005E090B">
              <w:rPr>
                <w:rStyle w:val="Hyperlink"/>
                <w:noProof/>
              </w:rPr>
              <w:fldChar w:fldCharType="end"/>
            </w:r>
          </w:del>
        </w:p>
        <w:p w14:paraId="63431549" w14:textId="20B6A392" w:rsidR="006636CC" w:rsidDel="005E090B" w:rsidRDefault="006636CC">
          <w:pPr>
            <w:pStyle w:val="TOC2"/>
            <w:tabs>
              <w:tab w:val="right" w:leader="dot" w:pos="9350"/>
            </w:tabs>
            <w:rPr>
              <w:del w:id="404" w:author="David Conklin" w:date="2020-11-18T14:49:00Z"/>
              <w:rFonts w:eastAsiaTheme="minorEastAsia"/>
              <w:noProof/>
            </w:rPr>
          </w:pPr>
          <w:del w:id="405"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"_Toc56579855"</w:delInstrText>
            </w:r>
            <w:r w:rsidRPr="00FC70A4" w:rsidDel="005E090B">
              <w:rPr>
                <w:rStyle w:val="Hyperlink"/>
                <w:noProof/>
              </w:rPr>
              <w:delInstrText xml:space="preserve"> </w:delInstrText>
            </w:r>
            <w:r w:rsidRPr="00FC70A4" w:rsidDel="005E090B">
              <w:rPr>
                <w:rStyle w:val="Hyperlink"/>
                <w:noProof/>
              </w:rPr>
              <w:fldChar w:fldCharType="separate"/>
            </w:r>
          </w:del>
          <w:ins w:id="406" w:author="David Conklin" w:date="2020-11-20T11:30:00Z">
            <w:r w:rsidR="00D9019C">
              <w:rPr>
                <w:rStyle w:val="Hyperlink"/>
                <w:b/>
                <w:bCs/>
                <w:noProof/>
              </w:rPr>
              <w:t>Error! Hyperlink reference not valid.</w:t>
            </w:r>
          </w:ins>
          <w:del w:id="407" w:author="David Conklin" w:date="2020-11-18T14:49:00Z">
            <w:r w:rsidRPr="00FC70A4" w:rsidDel="005E090B">
              <w:rPr>
                <w:rStyle w:val="Hyperlink"/>
                <w:noProof/>
              </w:rPr>
              <w:delText>Project Overview</w:delText>
            </w:r>
            <w:r w:rsidDel="005E090B">
              <w:rPr>
                <w:noProof/>
                <w:webHidden/>
              </w:rPr>
              <w:tab/>
            </w:r>
            <w:r w:rsidDel="005E090B">
              <w:rPr>
                <w:noProof/>
                <w:webHidden/>
              </w:rPr>
              <w:fldChar w:fldCharType="begin"/>
            </w:r>
            <w:r w:rsidDel="005E090B">
              <w:rPr>
                <w:noProof/>
                <w:webHidden/>
              </w:rPr>
              <w:delInstrText xml:space="preserve"> PAGEREF _Toc56579855 \h </w:delInstrText>
            </w:r>
            <w:r w:rsidDel="005E090B">
              <w:rPr>
                <w:noProof/>
                <w:webHidden/>
              </w:rPr>
            </w:r>
            <w:r w:rsidDel="005E090B">
              <w:rPr>
                <w:noProof/>
                <w:webHidden/>
              </w:rPr>
              <w:fldChar w:fldCharType="separate"/>
            </w:r>
          </w:del>
          <w:del w:id="408" w:author="David Conklin" w:date="2020-11-18T09:03:00Z">
            <w:r w:rsidDel="005875B4">
              <w:rPr>
                <w:noProof/>
                <w:webHidden/>
              </w:rPr>
              <w:delText>27</w:delText>
            </w:r>
          </w:del>
          <w:del w:id="409" w:author="David Conklin" w:date="2020-11-18T14:49:00Z">
            <w:r w:rsidDel="005E090B">
              <w:rPr>
                <w:noProof/>
                <w:webHidden/>
              </w:rPr>
              <w:fldChar w:fldCharType="end"/>
            </w:r>
            <w:r w:rsidRPr="00FC70A4" w:rsidDel="005E090B">
              <w:rPr>
                <w:rStyle w:val="Hyperlink"/>
                <w:noProof/>
              </w:rPr>
              <w:fldChar w:fldCharType="end"/>
            </w:r>
          </w:del>
        </w:p>
        <w:p w14:paraId="1F9471BB" w14:textId="3C8A8B6F" w:rsidR="006636CC" w:rsidDel="005E090B" w:rsidRDefault="006636CC">
          <w:pPr>
            <w:pStyle w:val="TOC2"/>
            <w:tabs>
              <w:tab w:val="right" w:leader="dot" w:pos="9350"/>
            </w:tabs>
            <w:rPr>
              <w:del w:id="410" w:author="David Conklin" w:date="2020-11-18T14:49:00Z"/>
              <w:rFonts w:eastAsiaTheme="minorEastAsia"/>
              <w:noProof/>
            </w:rPr>
          </w:pPr>
          <w:del w:id="411"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"_Toc56579856"</w:delInstrText>
            </w:r>
            <w:r w:rsidRPr="00FC70A4" w:rsidDel="005E090B">
              <w:rPr>
                <w:rStyle w:val="Hyperlink"/>
                <w:noProof/>
              </w:rPr>
              <w:delInstrText xml:space="preserve"> </w:delInstrText>
            </w:r>
            <w:r w:rsidRPr="00FC70A4" w:rsidDel="005E090B">
              <w:rPr>
                <w:rStyle w:val="Hyperlink"/>
                <w:noProof/>
              </w:rPr>
              <w:fldChar w:fldCharType="separate"/>
            </w:r>
          </w:del>
          <w:ins w:id="412" w:author="David Conklin" w:date="2020-11-20T11:30:00Z">
            <w:r w:rsidR="00D9019C">
              <w:rPr>
                <w:rStyle w:val="Hyperlink"/>
                <w:b/>
                <w:bCs/>
                <w:noProof/>
              </w:rPr>
              <w:t>Error! Hyperlink reference not valid.</w:t>
            </w:r>
          </w:ins>
          <w:del w:id="413" w:author="David Conklin" w:date="2020-11-18T14:49:00Z">
            <w:r w:rsidRPr="00FC70A4" w:rsidDel="005E090B">
              <w:rPr>
                <w:rStyle w:val="Hyperlink"/>
                <w:noProof/>
              </w:rPr>
              <w:delText>Model and Simulation Overview</w:delText>
            </w:r>
            <w:r w:rsidDel="005E090B">
              <w:rPr>
                <w:noProof/>
                <w:webHidden/>
              </w:rPr>
              <w:tab/>
            </w:r>
            <w:r w:rsidDel="005E090B">
              <w:rPr>
                <w:noProof/>
                <w:webHidden/>
              </w:rPr>
              <w:fldChar w:fldCharType="begin"/>
            </w:r>
            <w:r w:rsidDel="005E090B">
              <w:rPr>
                <w:noProof/>
                <w:webHidden/>
              </w:rPr>
              <w:delInstrText xml:space="preserve"> PAGEREF _Toc56579856 \h </w:delInstrText>
            </w:r>
            <w:r w:rsidDel="005E090B">
              <w:rPr>
                <w:noProof/>
                <w:webHidden/>
              </w:rPr>
            </w:r>
            <w:r w:rsidDel="005E090B">
              <w:rPr>
                <w:noProof/>
                <w:webHidden/>
              </w:rPr>
              <w:fldChar w:fldCharType="separate"/>
            </w:r>
          </w:del>
          <w:del w:id="414" w:author="David Conklin" w:date="2020-11-18T09:03:00Z">
            <w:r w:rsidDel="005875B4">
              <w:rPr>
                <w:noProof/>
                <w:webHidden/>
              </w:rPr>
              <w:delText>30</w:delText>
            </w:r>
          </w:del>
          <w:del w:id="415" w:author="David Conklin" w:date="2020-11-18T14:49:00Z">
            <w:r w:rsidDel="005E090B">
              <w:rPr>
                <w:noProof/>
                <w:webHidden/>
              </w:rPr>
              <w:fldChar w:fldCharType="end"/>
            </w:r>
            <w:r w:rsidRPr="00FC70A4" w:rsidDel="005E090B">
              <w:rPr>
                <w:rStyle w:val="Hyperlink"/>
                <w:noProof/>
              </w:rPr>
              <w:fldChar w:fldCharType="end"/>
            </w:r>
          </w:del>
        </w:p>
        <w:p w14:paraId="1CDBCF1A" w14:textId="5BC549DC" w:rsidR="006636CC" w:rsidDel="005E090B" w:rsidRDefault="006636CC">
          <w:pPr>
            <w:pStyle w:val="TOC2"/>
            <w:tabs>
              <w:tab w:val="right" w:leader="dot" w:pos="9350"/>
            </w:tabs>
            <w:rPr>
              <w:del w:id="416" w:author="David Conklin" w:date="2020-11-18T14:49:00Z"/>
              <w:rFonts w:eastAsiaTheme="minorEastAsia"/>
              <w:noProof/>
            </w:rPr>
          </w:pPr>
          <w:del w:id="417"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"_Toc56579857"</w:delInstrText>
            </w:r>
            <w:r w:rsidRPr="00FC70A4" w:rsidDel="005E090B">
              <w:rPr>
                <w:rStyle w:val="Hyperlink"/>
                <w:noProof/>
              </w:rPr>
              <w:delInstrText xml:space="preserve"> </w:delInstrText>
            </w:r>
            <w:r w:rsidRPr="00FC70A4" w:rsidDel="005E090B">
              <w:rPr>
                <w:rStyle w:val="Hyperlink"/>
                <w:noProof/>
              </w:rPr>
              <w:fldChar w:fldCharType="separate"/>
            </w:r>
          </w:del>
          <w:ins w:id="418" w:author="David Conklin" w:date="2020-11-20T11:30:00Z">
            <w:r w:rsidR="00D9019C">
              <w:rPr>
                <w:rStyle w:val="Hyperlink"/>
                <w:b/>
                <w:bCs/>
                <w:noProof/>
              </w:rPr>
              <w:t>Error! Hyperlink reference not valid.</w:t>
            </w:r>
          </w:ins>
          <w:del w:id="419" w:author="David Conklin" w:date="2020-11-18T14:49:00Z">
            <w:r w:rsidRPr="00FC70A4" w:rsidDel="005E090B">
              <w:rPr>
                <w:rStyle w:val="Hyperlink"/>
                <w:noProof/>
              </w:rPr>
              <w:delText>McKenzie wetlands in the initial versions of the IDU, HRU, and Reach data layers</w:delText>
            </w:r>
            <w:r w:rsidDel="005E090B">
              <w:rPr>
                <w:noProof/>
                <w:webHidden/>
              </w:rPr>
              <w:tab/>
            </w:r>
            <w:r w:rsidDel="005E090B">
              <w:rPr>
                <w:noProof/>
                <w:webHidden/>
              </w:rPr>
              <w:fldChar w:fldCharType="begin"/>
            </w:r>
            <w:r w:rsidDel="005E090B">
              <w:rPr>
                <w:noProof/>
                <w:webHidden/>
              </w:rPr>
              <w:delInstrText xml:space="preserve"> PAGEREF _Toc56579857 \h </w:delInstrText>
            </w:r>
            <w:r w:rsidDel="005E090B">
              <w:rPr>
                <w:noProof/>
                <w:webHidden/>
              </w:rPr>
            </w:r>
            <w:r w:rsidDel="005E090B">
              <w:rPr>
                <w:noProof/>
                <w:webHidden/>
              </w:rPr>
              <w:fldChar w:fldCharType="separate"/>
            </w:r>
          </w:del>
          <w:del w:id="420" w:author="David Conklin" w:date="2020-11-18T09:03:00Z">
            <w:r w:rsidDel="005875B4">
              <w:rPr>
                <w:noProof/>
                <w:webHidden/>
              </w:rPr>
              <w:delText>31</w:delText>
            </w:r>
          </w:del>
          <w:del w:id="421" w:author="David Conklin" w:date="2020-11-18T14:49:00Z">
            <w:r w:rsidDel="005E090B">
              <w:rPr>
                <w:noProof/>
                <w:webHidden/>
              </w:rPr>
              <w:fldChar w:fldCharType="end"/>
            </w:r>
            <w:r w:rsidRPr="00FC70A4" w:rsidDel="005E090B">
              <w:rPr>
                <w:rStyle w:val="Hyperlink"/>
                <w:noProof/>
              </w:rPr>
              <w:fldChar w:fldCharType="end"/>
            </w:r>
          </w:del>
        </w:p>
        <w:p w14:paraId="37A4ECD1" w14:textId="752CF6A9" w:rsidR="006636CC" w:rsidDel="005E090B" w:rsidRDefault="006636CC">
          <w:pPr>
            <w:pStyle w:val="TOC2"/>
            <w:tabs>
              <w:tab w:val="right" w:leader="dot" w:pos="9350"/>
            </w:tabs>
            <w:rPr>
              <w:del w:id="422" w:author="David Conklin" w:date="2020-11-18T14:49:00Z"/>
              <w:rFonts w:eastAsiaTheme="minorEastAsia"/>
              <w:noProof/>
            </w:rPr>
          </w:pPr>
          <w:del w:id="423"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"_Toc56579858"</w:delInstrText>
            </w:r>
            <w:r w:rsidRPr="00FC70A4" w:rsidDel="005E090B">
              <w:rPr>
                <w:rStyle w:val="Hyperlink"/>
                <w:noProof/>
              </w:rPr>
              <w:delInstrText xml:space="preserve"> </w:delInstrText>
            </w:r>
            <w:r w:rsidRPr="00FC70A4" w:rsidDel="005E090B">
              <w:rPr>
                <w:rStyle w:val="Hyperlink"/>
                <w:noProof/>
              </w:rPr>
              <w:fldChar w:fldCharType="separate"/>
            </w:r>
          </w:del>
          <w:ins w:id="424" w:author="David Conklin" w:date="2020-11-20T11:30:00Z">
            <w:r w:rsidR="00D9019C">
              <w:rPr>
                <w:rStyle w:val="Hyperlink"/>
                <w:b/>
                <w:bCs/>
                <w:noProof/>
              </w:rPr>
              <w:t>Error! Hyperlink reference not valid.</w:t>
            </w:r>
          </w:ins>
          <w:del w:id="425" w:author="David Conklin" w:date="2020-11-18T14:49:00Z">
            <w:r w:rsidRPr="00FC70A4" w:rsidDel="005E090B">
              <w:rPr>
                <w:rStyle w:val="Hyperlink"/>
                <w:noProof/>
              </w:rPr>
              <w:delText>Data changes for better representation of wetlands</w:delText>
            </w:r>
            <w:r w:rsidDel="005E090B">
              <w:rPr>
                <w:noProof/>
                <w:webHidden/>
              </w:rPr>
              <w:tab/>
            </w:r>
            <w:r w:rsidDel="005E090B">
              <w:rPr>
                <w:noProof/>
                <w:webHidden/>
              </w:rPr>
              <w:fldChar w:fldCharType="begin"/>
            </w:r>
            <w:r w:rsidDel="005E090B">
              <w:rPr>
                <w:noProof/>
                <w:webHidden/>
              </w:rPr>
              <w:delInstrText xml:space="preserve"> PAGEREF _Toc56579858 \h </w:delInstrText>
            </w:r>
            <w:r w:rsidDel="005E090B">
              <w:rPr>
                <w:noProof/>
                <w:webHidden/>
              </w:rPr>
            </w:r>
            <w:r w:rsidDel="005E090B">
              <w:rPr>
                <w:noProof/>
                <w:webHidden/>
              </w:rPr>
              <w:fldChar w:fldCharType="separate"/>
            </w:r>
          </w:del>
          <w:del w:id="426" w:author="David Conklin" w:date="2020-11-18T09:03:00Z">
            <w:r w:rsidDel="005875B4">
              <w:rPr>
                <w:noProof/>
                <w:webHidden/>
              </w:rPr>
              <w:delText>31</w:delText>
            </w:r>
          </w:del>
          <w:del w:id="427" w:author="David Conklin" w:date="2020-11-18T14:49:00Z">
            <w:r w:rsidDel="005E090B">
              <w:rPr>
                <w:noProof/>
                <w:webHidden/>
              </w:rPr>
              <w:fldChar w:fldCharType="end"/>
            </w:r>
            <w:r w:rsidRPr="00FC70A4" w:rsidDel="005E090B">
              <w:rPr>
                <w:rStyle w:val="Hyperlink"/>
                <w:noProof/>
              </w:rPr>
              <w:fldChar w:fldCharType="end"/>
            </w:r>
          </w:del>
        </w:p>
        <w:p w14:paraId="4D1DD5A2" w14:textId="653E8177" w:rsidR="006636CC" w:rsidDel="005E090B" w:rsidRDefault="006636CC">
          <w:pPr>
            <w:pStyle w:val="TOC2"/>
            <w:tabs>
              <w:tab w:val="right" w:leader="dot" w:pos="9350"/>
            </w:tabs>
            <w:rPr>
              <w:del w:id="428" w:author="David Conklin" w:date="2020-11-18T14:49:00Z"/>
              <w:rFonts w:eastAsiaTheme="minorEastAsia"/>
              <w:noProof/>
            </w:rPr>
          </w:pPr>
          <w:del w:id="429"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"_Toc56579859"</w:delInstrText>
            </w:r>
            <w:r w:rsidRPr="00FC70A4" w:rsidDel="005E090B">
              <w:rPr>
                <w:rStyle w:val="Hyperlink"/>
                <w:noProof/>
              </w:rPr>
              <w:delInstrText xml:space="preserve"> </w:delInstrText>
            </w:r>
            <w:r w:rsidRPr="00FC70A4" w:rsidDel="005E090B">
              <w:rPr>
                <w:rStyle w:val="Hyperlink"/>
                <w:noProof/>
              </w:rPr>
              <w:fldChar w:fldCharType="separate"/>
            </w:r>
          </w:del>
          <w:ins w:id="430" w:author="David Conklin" w:date="2020-11-20T11:30:00Z">
            <w:r w:rsidR="00D9019C">
              <w:rPr>
                <w:rStyle w:val="Hyperlink"/>
                <w:b/>
                <w:bCs/>
                <w:noProof/>
              </w:rPr>
              <w:t>Error! Hyperlink reference not valid.</w:t>
            </w:r>
          </w:ins>
          <w:del w:id="431" w:author="David Conklin" w:date="2020-11-18T14:49:00Z">
            <w:r w:rsidRPr="00FC70A4" w:rsidDel="005E090B">
              <w:rPr>
                <w:rStyle w:val="Hyperlink"/>
                <w:noProof/>
              </w:rPr>
              <w:delText>Projection, Calendar, and Units</w:delText>
            </w:r>
            <w:r w:rsidDel="005E090B">
              <w:rPr>
                <w:noProof/>
                <w:webHidden/>
              </w:rPr>
              <w:tab/>
            </w:r>
            <w:r w:rsidDel="005E090B">
              <w:rPr>
                <w:noProof/>
                <w:webHidden/>
              </w:rPr>
              <w:fldChar w:fldCharType="begin"/>
            </w:r>
            <w:r w:rsidDel="005E090B">
              <w:rPr>
                <w:noProof/>
                <w:webHidden/>
              </w:rPr>
              <w:delInstrText xml:space="preserve"> PAGEREF _Toc56579859 \h </w:delInstrText>
            </w:r>
            <w:r w:rsidDel="005E090B">
              <w:rPr>
                <w:noProof/>
                <w:webHidden/>
              </w:rPr>
            </w:r>
            <w:r w:rsidDel="005E090B">
              <w:rPr>
                <w:noProof/>
                <w:webHidden/>
              </w:rPr>
              <w:fldChar w:fldCharType="separate"/>
            </w:r>
          </w:del>
          <w:del w:id="432" w:author="David Conklin" w:date="2020-11-18T09:03:00Z">
            <w:r w:rsidDel="005875B4">
              <w:rPr>
                <w:noProof/>
                <w:webHidden/>
              </w:rPr>
              <w:delText>32</w:delText>
            </w:r>
          </w:del>
          <w:del w:id="433" w:author="David Conklin" w:date="2020-11-18T14:49:00Z">
            <w:r w:rsidDel="005E090B">
              <w:rPr>
                <w:noProof/>
                <w:webHidden/>
              </w:rPr>
              <w:fldChar w:fldCharType="end"/>
            </w:r>
            <w:r w:rsidRPr="00FC70A4" w:rsidDel="005E090B">
              <w:rPr>
                <w:rStyle w:val="Hyperlink"/>
                <w:noProof/>
              </w:rPr>
              <w:fldChar w:fldCharType="end"/>
            </w:r>
          </w:del>
        </w:p>
        <w:p w14:paraId="0C997B2D" w14:textId="6656F682" w:rsidR="006636CC" w:rsidDel="005E090B" w:rsidRDefault="006636CC">
          <w:pPr>
            <w:pStyle w:val="TOC2"/>
            <w:tabs>
              <w:tab w:val="right" w:leader="dot" w:pos="9350"/>
            </w:tabs>
            <w:rPr>
              <w:del w:id="434" w:author="David Conklin" w:date="2020-11-18T14:49:00Z"/>
              <w:rFonts w:eastAsiaTheme="minorEastAsia"/>
              <w:noProof/>
            </w:rPr>
          </w:pPr>
          <w:del w:id="435"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"_Toc56579860"</w:delInstrText>
            </w:r>
            <w:r w:rsidRPr="00FC70A4" w:rsidDel="005E090B">
              <w:rPr>
                <w:rStyle w:val="Hyperlink"/>
                <w:noProof/>
              </w:rPr>
              <w:delInstrText xml:space="preserve"> </w:delInstrText>
            </w:r>
            <w:r w:rsidRPr="00FC70A4" w:rsidDel="005E090B">
              <w:rPr>
                <w:rStyle w:val="Hyperlink"/>
                <w:noProof/>
              </w:rPr>
              <w:fldChar w:fldCharType="separate"/>
            </w:r>
          </w:del>
          <w:ins w:id="436" w:author="David Conklin" w:date="2020-11-20T11:30:00Z">
            <w:r w:rsidR="00D9019C">
              <w:rPr>
                <w:rStyle w:val="Hyperlink"/>
                <w:b/>
                <w:bCs/>
                <w:noProof/>
              </w:rPr>
              <w:t>Error! Hyperlink reference not valid.</w:t>
            </w:r>
          </w:ins>
          <w:del w:id="437" w:author="David Conklin" w:date="2020-11-18T14:49:00Z">
            <w:r w:rsidRPr="00FC70A4" w:rsidDel="005E090B">
              <w:rPr>
                <w:rStyle w:val="Hyperlink"/>
                <w:noProof/>
              </w:rPr>
              <w:delText>Simulation of changes in wetlands over time</w:delText>
            </w:r>
            <w:r w:rsidDel="005E090B">
              <w:rPr>
                <w:noProof/>
                <w:webHidden/>
              </w:rPr>
              <w:tab/>
            </w:r>
            <w:r w:rsidDel="005E090B">
              <w:rPr>
                <w:noProof/>
                <w:webHidden/>
              </w:rPr>
              <w:fldChar w:fldCharType="begin"/>
            </w:r>
            <w:r w:rsidDel="005E090B">
              <w:rPr>
                <w:noProof/>
                <w:webHidden/>
              </w:rPr>
              <w:delInstrText xml:space="preserve"> PAGEREF _Toc56579860 \h </w:delInstrText>
            </w:r>
            <w:r w:rsidDel="005E090B">
              <w:rPr>
                <w:noProof/>
                <w:webHidden/>
              </w:rPr>
            </w:r>
            <w:r w:rsidDel="005E090B">
              <w:rPr>
                <w:noProof/>
                <w:webHidden/>
              </w:rPr>
              <w:fldChar w:fldCharType="separate"/>
            </w:r>
          </w:del>
          <w:del w:id="438" w:author="David Conklin" w:date="2020-11-18T09:03:00Z">
            <w:r w:rsidDel="005875B4">
              <w:rPr>
                <w:noProof/>
                <w:webHidden/>
              </w:rPr>
              <w:delText>32</w:delText>
            </w:r>
          </w:del>
          <w:del w:id="439" w:author="David Conklin" w:date="2020-11-18T14:49:00Z">
            <w:r w:rsidDel="005E090B">
              <w:rPr>
                <w:noProof/>
                <w:webHidden/>
              </w:rPr>
              <w:fldChar w:fldCharType="end"/>
            </w:r>
            <w:r w:rsidRPr="00FC70A4" w:rsidDel="005E090B">
              <w:rPr>
                <w:rStyle w:val="Hyperlink"/>
                <w:noProof/>
              </w:rPr>
              <w:fldChar w:fldCharType="end"/>
            </w:r>
          </w:del>
        </w:p>
        <w:p w14:paraId="77172039" w14:textId="5FAC8728" w:rsidR="006636CC" w:rsidDel="005E090B" w:rsidRDefault="006636CC">
          <w:pPr>
            <w:pStyle w:val="TOC2"/>
            <w:tabs>
              <w:tab w:val="right" w:leader="dot" w:pos="9350"/>
            </w:tabs>
            <w:rPr>
              <w:del w:id="440" w:author="David Conklin" w:date="2020-11-18T14:49:00Z"/>
              <w:rFonts w:eastAsiaTheme="minorEastAsia"/>
              <w:noProof/>
            </w:rPr>
          </w:pPr>
          <w:del w:id="441"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"_Toc56579861"</w:delInstrText>
            </w:r>
            <w:r w:rsidRPr="00FC70A4" w:rsidDel="005E090B">
              <w:rPr>
                <w:rStyle w:val="Hyperlink"/>
                <w:noProof/>
              </w:rPr>
              <w:delInstrText xml:space="preserve"> </w:delInstrText>
            </w:r>
            <w:r w:rsidRPr="00FC70A4" w:rsidDel="005E090B">
              <w:rPr>
                <w:rStyle w:val="Hyperlink"/>
                <w:noProof/>
              </w:rPr>
              <w:fldChar w:fldCharType="separate"/>
            </w:r>
          </w:del>
          <w:ins w:id="442" w:author="David Conklin" w:date="2020-11-20T11:30:00Z">
            <w:r w:rsidR="00D9019C">
              <w:rPr>
                <w:rStyle w:val="Hyperlink"/>
                <w:b/>
                <w:bCs/>
                <w:noProof/>
              </w:rPr>
              <w:t>Error! Hyperlink reference not valid.</w:t>
            </w:r>
          </w:ins>
          <w:del w:id="443" w:author="David Conklin" w:date="2020-11-18T14:49:00Z">
            <w:r w:rsidRPr="00FC70A4" w:rsidDel="005E090B">
              <w:rPr>
                <w:rStyle w:val="Hyperlink"/>
                <w:noProof/>
              </w:rPr>
              <w:delText>How wetlands are represented in the model</w:delText>
            </w:r>
            <w:r w:rsidDel="005E090B">
              <w:rPr>
                <w:noProof/>
                <w:webHidden/>
              </w:rPr>
              <w:tab/>
            </w:r>
            <w:r w:rsidDel="005E090B">
              <w:rPr>
                <w:noProof/>
                <w:webHidden/>
              </w:rPr>
              <w:fldChar w:fldCharType="begin"/>
            </w:r>
            <w:r w:rsidDel="005E090B">
              <w:rPr>
                <w:noProof/>
                <w:webHidden/>
              </w:rPr>
              <w:delInstrText xml:space="preserve"> PAGEREF _Toc56579861 \h </w:delInstrText>
            </w:r>
            <w:r w:rsidDel="005E090B">
              <w:rPr>
                <w:noProof/>
                <w:webHidden/>
              </w:rPr>
            </w:r>
            <w:r w:rsidDel="005E090B">
              <w:rPr>
                <w:noProof/>
                <w:webHidden/>
              </w:rPr>
              <w:fldChar w:fldCharType="separate"/>
            </w:r>
          </w:del>
          <w:del w:id="444" w:author="David Conklin" w:date="2020-11-18T09:03:00Z">
            <w:r w:rsidDel="005875B4">
              <w:rPr>
                <w:noProof/>
                <w:webHidden/>
              </w:rPr>
              <w:delText>32</w:delText>
            </w:r>
          </w:del>
          <w:del w:id="445" w:author="David Conklin" w:date="2020-11-18T14:49:00Z">
            <w:r w:rsidDel="005E090B">
              <w:rPr>
                <w:noProof/>
                <w:webHidden/>
              </w:rPr>
              <w:fldChar w:fldCharType="end"/>
            </w:r>
            <w:r w:rsidRPr="00FC70A4" w:rsidDel="005E090B">
              <w:rPr>
                <w:rStyle w:val="Hyperlink"/>
                <w:noProof/>
              </w:rPr>
              <w:fldChar w:fldCharType="end"/>
            </w:r>
          </w:del>
        </w:p>
        <w:p w14:paraId="4D3C115C" w14:textId="787173A6" w:rsidR="006636CC" w:rsidDel="005E090B" w:rsidRDefault="006636CC">
          <w:pPr>
            <w:pStyle w:val="TOC2"/>
            <w:tabs>
              <w:tab w:val="right" w:leader="dot" w:pos="9350"/>
            </w:tabs>
            <w:rPr>
              <w:del w:id="446" w:author="David Conklin" w:date="2020-11-18T14:49:00Z"/>
              <w:rFonts w:eastAsiaTheme="minorEastAsia"/>
              <w:noProof/>
            </w:rPr>
          </w:pPr>
          <w:del w:id="447"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"_Toc56579862"</w:delInstrText>
            </w:r>
            <w:r w:rsidRPr="00FC70A4" w:rsidDel="005E090B">
              <w:rPr>
                <w:rStyle w:val="Hyperlink"/>
                <w:noProof/>
              </w:rPr>
              <w:delInstrText xml:space="preserve"> </w:delInstrText>
            </w:r>
            <w:r w:rsidRPr="00FC70A4" w:rsidDel="005E090B">
              <w:rPr>
                <w:rStyle w:val="Hyperlink"/>
                <w:noProof/>
              </w:rPr>
              <w:fldChar w:fldCharType="separate"/>
            </w:r>
          </w:del>
          <w:ins w:id="448" w:author="David Conklin" w:date="2020-11-20T11:30:00Z">
            <w:r w:rsidR="00D9019C">
              <w:rPr>
                <w:rStyle w:val="Hyperlink"/>
                <w:b/>
                <w:bCs/>
                <w:noProof/>
              </w:rPr>
              <w:t>Error! Hyperlink reference not valid.</w:t>
            </w:r>
          </w:ins>
          <w:del w:id="449" w:author="David Conklin" w:date="2020-11-18T14:49:00Z">
            <w:r w:rsidRPr="00FC70A4" w:rsidDel="005E090B">
              <w:rPr>
                <w:rStyle w:val="Hyperlink"/>
                <w:noProof/>
              </w:rPr>
              <w:delText>Attributes of interest in the wetlands study</w:delText>
            </w:r>
            <w:r w:rsidDel="005E090B">
              <w:rPr>
                <w:noProof/>
                <w:webHidden/>
              </w:rPr>
              <w:tab/>
            </w:r>
            <w:r w:rsidDel="005E090B">
              <w:rPr>
                <w:noProof/>
                <w:webHidden/>
              </w:rPr>
              <w:fldChar w:fldCharType="begin"/>
            </w:r>
            <w:r w:rsidDel="005E090B">
              <w:rPr>
                <w:noProof/>
                <w:webHidden/>
              </w:rPr>
              <w:delInstrText xml:space="preserve"> PAGEREF _Toc56579862 \h </w:delInstrText>
            </w:r>
            <w:r w:rsidDel="005E090B">
              <w:rPr>
                <w:noProof/>
                <w:webHidden/>
              </w:rPr>
            </w:r>
            <w:r w:rsidDel="005E090B">
              <w:rPr>
                <w:noProof/>
                <w:webHidden/>
              </w:rPr>
              <w:fldChar w:fldCharType="separate"/>
            </w:r>
          </w:del>
          <w:del w:id="450" w:author="David Conklin" w:date="2020-11-18T09:03:00Z">
            <w:r w:rsidDel="005875B4">
              <w:rPr>
                <w:noProof/>
                <w:webHidden/>
              </w:rPr>
              <w:delText>34</w:delText>
            </w:r>
          </w:del>
          <w:del w:id="451" w:author="David Conklin" w:date="2020-11-18T14:49:00Z">
            <w:r w:rsidDel="005E090B">
              <w:rPr>
                <w:noProof/>
                <w:webHidden/>
              </w:rPr>
              <w:fldChar w:fldCharType="end"/>
            </w:r>
            <w:r w:rsidRPr="00FC70A4" w:rsidDel="005E090B">
              <w:rPr>
                <w:rStyle w:val="Hyperlink"/>
                <w:noProof/>
              </w:rPr>
              <w:fldChar w:fldCharType="end"/>
            </w:r>
          </w:del>
        </w:p>
        <w:p w14:paraId="1472CA92" w14:textId="363CC210" w:rsidR="006636CC" w:rsidDel="005E090B" w:rsidRDefault="006636CC">
          <w:pPr>
            <w:pStyle w:val="TOC2"/>
            <w:tabs>
              <w:tab w:val="right" w:leader="dot" w:pos="9350"/>
            </w:tabs>
            <w:rPr>
              <w:del w:id="452" w:author="David Conklin" w:date="2020-11-18T14:49:00Z"/>
              <w:rFonts w:eastAsiaTheme="minorEastAsia"/>
              <w:noProof/>
            </w:rPr>
          </w:pPr>
          <w:del w:id="453"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"_Toc56579863"</w:delInstrText>
            </w:r>
            <w:r w:rsidRPr="00FC70A4" w:rsidDel="005E090B">
              <w:rPr>
                <w:rStyle w:val="Hyperlink"/>
                <w:noProof/>
              </w:rPr>
              <w:delInstrText xml:space="preserve"> </w:delInstrText>
            </w:r>
            <w:r w:rsidRPr="00FC70A4" w:rsidDel="005E090B">
              <w:rPr>
                <w:rStyle w:val="Hyperlink"/>
                <w:noProof/>
              </w:rPr>
              <w:fldChar w:fldCharType="separate"/>
            </w:r>
          </w:del>
          <w:ins w:id="454" w:author="David Conklin" w:date="2020-11-20T11:30:00Z">
            <w:r w:rsidR="00D9019C">
              <w:rPr>
                <w:rStyle w:val="Hyperlink"/>
                <w:b/>
                <w:bCs/>
                <w:noProof/>
              </w:rPr>
              <w:t>Error! Hyperlink reference not valid.</w:t>
            </w:r>
          </w:ins>
          <w:del w:id="455" w:author="David Conklin" w:date="2020-11-18T14:49:00Z">
            <w:r w:rsidRPr="00FC70A4" w:rsidDel="005E090B">
              <w:rPr>
                <w:rStyle w:val="Hyperlink"/>
                <w:noProof/>
              </w:rPr>
              <w:delText>A WETNESS attribute</w:delText>
            </w:r>
            <w:r w:rsidDel="005E090B">
              <w:rPr>
                <w:noProof/>
                <w:webHidden/>
              </w:rPr>
              <w:tab/>
            </w:r>
            <w:r w:rsidDel="005E090B">
              <w:rPr>
                <w:noProof/>
                <w:webHidden/>
              </w:rPr>
              <w:fldChar w:fldCharType="begin"/>
            </w:r>
            <w:r w:rsidDel="005E090B">
              <w:rPr>
                <w:noProof/>
                <w:webHidden/>
              </w:rPr>
              <w:delInstrText xml:space="preserve"> PAGEREF _Toc56579863 \h </w:delInstrText>
            </w:r>
            <w:r w:rsidDel="005E090B">
              <w:rPr>
                <w:noProof/>
                <w:webHidden/>
              </w:rPr>
            </w:r>
            <w:r w:rsidDel="005E090B">
              <w:rPr>
                <w:noProof/>
                <w:webHidden/>
              </w:rPr>
              <w:fldChar w:fldCharType="separate"/>
            </w:r>
          </w:del>
          <w:del w:id="456" w:author="David Conklin" w:date="2020-11-18T09:03:00Z">
            <w:r w:rsidDel="005875B4">
              <w:rPr>
                <w:noProof/>
                <w:webHidden/>
              </w:rPr>
              <w:delText>34</w:delText>
            </w:r>
          </w:del>
          <w:del w:id="457" w:author="David Conklin" w:date="2020-11-18T14:49:00Z">
            <w:r w:rsidDel="005E090B">
              <w:rPr>
                <w:noProof/>
                <w:webHidden/>
              </w:rPr>
              <w:fldChar w:fldCharType="end"/>
            </w:r>
            <w:r w:rsidRPr="00FC70A4" w:rsidDel="005E090B">
              <w:rPr>
                <w:rStyle w:val="Hyperlink"/>
                <w:noProof/>
              </w:rPr>
              <w:fldChar w:fldCharType="end"/>
            </w:r>
          </w:del>
        </w:p>
        <w:p w14:paraId="12D1F5D8" w14:textId="5F600B36" w:rsidR="006636CC" w:rsidDel="005E090B" w:rsidRDefault="006636CC">
          <w:pPr>
            <w:pStyle w:val="TOC2"/>
            <w:tabs>
              <w:tab w:val="right" w:leader="dot" w:pos="9350"/>
            </w:tabs>
            <w:rPr>
              <w:del w:id="458" w:author="David Conklin" w:date="2020-11-18T14:49:00Z"/>
              <w:rFonts w:eastAsiaTheme="minorEastAsia"/>
              <w:noProof/>
            </w:rPr>
          </w:pPr>
          <w:del w:id="459"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"_Toc56579864"</w:delInstrText>
            </w:r>
            <w:r w:rsidRPr="00FC70A4" w:rsidDel="005E090B">
              <w:rPr>
                <w:rStyle w:val="Hyperlink"/>
                <w:noProof/>
              </w:rPr>
              <w:delInstrText xml:space="preserve"> </w:delInstrText>
            </w:r>
            <w:r w:rsidRPr="00FC70A4" w:rsidDel="005E090B">
              <w:rPr>
                <w:rStyle w:val="Hyperlink"/>
                <w:noProof/>
              </w:rPr>
              <w:fldChar w:fldCharType="separate"/>
            </w:r>
          </w:del>
          <w:ins w:id="460" w:author="David Conklin" w:date="2020-11-20T11:30:00Z">
            <w:r w:rsidR="00D9019C">
              <w:rPr>
                <w:rStyle w:val="Hyperlink"/>
                <w:b/>
                <w:bCs/>
                <w:noProof/>
              </w:rPr>
              <w:t>Error! Hyperlink reference not valid.</w:t>
            </w:r>
          </w:ins>
          <w:del w:id="461" w:author="David Conklin" w:date="2020-11-18T14:49:00Z">
            <w:r w:rsidRPr="00FC70A4" w:rsidDel="005E090B">
              <w:rPr>
                <w:rStyle w:val="Hyperlink"/>
                <w:noProof/>
              </w:rPr>
              <w:delText>Calculating the exchange of water between the wetland and the reach</w:delText>
            </w:r>
            <w:r w:rsidDel="005E090B">
              <w:rPr>
                <w:noProof/>
                <w:webHidden/>
              </w:rPr>
              <w:tab/>
            </w:r>
            <w:r w:rsidDel="005E090B">
              <w:rPr>
                <w:noProof/>
                <w:webHidden/>
              </w:rPr>
              <w:fldChar w:fldCharType="begin"/>
            </w:r>
            <w:r w:rsidDel="005E090B">
              <w:rPr>
                <w:noProof/>
                <w:webHidden/>
              </w:rPr>
              <w:delInstrText xml:space="preserve"> PAGEREF _Toc56579864 \h </w:delInstrText>
            </w:r>
            <w:r w:rsidDel="005E090B">
              <w:rPr>
                <w:noProof/>
                <w:webHidden/>
              </w:rPr>
            </w:r>
            <w:r w:rsidDel="005E090B">
              <w:rPr>
                <w:noProof/>
                <w:webHidden/>
              </w:rPr>
              <w:fldChar w:fldCharType="separate"/>
            </w:r>
          </w:del>
          <w:del w:id="462" w:author="David Conklin" w:date="2020-11-18T09:03:00Z">
            <w:r w:rsidDel="005875B4">
              <w:rPr>
                <w:noProof/>
                <w:webHidden/>
              </w:rPr>
              <w:delText>35</w:delText>
            </w:r>
          </w:del>
          <w:del w:id="463" w:author="David Conklin" w:date="2020-11-18T14:49:00Z">
            <w:r w:rsidDel="005E090B">
              <w:rPr>
                <w:noProof/>
                <w:webHidden/>
              </w:rPr>
              <w:fldChar w:fldCharType="end"/>
            </w:r>
            <w:r w:rsidRPr="00FC70A4" w:rsidDel="005E090B">
              <w:rPr>
                <w:rStyle w:val="Hyperlink"/>
                <w:noProof/>
              </w:rPr>
              <w:fldChar w:fldCharType="end"/>
            </w:r>
          </w:del>
        </w:p>
        <w:p w14:paraId="1BD118CB" w14:textId="11A4F507" w:rsidR="006636CC" w:rsidDel="005E090B" w:rsidRDefault="006636CC">
          <w:pPr>
            <w:pStyle w:val="TOC3"/>
            <w:tabs>
              <w:tab w:val="right" w:leader="dot" w:pos="9350"/>
            </w:tabs>
            <w:rPr>
              <w:del w:id="464" w:author="David Conklin" w:date="2020-11-18T14:49:00Z"/>
              <w:rFonts w:eastAsiaTheme="minorEastAsia"/>
              <w:noProof/>
            </w:rPr>
          </w:pPr>
          <w:del w:id="465"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"_Toc56579865"</w:delInstrText>
            </w:r>
            <w:r w:rsidRPr="00FC70A4" w:rsidDel="005E090B">
              <w:rPr>
                <w:rStyle w:val="Hyperlink"/>
                <w:noProof/>
              </w:rPr>
              <w:delInstrText xml:space="preserve"> </w:delInstrText>
            </w:r>
            <w:r w:rsidRPr="00FC70A4" w:rsidDel="005E090B">
              <w:rPr>
                <w:rStyle w:val="Hyperlink"/>
                <w:noProof/>
              </w:rPr>
              <w:fldChar w:fldCharType="separate"/>
            </w:r>
          </w:del>
          <w:ins w:id="466" w:author="David Conklin" w:date="2020-11-20T11:30:00Z">
            <w:r w:rsidR="00D9019C">
              <w:rPr>
                <w:rStyle w:val="Hyperlink"/>
                <w:b/>
                <w:bCs/>
                <w:noProof/>
              </w:rPr>
              <w:t>Error! Hyperlink reference not valid.</w:t>
            </w:r>
          </w:ins>
          <w:del w:id="467" w:author="David Conklin" w:date="2020-11-18T14:49:00Z">
            <w:r w:rsidRPr="00FC70A4" w:rsidDel="005E090B">
              <w:rPr>
                <w:rStyle w:val="Hyperlink"/>
                <w:noProof/>
              </w:rPr>
              <w:delText>Wetland IDU parameters</w:delText>
            </w:r>
            <w:r w:rsidDel="005E090B">
              <w:rPr>
                <w:noProof/>
                <w:webHidden/>
              </w:rPr>
              <w:tab/>
            </w:r>
            <w:r w:rsidDel="005E090B">
              <w:rPr>
                <w:noProof/>
                <w:webHidden/>
              </w:rPr>
              <w:fldChar w:fldCharType="begin"/>
            </w:r>
            <w:r w:rsidDel="005E090B">
              <w:rPr>
                <w:noProof/>
                <w:webHidden/>
              </w:rPr>
              <w:delInstrText xml:space="preserve"> PAGEREF _Toc56579865 \h </w:delInstrText>
            </w:r>
            <w:r w:rsidDel="005E090B">
              <w:rPr>
                <w:noProof/>
                <w:webHidden/>
              </w:rPr>
            </w:r>
            <w:r w:rsidDel="005E090B">
              <w:rPr>
                <w:noProof/>
                <w:webHidden/>
              </w:rPr>
              <w:fldChar w:fldCharType="separate"/>
            </w:r>
          </w:del>
          <w:del w:id="468" w:author="David Conklin" w:date="2020-11-18T09:03:00Z">
            <w:r w:rsidDel="005875B4">
              <w:rPr>
                <w:noProof/>
                <w:webHidden/>
              </w:rPr>
              <w:delText>35</w:delText>
            </w:r>
          </w:del>
          <w:del w:id="469" w:author="David Conklin" w:date="2020-11-18T14:49:00Z">
            <w:r w:rsidDel="005E090B">
              <w:rPr>
                <w:noProof/>
                <w:webHidden/>
              </w:rPr>
              <w:fldChar w:fldCharType="end"/>
            </w:r>
            <w:r w:rsidRPr="00FC70A4" w:rsidDel="005E090B">
              <w:rPr>
                <w:rStyle w:val="Hyperlink"/>
                <w:noProof/>
              </w:rPr>
              <w:fldChar w:fldCharType="end"/>
            </w:r>
          </w:del>
        </w:p>
        <w:p w14:paraId="3FB0D580" w14:textId="67033039" w:rsidR="006636CC" w:rsidDel="005E090B" w:rsidRDefault="006636CC">
          <w:pPr>
            <w:pStyle w:val="TOC3"/>
            <w:tabs>
              <w:tab w:val="right" w:leader="dot" w:pos="9350"/>
            </w:tabs>
            <w:rPr>
              <w:del w:id="470" w:author="David Conklin" w:date="2020-11-18T14:49:00Z"/>
              <w:rFonts w:eastAsiaTheme="minorEastAsia"/>
              <w:noProof/>
            </w:rPr>
          </w:pPr>
          <w:del w:id="471"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"_Toc56579866"</w:delInstrText>
            </w:r>
            <w:r w:rsidRPr="00FC70A4" w:rsidDel="005E090B">
              <w:rPr>
                <w:rStyle w:val="Hyperlink"/>
                <w:noProof/>
              </w:rPr>
              <w:delInstrText xml:space="preserve"> </w:delInstrText>
            </w:r>
            <w:r w:rsidRPr="00FC70A4" w:rsidDel="005E090B">
              <w:rPr>
                <w:rStyle w:val="Hyperlink"/>
                <w:noProof/>
              </w:rPr>
              <w:fldChar w:fldCharType="separate"/>
            </w:r>
          </w:del>
          <w:ins w:id="472" w:author="David Conklin" w:date="2020-11-20T11:30:00Z">
            <w:r w:rsidR="00D9019C">
              <w:rPr>
                <w:rStyle w:val="Hyperlink"/>
                <w:b/>
                <w:bCs/>
                <w:noProof/>
              </w:rPr>
              <w:t>Error! Hyperlink reference not valid.</w:t>
            </w:r>
          </w:ins>
          <w:del w:id="473" w:author="David Conklin" w:date="2020-11-18T14:49:00Z">
            <w:r w:rsidRPr="00FC70A4" w:rsidDel="005E090B">
              <w:rPr>
                <w:rStyle w:val="Hyperlink"/>
                <w:noProof/>
              </w:rPr>
              <w:delText>Reach parameters</w:delText>
            </w:r>
            <w:r w:rsidDel="005E090B">
              <w:rPr>
                <w:noProof/>
                <w:webHidden/>
              </w:rPr>
              <w:tab/>
            </w:r>
            <w:r w:rsidDel="005E090B">
              <w:rPr>
                <w:noProof/>
                <w:webHidden/>
              </w:rPr>
              <w:fldChar w:fldCharType="begin"/>
            </w:r>
            <w:r w:rsidDel="005E090B">
              <w:rPr>
                <w:noProof/>
                <w:webHidden/>
              </w:rPr>
              <w:delInstrText xml:space="preserve"> PAGEREF _Toc56579866 \h </w:delInstrText>
            </w:r>
            <w:r w:rsidDel="005E090B">
              <w:rPr>
                <w:noProof/>
                <w:webHidden/>
              </w:rPr>
            </w:r>
            <w:r w:rsidDel="005E090B">
              <w:rPr>
                <w:noProof/>
                <w:webHidden/>
              </w:rPr>
              <w:fldChar w:fldCharType="separate"/>
            </w:r>
          </w:del>
          <w:del w:id="474" w:author="David Conklin" w:date="2020-11-18T09:03:00Z">
            <w:r w:rsidDel="005875B4">
              <w:rPr>
                <w:noProof/>
                <w:webHidden/>
              </w:rPr>
              <w:delText>35</w:delText>
            </w:r>
          </w:del>
          <w:del w:id="475" w:author="David Conklin" w:date="2020-11-18T14:49:00Z">
            <w:r w:rsidDel="005E090B">
              <w:rPr>
                <w:noProof/>
                <w:webHidden/>
              </w:rPr>
              <w:fldChar w:fldCharType="end"/>
            </w:r>
            <w:r w:rsidRPr="00FC70A4" w:rsidDel="005E090B">
              <w:rPr>
                <w:rStyle w:val="Hyperlink"/>
                <w:noProof/>
              </w:rPr>
              <w:fldChar w:fldCharType="end"/>
            </w:r>
          </w:del>
        </w:p>
        <w:p w14:paraId="7DFB5A5A" w14:textId="2E86F2B0" w:rsidR="006636CC" w:rsidDel="005E090B" w:rsidRDefault="006636CC">
          <w:pPr>
            <w:pStyle w:val="TOC2"/>
            <w:tabs>
              <w:tab w:val="right" w:leader="dot" w:pos="9350"/>
            </w:tabs>
            <w:rPr>
              <w:del w:id="476" w:author="David Conklin" w:date="2020-11-18T14:49:00Z"/>
              <w:rFonts w:eastAsiaTheme="minorEastAsia"/>
              <w:noProof/>
            </w:rPr>
          </w:pPr>
          <w:del w:id="477"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"_Toc56579867"</w:delInstrText>
            </w:r>
            <w:r w:rsidRPr="00FC70A4" w:rsidDel="005E090B">
              <w:rPr>
                <w:rStyle w:val="Hyperlink"/>
                <w:noProof/>
              </w:rPr>
              <w:delInstrText xml:space="preserve"> </w:delInstrText>
            </w:r>
            <w:r w:rsidRPr="00FC70A4" w:rsidDel="005E090B">
              <w:rPr>
                <w:rStyle w:val="Hyperlink"/>
                <w:noProof/>
              </w:rPr>
              <w:fldChar w:fldCharType="separate"/>
            </w:r>
          </w:del>
          <w:ins w:id="478" w:author="David Conklin" w:date="2020-11-20T11:30:00Z">
            <w:r w:rsidR="00D9019C">
              <w:rPr>
                <w:rStyle w:val="Hyperlink"/>
                <w:b/>
                <w:bCs/>
                <w:noProof/>
              </w:rPr>
              <w:t>Error! Hyperlink reference not valid.</w:t>
            </w:r>
          </w:ins>
          <w:del w:id="479" w:author="David Conklin" w:date="2020-11-18T14:49:00Z">
            <w:r w:rsidRPr="00FC70A4" w:rsidDel="005E090B">
              <w:rPr>
                <w:rStyle w:val="Hyperlink"/>
                <w:noProof/>
              </w:rPr>
              <w:delText>Loss (or gain) of wetlands</w:delText>
            </w:r>
            <w:r w:rsidDel="005E090B">
              <w:rPr>
                <w:noProof/>
                <w:webHidden/>
              </w:rPr>
              <w:tab/>
            </w:r>
            <w:r w:rsidDel="005E090B">
              <w:rPr>
                <w:noProof/>
                <w:webHidden/>
              </w:rPr>
              <w:fldChar w:fldCharType="begin"/>
            </w:r>
            <w:r w:rsidDel="005E090B">
              <w:rPr>
                <w:noProof/>
                <w:webHidden/>
              </w:rPr>
              <w:delInstrText xml:space="preserve"> PAGEREF _Toc56579867 \h </w:delInstrText>
            </w:r>
            <w:r w:rsidDel="005E090B">
              <w:rPr>
                <w:noProof/>
                <w:webHidden/>
              </w:rPr>
            </w:r>
            <w:r w:rsidDel="005E090B">
              <w:rPr>
                <w:noProof/>
                <w:webHidden/>
              </w:rPr>
              <w:fldChar w:fldCharType="separate"/>
            </w:r>
          </w:del>
          <w:del w:id="480" w:author="David Conklin" w:date="2020-11-18T09:03:00Z">
            <w:r w:rsidDel="005875B4">
              <w:rPr>
                <w:noProof/>
                <w:webHidden/>
              </w:rPr>
              <w:delText>36</w:delText>
            </w:r>
          </w:del>
          <w:del w:id="481" w:author="David Conklin" w:date="2020-11-18T14:49:00Z">
            <w:r w:rsidDel="005E090B">
              <w:rPr>
                <w:noProof/>
                <w:webHidden/>
              </w:rPr>
              <w:fldChar w:fldCharType="end"/>
            </w:r>
            <w:r w:rsidRPr="00FC70A4" w:rsidDel="005E090B">
              <w:rPr>
                <w:rStyle w:val="Hyperlink"/>
                <w:noProof/>
              </w:rPr>
              <w:fldChar w:fldCharType="end"/>
            </w:r>
          </w:del>
        </w:p>
        <w:p w14:paraId="2EC61A25" w14:textId="02366114" w:rsidR="006636CC" w:rsidDel="005E090B" w:rsidRDefault="006636CC">
          <w:pPr>
            <w:pStyle w:val="TOC2"/>
            <w:tabs>
              <w:tab w:val="right" w:leader="dot" w:pos="9350"/>
            </w:tabs>
            <w:rPr>
              <w:del w:id="482" w:author="David Conklin" w:date="2020-11-18T14:49:00Z"/>
              <w:rFonts w:eastAsiaTheme="minorEastAsia"/>
              <w:noProof/>
            </w:rPr>
          </w:pPr>
          <w:del w:id="483"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"_Toc56579868"</w:delInstrText>
            </w:r>
            <w:r w:rsidRPr="00FC70A4" w:rsidDel="005E090B">
              <w:rPr>
                <w:rStyle w:val="Hyperlink"/>
                <w:noProof/>
              </w:rPr>
              <w:delInstrText xml:space="preserve"> </w:delInstrText>
            </w:r>
            <w:r w:rsidRPr="00FC70A4" w:rsidDel="005E090B">
              <w:rPr>
                <w:rStyle w:val="Hyperlink"/>
                <w:noProof/>
              </w:rPr>
              <w:fldChar w:fldCharType="separate"/>
            </w:r>
          </w:del>
          <w:ins w:id="484" w:author="David Conklin" w:date="2020-11-20T11:30:00Z">
            <w:r w:rsidR="00D9019C">
              <w:rPr>
                <w:rStyle w:val="Hyperlink"/>
                <w:b/>
                <w:bCs/>
                <w:noProof/>
              </w:rPr>
              <w:t>Error! Hyperlink reference not valid.</w:t>
            </w:r>
          </w:ins>
          <w:del w:id="485" w:author="David Conklin" w:date="2020-11-18T14:49:00Z">
            <w:r w:rsidRPr="00FC70A4" w:rsidDel="005E090B">
              <w:rPr>
                <w:rStyle w:val="Hyperlink"/>
                <w:noProof/>
              </w:rPr>
              <w:delText>Reality check</w:delText>
            </w:r>
            <w:r w:rsidDel="005E090B">
              <w:rPr>
                <w:noProof/>
                <w:webHidden/>
              </w:rPr>
              <w:tab/>
            </w:r>
            <w:r w:rsidDel="005E090B">
              <w:rPr>
                <w:noProof/>
                <w:webHidden/>
              </w:rPr>
              <w:fldChar w:fldCharType="begin"/>
            </w:r>
            <w:r w:rsidDel="005E090B">
              <w:rPr>
                <w:noProof/>
                <w:webHidden/>
              </w:rPr>
              <w:delInstrText xml:space="preserve"> PAGEREF _Toc56579868 \h </w:delInstrText>
            </w:r>
            <w:r w:rsidDel="005E090B">
              <w:rPr>
                <w:noProof/>
                <w:webHidden/>
              </w:rPr>
            </w:r>
            <w:r w:rsidDel="005E090B">
              <w:rPr>
                <w:noProof/>
                <w:webHidden/>
              </w:rPr>
              <w:fldChar w:fldCharType="separate"/>
            </w:r>
          </w:del>
          <w:del w:id="486" w:author="David Conklin" w:date="2020-11-18T09:03:00Z">
            <w:r w:rsidDel="005875B4">
              <w:rPr>
                <w:noProof/>
                <w:webHidden/>
              </w:rPr>
              <w:delText>36</w:delText>
            </w:r>
          </w:del>
          <w:del w:id="487" w:author="David Conklin" w:date="2020-11-18T14:49:00Z">
            <w:r w:rsidDel="005E090B">
              <w:rPr>
                <w:noProof/>
                <w:webHidden/>
              </w:rPr>
              <w:fldChar w:fldCharType="end"/>
            </w:r>
            <w:r w:rsidRPr="00FC70A4" w:rsidDel="005E090B">
              <w:rPr>
                <w:rStyle w:val="Hyperlink"/>
                <w:noProof/>
              </w:rPr>
              <w:fldChar w:fldCharType="end"/>
            </w:r>
          </w:del>
        </w:p>
        <w:p w14:paraId="00E5C334" w14:textId="0586DE7A" w:rsidR="006636CC" w:rsidDel="005E090B" w:rsidRDefault="006636CC">
          <w:pPr>
            <w:pStyle w:val="TOC2"/>
            <w:tabs>
              <w:tab w:val="right" w:leader="dot" w:pos="9350"/>
            </w:tabs>
            <w:rPr>
              <w:del w:id="488" w:author="David Conklin" w:date="2020-11-18T14:49:00Z"/>
              <w:rFonts w:eastAsiaTheme="minorEastAsia"/>
              <w:noProof/>
            </w:rPr>
          </w:pPr>
          <w:del w:id="489"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"_Toc56579869"</w:delInstrText>
            </w:r>
            <w:r w:rsidRPr="00FC70A4" w:rsidDel="005E090B">
              <w:rPr>
                <w:rStyle w:val="Hyperlink"/>
                <w:noProof/>
              </w:rPr>
              <w:delInstrText xml:space="preserve"> </w:delInstrText>
            </w:r>
            <w:r w:rsidRPr="00FC70A4" w:rsidDel="005E090B">
              <w:rPr>
                <w:rStyle w:val="Hyperlink"/>
                <w:noProof/>
              </w:rPr>
              <w:fldChar w:fldCharType="separate"/>
            </w:r>
          </w:del>
          <w:ins w:id="490" w:author="David Conklin" w:date="2020-11-20T11:30:00Z">
            <w:r w:rsidR="00D9019C">
              <w:rPr>
                <w:rStyle w:val="Hyperlink"/>
                <w:b/>
                <w:bCs/>
                <w:noProof/>
              </w:rPr>
              <w:t>Error! Hyperlink reference not valid.</w:t>
            </w:r>
          </w:ins>
          <w:del w:id="491" w:author="David Conklin" w:date="2020-11-18T14:49:00Z">
            <w:r w:rsidRPr="00FC70A4" w:rsidDel="005E090B">
              <w:rPr>
                <w:rStyle w:val="Hyperlink"/>
                <w:noProof/>
              </w:rPr>
              <w:delText>High Cascades Springs</w:delText>
            </w:r>
            <w:r w:rsidDel="005E090B">
              <w:rPr>
                <w:noProof/>
                <w:webHidden/>
              </w:rPr>
              <w:tab/>
            </w:r>
            <w:r w:rsidDel="005E090B">
              <w:rPr>
                <w:noProof/>
                <w:webHidden/>
              </w:rPr>
              <w:fldChar w:fldCharType="begin"/>
            </w:r>
            <w:r w:rsidDel="005E090B">
              <w:rPr>
                <w:noProof/>
                <w:webHidden/>
              </w:rPr>
              <w:delInstrText xml:space="preserve"> PAGEREF _Toc56579869 \h </w:delInstrText>
            </w:r>
            <w:r w:rsidDel="005E090B">
              <w:rPr>
                <w:noProof/>
                <w:webHidden/>
              </w:rPr>
            </w:r>
            <w:r w:rsidDel="005E090B">
              <w:rPr>
                <w:noProof/>
                <w:webHidden/>
              </w:rPr>
              <w:fldChar w:fldCharType="separate"/>
            </w:r>
          </w:del>
          <w:del w:id="492" w:author="David Conklin" w:date="2020-11-18T09:03:00Z">
            <w:r w:rsidDel="005875B4">
              <w:rPr>
                <w:noProof/>
                <w:webHidden/>
              </w:rPr>
              <w:delText>38</w:delText>
            </w:r>
          </w:del>
          <w:del w:id="493" w:author="David Conklin" w:date="2020-11-18T14:49:00Z">
            <w:r w:rsidDel="005E090B">
              <w:rPr>
                <w:noProof/>
                <w:webHidden/>
              </w:rPr>
              <w:fldChar w:fldCharType="end"/>
            </w:r>
            <w:r w:rsidRPr="00FC70A4" w:rsidDel="005E090B">
              <w:rPr>
                <w:rStyle w:val="Hyperlink"/>
                <w:noProof/>
              </w:rPr>
              <w:fldChar w:fldCharType="end"/>
            </w:r>
          </w:del>
        </w:p>
        <w:p w14:paraId="097E597E" w14:textId="1AD1D144" w:rsidR="006636CC" w:rsidDel="005E090B" w:rsidRDefault="006636CC">
          <w:pPr>
            <w:pStyle w:val="TOC2"/>
            <w:tabs>
              <w:tab w:val="right" w:leader="dot" w:pos="9350"/>
            </w:tabs>
            <w:rPr>
              <w:del w:id="494" w:author="David Conklin" w:date="2020-11-18T14:49:00Z"/>
              <w:rFonts w:eastAsiaTheme="minorEastAsia"/>
              <w:noProof/>
            </w:rPr>
          </w:pPr>
          <w:del w:id="495"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"_Toc56579870"</w:delInstrText>
            </w:r>
            <w:r w:rsidRPr="00FC70A4" w:rsidDel="005E090B">
              <w:rPr>
                <w:rStyle w:val="Hyperlink"/>
                <w:noProof/>
              </w:rPr>
              <w:delInstrText xml:space="preserve"> </w:delInstrText>
            </w:r>
            <w:r w:rsidRPr="00FC70A4" w:rsidDel="005E090B">
              <w:rPr>
                <w:rStyle w:val="Hyperlink"/>
                <w:noProof/>
              </w:rPr>
              <w:fldChar w:fldCharType="separate"/>
            </w:r>
          </w:del>
          <w:ins w:id="496" w:author="David Conklin" w:date="2020-11-20T11:30:00Z">
            <w:r w:rsidR="00D9019C">
              <w:rPr>
                <w:rStyle w:val="Hyperlink"/>
                <w:b/>
                <w:bCs/>
                <w:noProof/>
              </w:rPr>
              <w:t>Error! Hyperlink reference not valid.</w:t>
            </w:r>
          </w:ins>
          <w:del w:id="497" w:author="David Conklin" w:date="2020-11-18T14:49:00Z">
            <w:r w:rsidRPr="00FC70A4" w:rsidDel="005E090B">
              <w:rPr>
                <w:rStyle w:val="Hyperlink"/>
                <w:noProof/>
              </w:rPr>
              <w:delText>Calibration and simulation skill</w:delText>
            </w:r>
            <w:r w:rsidDel="005E090B">
              <w:rPr>
                <w:noProof/>
                <w:webHidden/>
              </w:rPr>
              <w:tab/>
            </w:r>
            <w:r w:rsidDel="005E090B">
              <w:rPr>
                <w:noProof/>
                <w:webHidden/>
              </w:rPr>
              <w:fldChar w:fldCharType="begin"/>
            </w:r>
            <w:r w:rsidDel="005E090B">
              <w:rPr>
                <w:noProof/>
                <w:webHidden/>
              </w:rPr>
              <w:delInstrText xml:space="preserve"> PAGEREF _Toc56579870 \h </w:delInstrText>
            </w:r>
            <w:r w:rsidDel="005E090B">
              <w:rPr>
                <w:noProof/>
                <w:webHidden/>
              </w:rPr>
            </w:r>
            <w:r w:rsidDel="005E090B">
              <w:rPr>
                <w:noProof/>
                <w:webHidden/>
              </w:rPr>
              <w:fldChar w:fldCharType="separate"/>
            </w:r>
          </w:del>
          <w:del w:id="498" w:author="David Conklin" w:date="2020-11-18T09:03:00Z">
            <w:r w:rsidDel="005875B4">
              <w:rPr>
                <w:noProof/>
                <w:webHidden/>
              </w:rPr>
              <w:delText>39</w:delText>
            </w:r>
          </w:del>
          <w:del w:id="499" w:author="David Conklin" w:date="2020-11-18T14:49:00Z">
            <w:r w:rsidDel="005E090B">
              <w:rPr>
                <w:noProof/>
                <w:webHidden/>
              </w:rPr>
              <w:fldChar w:fldCharType="end"/>
            </w:r>
            <w:r w:rsidRPr="00FC70A4" w:rsidDel="005E090B">
              <w:rPr>
                <w:rStyle w:val="Hyperlink"/>
                <w:noProof/>
              </w:rPr>
              <w:fldChar w:fldCharType="end"/>
            </w:r>
          </w:del>
        </w:p>
        <w:p w14:paraId="4F3BE1B5" w14:textId="3DD65CEB" w:rsidR="006636CC" w:rsidDel="005E090B" w:rsidRDefault="006636CC">
          <w:pPr>
            <w:pStyle w:val="TOC2"/>
            <w:tabs>
              <w:tab w:val="right" w:leader="dot" w:pos="9350"/>
            </w:tabs>
            <w:rPr>
              <w:del w:id="500" w:author="David Conklin" w:date="2020-11-18T14:49:00Z"/>
              <w:rFonts w:eastAsiaTheme="minorEastAsia"/>
              <w:noProof/>
            </w:rPr>
          </w:pPr>
          <w:del w:id="501"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"_Toc56579871"</w:delInstrText>
            </w:r>
            <w:r w:rsidRPr="00FC70A4" w:rsidDel="005E090B">
              <w:rPr>
                <w:rStyle w:val="Hyperlink"/>
                <w:noProof/>
              </w:rPr>
              <w:delInstrText xml:space="preserve"> </w:delInstrText>
            </w:r>
            <w:r w:rsidRPr="00FC70A4" w:rsidDel="005E090B">
              <w:rPr>
                <w:rStyle w:val="Hyperlink"/>
                <w:noProof/>
              </w:rPr>
              <w:fldChar w:fldCharType="separate"/>
            </w:r>
          </w:del>
          <w:ins w:id="502" w:author="David Conklin" w:date="2020-11-20T11:30:00Z">
            <w:r w:rsidR="00D9019C">
              <w:rPr>
                <w:rStyle w:val="Hyperlink"/>
                <w:b/>
                <w:bCs/>
                <w:noProof/>
              </w:rPr>
              <w:t>Error! Hyperlink reference not valid.</w:t>
            </w:r>
          </w:ins>
          <w:del w:id="503" w:author="David Conklin" w:date="2020-11-18T14:49:00Z">
            <w:r w:rsidRPr="00FC70A4" w:rsidDel="005E090B">
              <w:rPr>
                <w:rStyle w:val="Hyperlink"/>
                <w:noProof/>
              </w:rPr>
              <w:delText>Analysis of calibration and skill</w:delText>
            </w:r>
            <w:r w:rsidDel="005E090B">
              <w:rPr>
                <w:noProof/>
                <w:webHidden/>
              </w:rPr>
              <w:tab/>
            </w:r>
            <w:r w:rsidDel="005E090B">
              <w:rPr>
                <w:noProof/>
                <w:webHidden/>
              </w:rPr>
              <w:fldChar w:fldCharType="begin"/>
            </w:r>
            <w:r w:rsidDel="005E090B">
              <w:rPr>
                <w:noProof/>
                <w:webHidden/>
              </w:rPr>
              <w:delInstrText xml:space="preserve"> PAGEREF _Toc56579871 \h </w:delInstrText>
            </w:r>
            <w:r w:rsidDel="005E090B">
              <w:rPr>
                <w:noProof/>
                <w:webHidden/>
              </w:rPr>
            </w:r>
            <w:r w:rsidDel="005E090B">
              <w:rPr>
                <w:noProof/>
                <w:webHidden/>
              </w:rPr>
              <w:fldChar w:fldCharType="separate"/>
            </w:r>
          </w:del>
          <w:del w:id="504" w:author="David Conklin" w:date="2020-11-18T09:03:00Z">
            <w:r w:rsidDel="005875B4">
              <w:rPr>
                <w:noProof/>
                <w:webHidden/>
              </w:rPr>
              <w:delText>41</w:delText>
            </w:r>
          </w:del>
          <w:del w:id="505" w:author="David Conklin" w:date="2020-11-18T14:49:00Z">
            <w:r w:rsidDel="005E090B">
              <w:rPr>
                <w:noProof/>
                <w:webHidden/>
              </w:rPr>
              <w:fldChar w:fldCharType="end"/>
            </w:r>
            <w:r w:rsidRPr="00FC70A4" w:rsidDel="005E090B">
              <w:rPr>
                <w:rStyle w:val="Hyperlink"/>
                <w:noProof/>
              </w:rPr>
              <w:fldChar w:fldCharType="end"/>
            </w:r>
          </w:del>
        </w:p>
        <w:p w14:paraId="474EC52B" w14:textId="0F17EBA4" w:rsidR="006636CC" w:rsidDel="005E090B" w:rsidRDefault="006636CC">
          <w:pPr>
            <w:pStyle w:val="TOC2"/>
            <w:tabs>
              <w:tab w:val="right" w:leader="dot" w:pos="9350"/>
            </w:tabs>
            <w:rPr>
              <w:del w:id="506" w:author="David Conklin" w:date="2020-11-18T14:49:00Z"/>
              <w:rFonts w:eastAsiaTheme="minorEastAsia"/>
              <w:noProof/>
            </w:rPr>
          </w:pPr>
          <w:del w:id="507"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"_Toc56579872"</w:delInstrText>
            </w:r>
            <w:r w:rsidRPr="00FC70A4" w:rsidDel="005E090B">
              <w:rPr>
                <w:rStyle w:val="Hyperlink"/>
                <w:noProof/>
              </w:rPr>
              <w:delInstrText xml:space="preserve"> </w:delInstrText>
            </w:r>
            <w:r w:rsidRPr="00FC70A4" w:rsidDel="005E090B">
              <w:rPr>
                <w:rStyle w:val="Hyperlink"/>
                <w:noProof/>
              </w:rPr>
              <w:fldChar w:fldCharType="separate"/>
            </w:r>
          </w:del>
          <w:ins w:id="508" w:author="David Conklin" w:date="2020-11-20T11:30:00Z">
            <w:r w:rsidR="00D9019C">
              <w:rPr>
                <w:rStyle w:val="Hyperlink"/>
                <w:b/>
                <w:bCs/>
                <w:noProof/>
              </w:rPr>
              <w:t>Error! Hyperlink reference not valid.</w:t>
            </w:r>
          </w:ins>
          <w:del w:id="509" w:author="David Conklin" w:date="2020-11-18T14:49:00Z">
            <w:r w:rsidRPr="00FC70A4" w:rsidDel="005E090B">
              <w:rPr>
                <w:rStyle w:val="Hyperlink"/>
                <w:noProof/>
              </w:rPr>
              <w:delText>Simulated McKenzie basin water budget</w:delText>
            </w:r>
            <w:r w:rsidDel="005E090B">
              <w:rPr>
                <w:noProof/>
                <w:webHidden/>
              </w:rPr>
              <w:tab/>
            </w:r>
            <w:r w:rsidDel="005E090B">
              <w:rPr>
                <w:noProof/>
                <w:webHidden/>
              </w:rPr>
              <w:fldChar w:fldCharType="begin"/>
            </w:r>
            <w:r w:rsidDel="005E090B">
              <w:rPr>
                <w:noProof/>
                <w:webHidden/>
              </w:rPr>
              <w:delInstrText xml:space="preserve"> PAGEREF _Toc56579872 \h </w:delInstrText>
            </w:r>
            <w:r w:rsidDel="005E090B">
              <w:rPr>
                <w:noProof/>
                <w:webHidden/>
              </w:rPr>
            </w:r>
            <w:r w:rsidDel="005E090B">
              <w:rPr>
                <w:noProof/>
                <w:webHidden/>
              </w:rPr>
              <w:fldChar w:fldCharType="separate"/>
            </w:r>
          </w:del>
          <w:del w:id="510" w:author="David Conklin" w:date="2020-11-18T09:03:00Z">
            <w:r w:rsidDel="005875B4">
              <w:rPr>
                <w:noProof/>
                <w:webHidden/>
              </w:rPr>
              <w:delText>42</w:delText>
            </w:r>
          </w:del>
          <w:del w:id="511" w:author="David Conklin" w:date="2020-11-18T14:49:00Z">
            <w:r w:rsidDel="005E090B">
              <w:rPr>
                <w:noProof/>
                <w:webHidden/>
              </w:rPr>
              <w:fldChar w:fldCharType="end"/>
            </w:r>
            <w:r w:rsidRPr="00FC70A4" w:rsidDel="005E090B">
              <w:rPr>
                <w:rStyle w:val="Hyperlink"/>
                <w:noProof/>
              </w:rPr>
              <w:fldChar w:fldCharType="end"/>
            </w:r>
          </w:del>
        </w:p>
        <w:p w14:paraId="33EECDB3" w14:textId="57A975E9" w:rsidR="006636CC" w:rsidDel="005E090B" w:rsidRDefault="006636CC">
          <w:pPr>
            <w:pStyle w:val="TOC2"/>
            <w:tabs>
              <w:tab w:val="right" w:leader="dot" w:pos="9350"/>
            </w:tabs>
            <w:rPr>
              <w:del w:id="512" w:author="David Conklin" w:date="2020-11-18T14:49:00Z"/>
              <w:rFonts w:eastAsiaTheme="minorEastAsia"/>
              <w:noProof/>
            </w:rPr>
          </w:pPr>
          <w:del w:id="513"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"_Toc56579873"</w:delInstrText>
            </w:r>
            <w:r w:rsidRPr="00FC70A4" w:rsidDel="005E090B">
              <w:rPr>
                <w:rStyle w:val="Hyperlink"/>
                <w:noProof/>
              </w:rPr>
              <w:delInstrText xml:space="preserve"> </w:delInstrText>
            </w:r>
            <w:r w:rsidRPr="00FC70A4" w:rsidDel="005E090B">
              <w:rPr>
                <w:rStyle w:val="Hyperlink"/>
                <w:noProof/>
              </w:rPr>
              <w:fldChar w:fldCharType="separate"/>
            </w:r>
          </w:del>
          <w:ins w:id="514" w:author="David Conklin" w:date="2020-11-20T11:30:00Z">
            <w:r w:rsidR="00D9019C">
              <w:rPr>
                <w:rStyle w:val="Hyperlink"/>
                <w:b/>
                <w:bCs/>
                <w:noProof/>
              </w:rPr>
              <w:t>Error! Hyperlink reference not valid.</w:t>
            </w:r>
          </w:ins>
          <w:del w:id="515" w:author="David Conklin" w:date="2020-11-18T14:49:00Z">
            <w:r w:rsidRPr="00FC70A4" w:rsidDel="005E090B">
              <w:rPr>
                <w:rStyle w:val="Hyperlink"/>
                <w:noProof/>
              </w:rPr>
              <w:delText>Clackamas wetlands v. McKenzie wetlands</w:delText>
            </w:r>
            <w:r w:rsidDel="005E090B">
              <w:rPr>
                <w:noProof/>
                <w:webHidden/>
              </w:rPr>
              <w:tab/>
            </w:r>
            <w:r w:rsidDel="005E090B">
              <w:rPr>
                <w:noProof/>
                <w:webHidden/>
              </w:rPr>
              <w:fldChar w:fldCharType="begin"/>
            </w:r>
            <w:r w:rsidDel="005E090B">
              <w:rPr>
                <w:noProof/>
                <w:webHidden/>
              </w:rPr>
              <w:delInstrText xml:space="preserve"> PAGEREF _Toc56579873 \h </w:delInstrText>
            </w:r>
            <w:r w:rsidDel="005E090B">
              <w:rPr>
                <w:noProof/>
                <w:webHidden/>
              </w:rPr>
            </w:r>
            <w:r w:rsidDel="005E090B">
              <w:rPr>
                <w:noProof/>
                <w:webHidden/>
              </w:rPr>
              <w:fldChar w:fldCharType="separate"/>
            </w:r>
          </w:del>
          <w:del w:id="516" w:author="David Conklin" w:date="2020-11-18T09:03:00Z">
            <w:r w:rsidDel="005875B4">
              <w:rPr>
                <w:noProof/>
                <w:webHidden/>
              </w:rPr>
              <w:delText>44</w:delText>
            </w:r>
          </w:del>
          <w:del w:id="517" w:author="David Conklin" w:date="2020-11-18T14:49:00Z">
            <w:r w:rsidDel="005E090B">
              <w:rPr>
                <w:noProof/>
                <w:webHidden/>
              </w:rPr>
              <w:fldChar w:fldCharType="end"/>
            </w:r>
            <w:r w:rsidRPr="00FC70A4" w:rsidDel="005E090B">
              <w:rPr>
                <w:rStyle w:val="Hyperlink"/>
                <w:noProof/>
              </w:rPr>
              <w:fldChar w:fldCharType="end"/>
            </w:r>
          </w:del>
        </w:p>
        <w:p w14:paraId="6B562604" w14:textId="50974E55" w:rsidR="006636CC" w:rsidDel="005E090B" w:rsidRDefault="006636CC">
          <w:pPr>
            <w:pStyle w:val="TOC1"/>
            <w:tabs>
              <w:tab w:val="right" w:leader="dot" w:pos="9350"/>
            </w:tabs>
            <w:rPr>
              <w:del w:id="518" w:author="David Conklin" w:date="2020-11-18T14:49:00Z"/>
              <w:rFonts w:eastAsiaTheme="minorEastAsia"/>
              <w:noProof/>
            </w:rPr>
          </w:pPr>
          <w:del w:id="519"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"_Toc56579874"</w:delInstrText>
            </w:r>
            <w:r w:rsidRPr="00FC70A4" w:rsidDel="005E090B">
              <w:rPr>
                <w:rStyle w:val="Hyperlink"/>
                <w:noProof/>
              </w:rPr>
              <w:delInstrText xml:space="preserve"> </w:delInstrText>
            </w:r>
            <w:r w:rsidRPr="00FC70A4" w:rsidDel="005E090B">
              <w:rPr>
                <w:rStyle w:val="Hyperlink"/>
                <w:noProof/>
              </w:rPr>
              <w:fldChar w:fldCharType="separate"/>
            </w:r>
          </w:del>
          <w:ins w:id="520" w:author="David Conklin" w:date="2020-11-20T11:30:00Z">
            <w:r w:rsidR="00D9019C">
              <w:rPr>
                <w:rStyle w:val="Hyperlink"/>
                <w:b/>
                <w:bCs/>
                <w:noProof/>
              </w:rPr>
              <w:t>Error! Hyperlink reference not valid.</w:t>
            </w:r>
          </w:ins>
          <w:del w:id="521" w:author="David Conklin" w:date="2020-11-18T14:49:00Z">
            <w:r w:rsidRPr="00FC70A4" w:rsidDel="005E090B">
              <w:rPr>
                <w:rStyle w:val="Hyperlink"/>
                <w:noProof/>
              </w:rPr>
              <w:delText>The Clackamas Basin</w:delText>
            </w:r>
            <w:r w:rsidDel="005E090B">
              <w:rPr>
                <w:noProof/>
                <w:webHidden/>
              </w:rPr>
              <w:tab/>
            </w:r>
            <w:r w:rsidDel="005E090B">
              <w:rPr>
                <w:noProof/>
                <w:webHidden/>
              </w:rPr>
              <w:fldChar w:fldCharType="begin"/>
            </w:r>
            <w:r w:rsidDel="005E090B">
              <w:rPr>
                <w:noProof/>
                <w:webHidden/>
              </w:rPr>
              <w:delInstrText xml:space="preserve"> PAGEREF _Toc56579874 \h </w:delInstrText>
            </w:r>
            <w:r w:rsidDel="005E090B">
              <w:rPr>
                <w:noProof/>
                <w:webHidden/>
              </w:rPr>
            </w:r>
            <w:r w:rsidDel="005E090B">
              <w:rPr>
                <w:noProof/>
                <w:webHidden/>
              </w:rPr>
              <w:fldChar w:fldCharType="separate"/>
            </w:r>
          </w:del>
          <w:del w:id="522" w:author="David Conklin" w:date="2020-11-18T09:03:00Z">
            <w:r w:rsidDel="005875B4">
              <w:rPr>
                <w:noProof/>
                <w:webHidden/>
              </w:rPr>
              <w:delText>45</w:delText>
            </w:r>
          </w:del>
          <w:del w:id="523" w:author="David Conklin" w:date="2020-11-18T14:49:00Z">
            <w:r w:rsidDel="005E090B">
              <w:rPr>
                <w:noProof/>
                <w:webHidden/>
              </w:rPr>
              <w:fldChar w:fldCharType="end"/>
            </w:r>
            <w:r w:rsidRPr="00FC70A4" w:rsidDel="005E090B">
              <w:rPr>
                <w:rStyle w:val="Hyperlink"/>
                <w:noProof/>
              </w:rPr>
              <w:fldChar w:fldCharType="end"/>
            </w:r>
          </w:del>
        </w:p>
        <w:p w14:paraId="62FD470F" w14:textId="70A0B7E8" w:rsidR="006636CC" w:rsidDel="005E090B" w:rsidRDefault="006636CC">
          <w:pPr>
            <w:pStyle w:val="TOC1"/>
            <w:tabs>
              <w:tab w:val="right" w:leader="dot" w:pos="9350"/>
            </w:tabs>
            <w:rPr>
              <w:del w:id="524" w:author="David Conklin" w:date="2020-11-18T14:49:00Z"/>
              <w:rFonts w:eastAsiaTheme="minorEastAsia"/>
              <w:noProof/>
            </w:rPr>
          </w:pPr>
          <w:del w:id="525"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"_Toc56579875"</w:delInstrText>
            </w:r>
            <w:r w:rsidRPr="00FC70A4" w:rsidDel="005E090B">
              <w:rPr>
                <w:rStyle w:val="Hyperlink"/>
                <w:noProof/>
              </w:rPr>
              <w:delInstrText xml:space="preserve"> </w:delInstrText>
            </w:r>
            <w:r w:rsidRPr="00FC70A4" w:rsidDel="005E090B">
              <w:rPr>
                <w:rStyle w:val="Hyperlink"/>
                <w:noProof/>
              </w:rPr>
              <w:fldChar w:fldCharType="separate"/>
            </w:r>
          </w:del>
          <w:ins w:id="526" w:author="David Conklin" w:date="2020-11-20T11:30:00Z">
            <w:r w:rsidR="00D9019C">
              <w:rPr>
                <w:rStyle w:val="Hyperlink"/>
                <w:b/>
                <w:bCs/>
                <w:noProof/>
              </w:rPr>
              <w:t>Error! Hyperlink reference not valid.</w:t>
            </w:r>
          </w:ins>
          <w:del w:id="527" w:author="David Conklin" w:date="2020-11-18T14:49:00Z">
            <w:r w:rsidRPr="00FC70A4" w:rsidDel="005E090B">
              <w:rPr>
                <w:rStyle w:val="Hyperlink"/>
                <w:noProof/>
              </w:rPr>
              <w:delText>Directory structure and file names</w:delText>
            </w:r>
            <w:r w:rsidDel="005E090B">
              <w:rPr>
                <w:noProof/>
                <w:webHidden/>
              </w:rPr>
              <w:tab/>
            </w:r>
            <w:r w:rsidDel="005E090B">
              <w:rPr>
                <w:noProof/>
                <w:webHidden/>
              </w:rPr>
              <w:fldChar w:fldCharType="begin"/>
            </w:r>
            <w:r w:rsidDel="005E090B">
              <w:rPr>
                <w:noProof/>
                <w:webHidden/>
              </w:rPr>
              <w:delInstrText xml:space="preserve"> PAGEREF _Toc56579875 \h </w:delInstrText>
            </w:r>
            <w:r w:rsidDel="005E090B">
              <w:rPr>
                <w:noProof/>
                <w:webHidden/>
              </w:rPr>
            </w:r>
            <w:r w:rsidDel="005E090B">
              <w:rPr>
                <w:noProof/>
                <w:webHidden/>
              </w:rPr>
              <w:fldChar w:fldCharType="separate"/>
            </w:r>
          </w:del>
          <w:del w:id="528" w:author="David Conklin" w:date="2020-11-18T09:03:00Z">
            <w:r w:rsidDel="005875B4">
              <w:rPr>
                <w:noProof/>
                <w:webHidden/>
              </w:rPr>
              <w:delText>46</w:delText>
            </w:r>
          </w:del>
          <w:del w:id="529" w:author="David Conklin" w:date="2020-11-18T14:49:00Z">
            <w:r w:rsidDel="005E090B">
              <w:rPr>
                <w:noProof/>
                <w:webHidden/>
              </w:rPr>
              <w:fldChar w:fldCharType="end"/>
            </w:r>
            <w:r w:rsidRPr="00FC70A4" w:rsidDel="005E090B">
              <w:rPr>
                <w:rStyle w:val="Hyperlink"/>
                <w:noProof/>
              </w:rPr>
              <w:fldChar w:fldCharType="end"/>
            </w:r>
          </w:del>
        </w:p>
        <w:p w14:paraId="299C01F6" w14:textId="2C97FAF0" w:rsidR="006636CC" w:rsidDel="005E090B" w:rsidRDefault="006636CC">
          <w:pPr>
            <w:pStyle w:val="TOC1"/>
            <w:tabs>
              <w:tab w:val="right" w:leader="dot" w:pos="9350"/>
            </w:tabs>
            <w:rPr>
              <w:del w:id="530" w:author="David Conklin" w:date="2020-11-18T14:49:00Z"/>
              <w:rFonts w:eastAsiaTheme="minorEastAsia"/>
              <w:noProof/>
            </w:rPr>
          </w:pPr>
          <w:del w:id="531"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"_Toc56579876"</w:delInstrText>
            </w:r>
            <w:r w:rsidRPr="00FC70A4" w:rsidDel="005E090B">
              <w:rPr>
                <w:rStyle w:val="Hyperlink"/>
                <w:noProof/>
              </w:rPr>
              <w:delInstrText xml:space="preserve"> </w:delInstrText>
            </w:r>
            <w:r w:rsidRPr="00FC70A4" w:rsidDel="005E090B">
              <w:rPr>
                <w:rStyle w:val="Hyperlink"/>
                <w:noProof/>
              </w:rPr>
              <w:fldChar w:fldCharType="separate"/>
            </w:r>
          </w:del>
          <w:ins w:id="532" w:author="David Conklin" w:date="2020-11-20T11:30:00Z">
            <w:r w:rsidR="00D9019C">
              <w:rPr>
                <w:rStyle w:val="Hyperlink"/>
                <w:b/>
                <w:bCs/>
                <w:noProof/>
              </w:rPr>
              <w:t>Error! Hyperlink reference not valid.</w:t>
            </w:r>
          </w:ins>
          <w:del w:id="533" w:author="David Conklin" w:date="2020-11-18T14:49:00Z">
            <w:r w:rsidRPr="00FC70A4" w:rsidDel="005E090B">
              <w:rPr>
                <w:rStyle w:val="Hyperlink"/>
                <w:noProof/>
              </w:rPr>
              <w:delText>Release Log</w:delText>
            </w:r>
            <w:r w:rsidDel="005E090B">
              <w:rPr>
                <w:noProof/>
                <w:webHidden/>
              </w:rPr>
              <w:tab/>
            </w:r>
            <w:r w:rsidDel="005E090B">
              <w:rPr>
                <w:noProof/>
                <w:webHidden/>
              </w:rPr>
              <w:fldChar w:fldCharType="begin"/>
            </w:r>
            <w:r w:rsidDel="005E090B">
              <w:rPr>
                <w:noProof/>
                <w:webHidden/>
              </w:rPr>
              <w:delInstrText xml:space="preserve"> PAGEREF _Toc56579876 \h </w:delInstrText>
            </w:r>
            <w:r w:rsidDel="005E090B">
              <w:rPr>
                <w:noProof/>
                <w:webHidden/>
              </w:rPr>
            </w:r>
            <w:r w:rsidDel="005E090B">
              <w:rPr>
                <w:noProof/>
                <w:webHidden/>
              </w:rPr>
              <w:fldChar w:fldCharType="separate"/>
            </w:r>
          </w:del>
          <w:del w:id="534" w:author="David Conklin" w:date="2020-11-18T09:03:00Z">
            <w:r w:rsidDel="005875B4">
              <w:rPr>
                <w:noProof/>
                <w:webHidden/>
              </w:rPr>
              <w:delText>47</w:delText>
            </w:r>
          </w:del>
          <w:del w:id="535" w:author="David Conklin" w:date="2020-11-18T14:49:00Z">
            <w:r w:rsidDel="005E090B">
              <w:rPr>
                <w:noProof/>
                <w:webHidden/>
              </w:rPr>
              <w:fldChar w:fldCharType="end"/>
            </w:r>
            <w:r w:rsidRPr="00FC70A4" w:rsidDel="005E090B">
              <w:rPr>
                <w:rStyle w:val="Hyperlink"/>
                <w:noProof/>
              </w:rPr>
              <w:fldChar w:fldCharType="end"/>
            </w:r>
          </w:del>
        </w:p>
        <w:p w14:paraId="61040957" w14:textId="77A6B5DC" w:rsidR="006636CC" w:rsidDel="005E090B" w:rsidRDefault="006636CC">
          <w:pPr>
            <w:pStyle w:val="TOC1"/>
            <w:tabs>
              <w:tab w:val="right" w:leader="dot" w:pos="9350"/>
            </w:tabs>
            <w:rPr>
              <w:del w:id="536" w:author="David Conklin" w:date="2020-11-18T14:49:00Z"/>
              <w:rFonts w:eastAsiaTheme="minorEastAsia"/>
              <w:noProof/>
            </w:rPr>
          </w:pPr>
          <w:del w:id="537"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"_Toc56579877"</w:delInstrText>
            </w:r>
            <w:r w:rsidRPr="00FC70A4" w:rsidDel="005E090B">
              <w:rPr>
                <w:rStyle w:val="Hyperlink"/>
                <w:noProof/>
              </w:rPr>
              <w:delInstrText xml:space="preserve"> </w:delInstrText>
            </w:r>
            <w:r w:rsidRPr="00FC70A4" w:rsidDel="005E090B">
              <w:rPr>
                <w:rStyle w:val="Hyperlink"/>
                <w:noProof/>
              </w:rPr>
              <w:fldChar w:fldCharType="separate"/>
            </w:r>
          </w:del>
          <w:ins w:id="538" w:author="David Conklin" w:date="2020-11-20T11:30:00Z">
            <w:r w:rsidR="00D9019C">
              <w:rPr>
                <w:rStyle w:val="Hyperlink"/>
                <w:b/>
                <w:bCs/>
                <w:noProof/>
              </w:rPr>
              <w:t>Error! Hyperlink reference not valid.</w:t>
            </w:r>
          </w:ins>
          <w:del w:id="539" w:author="David Conklin" w:date="2020-11-18T14:49:00Z">
            <w:r w:rsidRPr="00FC70A4" w:rsidDel="005E090B">
              <w:rPr>
                <w:rStyle w:val="Hyperlink"/>
                <w:noProof/>
              </w:rPr>
              <w:delText>References</w:delText>
            </w:r>
            <w:r w:rsidDel="005E090B">
              <w:rPr>
                <w:noProof/>
                <w:webHidden/>
              </w:rPr>
              <w:tab/>
            </w:r>
            <w:r w:rsidDel="005E090B">
              <w:rPr>
                <w:noProof/>
                <w:webHidden/>
              </w:rPr>
              <w:fldChar w:fldCharType="begin"/>
            </w:r>
            <w:r w:rsidDel="005E090B">
              <w:rPr>
                <w:noProof/>
                <w:webHidden/>
              </w:rPr>
              <w:delInstrText xml:space="preserve"> PAGEREF _Toc56579877 \h </w:delInstrText>
            </w:r>
            <w:r w:rsidDel="005E090B">
              <w:rPr>
                <w:noProof/>
                <w:webHidden/>
              </w:rPr>
            </w:r>
            <w:r w:rsidDel="005E090B">
              <w:rPr>
                <w:noProof/>
                <w:webHidden/>
              </w:rPr>
              <w:fldChar w:fldCharType="separate"/>
            </w:r>
          </w:del>
          <w:del w:id="540" w:author="David Conklin" w:date="2020-11-18T09:03:00Z">
            <w:r w:rsidDel="005875B4">
              <w:rPr>
                <w:noProof/>
                <w:webHidden/>
              </w:rPr>
              <w:delText>49</w:delText>
            </w:r>
          </w:del>
          <w:del w:id="541" w:author="David Conklin" w:date="2020-11-18T14:49:00Z">
            <w:r w:rsidDel="005E090B">
              <w:rPr>
                <w:noProof/>
                <w:webHidden/>
              </w:rPr>
              <w:fldChar w:fldCharType="end"/>
            </w:r>
            <w:r w:rsidRPr="00FC70A4" w:rsidDel="005E090B">
              <w:rPr>
                <w:rStyle w:val="Hyperlink"/>
                <w:noProof/>
              </w:rPr>
              <w:fldChar w:fldCharType="end"/>
            </w:r>
          </w:del>
        </w:p>
        <w:p w14:paraId="72E739AD" w14:textId="5B5F51B9" w:rsidR="006636CC" w:rsidDel="005E090B" w:rsidRDefault="006636CC">
          <w:pPr>
            <w:pStyle w:val="TOC1"/>
            <w:tabs>
              <w:tab w:val="right" w:leader="dot" w:pos="9350"/>
            </w:tabs>
            <w:rPr>
              <w:del w:id="542" w:author="David Conklin" w:date="2020-11-18T14:49:00Z"/>
              <w:rFonts w:eastAsiaTheme="minorEastAsia"/>
              <w:noProof/>
            </w:rPr>
          </w:pPr>
          <w:del w:id="543"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"_Toc56579878"</w:delInstrText>
            </w:r>
            <w:r w:rsidRPr="00FC70A4" w:rsidDel="005E090B">
              <w:rPr>
                <w:rStyle w:val="Hyperlink"/>
                <w:noProof/>
              </w:rPr>
              <w:delInstrText xml:space="preserve"> </w:delInstrText>
            </w:r>
            <w:r w:rsidRPr="00FC70A4" w:rsidDel="005E090B">
              <w:rPr>
                <w:rStyle w:val="Hyperlink"/>
                <w:noProof/>
              </w:rPr>
              <w:fldChar w:fldCharType="separate"/>
            </w:r>
          </w:del>
          <w:ins w:id="544" w:author="David Conklin" w:date="2020-11-20T11:30:00Z">
            <w:r w:rsidR="00D9019C">
              <w:rPr>
                <w:rStyle w:val="Hyperlink"/>
                <w:b/>
                <w:bCs/>
                <w:noProof/>
              </w:rPr>
              <w:t>Error! Hyperlink reference not valid.</w:t>
            </w:r>
          </w:ins>
          <w:del w:id="545" w:author="David Conklin" w:date="2020-11-18T14:49:00Z">
            <w:r w:rsidRPr="00FC70A4" w:rsidDel="005E090B">
              <w:rPr>
                <w:rStyle w:val="Hyperlink"/>
                <w:noProof/>
              </w:rPr>
              <w:delText>Acronyms and Abbreviations</w:delText>
            </w:r>
            <w:r w:rsidDel="005E090B">
              <w:rPr>
                <w:noProof/>
                <w:webHidden/>
              </w:rPr>
              <w:tab/>
            </w:r>
            <w:r w:rsidDel="005E090B">
              <w:rPr>
                <w:noProof/>
                <w:webHidden/>
              </w:rPr>
              <w:fldChar w:fldCharType="begin"/>
            </w:r>
            <w:r w:rsidDel="005E090B">
              <w:rPr>
                <w:noProof/>
                <w:webHidden/>
              </w:rPr>
              <w:delInstrText xml:space="preserve"> PAGEREF _Toc56579878 \h </w:delInstrText>
            </w:r>
            <w:r w:rsidDel="005E090B">
              <w:rPr>
                <w:noProof/>
                <w:webHidden/>
              </w:rPr>
            </w:r>
            <w:r w:rsidDel="005E090B">
              <w:rPr>
                <w:noProof/>
                <w:webHidden/>
              </w:rPr>
              <w:fldChar w:fldCharType="separate"/>
            </w:r>
          </w:del>
          <w:del w:id="546" w:author="David Conklin" w:date="2020-11-18T09:03:00Z">
            <w:r w:rsidDel="005875B4">
              <w:rPr>
                <w:noProof/>
                <w:webHidden/>
              </w:rPr>
              <w:delText>50</w:delText>
            </w:r>
          </w:del>
          <w:del w:id="547" w:author="David Conklin" w:date="2020-11-18T14:49:00Z">
            <w:r w:rsidDel="005E090B">
              <w:rPr>
                <w:noProof/>
                <w:webHidden/>
              </w:rPr>
              <w:fldChar w:fldCharType="end"/>
            </w:r>
            <w:r w:rsidRPr="00FC70A4" w:rsidDel="005E090B">
              <w:rPr>
                <w:rStyle w:val="Hyperlink"/>
                <w:noProof/>
              </w:rPr>
              <w:fldChar w:fldCharType="end"/>
            </w:r>
          </w:del>
        </w:p>
        <w:p w14:paraId="6C3F07DA" w14:textId="5458C4DD" w:rsidR="006636CC" w:rsidRDefault="006636CC">
          <w:pPr>
            <w:rPr>
              <w:ins w:id="548" w:author="David Conklin" w:date="2020-11-18T08:15:00Z"/>
            </w:rPr>
          </w:pPr>
          <w:ins w:id="549" w:author="David Conklin" w:date="2020-11-18T08:15:00Z">
            <w:r>
              <w:rPr>
                <w:b/>
                <w:bCs/>
                <w:noProof/>
              </w:rPr>
              <w:fldChar w:fldCharType="end"/>
            </w:r>
          </w:ins>
        </w:p>
        <w:customXmlInsRangeStart w:id="550" w:author="David Conklin" w:date="2020-11-18T08:15:00Z"/>
      </w:sdtContent>
    </w:sdt>
    <w:customXmlInsRangeEnd w:id="550"/>
    <w:p w14:paraId="2D6C9C08" w14:textId="01EEEC58" w:rsidR="004A0118" w:rsidDel="0031526F" w:rsidRDefault="00A928D9">
      <w:pPr>
        <w:rPr>
          <w:del w:id="551" w:author="David Conklin" w:date="2020-11-09T05:44:00Z"/>
          <w:rStyle w:val="Hyperlink"/>
          <w:color w:val="auto"/>
          <w:u w:val="none"/>
        </w:rPr>
      </w:pPr>
      <w:del w:id="552" w:author="David Conklin" w:date="2020-11-09T15:27:00Z">
        <w:r w:rsidRPr="00A8214A" w:rsidDel="009F139C">
          <w:rPr>
            <w:rStyle w:val="Hyperlink"/>
            <w:color w:val="auto"/>
            <w:u w:val="none"/>
          </w:rPr>
          <w:delText xml:space="preserve">- </w:delText>
        </w:r>
      </w:del>
      <w:del w:id="553" w:author="David Conklin" w:date="2020-11-09T05:44:00Z">
        <w:r w:rsidR="006A13B7" w:rsidDel="0031526F">
          <w:rPr>
            <w:rStyle w:val="Hyperlink"/>
            <w:color w:val="auto"/>
            <w:u w:val="none"/>
          </w:rPr>
          <w:delText>Added detail to the “Estimating the rate of flow in a stream reach” section, and renamed it as “Estimating the rate of flow and surface area of a stream reach”.</w:delText>
        </w:r>
      </w:del>
    </w:p>
    <w:p w14:paraId="53A391EE" w14:textId="6512A4B7" w:rsidR="00FB6831" w:rsidRPr="00A8214A" w:rsidDel="009F139C" w:rsidRDefault="00FB6831" w:rsidP="00286383">
      <w:pPr>
        <w:rPr>
          <w:del w:id="554" w:author="David Conklin" w:date="2020-11-09T15:27:00Z"/>
          <w:rStyle w:val="Hyperlink"/>
          <w:color w:val="auto"/>
          <w:u w:val="none"/>
        </w:rPr>
      </w:pPr>
      <w:del w:id="555" w:author="David Conklin" w:date="2020-11-09T05:44:00Z">
        <w:r w:rsidDel="0031526F">
          <w:rPr>
            <w:rStyle w:val="Hyperlink"/>
            <w:color w:val="auto"/>
            <w:u w:val="none"/>
          </w:rPr>
          <w:delText xml:space="preserve">- Log entry for </w:delText>
        </w:r>
        <w:r w:rsidDel="0031526F">
          <w:delText>CW3M_Installer_McKenzie_0.4.0.exe, which includes the first draft of stream temperature code based on HeatSource 7.0.</w:delText>
        </w:r>
      </w:del>
    </w:p>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0133FC75" w14:textId="2194819A" w:rsidR="006A13B7"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53219833" w:history="1">
        <w:r w:rsidR="006A13B7" w:rsidRPr="0096697D">
          <w:rPr>
            <w:rStyle w:val="Hyperlink"/>
            <w:noProof/>
          </w:rPr>
          <w:t>Figure 1. Willamette River basin study area; embedded study areas are colored other than gray.  The 2 lighter blues together make up the upper Willamette basin study area.</w:t>
        </w:r>
        <w:r w:rsidR="006A13B7">
          <w:rPr>
            <w:noProof/>
            <w:webHidden/>
          </w:rPr>
          <w:tab/>
        </w:r>
        <w:r w:rsidR="006A13B7">
          <w:rPr>
            <w:noProof/>
            <w:webHidden/>
          </w:rPr>
          <w:fldChar w:fldCharType="begin"/>
        </w:r>
        <w:r w:rsidR="006A13B7">
          <w:rPr>
            <w:noProof/>
            <w:webHidden/>
          </w:rPr>
          <w:instrText xml:space="preserve"> PAGEREF _Toc53219833 \h </w:instrText>
        </w:r>
        <w:r w:rsidR="006A13B7">
          <w:rPr>
            <w:noProof/>
            <w:webHidden/>
          </w:rPr>
        </w:r>
        <w:r w:rsidR="006A13B7">
          <w:rPr>
            <w:noProof/>
            <w:webHidden/>
          </w:rPr>
          <w:fldChar w:fldCharType="separate"/>
        </w:r>
        <w:r w:rsidR="00F90C07">
          <w:rPr>
            <w:noProof/>
            <w:webHidden/>
          </w:rPr>
          <w:t>7</w:t>
        </w:r>
        <w:r w:rsidR="006A13B7">
          <w:rPr>
            <w:noProof/>
            <w:webHidden/>
          </w:rPr>
          <w:fldChar w:fldCharType="end"/>
        </w:r>
      </w:hyperlink>
    </w:p>
    <w:p w14:paraId="4268C92E" w14:textId="08A75BF3" w:rsidR="006A13B7" w:rsidRDefault="00B36A50">
      <w:pPr>
        <w:pStyle w:val="TableofFigures"/>
        <w:tabs>
          <w:tab w:val="right" w:leader="dot" w:pos="9350"/>
        </w:tabs>
        <w:rPr>
          <w:rFonts w:eastAsiaTheme="minorEastAsia"/>
          <w:noProof/>
        </w:rPr>
      </w:pPr>
      <w:hyperlink w:anchor="_Toc53219834" w:history="1">
        <w:r w:rsidR="006A13B7" w:rsidRPr="0096697D">
          <w:rPr>
            <w:rStyle w:val="Hyperlink"/>
            <w:noProof/>
          </w:rPr>
          <w:t>Figure 2. Tualatin basin study area; Chicken Creek watershed is highlighted.</w:t>
        </w:r>
        <w:r w:rsidR="006A13B7">
          <w:rPr>
            <w:noProof/>
            <w:webHidden/>
          </w:rPr>
          <w:tab/>
        </w:r>
        <w:r w:rsidR="006A13B7">
          <w:rPr>
            <w:noProof/>
            <w:webHidden/>
          </w:rPr>
          <w:fldChar w:fldCharType="begin"/>
        </w:r>
        <w:r w:rsidR="006A13B7">
          <w:rPr>
            <w:noProof/>
            <w:webHidden/>
          </w:rPr>
          <w:instrText xml:space="preserve"> PAGEREF _Toc53219834 \h </w:instrText>
        </w:r>
        <w:r w:rsidR="006A13B7">
          <w:rPr>
            <w:noProof/>
            <w:webHidden/>
          </w:rPr>
        </w:r>
        <w:r w:rsidR="006A13B7">
          <w:rPr>
            <w:noProof/>
            <w:webHidden/>
          </w:rPr>
          <w:fldChar w:fldCharType="separate"/>
        </w:r>
        <w:r w:rsidR="00F90C07">
          <w:rPr>
            <w:noProof/>
            <w:webHidden/>
          </w:rPr>
          <w:t>8</w:t>
        </w:r>
        <w:r w:rsidR="006A13B7">
          <w:rPr>
            <w:noProof/>
            <w:webHidden/>
          </w:rPr>
          <w:fldChar w:fldCharType="end"/>
        </w:r>
      </w:hyperlink>
    </w:p>
    <w:p w14:paraId="48FAB7CA" w14:textId="065D48D9" w:rsidR="006A13B7" w:rsidRDefault="00B36A50">
      <w:pPr>
        <w:pStyle w:val="TableofFigures"/>
        <w:tabs>
          <w:tab w:val="right" w:leader="dot" w:pos="9350"/>
        </w:tabs>
        <w:rPr>
          <w:rFonts w:eastAsiaTheme="minorEastAsia"/>
          <w:noProof/>
        </w:rPr>
      </w:pPr>
      <w:hyperlink w:anchor="_Toc53219835" w:history="1">
        <w:r w:rsidR="006A13B7" w:rsidRPr="0096697D">
          <w:rPr>
            <w:rStyle w:val="Hyperlink"/>
            <w:noProof/>
          </w:rPr>
          <w:t>Figure 3. North Santiam watershed study area.</w:t>
        </w:r>
        <w:r w:rsidR="006A13B7">
          <w:rPr>
            <w:noProof/>
            <w:webHidden/>
          </w:rPr>
          <w:tab/>
        </w:r>
        <w:r w:rsidR="006A13B7">
          <w:rPr>
            <w:noProof/>
            <w:webHidden/>
          </w:rPr>
          <w:fldChar w:fldCharType="begin"/>
        </w:r>
        <w:r w:rsidR="006A13B7">
          <w:rPr>
            <w:noProof/>
            <w:webHidden/>
          </w:rPr>
          <w:instrText xml:space="preserve"> PAGEREF _Toc53219835 \h </w:instrText>
        </w:r>
        <w:r w:rsidR="006A13B7">
          <w:rPr>
            <w:noProof/>
            <w:webHidden/>
          </w:rPr>
        </w:r>
        <w:r w:rsidR="006A13B7">
          <w:rPr>
            <w:noProof/>
            <w:webHidden/>
          </w:rPr>
          <w:fldChar w:fldCharType="separate"/>
        </w:r>
        <w:r w:rsidR="00F90C07">
          <w:rPr>
            <w:noProof/>
            <w:webHidden/>
          </w:rPr>
          <w:t>9</w:t>
        </w:r>
        <w:r w:rsidR="006A13B7">
          <w:rPr>
            <w:noProof/>
            <w:webHidden/>
          </w:rPr>
          <w:fldChar w:fldCharType="end"/>
        </w:r>
      </w:hyperlink>
    </w:p>
    <w:p w14:paraId="556989A9" w14:textId="45BFEDEF" w:rsidR="006A13B7" w:rsidRDefault="00B36A50">
      <w:pPr>
        <w:pStyle w:val="TableofFigures"/>
        <w:tabs>
          <w:tab w:val="right" w:leader="dot" w:pos="9350"/>
        </w:tabs>
        <w:rPr>
          <w:rFonts w:eastAsiaTheme="minorEastAsia"/>
          <w:noProof/>
        </w:rPr>
      </w:pPr>
      <w:hyperlink w:anchor="_Toc53219836" w:history="1">
        <w:r w:rsidR="006A13B7" w:rsidRPr="0096697D">
          <w:rPr>
            <w:rStyle w:val="Hyperlink"/>
            <w:noProof/>
          </w:rPr>
          <w:t>Figure 4. Upper Willamette study area.</w:t>
        </w:r>
        <w:r w:rsidR="006A13B7">
          <w:rPr>
            <w:noProof/>
            <w:webHidden/>
          </w:rPr>
          <w:tab/>
        </w:r>
        <w:r w:rsidR="006A13B7">
          <w:rPr>
            <w:noProof/>
            <w:webHidden/>
          </w:rPr>
          <w:fldChar w:fldCharType="begin"/>
        </w:r>
        <w:r w:rsidR="006A13B7">
          <w:rPr>
            <w:noProof/>
            <w:webHidden/>
          </w:rPr>
          <w:instrText xml:space="preserve"> PAGEREF _Toc53219836 \h </w:instrText>
        </w:r>
        <w:r w:rsidR="006A13B7">
          <w:rPr>
            <w:noProof/>
            <w:webHidden/>
          </w:rPr>
        </w:r>
        <w:r w:rsidR="006A13B7">
          <w:rPr>
            <w:noProof/>
            <w:webHidden/>
          </w:rPr>
          <w:fldChar w:fldCharType="separate"/>
        </w:r>
        <w:r w:rsidR="00F90C07">
          <w:rPr>
            <w:noProof/>
            <w:webHidden/>
          </w:rPr>
          <w:t>10</w:t>
        </w:r>
        <w:r w:rsidR="006A13B7">
          <w:rPr>
            <w:noProof/>
            <w:webHidden/>
          </w:rPr>
          <w:fldChar w:fldCharType="end"/>
        </w:r>
      </w:hyperlink>
    </w:p>
    <w:p w14:paraId="4CD30AF6" w14:textId="7B785C6C" w:rsidR="006A13B7" w:rsidRDefault="00B36A50">
      <w:pPr>
        <w:pStyle w:val="TableofFigures"/>
        <w:tabs>
          <w:tab w:val="right" w:leader="dot" w:pos="9350"/>
        </w:tabs>
        <w:rPr>
          <w:rFonts w:eastAsiaTheme="minorEastAsia"/>
          <w:noProof/>
        </w:rPr>
      </w:pPr>
      <w:hyperlink w:anchor="_Toc53219837" w:history="1">
        <w:r w:rsidR="006A13B7" w:rsidRPr="0096697D">
          <w:rPr>
            <w:rStyle w:val="Hyperlink"/>
            <w:noProof/>
          </w:rPr>
          <w:t>Figure 5. Chicken Creek watershed study area.</w:t>
        </w:r>
        <w:r w:rsidR="006A13B7">
          <w:rPr>
            <w:noProof/>
            <w:webHidden/>
          </w:rPr>
          <w:tab/>
        </w:r>
        <w:r w:rsidR="006A13B7">
          <w:rPr>
            <w:noProof/>
            <w:webHidden/>
          </w:rPr>
          <w:fldChar w:fldCharType="begin"/>
        </w:r>
        <w:r w:rsidR="006A13B7">
          <w:rPr>
            <w:noProof/>
            <w:webHidden/>
          </w:rPr>
          <w:instrText xml:space="preserve"> PAGEREF _Toc53219837 \h </w:instrText>
        </w:r>
        <w:r w:rsidR="006A13B7">
          <w:rPr>
            <w:noProof/>
            <w:webHidden/>
          </w:rPr>
        </w:r>
        <w:r w:rsidR="006A13B7">
          <w:rPr>
            <w:noProof/>
            <w:webHidden/>
          </w:rPr>
          <w:fldChar w:fldCharType="separate"/>
        </w:r>
        <w:r w:rsidR="00F90C07">
          <w:rPr>
            <w:noProof/>
            <w:webHidden/>
          </w:rPr>
          <w:t>11</w:t>
        </w:r>
        <w:r w:rsidR="006A13B7">
          <w:rPr>
            <w:noProof/>
            <w:webHidden/>
          </w:rPr>
          <w:fldChar w:fldCharType="end"/>
        </w:r>
      </w:hyperlink>
    </w:p>
    <w:p w14:paraId="57584ECA" w14:textId="38B6C51C" w:rsidR="006A13B7" w:rsidRDefault="006636CC">
      <w:pPr>
        <w:pStyle w:val="TableofFigures"/>
        <w:tabs>
          <w:tab w:val="right" w:leader="dot" w:pos="9350"/>
        </w:tabs>
        <w:rPr>
          <w:rFonts w:eastAsiaTheme="minorEastAsia"/>
          <w:noProof/>
        </w:rPr>
      </w:pPr>
      <w:r>
        <w:fldChar w:fldCharType="begin"/>
      </w:r>
      <w:r>
        <w:instrText xml:space="preserve"> HYPERLINK \l "_Toc53219838" </w:instrText>
      </w:r>
      <w:r>
        <w:fldChar w:fldCharType="separate"/>
      </w:r>
      <w:r w:rsidR="006A13B7" w:rsidRPr="0096697D">
        <w:rPr>
          <w:rStyle w:val="Hyperlink"/>
          <w:noProof/>
        </w:rPr>
        <w:t>Figure 6. Instream water rights in the North Santiam watershed</w:t>
      </w:r>
      <w:r w:rsidR="006A13B7">
        <w:rPr>
          <w:noProof/>
          <w:webHidden/>
        </w:rPr>
        <w:tab/>
      </w:r>
      <w:r w:rsidR="006A13B7">
        <w:rPr>
          <w:noProof/>
          <w:webHidden/>
        </w:rPr>
        <w:fldChar w:fldCharType="begin"/>
      </w:r>
      <w:r w:rsidR="006A13B7">
        <w:rPr>
          <w:noProof/>
          <w:webHidden/>
        </w:rPr>
        <w:instrText xml:space="preserve"> PAGEREF _Toc53219838 \h </w:instrText>
      </w:r>
      <w:r w:rsidR="006A13B7">
        <w:rPr>
          <w:noProof/>
          <w:webHidden/>
        </w:rPr>
      </w:r>
      <w:r w:rsidR="006A13B7">
        <w:rPr>
          <w:noProof/>
          <w:webHidden/>
        </w:rPr>
        <w:fldChar w:fldCharType="separate"/>
      </w:r>
      <w:ins w:id="556" w:author="David Conklin" w:date="2020-11-18T12:16:00Z">
        <w:r w:rsidR="00F90C07">
          <w:rPr>
            <w:noProof/>
            <w:webHidden/>
          </w:rPr>
          <w:t>29</w:t>
        </w:r>
      </w:ins>
      <w:del w:id="557" w:author="David Conklin" w:date="2020-11-18T09:03:00Z">
        <w:r w:rsidR="00286383" w:rsidDel="005875B4">
          <w:rPr>
            <w:noProof/>
            <w:webHidden/>
          </w:rPr>
          <w:delText>27</w:delText>
        </w:r>
      </w:del>
      <w:r w:rsidR="006A13B7">
        <w:rPr>
          <w:noProof/>
          <w:webHidden/>
        </w:rPr>
        <w:fldChar w:fldCharType="end"/>
      </w:r>
      <w:r>
        <w:rPr>
          <w:noProof/>
        </w:rPr>
        <w:fldChar w:fldCharType="end"/>
      </w:r>
    </w:p>
    <w:p w14:paraId="71D389E6" w14:textId="6AE12349" w:rsidR="006A13B7" w:rsidRDefault="006636CC">
      <w:pPr>
        <w:pStyle w:val="TableofFigures"/>
        <w:tabs>
          <w:tab w:val="right" w:leader="dot" w:pos="9350"/>
        </w:tabs>
        <w:rPr>
          <w:rFonts w:eastAsiaTheme="minorEastAsia"/>
          <w:noProof/>
        </w:rPr>
      </w:pPr>
      <w:r>
        <w:fldChar w:fldCharType="begin"/>
      </w:r>
      <w:r>
        <w:instrText xml:space="preserve"> HYPERLINK \l "_Toc53219839" </w:instrText>
      </w:r>
      <w:r>
        <w:fldChar w:fldCharType="separate"/>
      </w:r>
      <w:r w:rsidR="006A13B7" w:rsidRPr="0096697D">
        <w:rPr>
          <w:rStyle w:val="Hyperlink"/>
          <w:noProof/>
        </w:rPr>
        <w:t>Figure 7. McKenzie basin in CW3M screen capture</w:t>
      </w:r>
      <w:r w:rsidR="006A13B7">
        <w:rPr>
          <w:noProof/>
          <w:webHidden/>
        </w:rPr>
        <w:tab/>
      </w:r>
      <w:r w:rsidR="006A13B7">
        <w:rPr>
          <w:noProof/>
          <w:webHidden/>
        </w:rPr>
        <w:fldChar w:fldCharType="begin"/>
      </w:r>
      <w:r w:rsidR="006A13B7">
        <w:rPr>
          <w:noProof/>
          <w:webHidden/>
        </w:rPr>
        <w:instrText xml:space="preserve"> PAGEREF _Toc53219839 \h </w:instrText>
      </w:r>
      <w:r w:rsidR="006A13B7">
        <w:rPr>
          <w:noProof/>
          <w:webHidden/>
        </w:rPr>
      </w:r>
      <w:r w:rsidR="006A13B7">
        <w:rPr>
          <w:noProof/>
          <w:webHidden/>
        </w:rPr>
        <w:fldChar w:fldCharType="separate"/>
      </w:r>
      <w:ins w:id="558" w:author="David Conklin" w:date="2020-11-18T12:16:00Z">
        <w:r w:rsidR="00F90C07">
          <w:rPr>
            <w:noProof/>
            <w:webHidden/>
          </w:rPr>
          <w:t>31</w:t>
        </w:r>
      </w:ins>
      <w:del w:id="559" w:author="David Conklin" w:date="2020-11-18T09:03:00Z">
        <w:r w:rsidR="00286383" w:rsidDel="005875B4">
          <w:rPr>
            <w:noProof/>
            <w:webHidden/>
          </w:rPr>
          <w:delText>29</w:delText>
        </w:r>
      </w:del>
      <w:r w:rsidR="006A13B7">
        <w:rPr>
          <w:noProof/>
          <w:webHidden/>
        </w:rPr>
        <w:fldChar w:fldCharType="end"/>
      </w:r>
      <w:r>
        <w:rPr>
          <w:noProof/>
        </w:rPr>
        <w:fldChar w:fldCharType="end"/>
      </w:r>
    </w:p>
    <w:p w14:paraId="5B5E39AF" w14:textId="3AFD053C" w:rsidR="006A13B7" w:rsidRDefault="00286383">
      <w:pPr>
        <w:pStyle w:val="TableofFigures"/>
        <w:tabs>
          <w:tab w:val="right" w:leader="dot" w:pos="9350"/>
        </w:tabs>
        <w:rPr>
          <w:rFonts w:eastAsiaTheme="minorEastAsia"/>
          <w:noProof/>
        </w:rPr>
      </w:pPr>
      <w:r>
        <w:fldChar w:fldCharType="begin"/>
      </w:r>
      <w:r>
        <w:instrText xml:space="preserve"> HYPERLINK \l "_Toc53219840" </w:instrText>
      </w:r>
      <w:r>
        <w:fldChar w:fldCharType="separate"/>
      </w:r>
      <w:r w:rsidR="006A13B7" w:rsidRPr="0096697D">
        <w:rPr>
          <w:rStyle w:val="Hyperlink"/>
          <w:noProof/>
        </w:rPr>
        <w:t>Figure 8. Wetlands in the lower McKenzie basin, with their WETL_ID attribute values</w:t>
      </w:r>
      <w:r w:rsidR="006A13B7">
        <w:rPr>
          <w:noProof/>
          <w:webHidden/>
        </w:rPr>
        <w:tab/>
      </w:r>
      <w:r w:rsidR="006A13B7">
        <w:rPr>
          <w:noProof/>
          <w:webHidden/>
        </w:rPr>
        <w:fldChar w:fldCharType="begin"/>
      </w:r>
      <w:r w:rsidR="006A13B7">
        <w:rPr>
          <w:noProof/>
          <w:webHidden/>
        </w:rPr>
        <w:instrText xml:space="preserve"> PAGEREF _Toc53219840 \h </w:instrText>
      </w:r>
      <w:r w:rsidR="006A13B7">
        <w:rPr>
          <w:noProof/>
          <w:webHidden/>
        </w:rPr>
      </w:r>
      <w:r w:rsidR="006A13B7">
        <w:rPr>
          <w:noProof/>
          <w:webHidden/>
        </w:rPr>
        <w:fldChar w:fldCharType="separate"/>
      </w:r>
      <w:ins w:id="560" w:author="David Conklin" w:date="2020-11-18T12:16:00Z">
        <w:r w:rsidR="00F90C07">
          <w:rPr>
            <w:noProof/>
            <w:webHidden/>
          </w:rPr>
          <w:t>32</w:t>
        </w:r>
      </w:ins>
      <w:del w:id="561" w:author="David Conklin" w:date="2020-11-09T07:32:00Z">
        <w:r w:rsidR="006A13B7" w:rsidDel="00286383">
          <w:rPr>
            <w:noProof/>
            <w:webHidden/>
          </w:rPr>
          <w:delText>29</w:delText>
        </w:r>
      </w:del>
      <w:r w:rsidR="006A13B7">
        <w:rPr>
          <w:noProof/>
          <w:webHidden/>
        </w:rPr>
        <w:fldChar w:fldCharType="end"/>
      </w:r>
      <w:r>
        <w:rPr>
          <w:noProof/>
        </w:rPr>
        <w:fldChar w:fldCharType="end"/>
      </w:r>
    </w:p>
    <w:p w14:paraId="48D7D59A" w14:textId="05D183FD" w:rsidR="006A13B7" w:rsidRDefault="00286383">
      <w:pPr>
        <w:pStyle w:val="TableofFigures"/>
        <w:tabs>
          <w:tab w:val="right" w:leader="dot" w:pos="9350"/>
        </w:tabs>
        <w:rPr>
          <w:rFonts w:eastAsiaTheme="minorEastAsia"/>
          <w:noProof/>
        </w:rPr>
      </w:pPr>
      <w:r>
        <w:fldChar w:fldCharType="begin"/>
      </w:r>
      <w:r>
        <w:instrText xml:space="preserve"> HYPERLINK \l "_Toc53219841" </w:instrText>
      </w:r>
      <w:r>
        <w:fldChar w:fldCharType="separate"/>
      </w:r>
      <w:r w:rsidR="006A13B7" w:rsidRPr="0096697D">
        <w:rPr>
          <w:rStyle w:val="Hyperlink"/>
          <w:noProof/>
        </w:rPr>
        <w:t>Figure 9. Clackamas basin in CW3M screen capture</w:t>
      </w:r>
      <w:r w:rsidR="006A13B7">
        <w:rPr>
          <w:noProof/>
          <w:webHidden/>
        </w:rPr>
        <w:tab/>
      </w:r>
      <w:r w:rsidR="006A13B7">
        <w:rPr>
          <w:noProof/>
          <w:webHidden/>
        </w:rPr>
        <w:fldChar w:fldCharType="begin"/>
      </w:r>
      <w:r w:rsidR="006A13B7">
        <w:rPr>
          <w:noProof/>
          <w:webHidden/>
        </w:rPr>
        <w:instrText xml:space="preserve"> PAGEREF _Toc53219841 \h </w:instrText>
      </w:r>
      <w:r w:rsidR="006A13B7">
        <w:rPr>
          <w:noProof/>
          <w:webHidden/>
        </w:rPr>
      </w:r>
      <w:r w:rsidR="006A13B7">
        <w:rPr>
          <w:noProof/>
          <w:webHidden/>
        </w:rPr>
        <w:fldChar w:fldCharType="separate"/>
      </w:r>
      <w:ins w:id="562" w:author="David Conklin" w:date="2020-11-18T12:16:00Z">
        <w:r w:rsidR="00F90C07">
          <w:rPr>
            <w:noProof/>
            <w:webHidden/>
          </w:rPr>
          <w:t>47</w:t>
        </w:r>
      </w:ins>
      <w:del w:id="563" w:author="David Conklin" w:date="2020-11-09T07:32:00Z">
        <w:r w:rsidR="006A13B7" w:rsidDel="00286383">
          <w:rPr>
            <w:noProof/>
            <w:webHidden/>
          </w:rPr>
          <w:delText>36</w:delText>
        </w:r>
      </w:del>
      <w:r w:rsidR="006A13B7">
        <w:rPr>
          <w:noProof/>
          <w:webHidden/>
        </w:rPr>
        <w:fldChar w:fldCharType="end"/>
      </w:r>
      <w:r>
        <w:rPr>
          <w:noProof/>
        </w:rPr>
        <w:fldChar w:fldCharType="end"/>
      </w:r>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564" w:name="_Toc56764232"/>
      <w:r>
        <w:t>What is a digital handbook?</w:t>
      </w:r>
      <w:bookmarkEnd w:id="564"/>
    </w:p>
    <w:p w14:paraId="7DE2E9DC" w14:textId="77777777" w:rsidR="00D74473" w:rsidRP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565" w:name="_Toc56764233"/>
      <w:r>
        <w:t>CW3M c</w:t>
      </w:r>
      <w:r w:rsidR="00C70B81">
        <w:t>oncept</w:t>
      </w:r>
      <w:bookmarkEnd w:id="565"/>
      <w:r>
        <w:t xml:space="preserve"> </w:t>
      </w:r>
    </w:p>
    <w:p w14:paraId="7E41CEB8" w14:textId="77777777" w:rsidR="000D6396" w:rsidRDefault="000D6396" w:rsidP="00A43D30"/>
    <w:p w14:paraId="3DA45CFC" w14:textId="77777777" w:rsidR="000D6396" w:rsidRDefault="00C46F0A" w:rsidP="00C46F0A">
      <w:pPr>
        <w:pStyle w:val="Heading2"/>
      </w:pPr>
      <w:bookmarkStart w:id="566" w:name="_Toc56764234"/>
      <w:r>
        <w:lastRenderedPageBreak/>
        <w:t>A different kind of community model</w:t>
      </w:r>
      <w:bookmarkEnd w:id="566"/>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567" w:name="_Toc56764235"/>
      <w:r>
        <w:t>What CW3M is for</w:t>
      </w:r>
      <w:bookmarkEnd w:id="567"/>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568" w:name="_Toc56764236"/>
      <w:r>
        <w:t>Management and maintenance</w:t>
      </w:r>
      <w:bookmarkEnd w:id="568"/>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3C71EA77"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0EDF7406" w14:textId="77777777" w:rsidR="00E11E6C" w:rsidRPr="007E3C93" w:rsidRDefault="00E11E6C" w:rsidP="007E3C93">
      <w:pPr>
        <w:ind w:firstLine="720"/>
      </w:pPr>
    </w:p>
    <w:p w14:paraId="3112A3CF" w14:textId="77777777" w:rsidR="00867943" w:rsidRDefault="00D37681" w:rsidP="00D37681">
      <w:pPr>
        <w:pStyle w:val="Heading1"/>
      </w:pPr>
      <w:bookmarkStart w:id="569" w:name="_Toc56764237"/>
      <w:r>
        <w:lastRenderedPageBreak/>
        <w:t>Study areas</w:t>
      </w:r>
      <w:bookmarkEnd w:id="569"/>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565C7A1F"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F90C07">
        <w:t xml:space="preserve">Figure </w:t>
      </w:r>
      <w:r w:rsidR="00F90C07">
        <w:rPr>
          <w:noProof/>
        </w:rPr>
        <w:t>1</w:t>
      </w:r>
      <w:r w:rsidR="00064E77">
        <w:fldChar w:fldCharType="end"/>
      </w:r>
      <w:r w:rsidR="00064E77">
        <w:t>)</w:t>
      </w:r>
    </w:p>
    <w:p w14:paraId="03CAE907" w14:textId="6D32FC2F"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F90C07">
        <w:t xml:space="preserve">Figure </w:t>
      </w:r>
      <w:r w:rsidR="00F90C07">
        <w:rPr>
          <w:noProof/>
        </w:rPr>
        <w:t>2</w:t>
      </w:r>
      <w:r w:rsidR="00064E77">
        <w:fldChar w:fldCharType="end"/>
      </w:r>
      <w:r w:rsidR="00064E77">
        <w:t>)</w:t>
      </w:r>
    </w:p>
    <w:p w14:paraId="1A5A767B" w14:textId="26809207"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F90C07">
        <w:t xml:space="preserve">Figure </w:t>
      </w:r>
      <w:r w:rsidR="00F90C07">
        <w:rPr>
          <w:noProof/>
        </w:rPr>
        <w:t>5</w:t>
      </w:r>
      <w:r w:rsidR="00893F4B">
        <w:fldChar w:fldCharType="end"/>
      </w:r>
      <w:r>
        <w:t>)</w:t>
      </w:r>
    </w:p>
    <w:p w14:paraId="1B80045C" w14:textId="3E08BE24"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F90C07">
        <w:t xml:space="preserve">Figure </w:t>
      </w:r>
      <w:r w:rsidR="00F90C07">
        <w:rPr>
          <w:noProof/>
        </w:rPr>
        <w:t>3</w:t>
      </w:r>
      <w:r w:rsidR="00064E77">
        <w:fldChar w:fldCharType="end"/>
      </w:r>
      <w:r w:rsidR="00064E77">
        <w:t>)</w:t>
      </w:r>
    </w:p>
    <w:p w14:paraId="1933EF54" w14:textId="29A1C517"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F90C07">
        <w:t xml:space="preserve">Figure </w:t>
      </w:r>
      <w:r w:rsidR="00F90C07">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570" w:name="_Toc56764238"/>
      <w:r>
        <w:t>Data</w:t>
      </w:r>
      <w:r w:rsidR="00A92F06">
        <w:t>CW3M</w:t>
      </w:r>
      <w:r>
        <w:t xml:space="preserve"> directory structure</w:t>
      </w:r>
      <w:bookmarkEnd w:id="570"/>
    </w:p>
    <w:p w14:paraId="3BB7EB3D" w14:textId="43BA0F3B" w:rsidR="00403174" w:rsidRDefault="00A57AB6" w:rsidP="00A57AB6">
      <w:r>
        <w:tab/>
        <w:t xml:space="preserve">Installation of CW3M using a turnkey installer package such as </w:t>
      </w:r>
      <w:r w:rsidRPr="00A57AB6">
        <w:t>CW3M_0.1.</w:t>
      </w:r>
      <w:r w:rsidR="001051D3">
        <w:t>4</w:t>
      </w:r>
      <w:r w:rsidRPr="00A57AB6">
        <w:t>_Installer</w:t>
      </w:r>
      <w:r>
        <w:t>.exe will result in the creation of a folder</w:t>
      </w:r>
      <w:r w:rsidR="00403174">
        <w:t>, e.g. “C:\DataCW3M_0.1.4”,</w:t>
      </w:r>
      <w:r>
        <w:t xml:space="preserve"> containing the data files necessary for execution of the “Demo” scenario by the model.</w:t>
      </w:r>
      <w:r w:rsidR="00403174">
        <w:t xml:space="preserve">  The data folder contains the ENVX files for all the study areas, a subdirectory for each study area, and in addition some other files and folders common to all the study areas.  </w:t>
      </w:r>
    </w:p>
    <w:p w14:paraId="19C86578" w14:textId="77777777" w:rsidR="00A57AB6" w:rsidRDefault="00403174" w:rsidP="00403174">
      <w:pPr>
        <w:ind w:firstLine="720"/>
      </w:pPr>
      <w:r>
        <w:t>Within the data directory, for each study area there is an ENVX file which specifies how to carry out the simulation of the particular study area, and a folder containing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77777777" w:rsidR="00906CF9" w:rsidRDefault="00906CF9" w:rsidP="00906CF9">
      <w:pPr>
        <w:ind w:left="720" w:firstLine="720"/>
      </w:pPr>
      <w:r>
        <w:t>Observations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7777777" w:rsidR="00906CF9" w:rsidRDefault="00906CF9" w:rsidP="00906CF9">
      <w:r>
        <w:tab/>
      </w:r>
      <w:r>
        <w:tab/>
        <w:t>…</w:t>
      </w:r>
    </w:p>
    <w:p w14:paraId="3381A988" w14:textId="77777777" w:rsidR="00906CF9" w:rsidRDefault="00906CF9" w:rsidP="00906CF9">
      <w:r>
        <w:lastRenderedPageBreak/>
        <w:tab/>
      </w:r>
      <w:r>
        <w:tab/>
        <w:t>CW3M_WRB.envx</w:t>
      </w:r>
    </w:p>
    <w:p w14:paraId="10519828" w14:textId="77777777" w:rsidR="00906CF9" w:rsidRDefault="00906CF9" w:rsidP="00906CF9"/>
    <w:p w14:paraId="2546F087" w14:textId="77777777" w:rsidR="00AD22DC" w:rsidRDefault="00AD22DC" w:rsidP="00A06758">
      <w:pPr>
        <w:pStyle w:val="Heading2"/>
      </w:pPr>
      <w:bookmarkStart w:id="571" w:name="_Toc56764239"/>
      <w:r>
        <w:t>DataCW3M\ScenarioData directory structure</w:t>
      </w:r>
      <w:bookmarkEnd w:id="571"/>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572" w:name="_Toc56764240"/>
      <w:r>
        <w:t>DataCW3M\ScenarioData\&lt;scenario&gt; folder contents</w:t>
      </w:r>
      <w:bookmarkEnd w:id="572"/>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573" w:name="_Toc56764241"/>
      <w:r>
        <w:t>DataCW3M\&lt;study area&gt; folder contents</w:t>
      </w:r>
      <w:bookmarkEnd w:id="573"/>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3C9EFA1C" w:rsidR="00D37681" w:rsidRDefault="00D37681" w:rsidP="00D37681">
      <w:pPr>
        <w:pStyle w:val="Caption"/>
      </w:pPr>
      <w:bookmarkStart w:id="574" w:name="_Ref529607484"/>
      <w:bookmarkStart w:id="575" w:name="_Toc5321983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F90C07">
        <w:rPr>
          <w:noProof/>
        </w:rPr>
        <w:t>1</w:t>
      </w:r>
      <w:r w:rsidR="006C64CF">
        <w:rPr>
          <w:noProof/>
        </w:rPr>
        <w:fldChar w:fldCharType="end"/>
      </w:r>
      <w:bookmarkEnd w:id="574"/>
      <w:r>
        <w:t xml:space="preserve">. Willamette River basin study area; embedded study areas are </w:t>
      </w:r>
      <w:r w:rsidR="0005603B">
        <w:t>colored</w:t>
      </w:r>
      <w:r w:rsidR="0097392C">
        <w:t xml:space="preserve"> other than gray.  The 2 lighter blues together make up the upper Willamette basin study area.</w:t>
      </w:r>
      <w:bookmarkEnd w:id="575"/>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5022F83D" w:rsidR="00D37681" w:rsidRDefault="00D37681" w:rsidP="00D37681">
      <w:pPr>
        <w:pStyle w:val="Caption"/>
      </w:pPr>
      <w:bookmarkStart w:id="576" w:name="_Ref529607514"/>
      <w:bookmarkStart w:id="577" w:name="_Toc5321983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F90C07">
        <w:rPr>
          <w:noProof/>
        </w:rPr>
        <w:t>2</w:t>
      </w:r>
      <w:r w:rsidR="006C64CF">
        <w:rPr>
          <w:noProof/>
        </w:rPr>
        <w:fldChar w:fldCharType="end"/>
      </w:r>
      <w:bookmarkEnd w:id="576"/>
      <w:r>
        <w:t>. Tualatin basin study area; Chicken Creek watershed is highlighted.</w:t>
      </w:r>
      <w:bookmarkEnd w:id="577"/>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5E568B2C" w:rsidR="00D37681" w:rsidRDefault="00064E77" w:rsidP="00064E77">
      <w:pPr>
        <w:pStyle w:val="Caption"/>
      </w:pPr>
      <w:bookmarkStart w:id="578" w:name="_Ref529607587"/>
      <w:bookmarkStart w:id="579" w:name="_Toc53219835"/>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F90C07">
        <w:rPr>
          <w:noProof/>
        </w:rPr>
        <w:t>3</w:t>
      </w:r>
      <w:r w:rsidR="006C64CF">
        <w:rPr>
          <w:noProof/>
        </w:rPr>
        <w:fldChar w:fldCharType="end"/>
      </w:r>
      <w:bookmarkEnd w:id="578"/>
      <w:r>
        <w:t>. North Santiam watershed study area.</w:t>
      </w:r>
      <w:bookmarkEnd w:id="579"/>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0C6BB6F5" w:rsidR="00C70B81" w:rsidRDefault="00064E77" w:rsidP="00064E77">
      <w:pPr>
        <w:pStyle w:val="Caption"/>
      </w:pPr>
      <w:bookmarkStart w:id="580" w:name="_Ref529607628"/>
      <w:bookmarkStart w:id="581" w:name="_Toc53219836"/>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F90C07">
        <w:rPr>
          <w:noProof/>
        </w:rPr>
        <w:t>4</w:t>
      </w:r>
      <w:r w:rsidR="006C64CF">
        <w:rPr>
          <w:noProof/>
        </w:rPr>
        <w:fldChar w:fldCharType="end"/>
      </w:r>
      <w:bookmarkEnd w:id="580"/>
      <w:r>
        <w:t>. Upper Willamette study area.</w:t>
      </w:r>
      <w:bookmarkEnd w:id="581"/>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084055DC" w:rsidR="00E66BC2" w:rsidRDefault="006F30D2" w:rsidP="006F30D2">
      <w:pPr>
        <w:pStyle w:val="Caption"/>
      </w:pPr>
      <w:bookmarkStart w:id="582" w:name="_Ref529611388"/>
      <w:bookmarkStart w:id="583" w:name="_Toc5321983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F90C07">
        <w:rPr>
          <w:noProof/>
        </w:rPr>
        <w:t>5</w:t>
      </w:r>
      <w:r w:rsidR="006C64CF">
        <w:rPr>
          <w:noProof/>
        </w:rPr>
        <w:fldChar w:fldCharType="end"/>
      </w:r>
      <w:bookmarkEnd w:id="582"/>
      <w:r>
        <w:t>. Chicken Creek watershed study area.</w:t>
      </w:r>
      <w:bookmarkEnd w:id="583"/>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584" w:name="_Toc56764242"/>
      <w:r>
        <w:t>Calendar conventions</w:t>
      </w:r>
      <w:bookmarkEnd w:id="584"/>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585" w:name="_Toc56764243"/>
      <w:r>
        <w:t>Water years</w:t>
      </w:r>
      <w:bookmarkEnd w:id="585"/>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586" w:name="_Toc56764244"/>
      <w:r>
        <w:t>Climate data</w:t>
      </w:r>
      <w:bookmarkEnd w:id="586"/>
    </w:p>
    <w:p w14:paraId="4E201698" w14:textId="77777777" w:rsidR="00CB152A" w:rsidRPr="00A06758" w:rsidRDefault="00CB152A" w:rsidP="00A06758"/>
    <w:p w14:paraId="400F9551" w14:textId="77777777" w:rsidR="00CB152A" w:rsidRDefault="00CB152A" w:rsidP="00CB152A">
      <w:pPr>
        <w:pStyle w:val="Heading2"/>
      </w:pPr>
      <w:bookmarkStart w:id="587" w:name="_Toc2858729"/>
      <w:bookmarkStart w:id="588" w:name="_Toc56764245"/>
      <w:r>
        <w:t>Numbered climate scenarios in the model</w:t>
      </w:r>
      <w:bookmarkEnd w:id="587"/>
      <w:bookmarkEnd w:id="588"/>
    </w:p>
    <w:p w14:paraId="30E024EF" w14:textId="77777777" w:rsidR="00823D41" w:rsidRDefault="00823D41" w:rsidP="00823D41">
      <w:pPr>
        <w:pStyle w:val="Body"/>
      </w:pPr>
    </w:p>
    <w:p w14:paraId="21F5BCDE" w14:textId="4F6F0CC5"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r>
        <w:fldChar w:fldCharType="separate"/>
      </w:r>
      <w:r w:rsidR="00F90C07">
        <w:t xml:space="preserve">Table </w:t>
      </w:r>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589" w:name="_Ref6032062"/>
      <w:bookmarkStart w:id="590" w:name="_Ref6033311"/>
      <w:bookmarkStart w:id="591" w:name="_Toc6121576"/>
      <w:r>
        <w:t xml:space="preserve">Table </w:t>
      </w:r>
      <w:bookmarkEnd w:id="589"/>
      <w:r>
        <w:t>1. Numbered climate scenarios</w:t>
      </w:r>
      <w:bookmarkEnd w:id="590"/>
      <w:bookmarkEnd w:id="591"/>
    </w:p>
    <w:tbl>
      <w:tblPr>
        <w:tblStyle w:val="TableGrid"/>
        <w:tblW w:w="0" w:type="auto"/>
        <w:tblLook w:val="04A0" w:firstRow="1" w:lastRow="0" w:firstColumn="1" w:lastColumn="0" w:noHBand="0" w:noVBand="1"/>
      </w:tblPr>
      <w:tblGrid>
        <w:gridCol w:w="1016"/>
        <w:gridCol w:w="1375"/>
        <w:gridCol w:w="4449"/>
        <w:gridCol w:w="2510"/>
      </w:tblGrid>
      <w:tr w:rsidR="00823D41" w14:paraId="67993156" w14:textId="77777777" w:rsidTr="00A06758">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409"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500"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425"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A06758">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409"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425"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A06758">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409"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425"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A06758">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409"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500"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425"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A06758">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409"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425"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A06758">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409"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500"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425"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A06758">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409"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500"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425"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A06758">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409"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500"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425"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A06758">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409"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500" w:type="dxa"/>
          </w:tcPr>
          <w:p w14:paraId="730AEE0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GriddedRecentWeatherForDemos; subset of BaselineGrid</w:t>
            </w:r>
          </w:p>
        </w:tc>
        <w:tc>
          <w:tcPr>
            <w:tcW w:w="2425"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23D41" w14:paraId="472C4954" w14:textId="77777777" w:rsidTr="00A06758">
        <w:tc>
          <w:tcPr>
            <w:tcW w:w="1016" w:type="dxa"/>
          </w:tcPr>
          <w:p w14:paraId="6484869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409" w:type="dxa"/>
          </w:tcPr>
          <w:p w14:paraId="4B2C17C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500" w:type="dxa"/>
          </w:tcPr>
          <w:p w14:paraId="75986390" w14:textId="358351C6" w:rsidR="00823D41" w:rsidRPr="00060C7A"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060C7A">
              <w:rPr>
                <w:rFonts w:cs="Times New Roman"/>
                <w:color w:val="auto"/>
                <w:szCs w:val="24"/>
              </w:rPr>
              <w:t>BaselineGridMultiyearFiles</w:t>
            </w:r>
            <w:r>
              <w:rPr>
                <w:rFonts w:cs="Times New Roman"/>
                <w:color w:val="auto"/>
                <w:szCs w:val="24"/>
              </w:rPr>
              <w:t xml:space="preserve">; </w:t>
            </w:r>
            <w:r w:rsidR="006F5915">
              <w:rPr>
                <w:rFonts w:cs="Times New Roman"/>
                <w:color w:val="auto"/>
                <w:szCs w:val="24"/>
              </w:rPr>
              <w:t xml:space="preserve">gridMET </w:t>
            </w:r>
          </w:p>
        </w:tc>
        <w:tc>
          <w:tcPr>
            <w:tcW w:w="2425" w:type="dxa"/>
          </w:tcPr>
          <w:p w14:paraId="72306F5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p>
        </w:tc>
      </w:tr>
      <w:tr w:rsidR="00867B2E" w14:paraId="780CC855" w14:textId="77777777" w:rsidTr="00A06758">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409"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500"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425"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67B2E">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409"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500"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425"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67B2E">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409"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500"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425"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67B2E">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409"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500"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425"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592" w:name="_Toc7759621"/>
      <w:bookmarkStart w:id="593" w:name="_Toc56764246"/>
      <w:r>
        <w:t>Monthly and seasonal weather data</w:t>
      </w:r>
      <w:bookmarkEnd w:id="592"/>
      <w:bookmarkEnd w:id="593"/>
    </w:p>
    <w:p w14:paraId="60396A9B" w14:textId="77777777" w:rsidR="00823D41" w:rsidRDefault="00823D41" w:rsidP="00823D41">
      <w:pPr>
        <w:pStyle w:val="Body"/>
      </w:pPr>
    </w:p>
    <w:p w14:paraId="15BBACC7" w14:textId="77777777" w:rsidR="00823D41" w:rsidRDefault="00823D41" w:rsidP="00823D41">
      <w:pPr>
        <w:pStyle w:val="Body"/>
      </w:pPr>
      <w:r>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lastRenderedPageBreak/>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594" w:name="_Toc56764247"/>
      <w:r>
        <w:t>Climate data grid</w:t>
      </w:r>
      <w:r w:rsidR="009F132A">
        <w:t>s</w:t>
      </w:r>
      <w:bookmarkEnd w:id="594"/>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595" w:name="_Toc56764248"/>
      <w:r>
        <w:t>The WW2100 climate grid</w:t>
      </w:r>
      <w:bookmarkEnd w:id="595"/>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lastRenderedPageBreak/>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596" w:name="_Toc56764249"/>
      <w:r>
        <w:t>The v2 climate grid</w:t>
      </w:r>
      <w:bookmarkEnd w:id="596"/>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597" w:name="_Toc56764250"/>
      <w:r>
        <w:t>How climate data is looked up</w:t>
      </w:r>
      <w:bookmarkEnd w:id="597"/>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598" w:name="_Toc56764251"/>
      <w:r>
        <w:t>What is in a climate dataset</w:t>
      </w:r>
      <w:bookmarkEnd w:id="598"/>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lastRenderedPageBreak/>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3E16768E" w14:textId="77777777" w:rsidR="00D35AF7" w:rsidRDefault="00D35AF7" w:rsidP="00A55502">
      <w:pPr>
        <w:pStyle w:val="Heading1"/>
      </w:pPr>
      <w:bookmarkStart w:id="599" w:name="_Toc56764252"/>
      <w:r>
        <w:t>Water rights</w:t>
      </w:r>
      <w:bookmarkEnd w:id="599"/>
    </w:p>
    <w:p w14:paraId="7ECEE8A5" w14:textId="77777777" w:rsidR="00D35AF7" w:rsidRDefault="00D35AF7" w:rsidP="00D35AF7">
      <w:pPr>
        <w:pStyle w:val="Heading2"/>
      </w:pPr>
      <w:bookmarkStart w:id="600" w:name="_Toc56764253"/>
      <w:r>
        <w:t>Water rights data</w:t>
      </w:r>
      <w:bookmarkEnd w:id="600"/>
    </w:p>
    <w:p w14:paraId="62BFF195" w14:textId="77777777" w:rsidR="00D35AF7" w:rsidRDefault="00D35AF7" w:rsidP="00D35AF7"/>
    <w:p w14:paraId="78A3D3D7" w14:textId="77777777" w:rsidR="00D35AF7" w:rsidRDefault="00D35AF7" w:rsidP="006A06E4">
      <w:pPr>
        <w:ind w:firstLine="720"/>
      </w:pPr>
      <w:r>
        <w:t xml:space="preserve">The water rights module </w:t>
      </w:r>
      <w:r w:rsidR="00201EB4">
        <w:t>reads</w:t>
      </w:r>
      <w:r>
        <w:t xml:space="preserve">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w:t>
      </w:r>
      <w:r w:rsidR="00201EB4">
        <w:t xml:space="preserve">  A number of small changes have been made to the files since to improve their accuracy and correct typos.</w:t>
      </w:r>
    </w:p>
    <w:p w14:paraId="4002E2D4" w14:textId="77777777" w:rsidR="00D35AF7" w:rsidRDefault="00D35AF7" w:rsidP="00D35AF7"/>
    <w:p w14:paraId="49C4C571" w14:textId="77777777" w:rsidR="006A06E4" w:rsidRDefault="006A06E4" w:rsidP="006A06E4">
      <w:pPr>
        <w:ind w:firstLine="720"/>
      </w:pPr>
      <w:r>
        <w:t>CW3M assumes that the watermaster will never cut off a municipal water supply.  To track events which might otherwise lead to cutting of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1CD76582" w14:textId="77777777" w:rsidR="006A06E4" w:rsidRDefault="006A06E4" w:rsidP="00D35AF7"/>
    <w:p w14:paraId="0E5DDD75" w14:textId="77777777" w:rsidR="00D35AF7" w:rsidRDefault="00D35AF7" w:rsidP="00D35AF7">
      <w:pPr>
        <w:pStyle w:val="Heading2"/>
      </w:pPr>
      <w:bookmarkStart w:id="601" w:name="_Toc56764254"/>
      <w:r>
        <w:lastRenderedPageBreak/>
        <w:t>The wr_pods.csv file</w:t>
      </w:r>
      <w:bookmarkEnd w:id="601"/>
    </w:p>
    <w:p w14:paraId="420591F1" w14:textId="77777777" w:rsidR="00D35AF7" w:rsidRDefault="00D35AF7" w:rsidP="00D35AF7">
      <w:r>
        <w:tab/>
        <w:t>wr_pods.csv is a comma-separated-values text file with the</w:t>
      </w:r>
      <w:r w:rsidR="00221F0F">
        <w:t xml:space="preserve"> columns listed below.  </w:t>
      </w:r>
      <w:r w:rsidR="00A63DAE">
        <w:t>The model code requires the file to be sorted in order of priority date, from earliest date to latest date.  During the simulation, rights having priority dates later than the current simulation date are ignored.</w:t>
      </w:r>
      <w:r w:rsidR="00A63DAE" w:rsidRPr="00A63DAE">
        <w:t xml:space="preserve"> </w:t>
      </w:r>
      <w:r w:rsidR="00A63DAE">
        <w:t xml:space="preserve"> For code values in the PERMITCODE, USECODE, AND SPECIAL columns, see the “Water Right Code Values” tab in CW3Mhandbook.xlsx.</w:t>
      </w:r>
    </w:p>
    <w:p w14:paraId="6ABCAC7B" w14:textId="77777777" w:rsidR="00F9474B" w:rsidRDefault="00F9474B" w:rsidP="00D35AF7"/>
    <w:p w14:paraId="6331D408" w14:textId="77777777" w:rsidR="00D35AF7" w:rsidRDefault="00D35AF7" w:rsidP="00221F0F">
      <w:pPr>
        <w:ind w:left="720" w:hanging="720"/>
      </w:pPr>
      <w:r>
        <w:t>WATERRIGHTID</w:t>
      </w:r>
      <w:r w:rsidR="00221F0F">
        <w:t xml:space="preserve"> – </w:t>
      </w:r>
      <w:r w:rsidR="006569CE">
        <w:t>“WaterRightId” in OWRD’s Water Right Information System</w:t>
      </w:r>
    </w:p>
    <w:p w14:paraId="09A01F96" w14:textId="77777777" w:rsidR="00221F0F" w:rsidRDefault="00D35AF7" w:rsidP="00221F0F">
      <w:pPr>
        <w:ind w:left="720" w:hanging="720"/>
      </w:pPr>
      <w:r>
        <w:t>X</w:t>
      </w:r>
      <w:r w:rsidR="00221F0F">
        <w:t xml:space="preserve"> – easting of point of diversion</w:t>
      </w:r>
    </w:p>
    <w:p w14:paraId="5EE86773" w14:textId="77777777" w:rsidR="00221F0F" w:rsidRDefault="00D35AF7" w:rsidP="00221F0F">
      <w:pPr>
        <w:ind w:left="720" w:hanging="720"/>
      </w:pPr>
      <w:r>
        <w:t>Y</w:t>
      </w:r>
      <w:r w:rsidR="00221F0F">
        <w:t xml:space="preserve"> – northing of point of diversion</w:t>
      </w:r>
    </w:p>
    <w:p w14:paraId="14D59C31" w14:textId="77777777" w:rsidR="00D35AF7" w:rsidRDefault="00D35AF7" w:rsidP="00221F0F">
      <w:pPr>
        <w:ind w:left="720" w:hanging="720"/>
      </w:pPr>
      <w:r>
        <w:t>PODID</w:t>
      </w:r>
      <w:r w:rsidR="00221F0F">
        <w:t xml:space="preserve"> – point of diversion ID number assigned by CW3M</w:t>
      </w:r>
    </w:p>
    <w:p w14:paraId="61D5CF7A" w14:textId="77777777" w:rsidR="00D35AF7" w:rsidRDefault="00D35AF7" w:rsidP="00221F0F">
      <w:pPr>
        <w:ind w:left="720" w:hanging="720"/>
      </w:pPr>
      <w:r>
        <w:t>POUID</w:t>
      </w:r>
      <w:r w:rsidR="00221F0F">
        <w:t xml:space="preserve"> – if &gt; 0, ID number of point of use of water from this point of diversion; if &lt; 0</w:t>
      </w:r>
      <w:r w:rsidR="00165835">
        <w:t xml:space="preserve"> and &gt; -99</w:t>
      </w:r>
      <w:r w:rsidR="00221F0F">
        <w:t>, water from this point of diversion is used in a municipal water system, and the absolute value of POD is the urban growth area ID number</w:t>
      </w:r>
      <w:r w:rsidR="00165835">
        <w:t xml:space="preserve">; if = -99, this is an instream water right. </w:t>
      </w:r>
    </w:p>
    <w:p w14:paraId="628566B1" w14:textId="77777777" w:rsidR="00D35AF7" w:rsidRDefault="00D35AF7" w:rsidP="00221F0F">
      <w:pPr>
        <w:ind w:left="720" w:hanging="720"/>
      </w:pPr>
      <w:r>
        <w:t>PERMITCODE</w:t>
      </w:r>
      <w:r w:rsidR="00221F0F">
        <w:t xml:space="preserve"> – code for type of diversion (surface water, ground water, …</w:t>
      </w:r>
      <w:r w:rsidR="00F9474B">
        <w:t>)</w:t>
      </w:r>
    </w:p>
    <w:p w14:paraId="32C1794E" w14:textId="77777777" w:rsidR="00D35AF7" w:rsidRDefault="00D35AF7" w:rsidP="00221F0F">
      <w:pPr>
        <w:ind w:left="720" w:hanging="720"/>
      </w:pPr>
      <w:r>
        <w:t>PODRATE</w:t>
      </w:r>
      <w:r w:rsidR="00F9474B">
        <w:t xml:space="preserve"> – maximum diversion rate, cfs</w:t>
      </w:r>
    </w:p>
    <w:p w14:paraId="4357797B" w14:textId="77777777" w:rsidR="00D35AF7" w:rsidRDefault="00D35AF7" w:rsidP="00221F0F">
      <w:pPr>
        <w:ind w:left="720" w:hanging="720"/>
      </w:pPr>
      <w:r>
        <w:t>USECODE</w:t>
      </w:r>
      <w:r w:rsidR="00F9474B">
        <w:t xml:space="preserve"> – code for type of use (municipal, irrigation, instream, …)</w:t>
      </w:r>
    </w:p>
    <w:p w14:paraId="0DDC3CDA" w14:textId="77777777" w:rsidR="00D35AF7" w:rsidRDefault="00D35AF7" w:rsidP="00221F0F">
      <w:pPr>
        <w:ind w:left="720" w:hanging="720"/>
      </w:pPr>
      <w:r>
        <w:t>PRIORITYDOY</w:t>
      </w:r>
      <w:r w:rsidR="00F9474B">
        <w:t xml:space="preserve"> – priority date day of year (Jan 1 = 1)</w:t>
      </w:r>
    </w:p>
    <w:p w14:paraId="55173084" w14:textId="77777777" w:rsidR="00D35AF7" w:rsidRDefault="00D35AF7" w:rsidP="00221F0F">
      <w:pPr>
        <w:ind w:left="720" w:hanging="720"/>
      </w:pPr>
      <w:r>
        <w:t>YEAR</w:t>
      </w:r>
      <w:r w:rsidR="00F9474B">
        <w:t xml:space="preserve"> – priority date year</w:t>
      </w:r>
    </w:p>
    <w:p w14:paraId="75AD1011" w14:textId="77777777" w:rsidR="00D35AF7" w:rsidRDefault="00D35AF7" w:rsidP="00221F0F">
      <w:pPr>
        <w:ind w:left="720" w:hanging="720"/>
      </w:pPr>
      <w:r>
        <w:t>BEGINDOY</w:t>
      </w:r>
      <w:r w:rsidR="00F9474B">
        <w:t xml:space="preserve"> – day of year on which the right goes into effect</w:t>
      </w:r>
    </w:p>
    <w:p w14:paraId="0B4E4D65" w14:textId="77777777" w:rsidR="00D35AF7" w:rsidRDefault="00221F0F" w:rsidP="00221F0F">
      <w:pPr>
        <w:ind w:left="720" w:hanging="720"/>
      </w:pPr>
      <w:r>
        <w:t>ENDDOY</w:t>
      </w:r>
      <w:r w:rsidR="00F9474B">
        <w:t xml:space="preserve"> – last day of year on which the right is in effect </w:t>
      </w:r>
    </w:p>
    <w:p w14:paraId="55FBE0D9" w14:textId="77777777" w:rsidR="00221F0F" w:rsidRDefault="00221F0F" w:rsidP="00221F0F">
      <w:pPr>
        <w:ind w:left="720" w:hanging="720"/>
      </w:pPr>
      <w:r>
        <w:t>REACHCOMID</w:t>
      </w:r>
      <w:r w:rsidR="00F9474B">
        <w:t xml:space="preserve"> – for surface water rights COMID of reach from water is diverted</w:t>
      </w:r>
    </w:p>
    <w:p w14:paraId="3AEDD7C6" w14:textId="77777777" w:rsidR="00221F0F" w:rsidRDefault="00221F0F" w:rsidP="00221F0F">
      <w:pPr>
        <w:ind w:left="720" w:hanging="720"/>
      </w:pPr>
      <w:r>
        <w:t>LENGTH_OR_COMID</w:t>
      </w:r>
      <w:r w:rsidR="00F9474B">
        <w:t xml:space="preserve"> – for instream water rights, either the length of stream reach to which the right applies, or the COMID of the downstream end of the portion of the stream to which the right applies</w:t>
      </w:r>
    </w:p>
    <w:p w14:paraId="517B92D5" w14:textId="77777777" w:rsidR="00221F0F" w:rsidRDefault="00221F0F" w:rsidP="00221F0F">
      <w:pPr>
        <w:ind w:left="720" w:hanging="720"/>
      </w:pPr>
      <w:r>
        <w:t>SPECIAL</w:t>
      </w:r>
      <w:r w:rsidR="00F9474B">
        <w:t xml:space="preserve"> – special codes used to identify how certain water rights should be handled in different scenarios (e.g. </w:t>
      </w:r>
      <w:r w:rsidR="00A63DAE">
        <w:t>a value of 1 indicates an unconverted instream water right)</w:t>
      </w:r>
    </w:p>
    <w:p w14:paraId="0CBCCF4C"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426948E3" w14:textId="77777777" w:rsidR="00D35AF7" w:rsidRDefault="00D35AF7" w:rsidP="00D35AF7"/>
    <w:p w14:paraId="5C1E01BB" w14:textId="77777777" w:rsidR="00A63DAE" w:rsidRDefault="00A63DAE" w:rsidP="00A63DAE">
      <w:pPr>
        <w:pStyle w:val="Heading2"/>
      </w:pPr>
      <w:bookmarkStart w:id="602" w:name="_Toc56764255"/>
      <w:r>
        <w:t>The wr_pous.csv file</w:t>
      </w:r>
      <w:bookmarkEnd w:id="602"/>
    </w:p>
    <w:p w14:paraId="063557E7" w14:textId="77777777" w:rsidR="00A63DAE" w:rsidRDefault="00A63DAE" w:rsidP="00A63DAE">
      <w:pPr>
        <w:ind w:firstLine="720"/>
      </w:pPr>
      <w:r>
        <w:t>wr_pous.csv is a comma-separated-values text file with the columns listed below.</w:t>
      </w:r>
    </w:p>
    <w:p w14:paraId="4779DAC9" w14:textId="77777777" w:rsidR="00A63DAE" w:rsidRDefault="00A63DAE" w:rsidP="00A63DAE">
      <w:pPr>
        <w:ind w:firstLine="720"/>
      </w:pPr>
    </w:p>
    <w:p w14:paraId="28CB2EC2" w14:textId="77777777" w:rsidR="00A63DAE" w:rsidRDefault="00A63DAE" w:rsidP="00A63DAE">
      <w:r>
        <w:t>POU_INDEX</w:t>
      </w:r>
      <w:r w:rsidR="00742BBC">
        <w:t xml:space="preserve"> – </w:t>
      </w:r>
      <w:r w:rsidR="00B10B8F">
        <w:t>index of data record in wr_pous.csv (</w:t>
      </w:r>
      <w:r w:rsidR="00742BBC">
        <w:t>0, 1, 2, …</w:t>
      </w:r>
      <w:r w:rsidR="00B10B8F">
        <w:t>)</w:t>
      </w:r>
    </w:p>
    <w:p w14:paraId="15CD84DF" w14:textId="77777777" w:rsidR="00A63DAE" w:rsidRDefault="00A63DAE" w:rsidP="00A63DAE">
      <w:r>
        <w:t>POU</w:t>
      </w:r>
      <w:r w:rsidR="006569CE">
        <w:t>_</w:t>
      </w:r>
      <w:r>
        <w:t>ID</w:t>
      </w:r>
      <w:r w:rsidR="00742BBC">
        <w:t xml:space="preserve"> – same as for wr_pods.csv</w:t>
      </w:r>
    </w:p>
    <w:p w14:paraId="086F21ED" w14:textId="77777777" w:rsidR="00A63DAE" w:rsidRDefault="00A63DAE" w:rsidP="00A63DAE">
      <w:r>
        <w:t>IDU_I</w:t>
      </w:r>
      <w:r w:rsidR="006569CE">
        <w:t>D</w:t>
      </w:r>
      <w:r w:rsidR="00742BBC">
        <w:t xml:space="preserve"> – identifies the IDU in which the point of use is located</w:t>
      </w:r>
      <w:r w:rsidR="00F95AB4">
        <w:t xml:space="preserve"> </w:t>
      </w:r>
    </w:p>
    <w:p w14:paraId="2A753C71" w14:textId="77777777" w:rsidR="00A63DAE" w:rsidRDefault="006569CE" w:rsidP="008E7929">
      <w:r>
        <w:t>WRIS</w:t>
      </w:r>
      <w:r w:rsidR="00F95AB4">
        <w:t>_ID</w:t>
      </w:r>
      <w:r w:rsidR="00742BBC">
        <w:t xml:space="preserve"> – </w:t>
      </w:r>
      <w:r>
        <w:t>“WaterRightId” in OWRD’s Water Right Information System</w:t>
      </w:r>
      <w:r w:rsidR="008E7929">
        <w:t xml:space="preserve"> </w:t>
      </w:r>
    </w:p>
    <w:p w14:paraId="6E9C8F7E" w14:textId="77777777" w:rsidR="00A63DAE" w:rsidRPr="00B10B8F" w:rsidRDefault="00A63DAE" w:rsidP="00A63DAE">
      <w:pPr>
        <w:rPr>
          <w:vertAlign w:val="superscript"/>
        </w:rPr>
      </w:pPr>
      <w:r>
        <w:t>AREA_POU</w:t>
      </w:r>
      <w:r w:rsidR="00742BBC">
        <w:t xml:space="preserve"> – area of the </w:t>
      </w:r>
      <w:r w:rsidR="00B10B8F">
        <w:t>POU, m</w:t>
      </w:r>
      <w:r w:rsidR="00B10B8F">
        <w:rPr>
          <w:vertAlign w:val="superscript"/>
        </w:rPr>
        <w:t>2</w:t>
      </w:r>
    </w:p>
    <w:p w14:paraId="0739C9D1" w14:textId="77777777" w:rsidR="00A63DAE" w:rsidRDefault="00A63DAE" w:rsidP="00A63DAE">
      <w:r>
        <w:t>PERCENT_POU</w:t>
      </w:r>
      <w:r w:rsidR="00B10B8F">
        <w:t xml:space="preserve"> – per cent of the POU overlapped by the IDU</w:t>
      </w:r>
    </w:p>
    <w:p w14:paraId="4EFFFFE9" w14:textId="77777777" w:rsidR="00732C63" w:rsidRDefault="00742BBC" w:rsidP="00A63DAE">
      <w:r>
        <w:t>AREA_IDU</w:t>
      </w:r>
      <w:r w:rsidR="00B10B8F">
        <w:t xml:space="preserve"> – area of the IDU, m2</w:t>
      </w:r>
    </w:p>
    <w:p w14:paraId="4E097532" w14:textId="77777777" w:rsidR="00742BBC" w:rsidRDefault="00742BBC" w:rsidP="00A63DAE">
      <w:r>
        <w:t>PERCENT_IDU</w:t>
      </w:r>
      <w:r w:rsidR="00B10B8F">
        <w:t xml:space="preserve"> – per cent of the IDU overlapped by the POU</w:t>
      </w:r>
    </w:p>
    <w:p w14:paraId="5BE1DA0D" w14:textId="77777777" w:rsidR="00B10B8F" w:rsidRDefault="00B10B8F" w:rsidP="008E7929">
      <w:r>
        <w:t xml:space="preserve">USECODE – </w:t>
      </w:r>
      <w:r w:rsidR="008E7929">
        <w:t>same as for wr_pods.csv</w:t>
      </w:r>
    </w:p>
    <w:p w14:paraId="02770B3B" w14:textId="77777777" w:rsidR="008E7929" w:rsidRDefault="00B10B8F" w:rsidP="008E7929">
      <w:r>
        <w:t xml:space="preserve">PERMITCODE – </w:t>
      </w:r>
      <w:r w:rsidR="008E7929">
        <w:t>same as for wr_pods.csv</w:t>
      </w:r>
    </w:p>
    <w:p w14:paraId="2BF67621" w14:textId="77777777" w:rsidR="006569CE" w:rsidRDefault="006569CE" w:rsidP="008E7929">
      <w:r>
        <w:t>XCOORD - easting of IDU centroid</w:t>
      </w:r>
    </w:p>
    <w:p w14:paraId="291EA376" w14:textId="77777777" w:rsidR="006569CE" w:rsidRDefault="006569CE" w:rsidP="008E7929">
      <w:r>
        <w:t>YCOORD – northing of IDU centroid</w:t>
      </w:r>
    </w:p>
    <w:p w14:paraId="1771BDB0"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0186B7EC" w14:textId="77777777" w:rsidR="00B10B8F" w:rsidRDefault="00B10B8F" w:rsidP="00B10B8F">
      <w:pPr>
        <w:ind w:left="720" w:hanging="720"/>
      </w:pPr>
    </w:p>
    <w:p w14:paraId="284A87F1" w14:textId="77777777" w:rsidR="008E7929" w:rsidRDefault="008E7929" w:rsidP="008E7929">
      <w:pPr>
        <w:ind w:hanging="720"/>
      </w:pPr>
      <w:r>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4E4DECA9" w14:textId="77777777" w:rsidR="00A63DAE" w:rsidRPr="00A63DAE" w:rsidRDefault="00A63DAE" w:rsidP="008E7929">
      <w:pPr>
        <w:ind w:firstLine="720"/>
      </w:pPr>
    </w:p>
    <w:p w14:paraId="1E7CF902" w14:textId="77777777" w:rsidR="00D35AF7" w:rsidRDefault="00D35AF7" w:rsidP="008E7929">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3B698935" w14:textId="77777777" w:rsidR="00E66595" w:rsidRDefault="00E66595" w:rsidP="008E7929">
      <w:pPr>
        <w:ind w:firstLine="720"/>
      </w:pPr>
    </w:p>
    <w:p w14:paraId="5AC19B08" w14:textId="77777777" w:rsidR="00E66595" w:rsidRDefault="00E66595" w:rsidP="00E66595">
      <w:pPr>
        <w:pStyle w:val="Heading2"/>
      </w:pPr>
      <w:bookmarkStart w:id="603" w:name="_Toc56764256"/>
      <w:r>
        <w:t>Adding a water right</w:t>
      </w:r>
      <w:bookmarkEnd w:id="603"/>
    </w:p>
    <w:p w14:paraId="50656782" w14:textId="77777777" w:rsidR="00EB66B0" w:rsidRDefault="00EB66B0" w:rsidP="00EB66B0"/>
    <w:p w14:paraId="5D40CBC1" w14:textId="77777777" w:rsidR="00EB66B0" w:rsidRDefault="00EB66B0" w:rsidP="00EB66B0">
      <w:r>
        <w:tab/>
        <w:t>To add a water right to the wr_pods.csv and wr_pous.csv files, follow these steps.</w:t>
      </w:r>
    </w:p>
    <w:p w14:paraId="19D589AD" w14:textId="77777777" w:rsidR="00EB66B0" w:rsidRDefault="00EB66B0" w:rsidP="00EB66B0"/>
    <w:p w14:paraId="300F6E2B" w14:textId="77777777" w:rsidR="000433C1" w:rsidRDefault="00EB66B0" w:rsidP="00EB66B0">
      <w:r>
        <w:t xml:space="preserve">1. </w:t>
      </w:r>
      <w:r w:rsidR="00C76427">
        <w:t>Determine the highest value in the PODID field of the wr_pods.csv file; assign the next higher value as the PODID value for the new water right.</w:t>
      </w:r>
    </w:p>
    <w:p w14:paraId="5B022390" w14:textId="77777777" w:rsidR="000433C1" w:rsidRDefault="000433C1" w:rsidP="00EB66B0"/>
    <w:p w14:paraId="7C1B3123" w14:textId="77777777" w:rsidR="00EB66B0" w:rsidRDefault="00C76427" w:rsidP="00EB66B0">
      <w:r>
        <w:t xml:space="preserve">2. </w:t>
      </w:r>
      <w:r w:rsidR="00061D96">
        <w:t>If the new water right is an instream water right, set its POUID to -99.  If it is for a municipal water system, set its POUID = - UGB.  Otherwise, d</w:t>
      </w:r>
      <w:r w:rsidR="00EB66B0">
        <w:t>etermine the highest value in the POUID field of the wr_pous.csv file; assign POUIDs to the new water right starting with one greater than that highest value</w:t>
      </w:r>
      <w:r w:rsidR="00061D96">
        <w:t>.</w:t>
      </w:r>
      <w:r w:rsidR="00EB66B0">
        <w:t xml:space="preserve"> </w:t>
      </w:r>
    </w:p>
    <w:p w14:paraId="3A390626" w14:textId="77777777" w:rsidR="00A24D01" w:rsidRDefault="00A24D01" w:rsidP="00EB66B0"/>
    <w:p w14:paraId="38ADB227" w14:textId="77777777" w:rsidR="00A24D01" w:rsidRDefault="000A466E" w:rsidP="00EB66B0">
      <w:r>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A984D8B" w14:textId="77777777" w:rsidR="00EB66B0" w:rsidRDefault="00EB66B0" w:rsidP="00EB66B0"/>
    <w:p w14:paraId="3FE3C35C" w14:textId="77777777" w:rsidR="00EB66B0" w:rsidRDefault="000A466E" w:rsidP="00EB66B0">
      <w:r>
        <w:t>4</w:t>
      </w:r>
      <w:r w:rsidR="00EB66B0">
        <w:t>. Add an appropriate point-of-diversion record to the end of the wr_pods.csv file.</w:t>
      </w:r>
      <w:r w:rsidR="001B6B33">
        <w:t xml:space="preserve">  Note that </w:t>
      </w:r>
      <w:r w:rsidR="006B20AF">
        <w:t>for groundwater rights, REACHCOMID and LENGTH_OR_COMID should be set to -99.</w:t>
      </w:r>
      <w:r w:rsidR="00C66A50">
        <w:t xml:space="preserve">  For an instream water right</w:t>
      </w:r>
      <w:r w:rsidR="002B7117">
        <w: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t>
      </w:r>
    </w:p>
    <w:p w14:paraId="1FCA6FA0" w14:textId="77777777" w:rsidR="00EB66B0" w:rsidRDefault="00EB66B0" w:rsidP="00EB66B0"/>
    <w:p w14:paraId="34290061" w14:textId="77777777" w:rsidR="00EB66B0" w:rsidRDefault="000A466E" w:rsidP="00EB66B0">
      <w:r>
        <w:t>5</w:t>
      </w:r>
      <w:r w:rsidR="00EB66B0">
        <w:t xml:space="preserve">. </w:t>
      </w:r>
      <w:r w:rsidR="00826A6C">
        <w:t xml:space="preserve">Insert the new </w:t>
      </w:r>
      <w:r w:rsidR="00F47B71">
        <w:t>point-of-diversion record(s) into the wr_pods.csv file in sorted order, or s</w:t>
      </w:r>
      <w:r w:rsidR="00EB66B0">
        <w:t>ort the</w:t>
      </w:r>
      <w:r w:rsidR="00F47B71">
        <w:t xml:space="preserve"> entire</w:t>
      </w:r>
      <w:r w:rsidR="00EB66B0">
        <w:t xml:space="preserve"> wr_pods.csv file by priority year and day</w:t>
      </w:r>
      <w:r w:rsidR="00334BEF">
        <w:t xml:space="preserve"> and </w:t>
      </w:r>
      <w:r w:rsidR="006A06E4">
        <w:t xml:space="preserve">the portion of the year for which the right is in effect </w:t>
      </w:r>
      <w:r w:rsidR="00EB66B0">
        <w:t>(</w:t>
      </w:r>
      <w:r w:rsidR="002C4C7A">
        <w:t xml:space="preserve">sort by </w:t>
      </w:r>
      <w:r w:rsidR="00EB66B0">
        <w:t>YEAR</w:t>
      </w:r>
      <w:r w:rsidR="004F2098">
        <w:t>,</w:t>
      </w:r>
      <w:r w:rsidR="00EB66B0">
        <w:t xml:space="preserve"> PRIORITYDOY</w:t>
      </w:r>
      <w:r w:rsidR="004F2098">
        <w:t xml:space="preserve">, </w:t>
      </w:r>
      <w:r w:rsidR="006A06E4">
        <w:t>BEGINDOY, ENDDOY</w:t>
      </w:r>
      <w:r w:rsidR="00002AB9">
        <w:t xml:space="preserve">, </w:t>
      </w:r>
      <w:r w:rsidR="004C20CD">
        <w:t xml:space="preserve">WATERRIGHTID, </w:t>
      </w:r>
      <w:r w:rsidR="00002AB9">
        <w:t>X, Y</w:t>
      </w:r>
      <w:r w:rsidR="002C4C7A">
        <w:t>, PODID</w:t>
      </w:r>
      <w:r w:rsidR="00EB66B0">
        <w:t xml:space="preserve">).  </w:t>
      </w:r>
      <w:r w:rsidR="006A06E4">
        <w:t>This</w:t>
      </w:r>
      <w:r w:rsidR="00EB66B0">
        <w:t xml:space="preserve"> completes the changes to the wr_pods.csv file.  If the new water right is for a municipal  water system, no changes are necessary to the wr_pous.csv file</w:t>
      </w:r>
      <w:r w:rsidR="006A06E4">
        <w:t>.</w:t>
      </w:r>
      <w:r w:rsidR="00EC2225">
        <w:t xml:space="preserve">  Otherwise, continue with the next step</w:t>
      </w:r>
      <w:r w:rsidR="004F2098">
        <w:t xml:space="preserve"> for additions to the wr_pous.csv file.</w:t>
      </w:r>
    </w:p>
    <w:p w14:paraId="24004602" w14:textId="77777777" w:rsidR="00EC2225" w:rsidRDefault="00EC2225" w:rsidP="00EB66B0"/>
    <w:p w14:paraId="398A7A1E" w14:textId="77777777" w:rsidR="00EC2225" w:rsidRDefault="000A466E" w:rsidP="00EB66B0">
      <w:r>
        <w:t>6</w:t>
      </w:r>
      <w:r w:rsidR="00EC2225">
        <w:t>. At the end of the wr_pous.csv file, add one record for each point of use.  Sort by POUID.</w:t>
      </w:r>
      <w:r w:rsidR="006A06E4">
        <w:t xml:space="preserve">  Recalculate the POU_INDEX column.</w:t>
      </w:r>
      <w:r w:rsidR="004F2098">
        <w:t xml:space="preserve">  This completes the changes to the wr_pous.csv file.</w:t>
      </w:r>
    </w:p>
    <w:p w14:paraId="107B9E01" w14:textId="77777777" w:rsidR="002D2159" w:rsidRDefault="002D2159" w:rsidP="00EB66B0"/>
    <w:p w14:paraId="6D87310E" w14:textId="1899533E" w:rsidR="00BD69AE" w:rsidRDefault="00BD69AE" w:rsidP="002D2159">
      <w:pPr>
        <w:pStyle w:val="Heading1"/>
      </w:pPr>
      <w:bookmarkStart w:id="604" w:name="_Toc56764257"/>
      <w:r>
        <w:lastRenderedPageBreak/>
        <w:t>Stream flow and stream temperature</w:t>
      </w:r>
      <w:bookmarkEnd w:id="604"/>
    </w:p>
    <w:p w14:paraId="224B0981" w14:textId="77777777" w:rsidR="008C7362" w:rsidRDefault="008C7362" w:rsidP="008C7362">
      <w:pPr>
        <w:pStyle w:val="Heading2"/>
      </w:pPr>
      <w:bookmarkStart w:id="605" w:name="_Toc50800503"/>
      <w:bookmarkStart w:id="606" w:name="_Toc54090937"/>
      <w:bookmarkStart w:id="607" w:name="_Toc56764258"/>
      <w:r>
        <w:t>Water parcels</w:t>
      </w:r>
      <w:bookmarkEnd w:id="605"/>
      <w:bookmarkEnd w:id="606"/>
      <w:bookmarkEnd w:id="607"/>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608" w:name="_Toc56764259"/>
      <w:r>
        <w:t>Daily water mass and energy balance</w:t>
      </w:r>
      <w:bookmarkEnd w:id="608"/>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lastRenderedPageBreak/>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609" w:name="_Toc56764260"/>
      <w:r>
        <w:t>Estimating the rate of flow</w:t>
      </w:r>
      <w:r w:rsidR="006A13B7">
        <w:t xml:space="preserve"> </w:t>
      </w:r>
      <w:r>
        <w:t>in a stream reach</w:t>
      </w:r>
      <w:bookmarkEnd w:id="609"/>
    </w:p>
    <w:p w14:paraId="2F86EAC2" w14:textId="743170F8" w:rsidR="00933943" w:rsidRDefault="00933943" w:rsidP="00C739DC">
      <w:pPr>
        <w:ind w:firstLine="720"/>
      </w:pPr>
      <w:r>
        <w:t>CW3M uses a kinematic wave algorithm to estimate the average daily flow rate in each subreach and reach.  Each reach is represented as an ordered set of subreaches.  The kinematic wave algorithm is used to estimate the average daily outflow from each subreach.  The daily flow rate for the reach is taken as the average daily flow rate of the most downstream subreach of the reach.</w:t>
      </w:r>
    </w:p>
    <w:p w14:paraId="1FCB4942" w14:textId="77777777" w:rsidR="008C7362" w:rsidRDefault="007B1928" w:rsidP="00933943">
      <w:pPr>
        <w:ind w:firstLine="720"/>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inflow rate from upstream, and the lateral inflow rate. </w:t>
      </w:r>
      <w:r w:rsidR="009236BE">
        <w:t xml:space="preserve">  The function uses an equation for the depth of the water in the reach as a function of the outflow rate which is derived from the Manning equation for the outflow rate.  By algebraic manipulation, the Manning equation can be rewritten as an equation for depth.  At the beginning of the </w:t>
      </w:r>
      <w:r w:rsidR="009236BE">
        <w:rPr>
          <w:i/>
          <w:iCs/>
        </w:rPr>
        <w:t>KinematicWave()</w:t>
      </w:r>
      <w:r w:rsidR="009236BE">
        <w:t xml:space="preserve"> function, the previous day’s outflow rate is used </w:t>
      </w:r>
      <w:r w:rsidR="00263AF4">
        <w:t xml:space="preserve">in a call to the function </w:t>
      </w:r>
      <w:r w:rsidR="00263AF4">
        <w:rPr>
          <w:i/>
          <w:iCs/>
        </w:rPr>
        <w:t>GetManningDepthFromQ()</w:t>
      </w:r>
      <w:r w:rsidR="00263AF4">
        <w:t xml:space="preserve"> to</w:t>
      </w:r>
      <w:r w:rsidR="009236BE">
        <w:t xml:space="preserve"> calculate the </w:t>
      </w:r>
      <w:r w:rsidR="008C7362">
        <w:t xml:space="preserve">“Manning </w:t>
      </w:r>
      <w:r w:rsidR="009236BE">
        <w:t>depth</w:t>
      </w:r>
      <w:r w:rsidR="008C7362">
        <w:t>”</w:t>
      </w:r>
      <w:r w:rsidR="009236BE">
        <w:t xml:space="preserve"> of the stream. </w:t>
      </w:r>
    </w:p>
    <w:p w14:paraId="543206C7" w14:textId="77777777" w:rsidR="008C7362" w:rsidRDefault="008C7362" w:rsidP="00933943">
      <w:pPr>
        <w:ind w:firstLine="720"/>
      </w:pPr>
    </w:p>
    <w:p w14:paraId="56589349" w14:textId="77777777" w:rsidR="008C7362" w:rsidRDefault="008C7362" w:rsidP="00933943">
      <w:pPr>
        <w:ind w:firstLine="720"/>
      </w:pPr>
    </w:p>
    <w:p w14:paraId="1177B77A" w14:textId="1E3AF1BD" w:rsidR="007B1928" w:rsidRPr="00C739DC" w:rsidRDefault="009236BE" w:rsidP="00933943">
      <w:pPr>
        <w:ind w:firstLine="720"/>
        <w:rPr>
          <w:color w:val="FF0000"/>
        </w:rPr>
      </w:pPr>
      <w:r w:rsidRPr="00C739DC">
        <w:rPr>
          <w:color w:val="FF0000"/>
        </w:rPr>
        <w:t xml:space="preserve"> Then that depth is used </w:t>
      </w:r>
      <w:r w:rsidR="00067529" w:rsidRPr="00C739DC">
        <w:rPr>
          <w:color w:val="FF0000"/>
        </w:rPr>
        <w:t xml:space="preserve">together with the length of the subreach and the current day’s upstream and lateral inflows to calculate </w:t>
      </w:r>
      <w:r w:rsidRPr="00C739DC">
        <w:rPr>
          <w:color w:val="FF0000"/>
        </w:rPr>
        <w:t>the current day’s outflow rate</w:t>
      </w:r>
      <w:r w:rsidR="00067529" w:rsidRPr="00C739DC">
        <w:rPr>
          <w:color w:val="FF0000"/>
        </w:rPr>
        <w:t xml:space="preserve">.  </w:t>
      </w:r>
    </w:p>
    <w:p w14:paraId="623B7768" w14:textId="498CA2C2" w:rsidR="00067529" w:rsidRPr="00C739DC" w:rsidRDefault="00067529" w:rsidP="00933943">
      <w:pPr>
        <w:ind w:firstLine="720"/>
        <w:rPr>
          <w:color w:val="FF0000"/>
        </w:rPr>
      </w:pPr>
      <w:r w:rsidRPr="00C739DC">
        <w:rPr>
          <w:color w:val="FF0000"/>
        </w:rPr>
        <w:t>The daily outflow rate is subsequently used in a</w:t>
      </w:r>
      <w:r w:rsidR="00263AF4" w:rsidRPr="00C739DC">
        <w:rPr>
          <w:color w:val="FF0000"/>
        </w:rPr>
        <w:t xml:space="preserve"> second call to</w:t>
      </w:r>
      <w:r w:rsidRPr="00C739DC">
        <w:rPr>
          <w:color w:val="FF0000"/>
        </w:rPr>
        <w:t xml:space="preserve"> </w:t>
      </w:r>
      <w:r w:rsidRPr="00C739DC">
        <w:rPr>
          <w:i/>
          <w:iCs/>
          <w:color w:val="FF0000"/>
        </w:rPr>
        <w:t>Ge</w:t>
      </w:r>
      <w:r w:rsidR="00263AF4" w:rsidRPr="00C739DC">
        <w:rPr>
          <w:i/>
          <w:iCs/>
          <w:color w:val="FF0000"/>
        </w:rPr>
        <w:t>Manning</w:t>
      </w:r>
      <w:r w:rsidRPr="00C739DC">
        <w:rPr>
          <w:i/>
          <w:iCs/>
          <w:color w:val="FF0000"/>
        </w:rPr>
        <w:t>tDepthFromQ()</w:t>
      </w:r>
      <w:r w:rsidRPr="00C739DC">
        <w:rPr>
          <w:color w:val="FF0000"/>
        </w:rPr>
        <w:t xml:space="preserve"> to calculate a new </w:t>
      </w:r>
      <w:r w:rsidR="00176B6C" w:rsidRPr="00C739DC">
        <w:rPr>
          <w:color w:val="FF0000"/>
        </w:rPr>
        <w:t xml:space="preserve">depth for the water in the reach, making use of the slope of the subreach and parameterized values for Manning’s n and </w:t>
      </w:r>
      <w:r w:rsidR="005729DB" w:rsidRPr="00C739DC">
        <w:rPr>
          <w:color w:val="FF0000"/>
        </w:rPr>
        <w:t xml:space="preserve">the </w:t>
      </w:r>
      <w:r w:rsidR="00176B6C" w:rsidRPr="00C739DC">
        <w:rPr>
          <w:color w:val="FF0000"/>
        </w:rPr>
        <w:t>width</w:t>
      </w:r>
      <w:r w:rsidR="005729DB" w:rsidRPr="00C739DC">
        <w:rPr>
          <w:color w:val="FF0000"/>
        </w:rPr>
        <w:t>-</w:t>
      </w:r>
      <w:r w:rsidR="00176B6C" w:rsidRPr="00C739DC">
        <w:rPr>
          <w:color w:val="FF0000"/>
        </w:rPr>
        <w:t>to</w:t>
      </w:r>
      <w:r w:rsidR="005729DB" w:rsidRPr="00C739DC">
        <w:rPr>
          <w:color w:val="FF0000"/>
        </w:rPr>
        <w:t>-</w:t>
      </w:r>
      <w:r w:rsidR="00176B6C" w:rsidRPr="00C739DC">
        <w:rPr>
          <w:color w:val="FF0000"/>
        </w:rPr>
        <w:t>depth ratio.  The value in the source code for Manning’s n is 0.3; the default value for the width</w:t>
      </w:r>
      <w:r w:rsidR="005729DB" w:rsidRPr="00C739DC">
        <w:rPr>
          <w:color w:val="FF0000"/>
        </w:rPr>
        <w:t>-</w:t>
      </w:r>
      <w:r w:rsidR="00176B6C" w:rsidRPr="00C739DC">
        <w:rPr>
          <w:color w:val="FF0000"/>
        </w:rPr>
        <w:t>to</w:t>
      </w:r>
      <w:r w:rsidR="005729DB" w:rsidRPr="00C739DC">
        <w:rPr>
          <w:color w:val="FF0000"/>
        </w:rPr>
        <w:t>-</w:t>
      </w:r>
      <w:r w:rsidR="00176B6C" w:rsidRPr="00C739DC">
        <w:rPr>
          <w:color w:val="FF0000"/>
        </w:rPr>
        <w:t>depth ratio is 10.  The value of the width</w:t>
      </w:r>
      <w:r w:rsidR="005729DB" w:rsidRPr="00C739DC">
        <w:rPr>
          <w:color w:val="FF0000"/>
        </w:rPr>
        <w:t>-</w:t>
      </w:r>
      <w:r w:rsidR="00176B6C" w:rsidRPr="00C739DC">
        <w:rPr>
          <w:color w:val="FF0000"/>
        </w:rPr>
        <w:t>to</w:t>
      </w:r>
      <w:r w:rsidR="005729DB" w:rsidRPr="00C739DC">
        <w:rPr>
          <w:color w:val="FF0000"/>
        </w:rPr>
        <w:t>-</w:t>
      </w:r>
      <w:r w:rsidR="00176B6C" w:rsidRPr="00C739DC">
        <w:rPr>
          <w:color w:val="FF0000"/>
        </w:rPr>
        <w:t>depth ratio may be spec</w:t>
      </w:r>
      <w:r w:rsidR="00732D7E" w:rsidRPr="00C739DC">
        <w:rPr>
          <w:color w:val="FF0000"/>
        </w:rPr>
        <w:t>ified explicitly in the &lt;streams&gt; block of the Flow XML input file (e.g. wd_ratio = “</w:t>
      </w:r>
      <w:r w:rsidR="005729DB" w:rsidRPr="00C739DC">
        <w:rPr>
          <w:color w:val="FF0000"/>
        </w:rPr>
        <w:t>10</w:t>
      </w:r>
      <w:r w:rsidR="00732D7E" w:rsidRPr="00C739DC">
        <w:rPr>
          <w:color w:val="FF0000"/>
        </w:rPr>
        <w:t>”).</w:t>
      </w:r>
      <w:r w:rsidR="00771FED" w:rsidRPr="00C739DC">
        <w:rPr>
          <w:color w:val="FF0000"/>
        </w:rPr>
        <w:t xml:space="preserve">  The width-to-depth ratio is used in the </w:t>
      </w:r>
      <w:r w:rsidR="00771FED" w:rsidRPr="00C739DC">
        <w:rPr>
          <w:i/>
          <w:iCs/>
          <w:color w:val="FF0000"/>
        </w:rPr>
        <w:t>Get</w:t>
      </w:r>
      <w:r w:rsidR="00263AF4" w:rsidRPr="00C739DC">
        <w:rPr>
          <w:i/>
          <w:iCs/>
          <w:color w:val="FF0000"/>
        </w:rPr>
        <w:t>Manning</w:t>
      </w:r>
      <w:r w:rsidR="00771FED" w:rsidRPr="00C739DC">
        <w:rPr>
          <w:i/>
          <w:iCs/>
          <w:color w:val="FF0000"/>
        </w:rPr>
        <w:t>DepthFromQ()</w:t>
      </w:r>
      <w:r w:rsidR="00771FED" w:rsidRPr="00C739DC">
        <w:rPr>
          <w:color w:val="FF0000"/>
        </w:rPr>
        <w:t xml:space="preserve"> function to take into account the shape of the of the channel cross-section.</w:t>
      </w:r>
    </w:p>
    <w:p w14:paraId="7F73C199" w14:textId="6AF7D79E" w:rsidR="0010247C" w:rsidRPr="00C739DC" w:rsidRDefault="005729DB">
      <w:pPr>
        <w:ind w:firstLine="720"/>
        <w:rPr>
          <w:color w:val="FF0000"/>
        </w:rPr>
      </w:pPr>
      <w:r w:rsidRPr="00C739DC">
        <w:rPr>
          <w:color w:val="FF0000"/>
        </w:rPr>
        <w:lastRenderedPageBreak/>
        <w:t xml:space="preserve">Note that there are two ways to calculate the width of the subreach.  Both ways use the depth from the </w:t>
      </w:r>
      <w:r w:rsidRPr="00C739DC">
        <w:rPr>
          <w:i/>
          <w:iCs/>
          <w:color w:val="FF0000"/>
        </w:rPr>
        <w:t>GetDepthFromQ()</w:t>
      </w:r>
      <w:r w:rsidRPr="00C739DC">
        <w:rPr>
          <w:color w:val="FF0000"/>
        </w:rPr>
        <w:t xml:space="preserve"> function.  The simple</w:t>
      </w:r>
      <w:r w:rsidR="00771FED" w:rsidRPr="00C739DC">
        <w:rPr>
          <w:color w:val="FF0000"/>
        </w:rPr>
        <w:t>r</w:t>
      </w:r>
      <w:r w:rsidRPr="00C739DC">
        <w:rPr>
          <w:color w:val="FF0000"/>
        </w:rPr>
        <w:t xml:space="preserve"> way is to multiply the depth by the </w:t>
      </w:r>
      <w:r w:rsidR="008505BB" w:rsidRPr="00C739DC">
        <w:rPr>
          <w:color w:val="FF0000"/>
        </w:rPr>
        <w:t xml:space="preserve">parameterized </w:t>
      </w:r>
      <w:r w:rsidRPr="00C739DC">
        <w:rPr>
          <w:color w:val="FF0000"/>
        </w:rPr>
        <w:t>width-to-depth ratio</w:t>
      </w:r>
      <w:r w:rsidR="00771FED" w:rsidRPr="00C739DC">
        <w:rPr>
          <w:color w:val="FF0000"/>
        </w:rPr>
        <w:t xml:space="preserve">.   The other way is to use that depth, together with the length of the subreach and the volume of water in the subreach to calculate the width.   </w:t>
      </w:r>
      <w:r w:rsidR="0010247C" w:rsidRPr="00C739DC">
        <w:rPr>
          <w:color w:val="FF0000"/>
        </w:rPr>
        <w:t xml:space="preserve">The </w:t>
      </w:r>
      <w:r w:rsidR="0010247C" w:rsidRPr="00C739DC">
        <w:rPr>
          <w:i/>
          <w:iCs/>
          <w:color w:val="FF0000"/>
        </w:rPr>
        <w:t xml:space="preserve">SetSubreachGeometry() </w:t>
      </w:r>
      <w:r w:rsidR="0010247C" w:rsidRPr="00C739DC">
        <w:rPr>
          <w:color w:val="FF0000"/>
        </w:rPr>
        <w:t xml:space="preserve">function uses the second way, which results in a width which is consistent with the length, depth, and volume, but is generally </w:t>
      </w:r>
      <w:r w:rsidR="0010247C" w:rsidRPr="00C739DC">
        <w:rPr>
          <w:i/>
          <w:iCs/>
          <w:color w:val="FF0000"/>
        </w:rPr>
        <w:t>not</w:t>
      </w:r>
      <w:r w:rsidR="0010247C" w:rsidRPr="00C739DC">
        <w:rPr>
          <w:color w:val="FF0000"/>
        </w:rPr>
        <w:t xml:space="preserve"> equal to what would be expected from the parameterized width-to-depth value.  Getting a plausible value for the stream width is important because it determines the surface are of the water in the stream, which in turn partially determines the radiative energy fluxes: wide shallow streams are more influenced by insolation and longwave radiation than narrow, deep streams.</w:t>
      </w:r>
    </w:p>
    <w:p w14:paraId="31314BF3" w14:textId="1A7B8868" w:rsidR="00933943" w:rsidRPr="00C739DC" w:rsidRDefault="00933943" w:rsidP="00933943">
      <w:pPr>
        <w:ind w:firstLine="720"/>
        <w:rPr>
          <w:color w:val="FF0000"/>
        </w:rPr>
      </w:pPr>
      <w:r w:rsidRPr="00C739DC">
        <w:rPr>
          <w:color w:val="FF0000"/>
        </w:rPr>
        <w:t>As implemented</w:t>
      </w:r>
      <w:r w:rsidRPr="00C739DC">
        <w:rPr>
          <w:i/>
          <w:iCs/>
          <w:color w:val="FF0000"/>
        </w:rPr>
        <w:t>,</w:t>
      </w:r>
      <w:r w:rsidRPr="00C739DC">
        <w:rPr>
          <w:color w:val="FF0000"/>
        </w:rPr>
        <w:t xml:space="preserve"> </w:t>
      </w:r>
      <w:r w:rsidR="008110C5" w:rsidRPr="00C739DC">
        <w:rPr>
          <w:i/>
          <w:iCs/>
          <w:color w:val="FF0000"/>
        </w:rPr>
        <w:t>KinematicWave()</w:t>
      </w:r>
      <w:r w:rsidRPr="00C739DC">
        <w:rPr>
          <w:color w:val="FF0000"/>
        </w:rPr>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Default="00933943" w:rsidP="00933943">
      <w:pPr>
        <w:pStyle w:val="Body"/>
      </w:pPr>
    </w:p>
    <w:p w14:paraId="7CF0DAC7" w14:textId="4F7F6C1E" w:rsidR="00263AF4" w:rsidRDefault="00263AF4" w:rsidP="00263AF4">
      <w:pPr>
        <w:pStyle w:val="Heading2"/>
      </w:pPr>
      <w:bookmarkStart w:id="610" w:name="_Toc56764261"/>
      <w:r>
        <w:t>Estimating the surface area of the water in a subreach</w:t>
      </w:r>
      <w:bookmarkEnd w:id="610"/>
    </w:p>
    <w:p w14:paraId="6663A824" w14:textId="789DE2A3" w:rsidR="00263AF4" w:rsidRDefault="00263AF4" w:rsidP="00263AF4">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subreach length, which is fixed, and the width of the stream.   T</w:t>
      </w:r>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p>
    <w:p w14:paraId="5C0C8505" w14:textId="7B92E972" w:rsidR="00D165C3" w:rsidRPr="003F72F2" w:rsidRDefault="00D165C3" w:rsidP="003F72F2">
      <w:r>
        <w:tab/>
        <w:t xml:space="preserve">The effective width of the stream, for the purpose of calculating the water surface area, is estimated by a two-step process.  First, a “Manniing depth” is calculated using </w:t>
      </w:r>
      <w:r>
        <w:rPr>
          <w:i/>
          <w:iCs/>
        </w:rPr>
        <w:t>GetManningDepthFromQ()</w:t>
      </w:r>
      <w:r>
        <w:t>, and then it is used with the known volume and length to solve for a “Manning width”</w:t>
      </w:r>
      <w:r w:rsidR="00264293">
        <w:t>.  The second step is to compare the Manning width to a second estimate of the width made by multiplying the Manning depth by the parameterized width:depth ratio.  The lesser of the two width estimates is retained and used in the calculation of the water surface area.</w:t>
      </w:r>
    </w:p>
    <w:p w14:paraId="5DFFEFA5" w14:textId="77777777" w:rsidR="00B20483" w:rsidRDefault="00B20483" w:rsidP="00684B5F"/>
    <w:p w14:paraId="3E997B9C" w14:textId="77777777" w:rsidR="009123A7" w:rsidRDefault="009123A7" w:rsidP="007B1928">
      <w:pPr>
        <w:pStyle w:val="Heading2"/>
      </w:pPr>
      <w:bookmarkStart w:id="611" w:name="_Toc56764262"/>
      <w:r>
        <w:t>Water temperature from thermal energy</w:t>
      </w:r>
      <w:bookmarkEnd w:id="611"/>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312305E8" w14:textId="7DEA934E" w:rsidR="007512E5" w:rsidRDefault="007512E5" w:rsidP="009123A7">
      <w:pPr>
        <w:rPr>
          <w:rFonts w:ascii="Times New Roman" w:hAnsi="Times New Roman" w:cs="Times New Roman"/>
          <w:sz w:val="24"/>
          <w:szCs w:val="24"/>
        </w:rPr>
      </w:pPr>
    </w:p>
    <w:p w14:paraId="57244CE9" w14:textId="77777777" w:rsidR="007E2AF3" w:rsidRDefault="007E2AF3" w:rsidP="007B1928">
      <w:pPr>
        <w:pStyle w:val="Heading2"/>
      </w:pPr>
      <w:bookmarkStart w:id="612" w:name="_Toc56764263"/>
      <w:r>
        <w:t>Initial conditions for Flow: the IC file</w:t>
      </w:r>
      <w:bookmarkEnd w:id="612"/>
    </w:p>
    <w:p w14:paraId="0409386C" w14:textId="206AC577" w:rsidR="007E2AF3" w:rsidRDefault="007E2AF3" w:rsidP="007B1928">
      <w:pPr>
        <w:ind w:firstLine="720"/>
      </w:pPr>
      <w:r>
        <w:t xml:space="preserve">The Flow model has the ability to read initial values for the water in the stream network from an IC file.  The name and location of the IC file are specified in the </w:t>
      </w:r>
      <w:r>
        <w:rPr>
          <w:rFonts w:ascii="Consolas" w:hAnsi="Consolas" w:cs="Consolas"/>
          <w:sz w:val="19"/>
          <w:szCs w:val="19"/>
        </w:rPr>
        <w:t>initial_conditions</w:t>
      </w:r>
      <w:r>
        <w:t xml:space="preserve"> field of the </w:t>
      </w:r>
      <w:r>
        <w:rPr>
          <w:rFonts w:ascii="Consolas" w:hAnsi="Consolas" w:cs="Consolas"/>
          <w:sz w:val="19"/>
          <w:szCs w:val="19"/>
        </w:rPr>
        <w:lastRenderedPageBreak/>
        <w:t>&lt;flow_model&gt;</w:t>
      </w:r>
      <w:r>
        <w:t xml:space="preserve"> block of the Flow XML file.  The Flow XML file itself is specified in the ENVX file.  When the IC file is not specified or cannot be accessed, 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suffixed with “.ic&lt;year&gt;” (e.g. “.ic2006”), where “year” is the calendar year following the final year of the simulation run. </w:t>
      </w:r>
    </w:p>
    <w:p w14:paraId="2B221FA2" w14:textId="77777777" w:rsidR="007E2AF3" w:rsidRDefault="007E2AF3" w:rsidP="009123A7">
      <w:pPr>
        <w:rPr>
          <w:rFonts w:ascii="Times New Roman" w:hAnsi="Times New Roman" w:cs="Times New Roman"/>
          <w:sz w:val="24"/>
          <w:szCs w:val="24"/>
        </w:rPr>
      </w:pPr>
    </w:p>
    <w:p w14:paraId="4150B7FF" w14:textId="527B1D43" w:rsidR="007512E5" w:rsidRDefault="007512E5" w:rsidP="007B1928">
      <w:pPr>
        <w:pStyle w:val="Heading2"/>
      </w:pPr>
      <w:bookmarkStart w:id="613" w:name="_Toc56764264"/>
      <w:r>
        <w:t>Boundary conditions for stream water temperature</w:t>
      </w:r>
      <w:bookmarkEnd w:id="613"/>
    </w:p>
    <w:p w14:paraId="766A03D7" w14:textId="575EBD5C" w:rsidR="007E2AF3" w:rsidRDefault="007512E5" w:rsidP="007512E5">
      <w:r>
        <w:tab/>
        <w:t xml:space="preserve">Water enters stream reaches from upstream and from lateral flow.  </w:t>
      </w:r>
      <w:r w:rsidR="007E2AF3">
        <w:t>As of 9/10/20,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77777777"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10.</w:t>
      </w:r>
    </w:p>
    <w:p w14:paraId="119932DC" w14:textId="70C62907" w:rsidR="007512E5" w:rsidRDefault="007E2AF3" w:rsidP="007E2AF3">
      <w:pPr>
        <w:autoSpaceDE w:val="0"/>
        <w:autoSpaceDN w:val="0"/>
        <w:adjustRightInd w:val="0"/>
        <w:rPr>
          <w:rFonts w:cstheme="minorHAnsi"/>
          <w:color w:val="000000"/>
        </w:rPr>
      </w:pPr>
      <w:r w:rsidRPr="007B1928">
        <w:rPr>
          <w:rFonts w:cstheme="minorHAnsi"/>
          <w:color w:val="000000"/>
        </w:rPr>
        <w:t>The</w:t>
      </w:r>
      <w:r>
        <w:rPr>
          <w:rFonts w:cstheme="minorHAnsi"/>
          <w:color w:val="000000"/>
        </w:rPr>
        <w:t xml:space="preserve"> soil temperature parameter value is used for water entering through the stream banks in the HBV submodel.  The reach water temperature is used when initializing flow data in the absence of an IC file.</w:t>
      </w:r>
    </w:p>
    <w:p w14:paraId="4D4F2432" w14:textId="65B40D27" w:rsidR="007512E5" w:rsidRDefault="007E2AF3" w:rsidP="00BD69AE">
      <w:pPr>
        <w:autoSpaceDE w:val="0"/>
        <w:autoSpaceDN w:val="0"/>
        <w:adjustRightInd w:val="0"/>
        <w:rPr>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 (e.g. cold streams in spring from snow melt).  A 2019 article by Leach and Moore in Water Resources Research provides some clues and further references for improving the representation of the temperature of water entering via the stream banks.</w:t>
      </w: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614" w:name="_Toc56764265"/>
      <w:r>
        <w:t>Thermal stratification in reservoirs</w:t>
      </w:r>
      <w:bookmarkEnd w:id="614"/>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615" w:name="_Toc56764266"/>
      <w:r>
        <w:t>Thermal loading</w:t>
      </w:r>
      <w:bookmarkEnd w:id="615"/>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lastRenderedPageBreak/>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more than 63 thousand points altogether, with an average distance between them of much less than 30 meters.</w:t>
      </w:r>
    </w:p>
    <w:p w14:paraId="2B1AB5D7" w14:textId="6A0B1EEB" w:rsidR="00BE0D88" w:rsidRDefault="00BE0D88" w:rsidP="00BE0D88">
      <w:pPr>
        <w:ind w:firstLine="720"/>
      </w:pPr>
      <w:r>
        <w:t>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7138D38E" w:rsidR="00EB51AF" w:rsidRDefault="00EB51AF" w:rsidP="007B1928">
      <w:pPr>
        <w:rPr>
          <w:ins w:id="616" w:author="David Conklin" w:date="2020-11-18T08:17:00Z"/>
        </w:rPr>
      </w:pPr>
      <w:r>
        <w:tab/>
        <w:t>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w:t>
      </w:r>
      <w:ins w:id="617" w:author="David Conklin" w:date="2020-11-18T08:17:00Z">
        <w:r w:rsidR="006636CC">
          <w:t>.</w:t>
        </w:r>
      </w:ins>
      <w:del w:id="618" w:author="David Conklin" w:date="2020-11-18T08:17:00Z">
        <w:r w:rsidDel="006636CC">
          <w:delText xml:space="preserve"> </w:delText>
        </w:r>
      </w:del>
    </w:p>
    <w:p w14:paraId="2C18ED71" w14:textId="5359CF75" w:rsidR="006636CC" w:rsidRDefault="006636CC" w:rsidP="007B1928">
      <w:pPr>
        <w:rPr>
          <w:ins w:id="619" w:author="David Conklin" w:date="2020-11-18T08:18:00Z"/>
        </w:rPr>
      </w:pPr>
    </w:p>
    <w:p w14:paraId="37789951" w14:textId="4D21826D" w:rsidR="006636CC" w:rsidRDefault="006636CC" w:rsidP="006636CC">
      <w:pPr>
        <w:pStyle w:val="Heading1"/>
        <w:rPr>
          <w:ins w:id="620" w:author="David Conklin" w:date="2020-11-18T08:18:00Z"/>
        </w:rPr>
      </w:pPr>
      <w:bookmarkStart w:id="621" w:name="_Toc56764267"/>
      <w:ins w:id="622" w:author="David Conklin" w:date="2020-11-18T08:18:00Z">
        <w:r>
          <w:t>Reservoir data</w:t>
        </w:r>
        <w:bookmarkEnd w:id="621"/>
      </w:ins>
    </w:p>
    <w:p w14:paraId="19956B9D" w14:textId="5324BF04" w:rsidR="006636CC" w:rsidRDefault="006636CC" w:rsidP="006636CC">
      <w:pPr>
        <w:rPr>
          <w:ins w:id="623" w:author="David Conklin" w:date="2020-11-18T08:28:00Z"/>
        </w:rPr>
      </w:pPr>
      <w:ins w:id="624" w:author="David Conklin" w:date="2020-11-18T08:18:00Z">
        <w:r>
          <w:t>The U.S. Army Corps of Engineers (USACE) oper</w:t>
        </w:r>
      </w:ins>
      <w:ins w:id="625" w:author="David Conklin" w:date="2020-11-18T08:19:00Z">
        <w:r>
          <w:t>ates a system of 13 reservoirs in the Willamette basin.</w:t>
        </w:r>
      </w:ins>
      <w:ins w:id="626" w:author="David Conklin" w:date="2020-11-18T08:20:00Z">
        <w:r>
          <w:t xml:space="preserve">  </w:t>
        </w:r>
      </w:ins>
      <w:ins w:id="627" w:author="David Conklin" w:date="2020-11-18T08:21:00Z">
        <w:r>
          <w:t>The Corps manages the releases of water from the reservoirs</w:t>
        </w:r>
      </w:ins>
      <w:ins w:id="628" w:author="David Conklin" w:date="2020-11-18T08:22:00Z">
        <w:r>
          <w:t>, using a set of rules and data</w:t>
        </w:r>
      </w:ins>
      <w:ins w:id="629" w:author="David Conklin" w:date="2020-11-18T08:23:00Z">
        <w:r>
          <w:t xml:space="preserve"> which are represented in CW3M’s reservoir submodel.  The CW3M code</w:t>
        </w:r>
      </w:ins>
      <w:ins w:id="630" w:author="David Conklin" w:date="2020-11-18T08:24:00Z">
        <w:r w:rsidR="00167AC6">
          <w:t xml:space="preserve"> is sometimes referred to as “RESSIM-lite”, after the Corps’ own Res</w:t>
        </w:r>
      </w:ins>
      <w:ins w:id="631" w:author="David Conklin" w:date="2020-11-18T08:25:00Z">
        <w:r w:rsidR="00167AC6">
          <w:t>Sim model.</w:t>
        </w:r>
      </w:ins>
    </w:p>
    <w:p w14:paraId="279B9324" w14:textId="70651683" w:rsidR="00167AC6" w:rsidRDefault="00167AC6" w:rsidP="006636CC">
      <w:pPr>
        <w:rPr>
          <w:ins w:id="632" w:author="David Conklin" w:date="2020-11-18T08:29:00Z"/>
        </w:rPr>
      </w:pPr>
    </w:p>
    <w:tbl>
      <w:tblPr>
        <w:tblStyle w:val="TableGrid"/>
        <w:tblW w:w="0" w:type="auto"/>
        <w:tblLook w:val="04A0" w:firstRow="1" w:lastRow="0" w:firstColumn="1" w:lastColumn="0" w:noHBand="0" w:noVBand="1"/>
      </w:tblPr>
      <w:tblGrid>
        <w:gridCol w:w="651"/>
        <w:gridCol w:w="440"/>
        <w:gridCol w:w="1506"/>
        <w:gridCol w:w="1518"/>
        <w:gridCol w:w="2578"/>
      </w:tblGrid>
      <w:tr w:rsidR="005A5638" w14:paraId="3270DB1D" w14:textId="747CBA3A" w:rsidTr="005E090B">
        <w:trPr>
          <w:ins w:id="633" w:author="David Conklin" w:date="2020-11-18T08:30:00Z"/>
        </w:trPr>
        <w:tc>
          <w:tcPr>
            <w:tcW w:w="0" w:type="auto"/>
          </w:tcPr>
          <w:p w14:paraId="17DD6AE2" w14:textId="7128A8FB" w:rsidR="005A5638" w:rsidRDefault="005A5638" w:rsidP="006636CC">
            <w:pPr>
              <w:rPr>
                <w:ins w:id="634" w:author="David Conklin" w:date="2020-11-18T08:30:00Z"/>
              </w:rPr>
            </w:pPr>
            <w:ins w:id="635" w:author="David Conklin" w:date="2020-11-18T08:30:00Z">
              <w:r>
                <w:t>code</w:t>
              </w:r>
            </w:ins>
          </w:p>
        </w:tc>
        <w:tc>
          <w:tcPr>
            <w:tcW w:w="0" w:type="auto"/>
          </w:tcPr>
          <w:p w14:paraId="133EC0EE" w14:textId="576B6925" w:rsidR="005A5638" w:rsidRDefault="005A5638" w:rsidP="006636CC">
            <w:pPr>
              <w:rPr>
                <w:ins w:id="636" w:author="David Conklin" w:date="2020-11-18T08:48:00Z"/>
              </w:rPr>
            </w:pPr>
            <w:ins w:id="637" w:author="David Conklin" w:date="2020-11-18T08:48:00Z">
              <w:r>
                <w:t>id</w:t>
              </w:r>
            </w:ins>
          </w:p>
        </w:tc>
        <w:tc>
          <w:tcPr>
            <w:tcW w:w="0" w:type="auto"/>
          </w:tcPr>
          <w:p w14:paraId="245A2CAE" w14:textId="62593478" w:rsidR="005A5638" w:rsidRDefault="005A5638" w:rsidP="006636CC">
            <w:pPr>
              <w:rPr>
                <w:ins w:id="638" w:author="David Conklin" w:date="2020-11-18T08:30:00Z"/>
              </w:rPr>
            </w:pPr>
            <w:ins w:id="639" w:author="David Conklin" w:date="2020-11-18T08:30:00Z">
              <w:r>
                <w:t>name</w:t>
              </w:r>
            </w:ins>
          </w:p>
        </w:tc>
        <w:tc>
          <w:tcPr>
            <w:tcW w:w="0" w:type="auto"/>
          </w:tcPr>
          <w:p w14:paraId="132A3652" w14:textId="295A2BAD" w:rsidR="005A5638" w:rsidRDefault="005A5638" w:rsidP="006636CC">
            <w:pPr>
              <w:rPr>
                <w:ins w:id="640" w:author="David Conklin" w:date="2020-11-18T08:32:00Z"/>
              </w:rPr>
            </w:pPr>
            <w:ins w:id="641" w:author="David Conklin" w:date="2020-11-18T08:32:00Z">
              <w:r>
                <w:t>sub</w:t>
              </w:r>
            </w:ins>
            <w:ins w:id="642" w:author="David Conklin" w:date="2020-11-18T08:33:00Z">
              <w:r>
                <w:t>basin</w:t>
              </w:r>
            </w:ins>
          </w:p>
        </w:tc>
        <w:tc>
          <w:tcPr>
            <w:tcW w:w="0" w:type="auto"/>
          </w:tcPr>
          <w:p w14:paraId="70013EA0" w14:textId="1C3D939E" w:rsidR="005A5638" w:rsidRDefault="005A5638" w:rsidP="006636CC">
            <w:pPr>
              <w:rPr>
                <w:ins w:id="643" w:author="David Conklin" w:date="2020-11-18T10:48:00Z"/>
              </w:rPr>
            </w:pPr>
            <w:ins w:id="644" w:author="David Conklin" w:date="2020-11-18T10:48:00Z">
              <w:r>
                <w:t>reservoir type</w:t>
              </w:r>
            </w:ins>
          </w:p>
        </w:tc>
      </w:tr>
      <w:tr w:rsidR="005A5638" w14:paraId="652E69BE" w14:textId="7ACC6E31" w:rsidTr="005E090B">
        <w:trPr>
          <w:ins w:id="645" w:author="David Conklin" w:date="2020-11-18T08:35:00Z"/>
        </w:trPr>
        <w:tc>
          <w:tcPr>
            <w:tcW w:w="0" w:type="auto"/>
          </w:tcPr>
          <w:p w14:paraId="36C8BF82" w14:textId="37186BE8" w:rsidR="005A5638" w:rsidRDefault="005A5638" w:rsidP="006636CC">
            <w:pPr>
              <w:rPr>
                <w:ins w:id="646" w:author="David Conklin" w:date="2020-11-18T08:35:00Z"/>
              </w:rPr>
            </w:pPr>
            <w:ins w:id="647" w:author="David Conklin" w:date="2020-11-18T08:35:00Z">
              <w:r>
                <w:t>BCL</w:t>
              </w:r>
            </w:ins>
          </w:p>
        </w:tc>
        <w:tc>
          <w:tcPr>
            <w:tcW w:w="0" w:type="auto"/>
          </w:tcPr>
          <w:p w14:paraId="594D7517" w14:textId="55A0F3DF" w:rsidR="005A5638" w:rsidRDefault="005A5638" w:rsidP="006636CC">
            <w:pPr>
              <w:rPr>
                <w:ins w:id="648" w:author="David Conklin" w:date="2020-11-18T08:48:00Z"/>
              </w:rPr>
            </w:pPr>
            <w:ins w:id="649" w:author="David Conklin" w:date="2020-11-18T08:51:00Z">
              <w:r>
                <w:t>13</w:t>
              </w:r>
            </w:ins>
          </w:p>
        </w:tc>
        <w:tc>
          <w:tcPr>
            <w:tcW w:w="0" w:type="auto"/>
          </w:tcPr>
          <w:p w14:paraId="4E67A8A1" w14:textId="697C1C10" w:rsidR="005A5638" w:rsidRDefault="005A5638" w:rsidP="006636CC">
            <w:pPr>
              <w:rPr>
                <w:ins w:id="650" w:author="David Conklin" w:date="2020-11-18T08:35:00Z"/>
              </w:rPr>
            </w:pPr>
            <w:ins w:id="651" w:author="David Conklin" w:date="2020-11-18T08:38:00Z">
              <w:r>
                <w:t>Big Cliff</w:t>
              </w:r>
            </w:ins>
          </w:p>
        </w:tc>
        <w:tc>
          <w:tcPr>
            <w:tcW w:w="0" w:type="auto"/>
          </w:tcPr>
          <w:p w14:paraId="79BD107C" w14:textId="7CACEC70" w:rsidR="005A5638" w:rsidRDefault="005A5638" w:rsidP="006636CC">
            <w:pPr>
              <w:rPr>
                <w:ins w:id="652" w:author="David Conklin" w:date="2020-11-18T08:35:00Z"/>
              </w:rPr>
            </w:pPr>
            <w:ins w:id="653" w:author="David Conklin" w:date="2020-11-18T08:40:00Z">
              <w:r>
                <w:t>North Santiam</w:t>
              </w:r>
            </w:ins>
          </w:p>
        </w:tc>
        <w:tc>
          <w:tcPr>
            <w:tcW w:w="0" w:type="auto"/>
          </w:tcPr>
          <w:p w14:paraId="0FAC4790" w14:textId="12765E0B" w:rsidR="005A5638" w:rsidRDefault="005A5638" w:rsidP="006636CC">
            <w:pPr>
              <w:rPr>
                <w:ins w:id="654" w:author="David Conklin" w:date="2020-11-18T10:48:00Z"/>
              </w:rPr>
            </w:pPr>
            <w:ins w:id="655" w:author="David Conklin" w:date="2020-11-18T10:48:00Z">
              <w:r>
                <w:t>re-regulating</w:t>
              </w:r>
            </w:ins>
            <w:ins w:id="656" w:author="David Conklin" w:date="2020-11-18T10:57:00Z">
              <w:r>
                <w:t>, hydropower</w:t>
              </w:r>
            </w:ins>
          </w:p>
        </w:tc>
      </w:tr>
      <w:tr w:rsidR="005A5638" w14:paraId="54B8AB23" w14:textId="5F42193B" w:rsidTr="005E090B">
        <w:trPr>
          <w:ins w:id="657" w:author="David Conklin" w:date="2020-11-18T08:30:00Z"/>
        </w:trPr>
        <w:tc>
          <w:tcPr>
            <w:tcW w:w="0" w:type="auto"/>
          </w:tcPr>
          <w:p w14:paraId="2E92C173" w14:textId="18933BCC" w:rsidR="005A5638" w:rsidRDefault="005A5638" w:rsidP="006636CC">
            <w:pPr>
              <w:rPr>
                <w:ins w:id="658" w:author="David Conklin" w:date="2020-11-18T08:30:00Z"/>
              </w:rPr>
            </w:pPr>
            <w:ins w:id="659" w:author="David Conklin" w:date="2020-11-18T08:31:00Z">
              <w:r>
                <w:t>BLU</w:t>
              </w:r>
            </w:ins>
          </w:p>
        </w:tc>
        <w:tc>
          <w:tcPr>
            <w:tcW w:w="0" w:type="auto"/>
          </w:tcPr>
          <w:p w14:paraId="77597C37" w14:textId="785D3535" w:rsidR="005A5638" w:rsidRDefault="005A5638" w:rsidP="006636CC">
            <w:pPr>
              <w:rPr>
                <w:ins w:id="660" w:author="David Conklin" w:date="2020-11-18T08:48:00Z"/>
              </w:rPr>
            </w:pPr>
            <w:ins w:id="661" w:author="David Conklin" w:date="2020-11-18T08:50:00Z">
              <w:r>
                <w:t>9</w:t>
              </w:r>
            </w:ins>
          </w:p>
        </w:tc>
        <w:tc>
          <w:tcPr>
            <w:tcW w:w="0" w:type="auto"/>
          </w:tcPr>
          <w:p w14:paraId="4F14316B" w14:textId="0B91E70C" w:rsidR="005A5638" w:rsidRDefault="005A5638" w:rsidP="006636CC">
            <w:pPr>
              <w:rPr>
                <w:ins w:id="662" w:author="David Conklin" w:date="2020-11-18T08:30:00Z"/>
              </w:rPr>
            </w:pPr>
            <w:ins w:id="663" w:author="David Conklin" w:date="2020-11-18T08:31:00Z">
              <w:r>
                <w:t>Blue River</w:t>
              </w:r>
            </w:ins>
          </w:p>
        </w:tc>
        <w:tc>
          <w:tcPr>
            <w:tcW w:w="0" w:type="auto"/>
          </w:tcPr>
          <w:p w14:paraId="287EF418" w14:textId="3F4FD98A" w:rsidR="005A5638" w:rsidRDefault="005A5638" w:rsidP="006636CC">
            <w:pPr>
              <w:rPr>
                <w:ins w:id="664" w:author="David Conklin" w:date="2020-11-18T08:32:00Z"/>
              </w:rPr>
            </w:pPr>
            <w:ins w:id="665" w:author="David Conklin" w:date="2020-11-18T08:32:00Z">
              <w:r>
                <w:t>McKenzie</w:t>
              </w:r>
            </w:ins>
          </w:p>
        </w:tc>
        <w:tc>
          <w:tcPr>
            <w:tcW w:w="0" w:type="auto"/>
          </w:tcPr>
          <w:p w14:paraId="05CED5F0" w14:textId="6DEF049A" w:rsidR="005A5638" w:rsidRDefault="005A5638" w:rsidP="006636CC">
            <w:pPr>
              <w:rPr>
                <w:ins w:id="666" w:author="David Conklin" w:date="2020-11-18T10:48:00Z"/>
              </w:rPr>
            </w:pPr>
            <w:ins w:id="667" w:author="David Conklin" w:date="2020-11-18T10:51:00Z">
              <w:r>
                <w:t>flood control</w:t>
              </w:r>
            </w:ins>
          </w:p>
        </w:tc>
      </w:tr>
      <w:tr w:rsidR="005A5638" w14:paraId="58E1BDC9" w14:textId="6AF20212" w:rsidTr="005E090B">
        <w:trPr>
          <w:ins w:id="668" w:author="David Conklin" w:date="2020-11-18T08:30:00Z"/>
        </w:trPr>
        <w:tc>
          <w:tcPr>
            <w:tcW w:w="0" w:type="auto"/>
          </w:tcPr>
          <w:p w14:paraId="4B8A52AD" w14:textId="70744131" w:rsidR="005A5638" w:rsidRDefault="005A5638" w:rsidP="006636CC">
            <w:pPr>
              <w:rPr>
                <w:ins w:id="669" w:author="David Conklin" w:date="2020-11-18T08:30:00Z"/>
              </w:rPr>
            </w:pPr>
            <w:ins w:id="670" w:author="David Conklin" w:date="2020-11-18T08:31:00Z">
              <w:r>
                <w:t>CGR</w:t>
              </w:r>
            </w:ins>
          </w:p>
        </w:tc>
        <w:tc>
          <w:tcPr>
            <w:tcW w:w="0" w:type="auto"/>
          </w:tcPr>
          <w:p w14:paraId="626363AE" w14:textId="65BF5643" w:rsidR="005A5638" w:rsidRDefault="005A5638" w:rsidP="006636CC">
            <w:pPr>
              <w:rPr>
                <w:ins w:id="671" w:author="David Conklin" w:date="2020-11-18T08:48:00Z"/>
              </w:rPr>
            </w:pPr>
            <w:ins w:id="672" w:author="David Conklin" w:date="2020-11-18T08:50:00Z">
              <w:r>
                <w:t>8</w:t>
              </w:r>
            </w:ins>
          </w:p>
        </w:tc>
        <w:tc>
          <w:tcPr>
            <w:tcW w:w="0" w:type="auto"/>
          </w:tcPr>
          <w:p w14:paraId="1492A572" w14:textId="3EFF4769" w:rsidR="005A5638" w:rsidRDefault="005A5638" w:rsidP="006636CC">
            <w:pPr>
              <w:rPr>
                <w:ins w:id="673" w:author="David Conklin" w:date="2020-11-18T08:30:00Z"/>
              </w:rPr>
            </w:pPr>
            <w:ins w:id="674" w:author="David Conklin" w:date="2020-11-18T08:31:00Z">
              <w:r>
                <w:t>Cougar</w:t>
              </w:r>
            </w:ins>
          </w:p>
        </w:tc>
        <w:tc>
          <w:tcPr>
            <w:tcW w:w="0" w:type="auto"/>
          </w:tcPr>
          <w:p w14:paraId="6E80CFAB" w14:textId="28C5876D" w:rsidR="005A5638" w:rsidRDefault="005A5638" w:rsidP="006636CC">
            <w:pPr>
              <w:rPr>
                <w:ins w:id="675" w:author="David Conklin" w:date="2020-11-18T08:32:00Z"/>
              </w:rPr>
            </w:pPr>
            <w:ins w:id="676" w:author="David Conklin" w:date="2020-11-18T08:33:00Z">
              <w:r>
                <w:t>McKenzie</w:t>
              </w:r>
            </w:ins>
          </w:p>
        </w:tc>
        <w:tc>
          <w:tcPr>
            <w:tcW w:w="0" w:type="auto"/>
          </w:tcPr>
          <w:p w14:paraId="61465AFB" w14:textId="299CF8A8" w:rsidR="005A5638" w:rsidRDefault="005A5638" w:rsidP="006636CC">
            <w:pPr>
              <w:rPr>
                <w:ins w:id="677" w:author="David Conklin" w:date="2020-11-18T10:48:00Z"/>
              </w:rPr>
            </w:pPr>
            <w:ins w:id="678" w:author="David Conklin" w:date="2020-11-18T10:51:00Z">
              <w:r>
                <w:t>flood control</w:t>
              </w:r>
            </w:ins>
            <w:ins w:id="679" w:author="David Conklin" w:date="2020-11-18T10:56:00Z">
              <w:r>
                <w:t>, hydropower</w:t>
              </w:r>
            </w:ins>
          </w:p>
        </w:tc>
      </w:tr>
      <w:tr w:rsidR="005A5638" w14:paraId="7E3C4798" w14:textId="631D457E" w:rsidTr="005E090B">
        <w:trPr>
          <w:ins w:id="680" w:author="David Conklin" w:date="2020-11-18T08:30:00Z"/>
        </w:trPr>
        <w:tc>
          <w:tcPr>
            <w:tcW w:w="0" w:type="auto"/>
          </w:tcPr>
          <w:p w14:paraId="673AAAC6" w14:textId="2F297D28" w:rsidR="005A5638" w:rsidRDefault="005A5638" w:rsidP="006636CC">
            <w:pPr>
              <w:rPr>
                <w:ins w:id="681" w:author="David Conklin" w:date="2020-11-18T08:30:00Z"/>
              </w:rPr>
            </w:pPr>
            <w:ins w:id="682" w:author="David Conklin" w:date="2020-11-18T08:33:00Z">
              <w:r>
                <w:t>COT</w:t>
              </w:r>
            </w:ins>
          </w:p>
        </w:tc>
        <w:tc>
          <w:tcPr>
            <w:tcW w:w="0" w:type="auto"/>
          </w:tcPr>
          <w:p w14:paraId="3E60A2CC" w14:textId="2C6F871B" w:rsidR="005A5638" w:rsidRDefault="005A5638" w:rsidP="006636CC">
            <w:pPr>
              <w:rPr>
                <w:ins w:id="683" w:author="David Conklin" w:date="2020-11-18T08:48:00Z"/>
              </w:rPr>
            </w:pPr>
            <w:ins w:id="684" w:author="David Conklin" w:date="2020-11-18T08:50:00Z">
              <w:r>
                <w:t>6</w:t>
              </w:r>
            </w:ins>
          </w:p>
        </w:tc>
        <w:tc>
          <w:tcPr>
            <w:tcW w:w="0" w:type="auto"/>
          </w:tcPr>
          <w:p w14:paraId="50B65734" w14:textId="19F3F091" w:rsidR="005A5638" w:rsidRDefault="005A5638" w:rsidP="006636CC">
            <w:pPr>
              <w:rPr>
                <w:ins w:id="685" w:author="David Conklin" w:date="2020-11-18T08:30:00Z"/>
              </w:rPr>
            </w:pPr>
            <w:ins w:id="686" w:author="David Conklin" w:date="2020-11-18T08:33:00Z">
              <w:r>
                <w:t>Cottage Grove</w:t>
              </w:r>
            </w:ins>
          </w:p>
        </w:tc>
        <w:tc>
          <w:tcPr>
            <w:tcW w:w="0" w:type="auto"/>
          </w:tcPr>
          <w:p w14:paraId="7E502612" w14:textId="74AC9111" w:rsidR="005A5638" w:rsidRDefault="005A5638" w:rsidP="006636CC">
            <w:pPr>
              <w:rPr>
                <w:ins w:id="687" w:author="David Conklin" w:date="2020-11-18T08:32:00Z"/>
              </w:rPr>
            </w:pPr>
            <w:ins w:id="688" w:author="David Conklin" w:date="2020-11-18T08:33:00Z">
              <w:r>
                <w:t>Coast Fork</w:t>
              </w:r>
            </w:ins>
          </w:p>
        </w:tc>
        <w:tc>
          <w:tcPr>
            <w:tcW w:w="0" w:type="auto"/>
          </w:tcPr>
          <w:p w14:paraId="74FFEBB4" w14:textId="6658FD53" w:rsidR="005A5638" w:rsidRDefault="005A5638" w:rsidP="006636CC">
            <w:pPr>
              <w:rPr>
                <w:ins w:id="689" w:author="David Conklin" w:date="2020-11-18T10:48:00Z"/>
              </w:rPr>
            </w:pPr>
            <w:ins w:id="690" w:author="David Conklin" w:date="2020-11-18T10:50:00Z">
              <w:r>
                <w:t>flood control</w:t>
              </w:r>
            </w:ins>
          </w:p>
        </w:tc>
      </w:tr>
      <w:tr w:rsidR="005A5638" w14:paraId="0495576B" w14:textId="19025F0A" w:rsidTr="005E090B">
        <w:trPr>
          <w:ins w:id="691" w:author="David Conklin" w:date="2020-11-18T08:30:00Z"/>
        </w:trPr>
        <w:tc>
          <w:tcPr>
            <w:tcW w:w="0" w:type="auto"/>
          </w:tcPr>
          <w:p w14:paraId="69938D06" w14:textId="6A2EFFC2" w:rsidR="005A5638" w:rsidRDefault="005A5638" w:rsidP="006636CC">
            <w:pPr>
              <w:rPr>
                <w:ins w:id="692" w:author="David Conklin" w:date="2020-11-18T08:30:00Z"/>
              </w:rPr>
            </w:pPr>
            <w:ins w:id="693" w:author="David Conklin" w:date="2020-11-18T08:34:00Z">
              <w:r>
                <w:t>DET</w:t>
              </w:r>
            </w:ins>
          </w:p>
        </w:tc>
        <w:tc>
          <w:tcPr>
            <w:tcW w:w="0" w:type="auto"/>
          </w:tcPr>
          <w:p w14:paraId="1B9A29B8" w14:textId="212D65F9" w:rsidR="005A5638" w:rsidRDefault="005A5638" w:rsidP="006636CC">
            <w:pPr>
              <w:rPr>
                <w:ins w:id="694" w:author="David Conklin" w:date="2020-11-18T08:48:00Z"/>
              </w:rPr>
            </w:pPr>
            <w:ins w:id="695" w:author="David Conklin" w:date="2020-11-18T08:50:00Z">
              <w:r>
                <w:t>12</w:t>
              </w:r>
            </w:ins>
          </w:p>
        </w:tc>
        <w:tc>
          <w:tcPr>
            <w:tcW w:w="0" w:type="auto"/>
          </w:tcPr>
          <w:p w14:paraId="5C96144B" w14:textId="1C5247D3" w:rsidR="005A5638" w:rsidRDefault="005A5638" w:rsidP="006636CC">
            <w:pPr>
              <w:rPr>
                <w:ins w:id="696" w:author="David Conklin" w:date="2020-11-18T08:30:00Z"/>
              </w:rPr>
            </w:pPr>
            <w:ins w:id="697" w:author="David Conklin" w:date="2020-11-18T08:34:00Z">
              <w:r>
                <w:t>Detroit</w:t>
              </w:r>
            </w:ins>
          </w:p>
        </w:tc>
        <w:tc>
          <w:tcPr>
            <w:tcW w:w="0" w:type="auto"/>
          </w:tcPr>
          <w:p w14:paraId="74848A87" w14:textId="0F93A398" w:rsidR="005A5638" w:rsidRDefault="005A5638" w:rsidP="006636CC">
            <w:pPr>
              <w:rPr>
                <w:ins w:id="698" w:author="David Conklin" w:date="2020-11-18T08:32:00Z"/>
              </w:rPr>
            </w:pPr>
            <w:ins w:id="699" w:author="David Conklin" w:date="2020-11-18T08:34:00Z">
              <w:r>
                <w:t>North Santiam</w:t>
              </w:r>
            </w:ins>
          </w:p>
        </w:tc>
        <w:tc>
          <w:tcPr>
            <w:tcW w:w="0" w:type="auto"/>
          </w:tcPr>
          <w:p w14:paraId="0B04C5D9" w14:textId="7D7D69BA" w:rsidR="005A5638" w:rsidRDefault="005A5638" w:rsidP="006636CC">
            <w:pPr>
              <w:rPr>
                <w:ins w:id="700" w:author="David Conklin" w:date="2020-11-18T10:48:00Z"/>
              </w:rPr>
            </w:pPr>
            <w:ins w:id="701" w:author="David Conklin" w:date="2020-11-18T10:52:00Z">
              <w:r>
                <w:t>flood control</w:t>
              </w:r>
            </w:ins>
            <w:ins w:id="702" w:author="David Conklin" w:date="2020-11-18T10:57:00Z">
              <w:r>
                <w:t>, hydropower</w:t>
              </w:r>
            </w:ins>
          </w:p>
        </w:tc>
      </w:tr>
      <w:tr w:rsidR="005A5638" w14:paraId="15C7D919" w14:textId="5126C6AF" w:rsidTr="005E090B">
        <w:trPr>
          <w:ins w:id="703" w:author="David Conklin" w:date="2020-11-18T08:30:00Z"/>
        </w:trPr>
        <w:tc>
          <w:tcPr>
            <w:tcW w:w="0" w:type="auto"/>
          </w:tcPr>
          <w:p w14:paraId="70475300" w14:textId="13D192D5" w:rsidR="005A5638" w:rsidRDefault="005A5638" w:rsidP="006636CC">
            <w:pPr>
              <w:rPr>
                <w:ins w:id="704" w:author="David Conklin" w:date="2020-11-18T08:30:00Z"/>
              </w:rPr>
            </w:pPr>
            <w:ins w:id="705" w:author="David Conklin" w:date="2020-11-18T08:34:00Z">
              <w:r>
                <w:t>DEX</w:t>
              </w:r>
            </w:ins>
          </w:p>
        </w:tc>
        <w:tc>
          <w:tcPr>
            <w:tcW w:w="0" w:type="auto"/>
          </w:tcPr>
          <w:p w14:paraId="082B466B" w14:textId="2C0F1323" w:rsidR="005A5638" w:rsidRDefault="005A5638" w:rsidP="006636CC">
            <w:pPr>
              <w:rPr>
                <w:ins w:id="706" w:author="David Conklin" w:date="2020-11-18T08:48:00Z"/>
              </w:rPr>
            </w:pPr>
            <w:ins w:id="707" w:author="David Conklin" w:date="2020-11-18T08:49:00Z">
              <w:r>
                <w:t>3</w:t>
              </w:r>
            </w:ins>
          </w:p>
        </w:tc>
        <w:tc>
          <w:tcPr>
            <w:tcW w:w="0" w:type="auto"/>
          </w:tcPr>
          <w:p w14:paraId="7B480A80" w14:textId="043F36F0" w:rsidR="005A5638" w:rsidRDefault="005A5638" w:rsidP="006636CC">
            <w:pPr>
              <w:rPr>
                <w:ins w:id="708" w:author="David Conklin" w:date="2020-11-18T08:30:00Z"/>
              </w:rPr>
            </w:pPr>
            <w:ins w:id="709" w:author="David Conklin" w:date="2020-11-18T08:34:00Z">
              <w:r>
                <w:t>Dexter</w:t>
              </w:r>
            </w:ins>
          </w:p>
        </w:tc>
        <w:tc>
          <w:tcPr>
            <w:tcW w:w="0" w:type="auto"/>
          </w:tcPr>
          <w:p w14:paraId="2EF74191" w14:textId="183041A0" w:rsidR="005A5638" w:rsidRDefault="005A5638" w:rsidP="006636CC">
            <w:pPr>
              <w:rPr>
                <w:ins w:id="710" w:author="David Conklin" w:date="2020-11-18T08:32:00Z"/>
              </w:rPr>
            </w:pPr>
            <w:ins w:id="711" w:author="David Conklin" w:date="2020-11-18T08:41:00Z">
              <w:r>
                <w:t>Middle Fork</w:t>
              </w:r>
            </w:ins>
          </w:p>
        </w:tc>
        <w:tc>
          <w:tcPr>
            <w:tcW w:w="0" w:type="auto"/>
          </w:tcPr>
          <w:p w14:paraId="57A111E5" w14:textId="699DD518" w:rsidR="005A5638" w:rsidRDefault="005A5638" w:rsidP="006636CC">
            <w:pPr>
              <w:rPr>
                <w:ins w:id="712" w:author="David Conklin" w:date="2020-11-18T10:48:00Z"/>
              </w:rPr>
            </w:pPr>
            <w:ins w:id="713" w:author="David Conklin" w:date="2020-11-18T10:48:00Z">
              <w:r>
                <w:t>re-regulating</w:t>
              </w:r>
            </w:ins>
            <w:ins w:id="714" w:author="David Conklin" w:date="2020-11-18T10:55:00Z">
              <w:r>
                <w:t>, hydropower</w:t>
              </w:r>
            </w:ins>
          </w:p>
        </w:tc>
      </w:tr>
      <w:tr w:rsidR="005A5638" w14:paraId="32266FB8" w14:textId="593874BA" w:rsidTr="005E090B">
        <w:trPr>
          <w:ins w:id="715" w:author="David Conklin" w:date="2020-11-18T08:30:00Z"/>
        </w:trPr>
        <w:tc>
          <w:tcPr>
            <w:tcW w:w="0" w:type="auto"/>
          </w:tcPr>
          <w:p w14:paraId="2EE04CA7" w14:textId="58C6E342" w:rsidR="005A5638" w:rsidRDefault="005A5638" w:rsidP="006636CC">
            <w:pPr>
              <w:rPr>
                <w:ins w:id="716" w:author="David Conklin" w:date="2020-11-18T08:30:00Z"/>
              </w:rPr>
            </w:pPr>
            <w:ins w:id="717" w:author="David Conklin" w:date="2020-11-18T08:34:00Z">
              <w:r>
                <w:t>DOR</w:t>
              </w:r>
            </w:ins>
          </w:p>
        </w:tc>
        <w:tc>
          <w:tcPr>
            <w:tcW w:w="0" w:type="auto"/>
          </w:tcPr>
          <w:p w14:paraId="510BB3A1" w14:textId="0313DF70" w:rsidR="005A5638" w:rsidRDefault="005A5638" w:rsidP="006636CC">
            <w:pPr>
              <w:rPr>
                <w:ins w:id="718" w:author="David Conklin" w:date="2020-11-18T08:48:00Z"/>
              </w:rPr>
            </w:pPr>
            <w:ins w:id="719" w:author="David Conklin" w:date="2020-11-18T08:50:00Z">
              <w:r>
                <w:t>5</w:t>
              </w:r>
            </w:ins>
          </w:p>
        </w:tc>
        <w:tc>
          <w:tcPr>
            <w:tcW w:w="0" w:type="auto"/>
          </w:tcPr>
          <w:p w14:paraId="6DE981D3" w14:textId="7F39374E" w:rsidR="005A5638" w:rsidRDefault="005A5638" w:rsidP="006636CC">
            <w:pPr>
              <w:rPr>
                <w:ins w:id="720" w:author="David Conklin" w:date="2020-11-18T08:30:00Z"/>
              </w:rPr>
            </w:pPr>
            <w:ins w:id="721" w:author="David Conklin" w:date="2020-11-18T08:34:00Z">
              <w:r>
                <w:t>Dorena</w:t>
              </w:r>
            </w:ins>
          </w:p>
        </w:tc>
        <w:tc>
          <w:tcPr>
            <w:tcW w:w="0" w:type="auto"/>
          </w:tcPr>
          <w:p w14:paraId="7FF02757" w14:textId="5EDD73CA" w:rsidR="005A5638" w:rsidRDefault="005A5638" w:rsidP="006636CC">
            <w:pPr>
              <w:rPr>
                <w:ins w:id="722" w:author="David Conklin" w:date="2020-11-18T08:32:00Z"/>
              </w:rPr>
            </w:pPr>
            <w:ins w:id="723" w:author="David Conklin" w:date="2020-11-18T08:35:00Z">
              <w:r>
                <w:t>Coast Fork</w:t>
              </w:r>
            </w:ins>
          </w:p>
        </w:tc>
        <w:tc>
          <w:tcPr>
            <w:tcW w:w="0" w:type="auto"/>
          </w:tcPr>
          <w:p w14:paraId="65E2EB0B" w14:textId="241B07A6" w:rsidR="005A5638" w:rsidRDefault="005A5638" w:rsidP="006636CC">
            <w:pPr>
              <w:rPr>
                <w:ins w:id="724" w:author="David Conklin" w:date="2020-11-18T10:48:00Z"/>
              </w:rPr>
            </w:pPr>
            <w:ins w:id="725" w:author="David Conklin" w:date="2020-11-18T10:50:00Z">
              <w:r>
                <w:t>flood control</w:t>
              </w:r>
            </w:ins>
          </w:p>
        </w:tc>
      </w:tr>
      <w:tr w:rsidR="005A5638" w14:paraId="132D67EC" w14:textId="4D5FFF47" w:rsidTr="005E090B">
        <w:trPr>
          <w:ins w:id="726" w:author="David Conklin" w:date="2020-11-18T08:30:00Z"/>
        </w:trPr>
        <w:tc>
          <w:tcPr>
            <w:tcW w:w="0" w:type="auto"/>
          </w:tcPr>
          <w:p w14:paraId="0798A743" w14:textId="7B2237AB" w:rsidR="005A5638" w:rsidRDefault="005A5638" w:rsidP="006636CC">
            <w:pPr>
              <w:rPr>
                <w:ins w:id="727" w:author="David Conklin" w:date="2020-11-18T08:30:00Z"/>
              </w:rPr>
            </w:pPr>
            <w:ins w:id="728" w:author="David Conklin" w:date="2020-11-18T08:36:00Z">
              <w:r>
                <w:t>FAL</w:t>
              </w:r>
            </w:ins>
          </w:p>
        </w:tc>
        <w:tc>
          <w:tcPr>
            <w:tcW w:w="0" w:type="auto"/>
          </w:tcPr>
          <w:p w14:paraId="4950AA4A" w14:textId="595DEB2C" w:rsidR="005A5638" w:rsidRDefault="005A5638" w:rsidP="006636CC">
            <w:pPr>
              <w:rPr>
                <w:ins w:id="729" w:author="David Conklin" w:date="2020-11-18T08:48:00Z"/>
              </w:rPr>
            </w:pPr>
            <w:ins w:id="730" w:author="David Conklin" w:date="2020-11-18T08:49:00Z">
              <w:r>
                <w:t>4</w:t>
              </w:r>
            </w:ins>
          </w:p>
        </w:tc>
        <w:tc>
          <w:tcPr>
            <w:tcW w:w="0" w:type="auto"/>
          </w:tcPr>
          <w:p w14:paraId="06555869" w14:textId="48F710EA" w:rsidR="005A5638" w:rsidRDefault="005A5638" w:rsidP="006636CC">
            <w:pPr>
              <w:rPr>
                <w:ins w:id="731" w:author="David Conklin" w:date="2020-11-18T08:30:00Z"/>
              </w:rPr>
            </w:pPr>
            <w:ins w:id="732" w:author="David Conklin" w:date="2020-11-18T08:38:00Z">
              <w:r>
                <w:t>Fall Creek</w:t>
              </w:r>
            </w:ins>
          </w:p>
        </w:tc>
        <w:tc>
          <w:tcPr>
            <w:tcW w:w="0" w:type="auto"/>
          </w:tcPr>
          <w:p w14:paraId="2B450FE1" w14:textId="5F2E353B" w:rsidR="005A5638" w:rsidRDefault="005A5638" w:rsidP="006636CC">
            <w:pPr>
              <w:rPr>
                <w:ins w:id="733" w:author="David Conklin" w:date="2020-11-18T08:32:00Z"/>
              </w:rPr>
            </w:pPr>
            <w:ins w:id="734" w:author="David Conklin" w:date="2020-11-18T08:41:00Z">
              <w:r>
                <w:t>Middle Fork</w:t>
              </w:r>
            </w:ins>
          </w:p>
        </w:tc>
        <w:tc>
          <w:tcPr>
            <w:tcW w:w="0" w:type="auto"/>
          </w:tcPr>
          <w:p w14:paraId="76D1316A" w14:textId="44F09879" w:rsidR="005A5638" w:rsidRDefault="005A5638" w:rsidP="006636CC">
            <w:pPr>
              <w:rPr>
                <w:ins w:id="735" w:author="David Conklin" w:date="2020-11-18T10:48:00Z"/>
              </w:rPr>
            </w:pPr>
            <w:ins w:id="736" w:author="David Conklin" w:date="2020-11-18T10:49:00Z">
              <w:r>
                <w:t>flood</w:t>
              </w:r>
            </w:ins>
            <w:ins w:id="737" w:author="David Conklin" w:date="2020-11-18T10:50:00Z">
              <w:r>
                <w:t xml:space="preserve"> control</w:t>
              </w:r>
            </w:ins>
          </w:p>
        </w:tc>
      </w:tr>
      <w:tr w:rsidR="005A5638" w14:paraId="1842BA85" w14:textId="52619B8E" w:rsidTr="005E090B">
        <w:trPr>
          <w:ins w:id="738" w:author="David Conklin" w:date="2020-11-18T08:30:00Z"/>
        </w:trPr>
        <w:tc>
          <w:tcPr>
            <w:tcW w:w="0" w:type="auto"/>
          </w:tcPr>
          <w:p w14:paraId="4FF88FEA" w14:textId="2B87771F" w:rsidR="005A5638" w:rsidRDefault="005A5638" w:rsidP="006636CC">
            <w:pPr>
              <w:rPr>
                <w:ins w:id="739" w:author="David Conklin" w:date="2020-11-18T08:30:00Z"/>
              </w:rPr>
            </w:pPr>
            <w:ins w:id="740" w:author="David Conklin" w:date="2020-11-18T08:36:00Z">
              <w:r>
                <w:t>FOS</w:t>
              </w:r>
            </w:ins>
          </w:p>
        </w:tc>
        <w:tc>
          <w:tcPr>
            <w:tcW w:w="0" w:type="auto"/>
          </w:tcPr>
          <w:p w14:paraId="72470C6A" w14:textId="1D7367FB" w:rsidR="005A5638" w:rsidRDefault="005A5638" w:rsidP="006636CC">
            <w:pPr>
              <w:rPr>
                <w:ins w:id="741" w:author="David Conklin" w:date="2020-11-18T08:48:00Z"/>
              </w:rPr>
            </w:pPr>
            <w:ins w:id="742" w:author="David Conklin" w:date="2020-11-18T08:50:00Z">
              <w:r>
                <w:t>11</w:t>
              </w:r>
            </w:ins>
          </w:p>
        </w:tc>
        <w:tc>
          <w:tcPr>
            <w:tcW w:w="0" w:type="auto"/>
          </w:tcPr>
          <w:p w14:paraId="0DB5F348" w14:textId="36A1A516" w:rsidR="005A5638" w:rsidRDefault="005A5638" w:rsidP="006636CC">
            <w:pPr>
              <w:rPr>
                <w:ins w:id="743" w:author="David Conklin" w:date="2020-11-18T08:30:00Z"/>
              </w:rPr>
            </w:pPr>
            <w:ins w:id="744" w:author="David Conklin" w:date="2020-11-18T08:36:00Z">
              <w:r>
                <w:t>Foster</w:t>
              </w:r>
            </w:ins>
          </w:p>
        </w:tc>
        <w:tc>
          <w:tcPr>
            <w:tcW w:w="0" w:type="auto"/>
          </w:tcPr>
          <w:p w14:paraId="0A0D9CE2" w14:textId="4BD8883E" w:rsidR="005A5638" w:rsidRDefault="005A5638" w:rsidP="006636CC">
            <w:pPr>
              <w:rPr>
                <w:ins w:id="745" w:author="David Conklin" w:date="2020-11-18T08:32:00Z"/>
              </w:rPr>
            </w:pPr>
            <w:ins w:id="746" w:author="David Conklin" w:date="2020-11-18T08:42:00Z">
              <w:r>
                <w:t>South Santiam</w:t>
              </w:r>
            </w:ins>
          </w:p>
        </w:tc>
        <w:tc>
          <w:tcPr>
            <w:tcW w:w="0" w:type="auto"/>
          </w:tcPr>
          <w:p w14:paraId="05996DBB" w14:textId="4860C0F6" w:rsidR="005A5638" w:rsidRDefault="005A5638" w:rsidP="006636CC">
            <w:pPr>
              <w:rPr>
                <w:ins w:id="747" w:author="David Conklin" w:date="2020-11-18T10:48:00Z"/>
              </w:rPr>
            </w:pPr>
            <w:ins w:id="748" w:author="David Conklin" w:date="2020-11-18T10:52:00Z">
              <w:r>
                <w:t>flood control</w:t>
              </w:r>
            </w:ins>
            <w:ins w:id="749" w:author="David Conklin" w:date="2020-11-18T10:57:00Z">
              <w:r>
                <w:t>, hydropower</w:t>
              </w:r>
            </w:ins>
          </w:p>
        </w:tc>
      </w:tr>
      <w:tr w:rsidR="005A5638" w14:paraId="65615764" w14:textId="6A135BEC" w:rsidTr="005E090B">
        <w:trPr>
          <w:ins w:id="750" w:author="David Conklin" w:date="2020-11-18T08:30:00Z"/>
        </w:trPr>
        <w:tc>
          <w:tcPr>
            <w:tcW w:w="0" w:type="auto"/>
          </w:tcPr>
          <w:p w14:paraId="52FA3DFB" w14:textId="49BE7CFD" w:rsidR="005A5638" w:rsidRDefault="005A5638" w:rsidP="006636CC">
            <w:pPr>
              <w:rPr>
                <w:ins w:id="751" w:author="David Conklin" w:date="2020-11-18T08:30:00Z"/>
              </w:rPr>
            </w:pPr>
            <w:ins w:id="752" w:author="David Conklin" w:date="2020-11-18T08:36:00Z">
              <w:r>
                <w:t>FRN</w:t>
              </w:r>
            </w:ins>
          </w:p>
        </w:tc>
        <w:tc>
          <w:tcPr>
            <w:tcW w:w="0" w:type="auto"/>
          </w:tcPr>
          <w:p w14:paraId="5D303C62" w14:textId="4D9EF239" w:rsidR="005A5638" w:rsidRDefault="005A5638" w:rsidP="006636CC">
            <w:pPr>
              <w:rPr>
                <w:ins w:id="753" w:author="David Conklin" w:date="2020-11-18T08:48:00Z"/>
              </w:rPr>
            </w:pPr>
            <w:ins w:id="754" w:author="David Conklin" w:date="2020-11-18T08:50:00Z">
              <w:r>
                <w:t>7</w:t>
              </w:r>
            </w:ins>
          </w:p>
        </w:tc>
        <w:tc>
          <w:tcPr>
            <w:tcW w:w="0" w:type="auto"/>
          </w:tcPr>
          <w:p w14:paraId="6528B2D4" w14:textId="2AB42D07" w:rsidR="005A5638" w:rsidRDefault="005A5638" w:rsidP="006636CC">
            <w:pPr>
              <w:rPr>
                <w:ins w:id="755" w:author="David Conklin" w:date="2020-11-18T08:30:00Z"/>
              </w:rPr>
            </w:pPr>
            <w:ins w:id="756" w:author="David Conklin" w:date="2020-11-18T08:36:00Z">
              <w:r>
                <w:t>Fern Ridge</w:t>
              </w:r>
            </w:ins>
          </w:p>
        </w:tc>
        <w:tc>
          <w:tcPr>
            <w:tcW w:w="0" w:type="auto"/>
          </w:tcPr>
          <w:p w14:paraId="387513B1" w14:textId="0E47F203" w:rsidR="005A5638" w:rsidRDefault="005A5638" w:rsidP="006636CC">
            <w:pPr>
              <w:rPr>
                <w:ins w:id="757" w:author="David Conklin" w:date="2020-11-18T08:32:00Z"/>
              </w:rPr>
            </w:pPr>
            <w:ins w:id="758" w:author="David Conklin" w:date="2020-11-18T08:36:00Z">
              <w:r>
                <w:t>Long Tom</w:t>
              </w:r>
            </w:ins>
          </w:p>
        </w:tc>
        <w:tc>
          <w:tcPr>
            <w:tcW w:w="0" w:type="auto"/>
          </w:tcPr>
          <w:p w14:paraId="03BA6765" w14:textId="72A5E972" w:rsidR="005A5638" w:rsidRDefault="005A5638" w:rsidP="006636CC">
            <w:pPr>
              <w:rPr>
                <w:ins w:id="759" w:author="David Conklin" w:date="2020-11-18T10:48:00Z"/>
              </w:rPr>
            </w:pPr>
            <w:ins w:id="760" w:author="David Conklin" w:date="2020-11-18T10:50:00Z">
              <w:r>
                <w:t>fl</w:t>
              </w:r>
            </w:ins>
            <w:ins w:id="761" w:author="David Conklin" w:date="2020-11-18T10:51:00Z">
              <w:r>
                <w:t>ood control</w:t>
              </w:r>
            </w:ins>
          </w:p>
        </w:tc>
      </w:tr>
      <w:tr w:rsidR="005A5638" w14:paraId="22548737" w14:textId="211D4E6F" w:rsidTr="005E090B">
        <w:trPr>
          <w:ins w:id="762" w:author="David Conklin" w:date="2020-11-18T08:30:00Z"/>
        </w:trPr>
        <w:tc>
          <w:tcPr>
            <w:tcW w:w="0" w:type="auto"/>
          </w:tcPr>
          <w:p w14:paraId="62627224" w14:textId="5ABEC9E0" w:rsidR="005A5638" w:rsidRDefault="005A5638" w:rsidP="006636CC">
            <w:pPr>
              <w:rPr>
                <w:ins w:id="763" w:author="David Conklin" w:date="2020-11-18T08:30:00Z"/>
              </w:rPr>
            </w:pPr>
            <w:ins w:id="764" w:author="David Conklin" w:date="2020-11-18T08:37:00Z">
              <w:r>
                <w:t>GPR</w:t>
              </w:r>
            </w:ins>
          </w:p>
        </w:tc>
        <w:tc>
          <w:tcPr>
            <w:tcW w:w="0" w:type="auto"/>
          </w:tcPr>
          <w:p w14:paraId="189F1F32" w14:textId="695F6938" w:rsidR="005A5638" w:rsidRDefault="005A5638" w:rsidP="006636CC">
            <w:pPr>
              <w:rPr>
                <w:ins w:id="765" w:author="David Conklin" w:date="2020-11-18T08:48:00Z"/>
              </w:rPr>
            </w:pPr>
            <w:ins w:id="766" w:author="David Conklin" w:date="2020-11-18T08:50:00Z">
              <w:r>
                <w:t>10</w:t>
              </w:r>
            </w:ins>
          </w:p>
        </w:tc>
        <w:tc>
          <w:tcPr>
            <w:tcW w:w="0" w:type="auto"/>
          </w:tcPr>
          <w:p w14:paraId="75C1AE9C" w14:textId="1E896973" w:rsidR="005A5638" w:rsidRDefault="005A5638" w:rsidP="006636CC">
            <w:pPr>
              <w:rPr>
                <w:ins w:id="767" w:author="David Conklin" w:date="2020-11-18T08:30:00Z"/>
              </w:rPr>
            </w:pPr>
            <w:ins w:id="768" w:author="David Conklin" w:date="2020-11-18T08:37:00Z">
              <w:r>
                <w:t>Green Peter</w:t>
              </w:r>
            </w:ins>
          </w:p>
        </w:tc>
        <w:tc>
          <w:tcPr>
            <w:tcW w:w="0" w:type="auto"/>
          </w:tcPr>
          <w:p w14:paraId="3CBECDDA" w14:textId="0FB7A5A0" w:rsidR="005A5638" w:rsidRDefault="005A5638" w:rsidP="006636CC">
            <w:pPr>
              <w:rPr>
                <w:ins w:id="769" w:author="David Conklin" w:date="2020-11-18T08:32:00Z"/>
              </w:rPr>
            </w:pPr>
            <w:ins w:id="770" w:author="David Conklin" w:date="2020-11-18T08:37:00Z">
              <w:r>
                <w:t>South Santiam</w:t>
              </w:r>
            </w:ins>
          </w:p>
        </w:tc>
        <w:tc>
          <w:tcPr>
            <w:tcW w:w="0" w:type="auto"/>
          </w:tcPr>
          <w:p w14:paraId="7C56A966" w14:textId="6A110804" w:rsidR="005A5638" w:rsidRDefault="005A5638" w:rsidP="006636CC">
            <w:pPr>
              <w:rPr>
                <w:ins w:id="771" w:author="David Conklin" w:date="2020-11-18T10:48:00Z"/>
              </w:rPr>
            </w:pPr>
            <w:ins w:id="772" w:author="David Conklin" w:date="2020-11-18T10:51:00Z">
              <w:r>
                <w:t>flood cont</w:t>
              </w:r>
            </w:ins>
            <w:ins w:id="773" w:author="David Conklin" w:date="2020-11-18T10:52:00Z">
              <w:r>
                <w:t>rol</w:t>
              </w:r>
            </w:ins>
            <w:ins w:id="774" w:author="David Conklin" w:date="2020-11-18T10:56:00Z">
              <w:r>
                <w:t>, hydropower</w:t>
              </w:r>
            </w:ins>
          </w:p>
        </w:tc>
      </w:tr>
      <w:tr w:rsidR="005A5638" w14:paraId="1D928761" w14:textId="23ADAD49" w:rsidTr="005E090B">
        <w:trPr>
          <w:ins w:id="775" w:author="David Conklin" w:date="2020-11-18T08:30:00Z"/>
        </w:trPr>
        <w:tc>
          <w:tcPr>
            <w:tcW w:w="0" w:type="auto"/>
          </w:tcPr>
          <w:p w14:paraId="1FD41C3A" w14:textId="1453CCD1" w:rsidR="005A5638" w:rsidRDefault="005A5638" w:rsidP="006636CC">
            <w:pPr>
              <w:rPr>
                <w:ins w:id="776" w:author="David Conklin" w:date="2020-11-18T08:30:00Z"/>
              </w:rPr>
            </w:pPr>
            <w:ins w:id="777" w:author="David Conklin" w:date="2020-11-18T08:37:00Z">
              <w:r>
                <w:t>HCR</w:t>
              </w:r>
            </w:ins>
          </w:p>
        </w:tc>
        <w:tc>
          <w:tcPr>
            <w:tcW w:w="0" w:type="auto"/>
          </w:tcPr>
          <w:p w14:paraId="6256D4F2" w14:textId="47BD92A1" w:rsidR="005A5638" w:rsidRDefault="005A5638" w:rsidP="006636CC">
            <w:pPr>
              <w:rPr>
                <w:ins w:id="778" w:author="David Conklin" w:date="2020-11-18T08:48:00Z"/>
              </w:rPr>
            </w:pPr>
            <w:ins w:id="779" w:author="David Conklin" w:date="2020-11-18T08:49:00Z">
              <w:r>
                <w:t>1</w:t>
              </w:r>
            </w:ins>
          </w:p>
        </w:tc>
        <w:tc>
          <w:tcPr>
            <w:tcW w:w="0" w:type="auto"/>
          </w:tcPr>
          <w:p w14:paraId="274BAF58" w14:textId="2B7C8068" w:rsidR="005A5638" w:rsidRDefault="005A5638" w:rsidP="006636CC">
            <w:pPr>
              <w:rPr>
                <w:ins w:id="780" w:author="David Conklin" w:date="2020-11-18T08:30:00Z"/>
              </w:rPr>
            </w:pPr>
            <w:ins w:id="781" w:author="David Conklin" w:date="2020-11-18T08:37:00Z">
              <w:r>
                <w:t>Hills Creek</w:t>
              </w:r>
            </w:ins>
          </w:p>
        </w:tc>
        <w:tc>
          <w:tcPr>
            <w:tcW w:w="0" w:type="auto"/>
          </w:tcPr>
          <w:p w14:paraId="3C4FCA08" w14:textId="4117FA50" w:rsidR="005A5638" w:rsidRDefault="005A5638" w:rsidP="006636CC">
            <w:pPr>
              <w:rPr>
                <w:ins w:id="782" w:author="David Conklin" w:date="2020-11-18T08:32:00Z"/>
              </w:rPr>
            </w:pPr>
            <w:ins w:id="783" w:author="David Conklin" w:date="2020-11-18T08:41:00Z">
              <w:r>
                <w:t>Middle Fork</w:t>
              </w:r>
            </w:ins>
          </w:p>
        </w:tc>
        <w:tc>
          <w:tcPr>
            <w:tcW w:w="0" w:type="auto"/>
          </w:tcPr>
          <w:p w14:paraId="58DD8D7A" w14:textId="1BCDCD8F" w:rsidR="005A5638" w:rsidRDefault="005A5638" w:rsidP="006636CC">
            <w:pPr>
              <w:rPr>
                <w:ins w:id="784" w:author="David Conklin" w:date="2020-11-18T10:48:00Z"/>
              </w:rPr>
            </w:pPr>
            <w:ins w:id="785" w:author="David Conklin" w:date="2020-11-18T10:49:00Z">
              <w:r>
                <w:t>flood control</w:t>
              </w:r>
            </w:ins>
            <w:ins w:id="786" w:author="David Conklin" w:date="2020-11-18T10:54:00Z">
              <w:r>
                <w:t xml:space="preserve">, </w:t>
              </w:r>
            </w:ins>
            <w:ins w:id="787" w:author="David Conklin" w:date="2020-11-18T10:55:00Z">
              <w:r>
                <w:t>hydropower</w:t>
              </w:r>
            </w:ins>
          </w:p>
        </w:tc>
      </w:tr>
      <w:tr w:rsidR="005A5638" w14:paraId="37E769A7" w14:textId="468977DB" w:rsidTr="005E090B">
        <w:trPr>
          <w:ins w:id="788" w:author="David Conklin" w:date="2020-11-18T08:30:00Z"/>
        </w:trPr>
        <w:tc>
          <w:tcPr>
            <w:tcW w:w="0" w:type="auto"/>
          </w:tcPr>
          <w:p w14:paraId="196067DC" w14:textId="542E854F" w:rsidR="005A5638" w:rsidRDefault="005A5638" w:rsidP="006636CC">
            <w:pPr>
              <w:rPr>
                <w:ins w:id="789" w:author="David Conklin" w:date="2020-11-18T08:30:00Z"/>
              </w:rPr>
            </w:pPr>
            <w:ins w:id="790" w:author="David Conklin" w:date="2020-11-18T08:37:00Z">
              <w:r>
                <w:t>LOP</w:t>
              </w:r>
            </w:ins>
          </w:p>
        </w:tc>
        <w:tc>
          <w:tcPr>
            <w:tcW w:w="0" w:type="auto"/>
          </w:tcPr>
          <w:p w14:paraId="43B4D2A3" w14:textId="4EAF0992" w:rsidR="005A5638" w:rsidRDefault="005A5638" w:rsidP="006636CC">
            <w:pPr>
              <w:rPr>
                <w:ins w:id="791" w:author="David Conklin" w:date="2020-11-18T08:48:00Z"/>
              </w:rPr>
            </w:pPr>
            <w:ins w:id="792" w:author="David Conklin" w:date="2020-11-18T08:49:00Z">
              <w:r>
                <w:t>2</w:t>
              </w:r>
            </w:ins>
          </w:p>
        </w:tc>
        <w:tc>
          <w:tcPr>
            <w:tcW w:w="0" w:type="auto"/>
          </w:tcPr>
          <w:p w14:paraId="227D31AC" w14:textId="38342679" w:rsidR="005A5638" w:rsidRDefault="005A5638" w:rsidP="006636CC">
            <w:pPr>
              <w:rPr>
                <w:ins w:id="793" w:author="David Conklin" w:date="2020-11-18T08:30:00Z"/>
              </w:rPr>
            </w:pPr>
            <w:ins w:id="794" w:author="David Conklin" w:date="2020-11-18T08:38:00Z">
              <w:r>
                <w:t>Lookout Point</w:t>
              </w:r>
            </w:ins>
          </w:p>
        </w:tc>
        <w:tc>
          <w:tcPr>
            <w:tcW w:w="0" w:type="auto"/>
          </w:tcPr>
          <w:p w14:paraId="7CD67270" w14:textId="62B35247" w:rsidR="005A5638" w:rsidRDefault="005A5638" w:rsidP="006636CC">
            <w:pPr>
              <w:rPr>
                <w:ins w:id="795" w:author="David Conklin" w:date="2020-11-18T08:32:00Z"/>
              </w:rPr>
            </w:pPr>
            <w:ins w:id="796" w:author="David Conklin" w:date="2020-11-18T08:42:00Z">
              <w:r>
                <w:t>Middle Fork</w:t>
              </w:r>
            </w:ins>
          </w:p>
        </w:tc>
        <w:tc>
          <w:tcPr>
            <w:tcW w:w="0" w:type="auto"/>
          </w:tcPr>
          <w:p w14:paraId="22C7F409" w14:textId="0F87675B" w:rsidR="005A5638" w:rsidRDefault="005A5638" w:rsidP="006636CC">
            <w:pPr>
              <w:rPr>
                <w:ins w:id="797" w:author="David Conklin" w:date="2020-11-18T10:48:00Z"/>
              </w:rPr>
            </w:pPr>
            <w:ins w:id="798" w:author="David Conklin" w:date="2020-11-18T10:49:00Z">
              <w:r>
                <w:t>flood control</w:t>
              </w:r>
            </w:ins>
            <w:ins w:id="799" w:author="David Conklin" w:date="2020-11-18T10:55:00Z">
              <w:r>
                <w:t>, hydropower</w:t>
              </w:r>
            </w:ins>
          </w:p>
        </w:tc>
      </w:tr>
    </w:tbl>
    <w:p w14:paraId="3D2B1A55" w14:textId="77777777" w:rsidR="00167AC6" w:rsidRDefault="00167AC6" w:rsidP="006636CC">
      <w:pPr>
        <w:rPr>
          <w:ins w:id="800" w:author="David Conklin" w:date="2020-11-18T08:25:00Z"/>
        </w:rPr>
      </w:pPr>
    </w:p>
    <w:p w14:paraId="1144742D" w14:textId="0A298C89" w:rsidR="00167AC6" w:rsidRDefault="00167AC6" w:rsidP="006636CC">
      <w:pPr>
        <w:rPr>
          <w:ins w:id="801" w:author="David Conklin" w:date="2020-11-18T08:25:00Z"/>
        </w:rPr>
      </w:pPr>
    </w:p>
    <w:p w14:paraId="7701215C" w14:textId="0C6C166A" w:rsidR="00167AC6" w:rsidRDefault="00167AC6" w:rsidP="006636CC">
      <w:pPr>
        <w:rPr>
          <w:ins w:id="802" w:author="David Conklin" w:date="2020-11-18T08:51:00Z"/>
        </w:rPr>
      </w:pPr>
      <w:ins w:id="803" w:author="David Conklin" w:date="2020-11-18T08:25:00Z">
        <w:r>
          <w:t xml:space="preserve">Reservoir </w:t>
        </w:r>
      </w:ins>
      <w:ins w:id="804" w:author="David Conklin" w:date="2020-11-18T08:26:00Z">
        <w:r>
          <w:t>rules and data are stored in the CW3M repository at Data</w:t>
        </w:r>
      </w:ins>
      <w:ins w:id="805" w:author="David Conklin" w:date="2020-11-18T08:27:00Z">
        <w:r>
          <w:t>CW3M/Reservoirs.  Data and rules for s</w:t>
        </w:r>
      </w:ins>
      <w:ins w:id="806" w:author="David Conklin" w:date="2020-11-18T08:28:00Z">
        <w:r>
          <w:t>pecific reservoir</w:t>
        </w:r>
      </w:ins>
      <w:ins w:id="807" w:author="David Conklin" w:date="2020-11-18T08:43:00Z">
        <w:r w:rsidR="00147635">
          <w:t>s</w:t>
        </w:r>
      </w:ins>
      <w:ins w:id="808" w:author="David Conklin" w:date="2020-11-18T08:28:00Z">
        <w:r>
          <w:t xml:space="preserve"> are identified in </w:t>
        </w:r>
      </w:ins>
      <w:ins w:id="809" w:author="David Conklin" w:date="2020-11-18T08:43:00Z">
        <w:r w:rsidR="00147635">
          <w:t>their individual</w:t>
        </w:r>
      </w:ins>
      <w:ins w:id="810" w:author="David Conklin" w:date="2020-11-18T08:28:00Z">
        <w:r>
          <w:t xml:space="preserve"> &lt;reservoir&gt; block</w:t>
        </w:r>
      </w:ins>
      <w:ins w:id="811" w:author="David Conklin" w:date="2020-11-18T08:44:00Z">
        <w:r w:rsidR="00147635">
          <w:t xml:space="preserve">s </w:t>
        </w:r>
      </w:ins>
      <w:ins w:id="812" w:author="David Conklin" w:date="2020-11-18T08:28:00Z">
        <w:r>
          <w:t>in the Flow XML file.</w:t>
        </w:r>
      </w:ins>
      <w:ins w:id="813" w:author="David Conklin" w:date="2020-11-18T08:45:00Z">
        <w:r w:rsidR="00147635">
          <w:t xml:space="preserve">  </w:t>
        </w:r>
      </w:ins>
      <w:ins w:id="814" w:author="David Conklin" w:date="2020-11-18T08:51:00Z">
        <w:r w:rsidR="004021FE">
          <w:t>H</w:t>
        </w:r>
      </w:ins>
      <w:ins w:id="815" w:author="David Conklin" w:date="2020-11-18T08:45:00Z">
        <w:r w:rsidR="00147635">
          <w:t>ere</w:t>
        </w:r>
        <w:r w:rsidR="004021FE">
          <w:t xml:space="preserve"> is </w:t>
        </w:r>
      </w:ins>
      <w:ins w:id="816" w:author="David Conklin" w:date="2020-11-18T08:51:00Z">
        <w:r w:rsidR="004021FE">
          <w:t>an example.</w:t>
        </w:r>
      </w:ins>
    </w:p>
    <w:p w14:paraId="29A4A093" w14:textId="77777777" w:rsidR="004021FE" w:rsidRDefault="004021FE" w:rsidP="006636CC">
      <w:pPr>
        <w:rPr>
          <w:ins w:id="817" w:author="David Conklin" w:date="2020-11-18T08:45:00Z"/>
        </w:rPr>
      </w:pPr>
    </w:p>
    <w:p w14:paraId="3810400D" w14:textId="627610C2" w:rsidR="005875B4" w:rsidRDefault="004021FE" w:rsidP="004021FE">
      <w:pPr>
        <w:rPr>
          <w:ins w:id="818" w:author="David Conklin" w:date="2020-11-18T08:58:00Z"/>
        </w:rPr>
      </w:pPr>
      <w:ins w:id="819" w:author="David Conklin" w:date="2020-11-18T08:45:00Z">
        <w:r>
          <w:t xml:space="preserve"> &lt;reservoir id="9"   name="Blue River Reservoir (USACE)"   </w:t>
        </w:r>
      </w:ins>
    </w:p>
    <w:p w14:paraId="603EAA6A" w14:textId="2E5CF3E1" w:rsidR="004021FE" w:rsidRDefault="004021FE">
      <w:pPr>
        <w:ind w:left="720"/>
        <w:rPr>
          <w:ins w:id="820" w:author="David Conklin" w:date="2020-11-18T08:52:00Z"/>
        </w:rPr>
        <w:pPrChange w:id="821" w:author="David Conklin" w:date="2020-11-18T09:01:00Z">
          <w:pPr/>
        </w:pPrChange>
      </w:pPr>
      <w:ins w:id="822" w:author="David Conklin" w:date="2020-11-18T08:52:00Z">
        <w:r>
          <w:t>reservoir_type="FloodControl”</w:t>
        </w:r>
      </w:ins>
    </w:p>
    <w:p w14:paraId="14A8F896" w14:textId="77777777" w:rsidR="004021FE" w:rsidRDefault="004021FE">
      <w:pPr>
        <w:ind w:left="720"/>
        <w:rPr>
          <w:ins w:id="823" w:author="David Conklin" w:date="2020-11-18T08:54:00Z"/>
        </w:rPr>
        <w:pPrChange w:id="824" w:author="David Conklin" w:date="2020-11-18T09:01:00Z">
          <w:pPr/>
        </w:pPrChange>
      </w:pPr>
      <w:ins w:id="825" w:author="David Conklin" w:date="2020-11-18T08:53:00Z">
        <w:r>
          <w:t xml:space="preserve">td_elev="415.0"  fc1_elev="414.0"  inactive_elev="359.66"                </w:t>
        </w:r>
      </w:ins>
    </w:p>
    <w:p w14:paraId="7A2E64D6" w14:textId="77777777" w:rsidR="005875B4" w:rsidRDefault="004021FE">
      <w:pPr>
        <w:ind w:left="720"/>
        <w:rPr>
          <w:ins w:id="826" w:author="David Conklin" w:date="2020-11-18T08:56:00Z"/>
        </w:rPr>
        <w:pPrChange w:id="827" w:author="David Conklin" w:date="2020-11-18T09:01:00Z">
          <w:pPr/>
        </w:pPrChange>
      </w:pPr>
      <w:ins w:id="828" w:author="David Conklin" w:date="2020-11-18T08:54:00Z">
        <w:r>
          <w:t>maxVolume="168123574"  initVolume="5063443"</w:t>
        </w:r>
      </w:ins>
      <w:ins w:id="829" w:author="David Conklin" w:date="2020-11-18T08:53:00Z">
        <w:r>
          <w:t xml:space="preserve">         </w:t>
        </w:r>
      </w:ins>
    </w:p>
    <w:p w14:paraId="36B0E6EE" w14:textId="43C9C37A" w:rsidR="004021FE" w:rsidRDefault="005875B4">
      <w:pPr>
        <w:ind w:left="720"/>
        <w:rPr>
          <w:ins w:id="830" w:author="David Conklin" w:date="2020-11-18T08:45:00Z"/>
        </w:rPr>
        <w:pPrChange w:id="831" w:author="David Conklin" w:date="2020-11-18T09:01:00Z">
          <w:pPr/>
        </w:pPrChange>
      </w:pPr>
      <w:ins w:id="832" w:author="David Conklin" w:date="2020-11-18T08:56:00Z">
        <w:r>
          <w:t>minOutflow="1.417"</w:t>
        </w:r>
      </w:ins>
      <w:ins w:id="833" w:author="David Conklin" w:date="2020-11-18T08:53:00Z">
        <w:r w:rsidR="004021FE">
          <w:t xml:space="preserve">  </w:t>
        </w:r>
      </w:ins>
      <w:ins w:id="834" w:author="David Conklin" w:date="2020-11-18T08:57:00Z">
        <w:r>
          <w:t>maxPowerFlow="0"</w:t>
        </w:r>
      </w:ins>
    </w:p>
    <w:p w14:paraId="77A604D2" w14:textId="7662BE6A" w:rsidR="004021FE" w:rsidRDefault="004021FE">
      <w:pPr>
        <w:rPr>
          <w:ins w:id="835" w:author="David Conklin" w:date="2020-11-18T08:45:00Z"/>
        </w:rPr>
      </w:pPr>
      <w:ins w:id="836" w:author="David Conklin" w:date="2020-11-18T08:45:00Z">
        <w:r>
          <w:t xml:space="preserve">path="Reservoirs\"     </w:t>
        </w:r>
      </w:ins>
    </w:p>
    <w:p w14:paraId="3713EA18" w14:textId="5816FF64" w:rsidR="004021FE" w:rsidRDefault="005875B4">
      <w:pPr>
        <w:ind w:left="360"/>
        <w:rPr>
          <w:ins w:id="837" w:author="David Conklin" w:date="2020-11-18T08:45:00Z"/>
        </w:rPr>
        <w:pPrChange w:id="838" w:author="David Conklin" w:date="2020-11-18T09:02:00Z">
          <w:pPr/>
        </w:pPrChange>
      </w:pPr>
      <w:ins w:id="839" w:author="David Conklin" w:date="2020-11-18T08:55:00Z">
        <w:r>
          <w:t xml:space="preserve">av_dir="Area_Capacity_Curves\" </w:t>
        </w:r>
      </w:ins>
      <w:ins w:id="840" w:author="David Conklin" w:date="2020-11-18T08:45:00Z">
        <w:r w:rsidR="004021FE">
          <w:t xml:space="preserve"> area_vol_curve="blue_river_area_capacity.csv"                            </w:t>
        </w:r>
      </w:ins>
    </w:p>
    <w:p w14:paraId="53831C73" w14:textId="77777777" w:rsidR="00950765" w:rsidRDefault="005875B4" w:rsidP="005875B4">
      <w:pPr>
        <w:ind w:left="360"/>
        <w:rPr>
          <w:ins w:id="841" w:author="David Conklin" w:date="2020-11-18T11:59:00Z"/>
        </w:rPr>
      </w:pPr>
      <w:ins w:id="842" w:author="David Conklin" w:date="2020-11-18T08:56:00Z">
        <w:r>
          <w:t xml:space="preserve">rc_dir="Rule_Curves\{ScenarioName}"  </w:t>
        </w:r>
      </w:ins>
      <w:ins w:id="843" w:author="David Conklin" w:date="2020-11-18T08:45:00Z">
        <w:r w:rsidR="004021FE">
          <w:t xml:space="preserve">rule_curve="blue_river_rule_curve.csv"  </w:t>
        </w:r>
      </w:ins>
    </w:p>
    <w:p w14:paraId="120873A9" w14:textId="73054A60" w:rsidR="004021FE" w:rsidRDefault="00950765">
      <w:pPr>
        <w:ind w:left="360"/>
        <w:rPr>
          <w:ins w:id="844" w:author="David Conklin" w:date="2020-11-18T08:45:00Z"/>
        </w:rPr>
        <w:pPrChange w:id="845" w:author="David Conklin" w:date="2020-11-18T11:59:00Z">
          <w:pPr/>
        </w:pPrChange>
      </w:pPr>
      <w:ins w:id="846" w:author="David Conklin" w:date="2020-11-18T11:59:00Z">
        <w:r>
          <w:tab/>
          <w:t xml:space="preserve">      buffer_zone="BR_buffer.csv"                         </w:t>
        </w:r>
      </w:ins>
      <w:ins w:id="847" w:author="David Conklin" w:date="2020-11-18T08:45:00Z">
        <w:r w:rsidR="004021FE">
          <w:t xml:space="preserve">                            </w:t>
        </w:r>
      </w:ins>
    </w:p>
    <w:p w14:paraId="6949E52C" w14:textId="15BCF852" w:rsidR="004021FE" w:rsidRDefault="005875B4">
      <w:pPr>
        <w:ind w:left="360"/>
        <w:rPr>
          <w:ins w:id="848" w:author="David Conklin" w:date="2020-11-18T08:45:00Z"/>
        </w:rPr>
        <w:pPrChange w:id="849" w:author="David Conklin" w:date="2020-11-18T09:02:00Z">
          <w:pPr/>
        </w:pPrChange>
      </w:pPr>
      <w:ins w:id="850" w:author="David Conklin" w:date="2020-11-18T08:57:00Z">
        <w:r>
          <w:t xml:space="preserve">re_dir="Rel_Cap\"  </w:t>
        </w:r>
      </w:ins>
      <w:ins w:id="851" w:author="David Conklin" w:date="2020-11-18T08:45:00Z">
        <w:r w:rsidR="004021FE">
          <w:t xml:space="preserve">composite_rc="BR_composite_rc.csv"                 </w:t>
        </w:r>
      </w:ins>
    </w:p>
    <w:p w14:paraId="762FF604" w14:textId="75DA76A5" w:rsidR="004021FE" w:rsidRDefault="005875B4">
      <w:pPr>
        <w:ind w:left="360"/>
        <w:rPr>
          <w:ins w:id="852" w:author="David Conklin" w:date="2020-11-18T08:47:00Z"/>
        </w:rPr>
        <w:pPrChange w:id="853" w:author="David Conklin" w:date="2020-11-18T09:02:00Z">
          <w:pPr/>
        </w:pPrChange>
      </w:pPr>
      <w:ins w:id="854" w:author="David Conklin" w:date="2020-11-18T09:02:00Z">
        <w:r>
          <w:t xml:space="preserve">      </w:t>
        </w:r>
      </w:ins>
      <w:ins w:id="855" w:author="David Conklin" w:date="2020-11-18T08:45:00Z">
        <w:r w:rsidR="004021FE">
          <w:t xml:space="preserve">RO_rc="BR_RO_capacity.csv"                         </w:t>
        </w:r>
      </w:ins>
    </w:p>
    <w:p w14:paraId="317A60B5" w14:textId="0B37A6E1" w:rsidR="004021FE" w:rsidRDefault="005875B4">
      <w:pPr>
        <w:ind w:left="360"/>
        <w:rPr>
          <w:ins w:id="856" w:author="David Conklin" w:date="2020-11-18T08:47:00Z"/>
        </w:rPr>
        <w:pPrChange w:id="857" w:author="David Conklin" w:date="2020-11-18T09:02:00Z">
          <w:pPr/>
        </w:pPrChange>
      </w:pPr>
      <w:ins w:id="858" w:author="David Conklin" w:date="2020-11-18T09:02:00Z">
        <w:r>
          <w:t xml:space="preserve">      </w:t>
        </w:r>
      </w:ins>
      <w:ins w:id="859" w:author="David Conklin" w:date="2020-11-18T08:45:00Z">
        <w:r w:rsidR="004021FE">
          <w:t xml:space="preserve">spillway_rc="BR_spillway_capacity.csv"              </w:t>
        </w:r>
      </w:ins>
    </w:p>
    <w:p w14:paraId="52E9AD76" w14:textId="28FDF3B0" w:rsidR="004021FE" w:rsidRDefault="004021FE">
      <w:pPr>
        <w:ind w:left="360"/>
        <w:rPr>
          <w:ins w:id="860" w:author="David Conklin" w:date="2020-11-18T08:45:00Z"/>
        </w:rPr>
        <w:pPrChange w:id="861" w:author="David Conklin" w:date="2020-11-18T09:02:00Z">
          <w:pPr/>
        </w:pPrChange>
      </w:pPr>
      <w:ins w:id="862" w:author="David Conklin" w:date="2020-11-18T08:45:00Z">
        <w:r>
          <w:t>cp_dir="ControlPoints\{ScenarioName}"</w:t>
        </w:r>
      </w:ins>
    </w:p>
    <w:p w14:paraId="388F2B99" w14:textId="4D34D07F" w:rsidR="004021FE" w:rsidRDefault="005875B4">
      <w:pPr>
        <w:ind w:left="360"/>
        <w:rPr>
          <w:ins w:id="863" w:author="David Conklin" w:date="2020-11-18T08:46:00Z"/>
        </w:rPr>
        <w:pPrChange w:id="864" w:author="David Conklin" w:date="2020-11-18T09:02:00Z">
          <w:pPr/>
        </w:pPrChange>
      </w:pPr>
      <w:ins w:id="865" w:author="David Conklin" w:date="2020-11-18T09:00:00Z">
        <w:r>
          <w:t xml:space="preserve">rp_dir="Rules_BR\"  </w:t>
        </w:r>
      </w:ins>
      <w:ins w:id="866" w:author="David Conklin" w:date="2020-11-18T08:45:00Z">
        <w:r w:rsidR="004021FE">
          <w:t xml:space="preserve">rule_priorities="blue_river_rule_priorities.csv"   </w:t>
        </w:r>
      </w:ins>
    </w:p>
    <w:p w14:paraId="31F6E804" w14:textId="7E2F859A" w:rsidR="004021FE" w:rsidRDefault="004021FE">
      <w:pPr>
        <w:ind w:left="360"/>
        <w:rPr>
          <w:ins w:id="867" w:author="David Conklin" w:date="2020-11-18T08:45:00Z"/>
        </w:rPr>
        <w:pPrChange w:id="868" w:author="David Conklin" w:date="2020-11-18T09:02:00Z">
          <w:pPr/>
        </w:pPrChange>
      </w:pPr>
      <w:ins w:id="869" w:author="David Conklin" w:date="2020-11-18T08:45:00Z">
        <w:r>
          <w:t>ressim_output_f="BR_ressim_flow_1935_2008.csv"</w:t>
        </w:r>
      </w:ins>
    </w:p>
    <w:p w14:paraId="6A5BA392" w14:textId="77777777" w:rsidR="004021FE" w:rsidRDefault="004021FE">
      <w:pPr>
        <w:ind w:left="360"/>
        <w:rPr>
          <w:ins w:id="870" w:author="David Conklin" w:date="2020-11-18T08:48:00Z"/>
        </w:rPr>
        <w:pPrChange w:id="871" w:author="David Conklin" w:date="2020-11-18T09:02:00Z">
          <w:pPr/>
        </w:pPrChange>
      </w:pPr>
      <w:ins w:id="872" w:author="David Conklin" w:date="2020-11-18T08:45:00Z">
        <w:r>
          <w:t xml:space="preserve">ressim_output_r="BR_ressim_rule_1935_2008.csv"     </w:t>
        </w:r>
      </w:ins>
    </w:p>
    <w:p w14:paraId="4A3883F6" w14:textId="77ABF9D3" w:rsidR="004021FE" w:rsidRDefault="004021FE">
      <w:pPr>
        <w:rPr>
          <w:ins w:id="873" w:author="David Conklin" w:date="2020-11-18T09:05:00Z"/>
        </w:rPr>
        <w:pPrChange w:id="874" w:author="David Conklin" w:date="2020-11-18T09:06:00Z">
          <w:pPr>
            <w:ind w:left="360"/>
          </w:pPr>
        </w:pPrChange>
      </w:pPr>
      <w:ins w:id="875" w:author="David Conklin" w:date="2020-11-18T08:45:00Z">
        <w:r>
          <w:t>/&gt;</w:t>
        </w:r>
      </w:ins>
    </w:p>
    <w:p w14:paraId="1B9C0E63" w14:textId="4CE0B3D2" w:rsidR="00EE1929" w:rsidRDefault="00EE1929" w:rsidP="005875B4">
      <w:pPr>
        <w:ind w:left="360"/>
        <w:rPr>
          <w:ins w:id="876" w:author="David Conklin" w:date="2020-11-18T09:05:00Z"/>
        </w:rPr>
      </w:pPr>
    </w:p>
    <w:p w14:paraId="635F608B" w14:textId="5E2C4635" w:rsidR="00EE1929" w:rsidRDefault="00B57484" w:rsidP="00D2456B">
      <w:pPr>
        <w:rPr>
          <w:ins w:id="877" w:author="David Conklin" w:date="2020-11-18T09:12:00Z"/>
        </w:rPr>
      </w:pPr>
      <w:ins w:id="878" w:author="David Conklin" w:date="2020-11-18T09:20:00Z">
        <w:r>
          <w:lastRenderedPageBreak/>
          <w:t xml:space="preserve">Five subdirectories of the Reservoirs directory </w:t>
        </w:r>
      </w:ins>
      <w:ins w:id="879" w:author="David Conklin" w:date="2020-11-18T09:21:00Z">
        <w:r>
          <w:t>and n</w:t>
        </w:r>
      </w:ins>
      <w:ins w:id="880" w:author="David Conklin" w:date="2020-11-18T09:06:00Z">
        <w:r w:rsidR="00D2456B">
          <w:t>ine CSV text data files</w:t>
        </w:r>
      </w:ins>
      <w:ins w:id="881" w:author="David Conklin" w:date="2020-11-18T09:11:00Z">
        <w:r w:rsidR="00D2456B">
          <w:t xml:space="preserve"> in the DataCW3M\Reservoirs directory</w:t>
        </w:r>
      </w:ins>
      <w:ins w:id="882" w:author="David Conklin" w:date="2020-11-18T09:21:00Z">
        <w:r>
          <w:t xml:space="preserve"> tree</w:t>
        </w:r>
      </w:ins>
      <w:ins w:id="883" w:author="David Conklin" w:date="2020-11-18T09:11:00Z">
        <w:r w:rsidR="00D2456B">
          <w:t xml:space="preserve"> </w:t>
        </w:r>
      </w:ins>
      <w:ins w:id="884" w:author="David Conklin" w:date="2020-11-18T09:06:00Z">
        <w:r w:rsidR="00D2456B">
          <w:t xml:space="preserve"> are </w:t>
        </w:r>
      </w:ins>
      <w:ins w:id="885" w:author="David Conklin" w:date="2020-11-18T09:07:00Z">
        <w:r w:rsidR="00D2456B">
          <w:t xml:space="preserve">identified </w:t>
        </w:r>
      </w:ins>
      <w:ins w:id="886" w:author="David Conklin" w:date="2020-11-18T09:12:00Z">
        <w:r w:rsidR="00D2456B">
          <w:t xml:space="preserve">for the single reservoir </w:t>
        </w:r>
      </w:ins>
      <w:ins w:id="887" w:author="David Conklin" w:date="2020-11-18T09:07:00Z">
        <w:r w:rsidR="00D2456B">
          <w:t>in this example.</w:t>
        </w:r>
      </w:ins>
      <w:ins w:id="888" w:author="David Conklin" w:date="2020-11-18T10:32:00Z">
        <w:r w:rsidR="009F2CF4">
          <w:t xml:space="preserve">  Some paths include a {Sc</w:t>
        </w:r>
      </w:ins>
      <w:ins w:id="889" w:author="David Conklin" w:date="2020-11-18T10:33:00Z">
        <w:r w:rsidR="009F2CF4">
          <w:t>enarioName} field, which allows CW3M to incorporate the name of a simulation scenario into the path at run time, when {ScenarioName} is defined elsewhere in the Flow XML file.</w:t>
        </w:r>
      </w:ins>
    </w:p>
    <w:p w14:paraId="290A3EA3" w14:textId="77777777" w:rsidR="00D2456B" w:rsidRDefault="00D2456B" w:rsidP="00D2456B">
      <w:pPr>
        <w:rPr>
          <w:ins w:id="890" w:author="David Conklin" w:date="2020-11-18T09:07:00Z"/>
        </w:rPr>
      </w:pPr>
    </w:p>
    <w:p w14:paraId="721746E6" w14:textId="3E4406BE" w:rsidR="00D2456B" w:rsidRDefault="00D2456B" w:rsidP="00D2456B">
      <w:pPr>
        <w:rPr>
          <w:ins w:id="891" w:author="David Conklin" w:date="2020-11-18T09:14:00Z"/>
        </w:rPr>
      </w:pPr>
      <w:ins w:id="892" w:author="David Conklin" w:date="2020-11-18T09:08:00Z">
        <w:r>
          <w:t>Area_Capacity_Curves\blue_river_area_capacity.csv</w:t>
        </w:r>
      </w:ins>
      <w:ins w:id="893" w:author="David Conklin" w:date="2020-11-18T10:07:00Z">
        <w:r w:rsidR="00E66A7C">
          <w:t xml:space="preserve"> </w:t>
        </w:r>
      </w:ins>
      <w:ins w:id="894" w:author="David Conklin" w:date="2020-11-18T10:09:00Z">
        <w:r w:rsidR="00E66A7C">
          <w:t>–</w:t>
        </w:r>
      </w:ins>
      <w:ins w:id="895" w:author="David Conklin" w:date="2020-11-18T10:07:00Z">
        <w:r w:rsidR="00E66A7C">
          <w:t xml:space="preserve"> </w:t>
        </w:r>
      </w:ins>
      <w:ins w:id="896" w:author="David Conklin" w:date="2020-11-18T10:09:00Z">
        <w:r w:rsidR="00E66A7C">
          <w:t>The Area_Capa</w:t>
        </w:r>
      </w:ins>
      <w:ins w:id="897" w:author="David Conklin" w:date="2020-11-18T10:10:00Z">
        <w:r w:rsidR="00E66A7C">
          <w:t xml:space="preserve">city_Curves subdirectory has one CSV file for each reservoir.  Each such file </w:t>
        </w:r>
      </w:ins>
      <w:ins w:id="898" w:author="David Conklin" w:date="2020-11-18T10:11:00Z">
        <w:r w:rsidR="00E66A7C">
          <w:t>has three columns: Elevation_m, Storage_m3</w:t>
        </w:r>
      </w:ins>
      <w:ins w:id="899" w:author="David Conklin" w:date="2020-11-18T10:19:00Z">
        <w:r w:rsidR="00004B85">
          <w:t>, and Area_ha</w:t>
        </w:r>
      </w:ins>
      <w:ins w:id="900" w:author="David Conklin" w:date="2020-11-18T10:20:00Z">
        <w:r w:rsidR="00004B85">
          <w:t xml:space="preserve">.  The one for BLU has 400 rows of data, with elevations in sorted </w:t>
        </w:r>
      </w:ins>
      <w:ins w:id="901" w:author="David Conklin" w:date="2020-11-18T10:21:00Z">
        <w:r w:rsidR="00004B85">
          <w:t>order from 396.2 to 517.9.</w:t>
        </w:r>
      </w:ins>
    </w:p>
    <w:p w14:paraId="1D4E7B1A" w14:textId="66D5448C" w:rsidR="00D2456B" w:rsidRDefault="00D2456B" w:rsidP="00D2456B">
      <w:pPr>
        <w:rPr>
          <w:ins w:id="902" w:author="David Conklin" w:date="2020-11-18T09:14:00Z"/>
        </w:rPr>
      </w:pPr>
    </w:p>
    <w:p w14:paraId="1EB3A03A" w14:textId="5C04E457" w:rsidR="00D2456B" w:rsidRDefault="00D2456B" w:rsidP="00D2456B">
      <w:pPr>
        <w:rPr>
          <w:ins w:id="903" w:author="David Conklin" w:date="2020-11-18T09:09:00Z"/>
        </w:rPr>
      </w:pPr>
      <w:ins w:id="904" w:author="David Conklin" w:date="2020-11-18T09:14:00Z">
        <w:r>
          <w:t>ControlPoints\{ScenarioName}</w:t>
        </w:r>
      </w:ins>
      <w:ins w:id="905" w:author="David Conklin" w:date="2020-11-18T10:21:00Z">
        <w:r w:rsidR="00004B85">
          <w:t xml:space="preserve"> </w:t>
        </w:r>
      </w:ins>
      <w:ins w:id="906" w:author="David Conklin" w:date="2020-11-18T10:22:00Z">
        <w:r w:rsidR="00004B85">
          <w:t>–</w:t>
        </w:r>
      </w:ins>
      <w:ins w:id="907" w:author="David Conklin" w:date="2020-11-18T10:26:00Z">
        <w:r w:rsidR="00004B85">
          <w:t xml:space="preserve">  The ControlPoints subdirectory </w:t>
        </w:r>
      </w:ins>
      <w:ins w:id="908" w:author="David Conklin" w:date="2020-11-18T10:27:00Z">
        <w:r w:rsidR="00004B85">
          <w:t xml:space="preserve">has 20+ files, each containing data for a particular control point </w:t>
        </w:r>
      </w:ins>
      <w:ins w:id="909" w:author="David Conklin" w:date="2020-11-18T10:29:00Z">
        <w:r w:rsidR="009F2CF4">
          <w:t>under a particular set of circumstances.</w:t>
        </w:r>
      </w:ins>
      <w:ins w:id="910" w:author="David Conklin" w:date="2020-11-18T10:30:00Z">
        <w:r w:rsidR="009F2CF4">
          <w:t xml:space="preserve">  For example, there is a file in the ControlPoint subdirectory named cp_Max_bf_Goshen</w:t>
        </w:r>
      </w:ins>
      <w:ins w:id="911" w:author="David Conklin" w:date="2020-11-18T10:31:00Z">
        <w:r w:rsidR="009F2CF4">
          <w:t>_23759228</w:t>
        </w:r>
      </w:ins>
      <w:ins w:id="912" w:author="David Conklin" w:date="2020-11-18T10:30:00Z">
        <w:r w:rsidR="009F2CF4">
          <w:t>.csv</w:t>
        </w:r>
      </w:ins>
      <w:ins w:id="913" w:author="David Conklin" w:date="2020-11-18T10:31:00Z">
        <w:r w:rsidR="009F2CF4">
          <w:t>.  Column names vary from file to file</w:t>
        </w:r>
      </w:ins>
      <w:ins w:id="914" w:author="David Conklin" w:date="2020-11-18T10:32:00Z">
        <w:r w:rsidR="009F2CF4">
          <w:t>.</w:t>
        </w:r>
      </w:ins>
    </w:p>
    <w:p w14:paraId="4905BEBC" w14:textId="7C731E6A" w:rsidR="00D2456B" w:rsidRDefault="00D2456B" w:rsidP="00D2456B">
      <w:pPr>
        <w:rPr>
          <w:ins w:id="915" w:author="David Conklin" w:date="2020-11-18T09:09:00Z"/>
        </w:rPr>
      </w:pPr>
    </w:p>
    <w:p w14:paraId="6762CCD4" w14:textId="662D11A0" w:rsidR="00D2456B" w:rsidRDefault="00D2456B" w:rsidP="00D2456B">
      <w:pPr>
        <w:rPr>
          <w:ins w:id="916" w:author="David Conklin" w:date="2020-11-18T09:17:00Z"/>
        </w:rPr>
      </w:pPr>
      <w:ins w:id="917" w:author="David Conklin" w:date="2020-11-18T09:10:00Z">
        <w:r>
          <w:t>Rule_Curves\{ScenarioName}blue_river_rule_curve.csv</w:t>
        </w:r>
      </w:ins>
      <w:ins w:id="918" w:author="David Conklin" w:date="2020-11-18T11:24:00Z">
        <w:r w:rsidR="00A858FC">
          <w:t xml:space="preserve"> and ...</w:t>
        </w:r>
      </w:ins>
      <w:ins w:id="919" w:author="David Conklin" w:date="2020-11-18T11:25:00Z">
        <w:r w:rsidR="00A858FC">
          <w:t>}BR_buffer.csv</w:t>
        </w:r>
      </w:ins>
      <w:ins w:id="920" w:author="David Conklin" w:date="2020-11-18T10:34:00Z">
        <w:r w:rsidR="009F2CF4">
          <w:t xml:space="preserve"> – The Rule_Curves subdirectory has 2 files for each of the reservoir</w:t>
        </w:r>
      </w:ins>
      <w:ins w:id="921" w:author="David Conklin" w:date="2020-11-18T10:35:00Z">
        <w:r w:rsidR="009F2CF4">
          <w:t xml:space="preserve">s except the 2 re-regulating reservoirs, BCL and </w:t>
        </w:r>
      </w:ins>
      <w:ins w:id="922" w:author="David Conklin" w:date="2020-11-18T10:36:00Z">
        <w:r w:rsidR="009F2CF4">
          <w:t>DEX.</w:t>
        </w:r>
      </w:ins>
      <w:ins w:id="923" w:author="David Conklin" w:date="2020-11-18T10:37:00Z">
        <w:r w:rsidR="009F2CF4">
          <w:t xml:space="preserve">  The 2 files for BLU are named Blue_River_rule_curve.csv</w:t>
        </w:r>
        <w:r w:rsidR="009D6DEE">
          <w:t xml:space="preserve"> and BR_buffer.csv.</w:t>
        </w:r>
      </w:ins>
      <w:ins w:id="924" w:author="David Conklin" w:date="2020-11-18T10:40:00Z">
        <w:r w:rsidR="009D6DEE">
          <w:t xml:space="preserve">  Each has 2 columns; the first column is titled Date and contains a J</w:t>
        </w:r>
      </w:ins>
      <w:ins w:id="925" w:author="David Conklin" w:date="2020-11-18T10:41:00Z">
        <w:r w:rsidR="009D6DEE">
          <w:t xml:space="preserve">ulian day number (1 = Jan 1; 365 = Dec 31).  The second column in the </w:t>
        </w:r>
      </w:ins>
      <w:ins w:id="926" w:author="David Conklin" w:date="2020-11-18T10:43:00Z">
        <w:r w:rsidR="009D6DEE">
          <w:t>Blue_River_</w:t>
        </w:r>
      </w:ins>
      <w:ins w:id="927" w:author="David Conklin" w:date="2020-11-18T10:42:00Z">
        <w:r w:rsidR="009D6DEE">
          <w:t>rule_curve.csv file is titled Cons_Pool_elev_m</w:t>
        </w:r>
      </w:ins>
      <w:ins w:id="928" w:author="David Conklin" w:date="2020-11-18T10:43:00Z">
        <w:r w:rsidR="009D6DEE">
          <w:t>, and there are</w:t>
        </w:r>
      </w:ins>
      <w:ins w:id="929" w:author="David Conklin" w:date="2020-11-18T10:44:00Z">
        <w:r w:rsidR="009D6DEE">
          <w:t xml:space="preserve"> 29 rows of data.  T</w:t>
        </w:r>
      </w:ins>
      <w:ins w:id="930" w:author="David Conklin" w:date="2020-11-18T10:42:00Z">
        <w:r w:rsidR="009D6DEE">
          <w:t xml:space="preserve">he second column in the </w:t>
        </w:r>
      </w:ins>
      <w:ins w:id="931" w:author="David Conklin" w:date="2020-11-18T10:44:00Z">
        <w:r w:rsidR="009D6DEE">
          <w:t xml:space="preserve">...buffer.csv file is titled Pool_Elevation_m, and </w:t>
        </w:r>
      </w:ins>
      <w:ins w:id="932" w:author="David Conklin" w:date="2020-11-18T10:45:00Z">
        <w:r w:rsidR="009D6DEE">
          <w:t>there are 19 rows of data.</w:t>
        </w:r>
      </w:ins>
    </w:p>
    <w:p w14:paraId="55AF346A" w14:textId="3D7A9DBA" w:rsidR="00B57484" w:rsidRDefault="00B57484" w:rsidP="00D2456B">
      <w:pPr>
        <w:rPr>
          <w:ins w:id="933" w:author="David Conklin" w:date="2020-11-18T09:17:00Z"/>
        </w:rPr>
      </w:pPr>
    </w:p>
    <w:p w14:paraId="2401AC88" w14:textId="08ADCBAE" w:rsidR="00B57484" w:rsidRDefault="00B57484" w:rsidP="00D2456B">
      <w:pPr>
        <w:rPr>
          <w:ins w:id="934" w:author="David Conklin" w:date="2020-11-18T11:45:00Z"/>
        </w:rPr>
      </w:pPr>
      <w:ins w:id="935" w:author="David Conklin" w:date="2020-11-18T09:17:00Z">
        <w:r>
          <w:t>Rules_BR\blue_river_rule_priorities.csv</w:t>
        </w:r>
      </w:ins>
      <w:ins w:id="936" w:author="David Conklin" w:date="2020-11-18T10:45:00Z">
        <w:r w:rsidR="003E578D">
          <w:t xml:space="preserve"> </w:t>
        </w:r>
      </w:ins>
      <w:ins w:id="937" w:author="David Conklin" w:date="2020-11-18T10:46:00Z">
        <w:r w:rsidR="003E578D">
          <w:t>–</w:t>
        </w:r>
      </w:ins>
      <w:ins w:id="938" w:author="David Conklin" w:date="2020-11-18T10:45:00Z">
        <w:r w:rsidR="003E578D">
          <w:t xml:space="preserve"> </w:t>
        </w:r>
      </w:ins>
      <w:ins w:id="939" w:author="David Conklin" w:date="2020-11-18T10:46:00Z">
        <w:r w:rsidR="003E578D">
          <w:t xml:space="preserve">There is a separate Rules_&lt;reservoir name&gt; subdirectory </w:t>
        </w:r>
      </w:ins>
      <w:ins w:id="940" w:author="David Conklin" w:date="2020-11-18T10:47:00Z">
        <w:r w:rsidR="003E578D">
          <w:t xml:space="preserve">for each reservoir except the 2 re-regulating reservoirs, BCL and </w:t>
        </w:r>
        <w:r w:rsidR="005A5638">
          <w:t>DEX.</w:t>
        </w:r>
      </w:ins>
      <w:ins w:id="941" w:author="David Conklin" w:date="2020-11-18T11:27:00Z">
        <w:r w:rsidR="00A858FC">
          <w:t xml:space="preserve">  blue_river_rule_priorities.csv has </w:t>
        </w:r>
      </w:ins>
      <w:ins w:id="942" w:author="David Conklin" w:date="2020-11-18T11:28:00Z">
        <w:r w:rsidR="00A858FC">
          <w:t>5 columns labeled simply 0,1,...,4 and 7 rows. Each row</w:t>
        </w:r>
      </w:ins>
      <w:ins w:id="943" w:author="David Conklin" w:date="2020-11-18T11:29:00Z">
        <w:r w:rsidR="00A858FC">
          <w:t>, column position contains either a file name</w:t>
        </w:r>
      </w:ins>
      <w:ins w:id="944" w:author="David Conklin" w:date="2020-11-18T11:40:00Z">
        <w:r w:rsidR="004C750A">
          <w:t xml:space="preserve"> (16 positions</w:t>
        </w:r>
      </w:ins>
      <w:ins w:id="945" w:author="David Conklin" w:date="2020-11-18T11:50:00Z">
        <w:r w:rsidR="00A403F2">
          <w:t>, but only 12 unique file names</w:t>
        </w:r>
      </w:ins>
      <w:ins w:id="946" w:author="David Conklin" w:date="2020-11-18T11:41:00Z">
        <w:r w:rsidR="004C750A">
          <w:t>)</w:t>
        </w:r>
      </w:ins>
      <w:ins w:id="947" w:author="David Conklin" w:date="2020-11-18T11:29:00Z">
        <w:r w:rsidR="00A858FC">
          <w:t xml:space="preserve"> or the word Missing</w:t>
        </w:r>
      </w:ins>
      <w:ins w:id="948" w:author="David Conklin" w:date="2020-11-18T11:39:00Z">
        <w:r w:rsidR="004C750A">
          <w:t xml:space="preserve"> (18 </w:t>
        </w:r>
      </w:ins>
      <w:ins w:id="949" w:author="David Conklin" w:date="2020-11-18T11:40:00Z">
        <w:r w:rsidR="004C750A">
          <w:t>positions)</w:t>
        </w:r>
      </w:ins>
      <w:ins w:id="950" w:author="David Conklin" w:date="2020-11-18T11:42:00Z">
        <w:r w:rsidR="004C750A">
          <w:t>, or is empty (1 position)</w:t>
        </w:r>
      </w:ins>
      <w:ins w:id="951" w:author="David Conklin" w:date="2020-11-18T11:29:00Z">
        <w:r w:rsidR="00A858FC">
          <w:t xml:space="preserve">.  </w:t>
        </w:r>
      </w:ins>
      <w:ins w:id="952" w:author="David Conklin" w:date="2020-11-18T11:56:00Z">
        <w:r w:rsidR="00A8733F">
          <w:t>The 12 file names are</w:t>
        </w:r>
      </w:ins>
    </w:p>
    <w:p w14:paraId="09CF0257" w14:textId="60ABD569" w:rsidR="004C750A" w:rsidRDefault="004C750A" w:rsidP="00D2456B">
      <w:pPr>
        <w:rPr>
          <w:ins w:id="953" w:author="David Conklin" w:date="2020-11-18T11:47:00Z"/>
        </w:rPr>
      </w:pPr>
      <w:ins w:id="954" w:author="David Conklin" w:date="2020-11-18T11:45:00Z">
        <w:r>
          <w:tab/>
        </w:r>
        <w:r w:rsidRPr="004C750A">
          <w:t>cp_Max_Vida_Flood_23772903.csv</w:t>
        </w:r>
      </w:ins>
    </w:p>
    <w:p w14:paraId="3B27121C" w14:textId="7573E201" w:rsidR="00A403F2" w:rsidRDefault="00A403F2" w:rsidP="00D2456B">
      <w:pPr>
        <w:rPr>
          <w:ins w:id="955" w:author="David Conklin" w:date="2020-11-18T11:47:00Z"/>
        </w:rPr>
      </w:pPr>
      <w:ins w:id="956" w:author="David Conklin" w:date="2020-11-18T11:47:00Z">
        <w:r>
          <w:tab/>
        </w:r>
        <w:r w:rsidRPr="00A403F2">
          <w:t>cp_Min_Flow_at_Albany_23762845.csv</w:t>
        </w:r>
      </w:ins>
    </w:p>
    <w:p w14:paraId="49A03B80" w14:textId="3FA4D10E" w:rsidR="00A403F2" w:rsidRDefault="00A403F2" w:rsidP="00D2456B">
      <w:pPr>
        <w:rPr>
          <w:ins w:id="957" w:author="David Conklin" w:date="2020-11-18T11:49:00Z"/>
        </w:rPr>
      </w:pPr>
      <w:ins w:id="958" w:author="David Conklin" w:date="2020-11-18T11:47:00Z">
        <w:r>
          <w:tab/>
        </w:r>
        <w:r w:rsidRPr="00A403F2">
          <w:t>cp_Min_flow_at_Salem_23791083.csv</w:t>
        </w:r>
      </w:ins>
    </w:p>
    <w:p w14:paraId="30F4D536" w14:textId="169F2C6C" w:rsidR="00A403F2" w:rsidRDefault="00A403F2" w:rsidP="00D2456B">
      <w:pPr>
        <w:rPr>
          <w:ins w:id="959" w:author="David Conklin" w:date="2020-11-18T11:42:00Z"/>
        </w:rPr>
      </w:pPr>
      <w:ins w:id="960" w:author="David Conklin" w:date="2020-11-18T11:49:00Z">
        <w:r>
          <w:tab/>
        </w:r>
        <w:r w:rsidRPr="00A403F2">
          <w:t>Max_con_flow_blue_river.csv</w:t>
        </w:r>
      </w:ins>
    </w:p>
    <w:p w14:paraId="2E6AA3D7" w14:textId="79B24881" w:rsidR="004C750A" w:rsidRDefault="004C750A" w:rsidP="00D2456B">
      <w:pPr>
        <w:rPr>
          <w:ins w:id="961" w:author="David Conklin" w:date="2020-11-18T11:48:00Z"/>
        </w:rPr>
      </w:pPr>
      <w:ins w:id="962" w:author="David Conklin" w:date="2020-11-18T11:43:00Z">
        <w:r>
          <w:tab/>
        </w:r>
        <w:r w:rsidRPr="004C750A">
          <w:t>Max_EvaculationRelease.csv</w:t>
        </w:r>
      </w:ins>
    </w:p>
    <w:p w14:paraId="47947EB7" w14:textId="269F12E6" w:rsidR="00A403F2" w:rsidRDefault="00A403F2" w:rsidP="00D2456B">
      <w:pPr>
        <w:rPr>
          <w:ins w:id="963" w:author="David Conklin" w:date="2020-11-18T11:44:00Z"/>
        </w:rPr>
      </w:pPr>
      <w:ins w:id="964" w:author="David Conklin" w:date="2020-11-18T11:48:00Z">
        <w:r>
          <w:tab/>
        </w:r>
        <w:r w:rsidRPr="00A403F2">
          <w:t>MaxD_Daily_BiOP_MaxD.csv</w:t>
        </w:r>
      </w:ins>
    </w:p>
    <w:p w14:paraId="1A56BA4B" w14:textId="56EA97E2" w:rsidR="004C750A" w:rsidRDefault="004C750A" w:rsidP="00D2456B">
      <w:pPr>
        <w:rPr>
          <w:ins w:id="965" w:author="David Conklin" w:date="2020-11-18T11:45:00Z"/>
        </w:rPr>
      </w:pPr>
      <w:ins w:id="966" w:author="David Conklin" w:date="2020-11-18T11:44:00Z">
        <w:r>
          <w:tab/>
        </w:r>
        <w:r w:rsidRPr="004C750A">
          <w:t>MaxD_FloodDcrsRate_Blue.csv</w:t>
        </w:r>
      </w:ins>
    </w:p>
    <w:p w14:paraId="00D19CD6" w14:textId="310DC892" w:rsidR="004C750A" w:rsidRDefault="004C750A">
      <w:pPr>
        <w:ind w:firstLine="720"/>
        <w:rPr>
          <w:ins w:id="967" w:author="David Conklin" w:date="2020-11-18T11:44:00Z"/>
        </w:rPr>
        <w:pPrChange w:id="968" w:author="David Conklin" w:date="2020-11-18T11:46:00Z">
          <w:pPr/>
        </w:pPrChange>
      </w:pPr>
      <w:ins w:id="969" w:author="David Conklin" w:date="2020-11-18T11:45:00Z">
        <w:r w:rsidRPr="004C750A">
          <w:t>MaxD_MaxFloodDcrsRate_Blue.csv</w:t>
        </w:r>
      </w:ins>
    </w:p>
    <w:p w14:paraId="1E1A5A6E" w14:textId="78D45756" w:rsidR="004C750A" w:rsidRDefault="004C750A" w:rsidP="00D2456B">
      <w:pPr>
        <w:rPr>
          <w:ins w:id="970" w:author="David Conklin" w:date="2020-11-18T11:46:00Z"/>
        </w:rPr>
      </w:pPr>
      <w:ins w:id="971" w:author="David Conklin" w:date="2020-11-18T11:44:00Z">
        <w:r>
          <w:tab/>
        </w:r>
        <w:r w:rsidRPr="004C750A">
          <w:t>MaxI_FloodIncrsRate_Blue.csv</w:t>
        </w:r>
      </w:ins>
    </w:p>
    <w:p w14:paraId="05277755" w14:textId="7B027BB6" w:rsidR="004C750A" w:rsidRDefault="004C750A" w:rsidP="00D2456B">
      <w:pPr>
        <w:rPr>
          <w:ins w:id="972" w:author="David Conklin" w:date="2020-11-18T11:44:00Z"/>
        </w:rPr>
      </w:pPr>
      <w:ins w:id="973" w:author="David Conklin" w:date="2020-11-18T11:46:00Z">
        <w:r>
          <w:tab/>
        </w:r>
        <w:r w:rsidRPr="004C750A">
          <w:t>MaxI_MaxFloodIncrsRate_Blue.csv</w:t>
        </w:r>
      </w:ins>
    </w:p>
    <w:p w14:paraId="48B9A5D9" w14:textId="7377EFCA" w:rsidR="004C750A" w:rsidRDefault="004C750A" w:rsidP="00D2456B">
      <w:pPr>
        <w:rPr>
          <w:ins w:id="974" w:author="David Conklin" w:date="2020-11-18T11:49:00Z"/>
        </w:rPr>
      </w:pPr>
      <w:ins w:id="975" w:author="David Conklin" w:date="2020-11-18T11:44:00Z">
        <w:r>
          <w:tab/>
        </w:r>
        <w:r w:rsidRPr="004C750A">
          <w:t>Min_Flow_50_cfs.csv</w:t>
        </w:r>
      </w:ins>
    </w:p>
    <w:p w14:paraId="0213BB67" w14:textId="5AE05A44" w:rsidR="00A8733F" w:rsidRDefault="00A403F2" w:rsidP="00A8733F">
      <w:pPr>
        <w:ind w:firstLine="720"/>
        <w:rPr>
          <w:ins w:id="976" w:author="David Conklin" w:date="2020-11-18T11:53:00Z"/>
        </w:rPr>
      </w:pPr>
      <w:ins w:id="977" w:author="David Conklin" w:date="2020-11-18T11:49:00Z">
        <w:r w:rsidRPr="00A403F2">
          <w:t>Min_Flow_at_Blue_River.csv</w:t>
        </w:r>
      </w:ins>
    </w:p>
    <w:p w14:paraId="6BF3D56A" w14:textId="747EEB34" w:rsidR="00A8733F" w:rsidRDefault="00A8733F">
      <w:pPr>
        <w:rPr>
          <w:ins w:id="978" w:author="David Conklin" w:date="2020-11-18T11:50:00Z"/>
        </w:rPr>
        <w:pPrChange w:id="979" w:author="David Conklin" w:date="2020-11-18T11:53:00Z">
          <w:pPr>
            <w:ind w:firstLine="720"/>
          </w:pPr>
        </w:pPrChange>
      </w:pPr>
      <w:ins w:id="980" w:author="David Conklin" w:date="2020-11-18T11:53:00Z">
        <w:r>
          <w:t>All the files beginning with cp_ are in the Reservoirs</w:t>
        </w:r>
      </w:ins>
      <w:ins w:id="981" w:author="David Conklin" w:date="2020-11-18T11:54:00Z">
        <w:r>
          <w:t>/ControlPoints subdirectory.</w:t>
        </w:r>
      </w:ins>
      <w:ins w:id="982" w:author="David Conklin" w:date="2020-11-18T11:55:00Z">
        <w:r>
          <w:t xml:space="preserve">  The other files are in the Rules_B</w:t>
        </w:r>
      </w:ins>
      <w:ins w:id="983" w:author="David Conklin" w:date="2020-11-18T11:56:00Z">
        <w:r>
          <w:t>R subdirectory itself.</w:t>
        </w:r>
      </w:ins>
    </w:p>
    <w:p w14:paraId="1C534DC2" w14:textId="77777777" w:rsidR="00A403F2" w:rsidRDefault="00A403F2">
      <w:pPr>
        <w:ind w:firstLine="720"/>
        <w:rPr>
          <w:ins w:id="984" w:author="David Conklin" w:date="2020-11-18T09:10:00Z"/>
        </w:rPr>
        <w:pPrChange w:id="985" w:author="David Conklin" w:date="2020-11-18T11:49:00Z">
          <w:pPr/>
        </w:pPrChange>
      </w:pPr>
    </w:p>
    <w:p w14:paraId="6B8D2CE9" w14:textId="49EFB4E1" w:rsidR="00D2456B" w:rsidRDefault="00D2456B">
      <w:pPr>
        <w:rPr>
          <w:ins w:id="986" w:author="David Conklin" w:date="2020-11-18T09:12:00Z"/>
        </w:rPr>
        <w:pPrChange w:id="987" w:author="David Conklin" w:date="2020-11-18T12:02:00Z">
          <w:pPr>
            <w:ind w:left="360"/>
          </w:pPr>
        </w:pPrChange>
      </w:pPr>
      <w:ins w:id="988" w:author="David Conklin" w:date="2020-11-18T09:10:00Z">
        <w:r>
          <w:t>Rel_Cap\BR_composite_rc.csv</w:t>
        </w:r>
      </w:ins>
      <w:ins w:id="989" w:author="David Conklin" w:date="2020-11-18T12:01:00Z">
        <w:r w:rsidR="005F5843">
          <w:t>, ...\</w:t>
        </w:r>
      </w:ins>
      <w:ins w:id="990" w:author="David Conklin" w:date="2020-11-18T09:12:00Z">
        <w:r>
          <w:t>BR_RO_capacity.csv</w:t>
        </w:r>
      </w:ins>
      <w:ins w:id="991" w:author="David Conklin" w:date="2020-11-18T12:02:00Z">
        <w:r w:rsidR="005F5843">
          <w:t>, and ...\BR</w:t>
        </w:r>
      </w:ins>
      <w:ins w:id="992" w:author="David Conklin" w:date="2020-11-18T09:12:00Z">
        <w:r>
          <w:t>_spillway_capacity.csv</w:t>
        </w:r>
      </w:ins>
      <w:ins w:id="993" w:author="David Conklin" w:date="2020-11-18T12:02:00Z">
        <w:r w:rsidR="005F5843">
          <w:t xml:space="preserve"> </w:t>
        </w:r>
      </w:ins>
      <w:ins w:id="994" w:author="David Conklin" w:date="2020-11-18T12:03:00Z">
        <w:r w:rsidR="005F5843">
          <w:t xml:space="preserve">– The release capacity subdirectory (Rel_Cap) </w:t>
        </w:r>
      </w:ins>
      <w:ins w:id="995" w:author="David Conklin" w:date="2020-11-18T12:04:00Z">
        <w:r w:rsidR="005F5843">
          <w:t>contains 39 files</w:t>
        </w:r>
      </w:ins>
      <w:ins w:id="996" w:author="David Conklin" w:date="2020-11-18T12:05:00Z">
        <w:r w:rsidR="005F5843">
          <w:t>, 3 for each of the 13 reservoirs.</w:t>
        </w:r>
      </w:ins>
      <w:ins w:id="997" w:author="David Conklin" w:date="2020-11-18T12:06:00Z">
        <w:r w:rsidR="005F5843">
          <w:t xml:space="preserve">  The prefix of each file name indicates the reservoir, and the suffixes are </w:t>
        </w:r>
      </w:ins>
      <w:ins w:id="998" w:author="David Conklin" w:date="2020-11-18T12:07:00Z">
        <w:r w:rsidR="00411CC0">
          <w:t xml:space="preserve">composite_rc.csv, </w:t>
        </w:r>
      </w:ins>
      <w:ins w:id="999" w:author="David Conklin" w:date="2020-11-18T12:06:00Z">
        <w:r w:rsidR="005F5843">
          <w:t>RO_capacity.csv,</w:t>
        </w:r>
      </w:ins>
      <w:ins w:id="1000" w:author="David Conklin" w:date="2020-11-18T12:07:00Z">
        <w:r w:rsidR="00411CC0">
          <w:t xml:space="preserve"> and </w:t>
        </w:r>
      </w:ins>
      <w:ins w:id="1001" w:author="David Conklin" w:date="2020-11-18T12:06:00Z">
        <w:r w:rsidR="005F5843">
          <w:t>spillwa</w:t>
        </w:r>
      </w:ins>
      <w:ins w:id="1002" w:author="David Conklin" w:date="2020-11-18T12:07:00Z">
        <w:r w:rsidR="005F5843">
          <w:t>y_capacity.csv</w:t>
        </w:r>
      </w:ins>
      <w:ins w:id="1003" w:author="David Conklin" w:date="2020-11-18T12:08:00Z">
        <w:r w:rsidR="00411CC0">
          <w:t>.</w:t>
        </w:r>
      </w:ins>
      <w:ins w:id="1004" w:author="David Conklin" w:date="2020-11-18T12:10:00Z">
        <w:r w:rsidR="00411CC0">
          <w:t xml:space="preserve">  For BLU, the three files have the same structure: 2 columns labeled </w:t>
        </w:r>
      </w:ins>
      <w:ins w:id="1005" w:author="David Conklin" w:date="2020-11-18T12:11:00Z">
        <w:r w:rsidR="00411CC0">
          <w:t>pool_elev_m and release_cap_cms, and multiple rows of data.</w:t>
        </w:r>
      </w:ins>
    </w:p>
    <w:p w14:paraId="61341811" w14:textId="6C8E6406" w:rsidR="00D2456B" w:rsidRDefault="00D2456B" w:rsidP="00D2456B">
      <w:pPr>
        <w:rPr>
          <w:ins w:id="1006" w:author="David Conklin" w:date="2020-11-18T09:18:00Z"/>
        </w:rPr>
      </w:pPr>
    </w:p>
    <w:p w14:paraId="73F5ABE2" w14:textId="77777777" w:rsidR="00F90C07" w:rsidRDefault="00B57484" w:rsidP="00B57484">
      <w:pPr>
        <w:rPr>
          <w:ins w:id="1007" w:author="David Conklin" w:date="2020-11-18T14:35:00Z"/>
        </w:rPr>
      </w:pPr>
      <w:ins w:id="1008" w:author="David Conklin" w:date="2020-11-18T09:19:00Z">
        <w:r>
          <w:lastRenderedPageBreak/>
          <w:t>BR_ressim_flow_1935_2008.csv</w:t>
        </w:r>
      </w:ins>
      <w:ins w:id="1009" w:author="David Conklin" w:date="2020-11-18T12:14:00Z">
        <w:r w:rsidR="001E7FA6">
          <w:t xml:space="preserve"> and </w:t>
        </w:r>
      </w:ins>
      <w:ins w:id="1010" w:author="David Conklin" w:date="2020-11-18T09:19:00Z">
        <w:r>
          <w:t>BR_ressim_rule_1935_2008.csv</w:t>
        </w:r>
      </w:ins>
      <w:ins w:id="1011" w:author="David Conklin" w:date="2020-11-18T12:14:00Z">
        <w:r w:rsidR="001E7FA6">
          <w:t xml:space="preserve"> – These files are in Reservoirs\Outp</w:t>
        </w:r>
      </w:ins>
      <w:ins w:id="1012" w:author="David Conklin" w:date="2020-11-18T12:15:00Z">
        <w:r w:rsidR="001E7FA6">
          <w:t>ut_from_ResSim.</w:t>
        </w:r>
      </w:ins>
    </w:p>
    <w:p w14:paraId="6D330DBD" w14:textId="77777777" w:rsidR="00F90C07" w:rsidRDefault="00F90C07" w:rsidP="00B57484">
      <w:pPr>
        <w:rPr>
          <w:ins w:id="1013" w:author="David Conklin" w:date="2020-11-18T14:35:00Z"/>
        </w:rPr>
      </w:pPr>
    </w:p>
    <w:p w14:paraId="49B4E307" w14:textId="77777777" w:rsidR="00F90C07" w:rsidRDefault="00F90C07" w:rsidP="00F90C07">
      <w:pPr>
        <w:pStyle w:val="Heading2"/>
        <w:rPr>
          <w:ins w:id="1014" w:author="David Conklin" w:date="2020-11-18T14:36:00Z"/>
        </w:rPr>
      </w:pPr>
      <w:bookmarkStart w:id="1015" w:name="_Toc56764268"/>
      <w:ins w:id="1016" w:author="David Conklin" w:date="2020-11-18T14:36:00Z">
        <w:r>
          <w:t>Reservoir data sources</w:t>
        </w:r>
        <w:bookmarkEnd w:id="1015"/>
      </w:ins>
    </w:p>
    <w:p w14:paraId="3DFB0D34" w14:textId="4D3AF42B" w:rsidR="00B57484" w:rsidRDefault="00F90C07">
      <w:pPr>
        <w:rPr>
          <w:ins w:id="1017" w:author="David Conklin" w:date="2020-11-18T09:19:00Z"/>
        </w:rPr>
      </w:pPr>
      <w:ins w:id="1018" w:author="David Conklin" w:date="2020-11-18T14:36:00Z">
        <w:r>
          <w:t xml:space="preserve">Reservoir data in CW3M as of </w:t>
        </w:r>
      </w:ins>
      <w:ins w:id="1019" w:author="David Conklin" w:date="2020-11-18T14:37:00Z">
        <w:r>
          <w:t>version 113 (11/18/20) is from the WW2100 project, and was probably compiled around</w:t>
        </w:r>
      </w:ins>
      <w:ins w:id="1020" w:author="David Conklin" w:date="2020-11-18T14:38:00Z">
        <w:r>
          <w:t xml:space="preserve"> 2012.  </w:t>
        </w:r>
      </w:ins>
      <w:ins w:id="1021" w:author="David Conklin" w:date="2020-11-18T14:40:00Z">
        <w:r>
          <w:t xml:space="preserve">A newer source for </w:t>
        </w:r>
      </w:ins>
      <w:ins w:id="1022" w:author="David Conklin" w:date="2020-11-18T14:41:00Z">
        <w:r>
          <w:t xml:space="preserve">at least some </w:t>
        </w:r>
      </w:ins>
      <w:ins w:id="1023" w:author="David Conklin" w:date="2020-11-18T14:40:00Z">
        <w:r>
          <w:t xml:space="preserve">this data </w:t>
        </w:r>
      </w:ins>
      <w:ins w:id="1024" w:author="David Conklin" w:date="2020-11-18T14:41:00Z">
        <w:r>
          <w:t>woul</w:t>
        </w:r>
      </w:ins>
      <w:ins w:id="1025" w:author="David Conklin" w:date="2020-11-18T14:42:00Z">
        <w:r>
          <w:t>d be</w:t>
        </w:r>
      </w:ins>
      <w:ins w:id="1026" w:author="David Conklin" w:date="2020-11-18T14:40:00Z">
        <w:r>
          <w:t xml:space="preserve"> </w:t>
        </w:r>
      </w:ins>
      <w:ins w:id="1027" w:author="David Conklin" w:date="2020-11-18T14:42:00Z">
        <w:r>
          <w:t>Appendix E, ResSim Analysis for 2008 Base</w:t>
        </w:r>
      </w:ins>
      <w:ins w:id="1028" w:author="David Conklin" w:date="2020-11-18T14:43:00Z">
        <w:r>
          <w:t xml:space="preserve">line Flow Dataset (June </w:t>
        </w:r>
      </w:ins>
      <w:ins w:id="1029" w:author="David Conklin" w:date="2020-11-18T14:44:00Z">
        <w:r>
          <w:t>2018)</w:t>
        </w:r>
      </w:ins>
      <w:ins w:id="1030" w:author="David Conklin" w:date="2020-11-18T14:43:00Z">
        <w:r>
          <w:t xml:space="preserve">, </w:t>
        </w:r>
      </w:ins>
      <w:ins w:id="1031" w:author="David Conklin" w:date="2020-11-18T14:44:00Z">
        <w:r>
          <w:t>part of</w:t>
        </w:r>
      </w:ins>
      <w:ins w:id="1032" w:author="David Conklin" w:date="2020-11-18T14:43:00Z">
        <w:r>
          <w:t xml:space="preserve"> </w:t>
        </w:r>
      </w:ins>
      <w:ins w:id="1033" w:author="David Conklin" w:date="2020-11-18T14:40:00Z">
        <w:r>
          <w:t xml:space="preserve">the Willamette Basin Review Feasibility Study/Final Integrated Feasibility Report and Environmental Assessment, </w:t>
        </w:r>
      </w:ins>
      <w:ins w:id="1034" w:author="David Conklin" w:date="2020-11-18T14:41:00Z">
        <w:r>
          <w:t xml:space="preserve">issued in </w:t>
        </w:r>
      </w:ins>
      <w:ins w:id="1035" w:author="David Conklin" w:date="2020-11-18T14:40:00Z">
        <w:r>
          <w:t xml:space="preserve">December 2019 </w:t>
        </w:r>
      </w:ins>
      <w:ins w:id="1036" w:author="David Conklin" w:date="2020-11-18T14:41:00Z">
        <w:r>
          <w:t>by</w:t>
        </w:r>
      </w:ins>
      <w:ins w:id="1037" w:author="David Conklin" w:date="2020-11-18T14:40:00Z">
        <w:r>
          <w:t xml:space="preserve"> the </w:t>
        </w:r>
      </w:ins>
      <w:ins w:id="1038" w:author="David Conklin" w:date="2020-11-18T14:44:00Z">
        <w:r>
          <w:t xml:space="preserve">Corps’ </w:t>
        </w:r>
      </w:ins>
      <w:ins w:id="1039" w:author="David Conklin" w:date="2020-11-18T14:40:00Z">
        <w:r>
          <w:t xml:space="preserve">Portland District </w:t>
        </w:r>
      </w:ins>
      <w:ins w:id="1040" w:author="David Conklin" w:date="2020-11-18T14:44:00Z">
        <w:r>
          <w:t>(USACE 2019).</w:t>
        </w:r>
      </w:ins>
      <w:ins w:id="1041" w:author="David Conklin" w:date="2020-11-18T14:52:00Z">
        <w:r w:rsidR="005E090B">
          <w:t xml:space="preserve">  This report</w:t>
        </w:r>
      </w:ins>
      <w:ins w:id="1042" w:author="David Conklin" w:date="2020-11-18T14:54:00Z">
        <w:r w:rsidR="005E090B">
          <w:t xml:space="preserve"> is</w:t>
        </w:r>
      </w:ins>
      <w:ins w:id="1043" w:author="David Conklin" w:date="2020-11-18T14:52:00Z">
        <w:r w:rsidR="005E090B">
          <w:t xml:space="preserve"> a product of the “</w:t>
        </w:r>
      </w:ins>
      <w:ins w:id="1044" w:author="David Conklin" w:date="2020-11-18T14:54:00Z">
        <w:r w:rsidR="005E090B">
          <w:t xml:space="preserve">Willamette Project </w:t>
        </w:r>
      </w:ins>
      <w:ins w:id="1045" w:author="David Conklin" w:date="2020-11-18T14:52:00Z">
        <w:r w:rsidR="005E090B">
          <w:t>Reall</w:t>
        </w:r>
      </w:ins>
      <w:ins w:id="1046" w:author="David Conklin" w:date="2020-11-18T14:53:00Z">
        <w:r w:rsidR="005E090B">
          <w:t>ocation Study”</w:t>
        </w:r>
      </w:ins>
      <w:ins w:id="1047" w:author="David Conklin" w:date="2020-11-18T14:55:00Z">
        <w:r w:rsidR="005E090B">
          <w:t>, undertaken by the USACE</w:t>
        </w:r>
        <w:r w:rsidR="001B42FA">
          <w:t xml:space="preserve"> together with state </w:t>
        </w:r>
      </w:ins>
      <w:ins w:id="1048" w:author="David Conklin" w:date="2020-11-18T14:56:00Z">
        <w:r w:rsidR="001B42FA">
          <w:t xml:space="preserve">agencies.  The reallocation study </w:t>
        </w:r>
      </w:ins>
      <w:ins w:id="1049" w:author="David Conklin" w:date="2020-11-18T14:57:00Z">
        <w:r w:rsidR="001B42FA">
          <w:t xml:space="preserve">was originally authorized in 1988 and </w:t>
        </w:r>
      </w:ins>
      <w:ins w:id="1050" w:author="David Conklin" w:date="2020-11-18T14:56:00Z">
        <w:r w:rsidR="001B42FA">
          <w:t xml:space="preserve">proceeded in fits and starts over </w:t>
        </w:r>
      </w:ins>
      <w:ins w:id="1051" w:author="David Conklin" w:date="2020-11-18T14:58:00Z">
        <w:r w:rsidR="001B42FA">
          <w:t>a period of three decades.</w:t>
        </w:r>
      </w:ins>
      <w:ins w:id="1052" w:author="David Conklin" w:date="2020-11-18T14:56:00Z">
        <w:r w:rsidR="001B42FA">
          <w:t xml:space="preserve"> </w:t>
        </w:r>
      </w:ins>
    </w:p>
    <w:p w14:paraId="2DA02A0D" w14:textId="612BDE98" w:rsidR="00B57484" w:rsidRDefault="00B57484" w:rsidP="00D2456B">
      <w:pPr>
        <w:rPr>
          <w:ins w:id="1053" w:author="David Conklin" w:date="2020-11-18T14:51:00Z"/>
        </w:rPr>
      </w:pPr>
    </w:p>
    <w:p w14:paraId="6B0748B4" w14:textId="1BAF7D52" w:rsidR="005E090B" w:rsidRDefault="001B42FA" w:rsidP="00D2456B">
      <w:pPr>
        <w:rPr>
          <w:ins w:id="1054" w:author="David Conklin" w:date="2020-11-18T15:00:00Z"/>
        </w:rPr>
      </w:pPr>
      <w:ins w:id="1055" w:author="David Conklin" w:date="2020-11-18T14:58:00Z">
        <w:r>
          <w:t xml:space="preserve">In </w:t>
        </w:r>
      </w:ins>
      <w:ins w:id="1056" w:author="David Conklin" w:date="2020-11-18T14:59:00Z">
        <w:r>
          <w:t xml:space="preserve">Appendix E of the report, </w:t>
        </w:r>
      </w:ins>
      <w:ins w:id="1057" w:author="David Conklin" w:date="2020-11-18T14:51:00Z">
        <w:r w:rsidR="005E090B">
          <w:t xml:space="preserve">Sec. 3.3 </w:t>
        </w:r>
      </w:ins>
      <w:ins w:id="1058" w:author="David Conklin" w:date="2020-11-18T14:59:00Z">
        <w:r>
          <w:t>“</w:t>
        </w:r>
      </w:ins>
      <w:ins w:id="1059" w:author="David Conklin" w:date="2020-11-18T14:51:00Z">
        <w:r w:rsidR="005E090B">
          <w:t>ResSim Input</w:t>
        </w:r>
      </w:ins>
      <w:ins w:id="1060" w:author="David Conklin" w:date="2020-11-18T14:52:00Z">
        <w:r w:rsidR="005E090B">
          <w:t>s for Physical Parameters of Each Dam</w:t>
        </w:r>
      </w:ins>
      <w:ins w:id="1061" w:author="David Conklin" w:date="2020-11-18T14:59:00Z">
        <w:r>
          <w:t xml:space="preserve">” (p. 18) </w:t>
        </w:r>
      </w:ins>
      <w:ins w:id="1062" w:author="David Conklin" w:date="2020-11-18T15:00:00Z">
        <w:r>
          <w:t>says</w:t>
        </w:r>
      </w:ins>
    </w:p>
    <w:p w14:paraId="36677D0B" w14:textId="3FCC8D01" w:rsidR="001B42FA" w:rsidRDefault="001B42FA" w:rsidP="001B42FA">
      <w:pPr>
        <w:ind w:left="720"/>
        <w:rPr>
          <w:ins w:id="1063" w:author="David Conklin" w:date="2020-11-18T15:03:00Z"/>
          <w:rFonts w:ascii="Times New Roman" w:hAnsi="Times New Roman" w:cs="Times New Roman"/>
          <w:sz w:val="20"/>
          <w:szCs w:val="20"/>
        </w:rPr>
      </w:pPr>
      <w:ins w:id="1064" w:author="David Conklin" w:date="2020-11-18T15:01:00Z">
        <w:r>
          <w:rPr>
            <w:rFonts w:ascii="Times New Roman" w:hAnsi="Times New Roman" w:cs="Times New Roman"/>
            <w:sz w:val="20"/>
            <w:szCs w:val="20"/>
          </w:rPr>
          <w:t xml:space="preserve">“The physical parameters of the dams in ResSim for the Baseline will remain the same for all alternatives evaluated </w:t>
        </w:r>
      </w:ins>
      <w:ins w:id="1065" w:author="David Conklin" w:date="2020-11-18T15:02:00Z">
        <w:r>
          <w:rPr>
            <w:rFonts w:ascii="Times New Roman" w:hAnsi="Times New Roman" w:cs="Times New Roman"/>
            <w:sz w:val="20"/>
            <w:szCs w:val="20"/>
          </w:rPr>
          <w:t>– alternatives will only have operational rule changes from the Baseline.”</w:t>
        </w:r>
      </w:ins>
    </w:p>
    <w:p w14:paraId="254A2F77" w14:textId="11E73180" w:rsidR="001B42FA" w:rsidRDefault="001B42FA" w:rsidP="001B42FA">
      <w:pPr>
        <w:rPr>
          <w:ins w:id="1066" w:author="David Conklin" w:date="2020-11-18T15:18:00Z"/>
        </w:rPr>
      </w:pPr>
      <w:ins w:id="1067" w:author="David Conklin" w:date="2020-11-18T15:03:00Z">
        <w:r>
          <w:t>T</w:t>
        </w:r>
      </w:ins>
      <w:ins w:id="1068" w:author="David Conklin" w:date="2020-11-18T15:04:00Z">
        <w:r>
          <w:t xml:space="preserve">his gives us confidence that the reservoir data </w:t>
        </w:r>
      </w:ins>
      <w:ins w:id="1069" w:author="David Conklin" w:date="2020-11-18T15:05:00Z">
        <w:r>
          <w:t>representing physical parameters of the dam</w:t>
        </w:r>
      </w:ins>
      <w:ins w:id="1070" w:author="David Conklin" w:date="2020-11-18T15:06:00Z">
        <w:r w:rsidR="00EF5CF0">
          <w:t>s</w:t>
        </w:r>
      </w:ins>
      <w:ins w:id="1071" w:author="David Conklin" w:date="2020-11-18T15:05:00Z">
        <w:r>
          <w:t xml:space="preserve">, which was </w:t>
        </w:r>
      </w:ins>
      <w:ins w:id="1072" w:author="David Conklin" w:date="2020-11-18T15:04:00Z">
        <w:r>
          <w:t>assembled for the original WW2100</w:t>
        </w:r>
      </w:ins>
      <w:ins w:id="1073" w:author="David Conklin" w:date="2020-11-18T15:05:00Z">
        <w:r w:rsidR="00EF5CF0">
          <w:t>, is still</w:t>
        </w:r>
      </w:ins>
      <w:ins w:id="1074" w:author="David Conklin" w:date="2020-11-18T15:06:00Z">
        <w:r w:rsidR="00EF5CF0">
          <w:t xml:space="preserve"> correct.</w:t>
        </w:r>
      </w:ins>
    </w:p>
    <w:p w14:paraId="6D62BF9B" w14:textId="005DA1C9" w:rsidR="00EF5CF0" w:rsidRDefault="00EF5CF0" w:rsidP="001B42FA">
      <w:pPr>
        <w:rPr>
          <w:ins w:id="1075" w:author="David Conklin" w:date="2020-11-18T15:18:00Z"/>
        </w:rPr>
      </w:pPr>
    </w:p>
    <w:p w14:paraId="231454E4" w14:textId="370F5844" w:rsidR="00EF5CF0" w:rsidRPr="001B42FA" w:rsidRDefault="00D374A0">
      <w:ins w:id="1076" w:author="David Conklin" w:date="2020-11-18T15:18:00Z">
        <w:r>
          <w:t xml:space="preserve">Comparison of the </w:t>
        </w:r>
      </w:ins>
      <w:ins w:id="1077" w:author="David Conklin" w:date="2020-11-18T15:19:00Z">
        <w:r>
          <w:t>data in the Rule_Curves\blue_river_rule_curve.csv file with Table 5.1 B</w:t>
        </w:r>
      </w:ins>
      <w:ins w:id="1078" w:author="David Conklin" w:date="2020-11-18T15:20:00Z">
        <w:r>
          <w:t xml:space="preserve">lue River Zone Specifications makes visible that the WW2100 data </w:t>
        </w:r>
      </w:ins>
      <w:ins w:id="1079" w:author="David Conklin" w:date="2020-11-18T15:21:00Z">
        <w:r>
          <w:t>is expressed in</w:t>
        </w:r>
      </w:ins>
      <w:ins w:id="1080" w:author="David Conklin" w:date="2020-11-18T15:20:00Z">
        <w:r>
          <w:t xml:space="preserve"> </w:t>
        </w:r>
      </w:ins>
      <w:ins w:id="1081" w:author="David Conklin" w:date="2020-11-18T15:21:00Z">
        <w:r>
          <w:t xml:space="preserve">meters with no fractional digits, while Table 5.1 </w:t>
        </w:r>
      </w:ins>
      <w:ins w:id="1082" w:author="David Conklin" w:date="2020-11-18T15:22:00Z">
        <w:r>
          <w:t>uses feet with one or more digit</w:t>
        </w:r>
      </w:ins>
      <w:ins w:id="1083" w:author="David Conklin" w:date="2020-11-18T15:23:00Z">
        <w:r>
          <w:t>s</w:t>
        </w:r>
      </w:ins>
      <w:ins w:id="1084" w:author="David Conklin" w:date="2020-11-18T15:22:00Z">
        <w:r>
          <w:t xml:space="preserve"> after the decimal point.</w:t>
        </w:r>
      </w:ins>
      <w:ins w:id="1085" w:author="David Conklin" w:date="2020-11-18T15:28:00Z">
        <w:r w:rsidR="00DC2179">
          <w:t xml:space="preserve">  Table 5.1 </w:t>
        </w:r>
        <w:r w:rsidR="00105F73">
          <w:t xml:space="preserve">also has the data for the </w:t>
        </w:r>
      </w:ins>
      <w:ins w:id="1086" w:author="David Conklin" w:date="2020-11-18T15:29:00Z">
        <w:r w:rsidR="00105F73">
          <w:t>Rule_Curves\BR_buffer.csv file.</w:t>
        </w:r>
      </w:ins>
    </w:p>
    <w:p w14:paraId="572DA8B3" w14:textId="77777777" w:rsidR="00C70B81" w:rsidRDefault="00C70B81" w:rsidP="00A55502">
      <w:pPr>
        <w:pStyle w:val="Heading1"/>
      </w:pPr>
      <w:bookmarkStart w:id="1087" w:name="_Toc56764269"/>
      <w:r>
        <w:t>Creating a new study area</w:t>
      </w:r>
      <w:r w:rsidR="00A55502">
        <w:t xml:space="preserve"> from a watershed within the WRB</w:t>
      </w:r>
      <w:bookmarkEnd w:id="1087"/>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7028297D" w:rsidR="00691D6A" w:rsidRDefault="00691D6A" w:rsidP="00C70B81">
      <w:r>
        <w:tab/>
      </w:r>
      <w:ins w:id="1088" w:author="David Conklin" w:date="2020-11-11T09:53:00Z">
        <w:r w:rsidR="008A3B2B">
          <w:t>Arc</w:t>
        </w:r>
      </w:ins>
      <w:ins w:id="1089" w:author="David Conklin" w:date="2020-11-11T09:55:00Z">
        <w:r w:rsidR="008A3B2B">
          <w:t>Map</w:t>
        </w:r>
      </w:ins>
      <w:ins w:id="1090" w:author="David Conklin" w:date="2020-11-11T09:53:00Z">
        <w:r w:rsidR="008A3B2B">
          <w:t xml:space="preserve"> </w:t>
        </w:r>
      </w:ins>
      <w:r>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lastRenderedPageBreak/>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6F4041BA"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F90C07">
        <w:t xml:space="preserve">Figure </w:t>
      </w:r>
      <w:r w:rsidR="00F90C07">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7FE82EF6"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w:t>
      </w:r>
      <w:del w:id="1091" w:author="David Conklin" w:date="2020-11-11T09:58:00Z">
        <w:r w:rsidDel="008A3B2B">
          <w:delText xml:space="preserve">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delText>
        </w:r>
      </w:del>
      <w:ins w:id="1092" w:author="David Conklin" w:date="2020-11-11T09:58:00Z">
        <w:r w:rsidR="008A3B2B">
          <w:t>f</w:t>
        </w:r>
      </w:ins>
      <w:ins w:id="1093" w:author="David Conklin" w:date="2020-11-11T14:45:00Z">
        <w:r w:rsidR="002A6FA8">
          <w:tab/>
        </w:r>
        <w:r w:rsidR="002A6FA8">
          <w:tab/>
        </w:r>
        <w:r w:rsidR="002A6FA8">
          <w:tab/>
        </w:r>
        <w:r w:rsidR="002A6FA8">
          <w:tab/>
        </w:r>
        <w:r w:rsidR="002A6FA8">
          <w:tab/>
        </w:r>
        <w:r w:rsidR="002A6FA8">
          <w:tab/>
        </w:r>
        <w:r w:rsidR="002A6FA8">
          <w:tab/>
        </w:r>
        <w:r w:rsidR="002A6FA8">
          <w:tab/>
        </w:r>
        <w:r w:rsidR="002A6FA8">
          <w:tab/>
        </w:r>
        <w:r w:rsidR="002A6FA8">
          <w:tab/>
        </w:r>
        <w:r w:rsidR="002A6FA8">
          <w:tab/>
        </w:r>
      </w:ins>
      <w:del w:id="1094" w:author="David Conklin" w:date="2020-11-11T09:58:00Z">
        <w:r w:rsidDel="008A3B2B">
          <w:delText>F</w:delText>
        </w:r>
      </w:del>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t>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1259FFB4" w:rsidR="00767641" w:rsidRDefault="00767641" w:rsidP="00A51BEA">
      <w:pPr>
        <w:pStyle w:val="Body"/>
        <w:rPr>
          <w:ins w:id="1095" w:author="David Conklin" w:date="2020-11-20T11:11:00Z"/>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21B35530" w14:textId="77777777" w:rsidR="009C132A" w:rsidRPr="00940A74" w:rsidRDefault="009C132A" w:rsidP="00A51BEA">
      <w:pPr>
        <w:pStyle w:val="Body"/>
        <w:rPr>
          <w:rFonts w:ascii="Courier New" w:hAnsi="Courier New" w:cs="Courier New"/>
          <w:sz w:val="20"/>
          <w:szCs w:val="20"/>
        </w:rPr>
      </w:pPr>
    </w:p>
    <w:p w14:paraId="6E7F7628" w14:textId="3B377955" w:rsidR="00C70B81" w:rsidRDefault="009C132A" w:rsidP="009C132A">
      <w:pPr>
        <w:pStyle w:val="Heading2"/>
        <w:rPr>
          <w:ins w:id="1096" w:author="David Conklin" w:date="2020-11-20T11:11:00Z"/>
        </w:rPr>
      </w:pPr>
      <w:bookmarkStart w:id="1097" w:name="_Toc56764270"/>
      <w:ins w:id="1098" w:author="David Conklin" w:date="2020-11-20T11:10:00Z">
        <w:r>
          <w:t xml:space="preserve">Limitations of </w:t>
        </w:r>
      </w:ins>
      <w:ins w:id="1099" w:author="David Conklin" w:date="2020-11-20T11:11:00Z">
        <w:r>
          <w:t>subbasin simulations</w:t>
        </w:r>
        <w:bookmarkEnd w:id="1097"/>
      </w:ins>
    </w:p>
    <w:p w14:paraId="17442F64" w14:textId="77777777" w:rsidR="009C132A" w:rsidRDefault="009C132A" w:rsidP="009C132A">
      <w:pPr>
        <w:rPr>
          <w:ins w:id="1100" w:author="David Conklin" w:date="2020-11-20T11:14:00Z"/>
        </w:rPr>
      </w:pPr>
      <w:ins w:id="1101" w:author="David Conklin" w:date="2020-11-20T11:11:00Z">
        <w:r>
          <w:tab/>
          <w:t xml:space="preserve">Anthropogenic </w:t>
        </w:r>
      </w:ins>
      <w:ins w:id="1102" w:author="David Conklin" w:date="2020-11-20T11:12:00Z">
        <w:r>
          <w:t>effects cross subbasin boundaries, so simulations of single subbasins may om</w:t>
        </w:r>
      </w:ins>
      <w:ins w:id="1103" w:author="David Conklin" w:date="2020-11-20T11:13:00Z">
        <w:r>
          <w:t>it effects which would be present if the whole Willamette basin were simulated.</w:t>
        </w:r>
      </w:ins>
    </w:p>
    <w:p w14:paraId="10B311F5" w14:textId="77777777" w:rsidR="009C132A" w:rsidRDefault="009C132A" w:rsidP="009C132A">
      <w:pPr>
        <w:rPr>
          <w:ins w:id="1104" w:author="David Conklin" w:date="2020-11-20T11:20:00Z"/>
        </w:rPr>
      </w:pPr>
      <w:ins w:id="1105" w:author="David Conklin" w:date="2020-11-20T11:14:00Z">
        <w:r>
          <w:tab/>
          <w:t xml:space="preserve">The USACE operates the Willamette Project dams and reservoirs as a system, modifying </w:t>
        </w:r>
      </w:ins>
      <w:ins w:id="1106" w:author="David Conklin" w:date="2020-11-20T11:15:00Z">
        <w:r>
          <w:t>reservoir outflows in upstream subbasins as necessary to observe target flow limits at down</w:t>
        </w:r>
      </w:ins>
      <w:ins w:id="1107" w:author="David Conklin" w:date="2020-11-20T11:16:00Z">
        <w:r>
          <w:t>stream control points (e.g. Albany and Salem).  The feedback from the downstream control points cannot be simulated when</w:t>
        </w:r>
      </w:ins>
      <w:ins w:id="1108" w:author="David Conklin" w:date="2020-11-20T11:17:00Z">
        <w:r>
          <w:t xml:space="preserve"> individual upstream subbasins are simulated.  For example, when simulating the McKenzie basin, the Salem control po</w:t>
        </w:r>
      </w:ins>
      <w:ins w:id="1109" w:author="David Conklin" w:date="2020-11-20T11:18:00Z">
        <w:r>
          <w:t>int rule cannot be applied in the logic to determine the release rate from the Blue River and Coug</w:t>
        </w:r>
      </w:ins>
      <w:ins w:id="1110" w:author="David Conklin" w:date="2020-11-20T11:19:00Z">
        <w:r>
          <w:t>ar dams, since the flow at Salem is outside the McKenzie basin is</w:t>
        </w:r>
      </w:ins>
      <w:ins w:id="1111" w:author="David Conklin" w:date="2020-11-20T11:20:00Z">
        <w:r>
          <w:t xml:space="preserve"> not simulated.</w:t>
        </w:r>
      </w:ins>
    </w:p>
    <w:p w14:paraId="5A369023" w14:textId="69CA34BA" w:rsidR="009C132A" w:rsidRPr="009C132A" w:rsidRDefault="009C132A">
      <w:pPr>
        <w:rPr>
          <w:rPrChange w:id="1112" w:author="David Conklin" w:date="2020-11-20T11:11:00Z">
            <w:rPr/>
          </w:rPrChange>
        </w:rPr>
        <w:pPrChange w:id="1113" w:author="David Conklin" w:date="2020-11-20T11:11:00Z">
          <w:pPr>
            <w:pStyle w:val="Body"/>
          </w:pPr>
        </w:pPrChange>
      </w:pPr>
      <w:ins w:id="1114" w:author="David Conklin" w:date="2020-11-20T11:20:00Z">
        <w:r>
          <w:tab/>
          <w:t>Municipal water demands are simulated</w:t>
        </w:r>
        <w:r w:rsidR="00D9019C">
          <w:t xml:space="preserve"> for complete urban growth area</w:t>
        </w:r>
      </w:ins>
      <w:ins w:id="1115" w:author="David Conklin" w:date="2020-11-20T11:21:00Z">
        <w:r w:rsidR="00D9019C">
          <w:t>s (UGAs) and are correlated with the populations of the UGA</w:t>
        </w:r>
      </w:ins>
      <w:ins w:id="1116" w:author="David Conklin" w:date="2020-11-20T11:22:00Z">
        <w:r w:rsidR="00D9019C">
          <w:t>s</w:t>
        </w:r>
      </w:ins>
      <w:ins w:id="1117" w:author="David Conklin" w:date="2020-11-20T11:21:00Z">
        <w:r w:rsidR="00D9019C">
          <w:t>.</w:t>
        </w:r>
      </w:ins>
      <w:ins w:id="1118" w:author="David Conklin" w:date="2020-11-20T11:22:00Z">
        <w:r w:rsidR="00D9019C">
          <w:t xml:space="preserve">  Where a UGA lies partly </w:t>
        </w:r>
      </w:ins>
      <w:ins w:id="1119" w:author="David Conklin" w:date="2020-11-20T11:27:00Z">
        <w:r w:rsidR="00D9019C">
          <w:t>within a</w:t>
        </w:r>
      </w:ins>
      <w:ins w:id="1120" w:author="David Conklin" w:date="2020-11-20T11:22:00Z">
        <w:r w:rsidR="00D9019C">
          <w:t xml:space="preserve"> subbasin </w:t>
        </w:r>
      </w:ins>
      <w:ins w:id="1121" w:author="David Conklin" w:date="2020-11-20T11:27:00Z">
        <w:r w:rsidR="00D9019C">
          <w:t>which is being simulated by itself</w:t>
        </w:r>
      </w:ins>
      <w:ins w:id="1122" w:author="David Conklin" w:date="2020-11-20T11:22:00Z">
        <w:r w:rsidR="00D9019C">
          <w:t xml:space="preserve">, </w:t>
        </w:r>
      </w:ins>
      <w:ins w:id="1123" w:author="David Conklin" w:date="2020-11-20T11:23:00Z">
        <w:r w:rsidR="00D9019C">
          <w:t>the population data for the UGA must be adjusted in order to scale</w:t>
        </w:r>
      </w:ins>
      <w:ins w:id="1124" w:author="David Conklin" w:date="2020-11-20T11:24:00Z">
        <w:r w:rsidR="00D9019C">
          <w:t xml:space="preserve"> the municipal water demand.  For example, the </w:t>
        </w:r>
      </w:ins>
      <w:ins w:id="1125" w:author="David Conklin" w:date="2020-11-20T11:25:00Z">
        <w:r w:rsidR="00D9019C">
          <w:t xml:space="preserve">Portland </w:t>
        </w:r>
      </w:ins>
      <w:ins w:id="1126" w:author="David Conklin" w:date="2020-11-20T11:26:00Z">
        <w:r w:rsidR="00D9019C">
          <w:t xml:space="preserve">Metro </w:t>
        </w:r>
      </w:ins>
      <w:ins w:id="1127" w:author="David Conklin" w:date="2020-11-20T11:25:00Z">
        <w:r w:rsidR="00D9019C">
          <w:t xml:space="preserve">UGA overlaps the </w:t>
        </w:r>
      </w:ins>
      <w:ins w:id="1128" w:author="David Conklin" w:date="2020-11-20T11:24:00Z">
        <w:r w:rsidR="00D9019C">
          <w:t>Chicken Creek watershed</w:t>
        </w:r>
      </w:ins>
      <w:ins w:id="1129" w:author="David Conklin" w:date="2020-11-20T11:25:00Z">
        <w:r w:rsidR="00D9019C">
          <w:t>, but Chicken Creek</w:t>
        </w:r>
      </w:ins>
      <w:ins w:id="1130" w:author="David Conklin" w:date="2020-11-20T11:24:00Z">
        <w:r w:rsidR="00D9019C">
          <w:t xml:space="preserve"> includes </w:t>
        </w:r>
      </w:ins>
      <w:ins w:id="1131" w:author="David Conklin" w:date="2020-11-20T11:25:00Z">
        <w:r w:rsidR="00D9019C">
          <w:t xml:space="preserve">only a small fraction of </w:t>
        </w:r>
      </w:ins>
      <w:ins w:id="1132" w:author="David Conklin" w:date="2020-11-20T11:26:00Z">
        <w:r w:rsidR="00D9019C">
          <w:t>the population of the Metro UGA.</w:t>
        </w:r>
      </w:ins>
    </w:p>
    <w:p w14:paraId="2AE4C176" w14:textId="77777777" w:rsidR="00C70B81" w:rsidRDefault="000C5A18" w:rsidP="0033601E">
      <w:pPr>
        <w:pStyle w:val="Heading1"/>
      </w:pPr>
      <w:bookmarkStart w:id="1133" w:name="_Toc56764271"/>
      <w:r>
        <w:t>North Santiam study area</w:t>
      </w:r>
      <w:bookmarkEnd w:id="1133"/>
    </w:p>
    <w:p w14:paraId="24DE991F" w14:textId="77777777" w:rsidR="000C5A18" w:rsidRDefault="000C5A18" w:rsidP="000C5A18"/>
    <w:p w14:paraId="0AA4F828" w14:textId="1AD95D7F"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F90C07">
        <w:t xml:space="preserve">Figure </w:t>
      </w:r>
      <w:r w:rsidR="00F90C07">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lastRenderedPageBreak/>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1134" w:name="_Toc56764272"/>
      <w:r>
        <w:rPr>
          <w:rFonts w:eastAsia="Times New Roman"/>
        </w:rPr>
        <w:t>Instream water rights</w:t>
      </w:r>
      <w:bookmarkEnd w:id="1134"/>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lastRenderedPageBreak/>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24505"/>
                    </a:xfrm>
                    <a:prstGeom prst="rect">
                      <a:avLst/>
                    </a:prstGeom>
                  </pic:spPr>
                </pic:pic>
              </a:graphicData>
            </a:graphic>
          </wp:inline>
        </w:drawing>
      </w:r>
    </w:p>
    <w:p w14:paraId="60AAB458" w14:textId="0F38D7ED" w:rsidR="00AE364B" w:rsidRDefault="005C1A69" w:rsidP="005C1A69">
      <w:pPr>
        <w:pStyle w:val="Caption"/>
      </w:pPr>
      <w:bookmarkStart w:id="1135" w:name="_Toc53219838"/>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F90C07">
        <w:rPr>
          <w:noProof/>
        </w:rPr>
        <w:t>6</w:t>
      </w:r>
      <w:r w:rsidR="000B183E">
        <w:rPr>
          <w:noProof/>
        </w:rPr>
        <w:fldChar w:fldCharType="end"/>
      </w:r>
      <w:r>
        <w:t xml:space="preserve">. Instream water rights in </w:t>
      </w:r>
      <w:r w:rsidR="00077987">
        <w:t>the North Santiam watershed</w:t>
      </w:r>
      <w:bookmarkEnd w:id="1135"/>
    </w:p>
    <w:p w14:paraId="0FD5899C" w14:textId="77777777" w:rsidR="0092040E" w:rsidRDefault="0092040E" w:rsidP="0092040E"/>
    <w:p w14:paraId="0E0CDFE5" w14:textId="77777777" w:rsidR="00B91F45" w:rsidRDefault="00B47486" w:rsidP="00B91F45">
      <w:pPr>
        <w:pStyle w:val="Heading2"/>
      </w:pPr>
      <w:bookmarkStart w:id="1136" w:name="_Toc56764273"/>
      <w:r>
        <w:t xml:space="preserve">Municipal </w:t>
      </w:r>
      <w:r w:rsidR="00057A5D">
        <w:t>w</w:t>
      </w:r>
      <w:r>
        <w:t xml:space="preserve">ater </w:t>
      </w:r>
      <w:r w:rsidR="00D97755">
        <w:t>r</w:t>
      </w:r>
      <w:r>
        <w:t>ights</w:t>
      </w:r>
      <w:bookmarkEnd w:id="1136"/>
    </w:p>
    <w:p w14:paraId="1EF60CD7" w14:textId="77777777" w:rsidR="00B47486" w:rsidRDefault="00B47486" w:rsidP="00B47486"/>
    <w:p w14:paraId="605753DE" w14:textId="77777777" w:rsidR="00B47486" w:rsidRDefault="00B47486" w:rsidP="00B47486">
      <w:r>
        <w:t xml:space="preserve">The W3CM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11395B98" w14:textId="77777777" w:rsidR="003410F4" w:rsidRDefault="003410F4" w:rsidP="00B47486"/>
    <w:p w14:paraId="607B97EE" w14:textId="29213060" w:rsidR="003410F4" w:rsidRDefault="008E6C13" w:rsidP="008E6C13">
      <w:pPr>
        <w:pStyle w:val="Heading1"/>
      </w:pPr>
      <w:bookmarkStart w:id="1137" w:name="_Toc56764274"/>
      <w:r>
        <w:t>McKenzie Basin Wetlands Study</w:t>
      </w:r>
      <w:bookmarkEnd w:id="1137"/>
    </w:p>
    <w:p w14:paraId="79498AD8" w14:textId="77777777" w:rsidR="00736461" w:rsidRPr="00D97CDA" w:rsidRDefault="00736461" w:rsidP="00A8214A"/>
    <w:p w14:paraId="2403DDA0" w14:textId="063D759E" w:rsidR="00275338" w:rsidRDefault="003613A1" w:rsidP="00A8214A">
      <w:pPr>
        <w:pStyle w:val="Heading2"/>
      </w:pPr>
      <w:bookmarkStart w:id="1138" w:name="_Toc56764275"/>
      <w:r>
        <w:t xml:space="preserve">Project </w:t>
      </w:r>
      <w:r w:rsidR="00DC262D">
        <w:t>Overview</w:t>
      </w:r>
      <w:bookmarkEnd w:id="1138"/>
    </w:p>
    <w:p w14:paraId="6C66CC56" w14:textId="5E9E2C24"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F90C07">
        <w:t xml:space="preserve">Figure </w:t>
      </w:r>
      <w:r w:rsidR="00F90C07">
        <w:rPr>
          <w:noProof/>
        </w:rPr>
        <w:t>7</w:t>
      </w:r>
      <w:r w:rsidR="00861163">
        <w:fldChar w:fldCharType="end"/>
      </w:r>
      <w:r w:rsidR="00861163">
        <w:t>)</w:t>
      </w:r>
      <w:r>
        <w:t xml:space="preserve">.  </w:t>
      </w:r>
      <w:r w:rsidR="002C303A">
        <w:t>The purpose of using CW3M in this study is to simulate changes in the extent of McKenzie basin wetlands and changes in their nature, over the next five 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does not have a functional stream temperature model.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Kasper 2003</w:t>
      </w:r>
      <w:r w:rsidR="00031F81">
        <w:t>) used by the Oregon Water Resources Department, to provide simulations of daily stream temperatures along with daily flows.</w:t>
      </w:r>
    </w:p>
    <w:p w14:paraId="1D96159F" w14:textId="21C8257F" w:rsidR="00B707C3" w:rsidRDefault="00B707C3" w:rsidP="00275338"/>
    <w:p w14:paraId="16533695" w14:textId="6CC5165E" w:rsidR="00B707C3" w:rsidRDefault="00B707C3" w:rsidP="00275338">
      <w:r>
        <w:t xml:space="preserve">Some earlier sections in this document (“Daily water mass and energy balance” and “Water temperature from thermal energy”) describe a stream temperature submodel based on Boyd &amp; Kasper 2003.  Those sections were written a year before the EPA funding came through.  The submodel that they describe </w:t>
      </w:r>
      <w:r>
        <w:lastRenderedPageBreak/>
        <w:t>was not implemented at that time.  Those sections will be further developed and used as the specification for the stream temperature submodel in the McKenzie wetlands study.</w:t>
      </w:r>
    </w:p>
    <w:p w14:paraId="7F39395D" w14:textId="77777777" w:rsidR="002C303A" w:rsidRDefault="002C303A" w:rsidP="00275338"/>
    <w:p w14:paraId="55E05010" w14:textId="705C32FA" w:rsidR="004B3A38" w:rsidRDefault="008E6C13" w:rsidP="00275338">
      <w:r>
        <w:t>LCOG has subcontracted the work to Land Craft, LLC, which is operated by David Richey.  Oregon Freshwater is a subcontractor to Land Craft.</w:t>
      </w:r>
      <w:r w:rsidR="002C303A">
        <w:t xml:space="preserve">  David Conklin will do most of the work for Freshwater.</w:t>
      </w:r>
      <w:r>
        <w:t xml:space="preserve">  The Freshwater-Land Craft contract stipulates that the additions and refinements to CW3M which Freshwater develops for this study</w:t>
      </w:r>
      <w:r w:rsidR="00275338">
        <w:t xml:space="preserve"> will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r w:rsidR="003613A1">
        <w:t>The</w:t>
      </w:r>
      <w:r w:rsidR="00275338">
        <w:t xml:space="preserve"> McKenzie wetlands study </w:t>
      </w:r>
      <w:r w:rsidR="003613A1">
        <w:t>started in late June 2020 and is expected to be completed by the end of 2021.</w:t>
      </w:r>
    </w:p>
    <w:p w14:paraId="6DCDAD98" w14:textId="77777777" w:rsidR="004B3A38" w:rsidRDefault="004B3A38" w:rsidP="00275338"/>
    <w:p w14:paraId="1C08767D" w14:textId="4037CC6E" w:rsidR="00275338" w:rsidRDefault="004B3A38" w:rsidP="00275338">
      <w:r>
        <w:t>Kyla’s 1/23/20 report on another project (Zaret 2020)</w:t>
      </w:r>
      <w:r w:rsidR="00275338">
        <w:t xml:space="preserve"> </w:t>
      </w:r>
      <w:r>
        <w:t xml:space="preserve">lists six types of wetlands benefits: flood attenuation, late season flow provision, habitat for at-risk species, temperature, nitrogen and phosphorus reduction, and groundwater recharge.  The LCOG McKenzie Wetlands project will certainly address temperature, and may perhaps make use of the model of flood attenuation that Kyla describes in her report.  What other wetlands benefits are addressed remains to be </w:t>
      </w:r>
      <w:r w:rsidR="00F01A67">
        <w:t>determined as the project begins.</w:t>
      </w:r>
    </w:p>
    <w:p w14:paraId="37AA8090" w14:textId="071A548E" w:rsidR="004D33B7" w:rsidRDefault="004D33B7" w:rsidP="00275338"/>
    <w:p w14:paraId="182A6DC2" w14:textId="63032485" w:rsidR="004D33B7" w:rsidRDefault="004D33B7" w:rsidP="00275338">
      <w:r>
        <w:rPr>
          <w:noProof/>
        </w:rPr>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023433E8" w:rsidR="00275338" w:rsidRDefault="009767A5" w:rsidP="00A8214A">
      <w:pPr>
        <w:pStyle w:val="Caption"/>
      </w:pPr>
      <w:bookmarkStart w:id="1139" w:name="_Ref48282850"/>
      <w:bookmarkStart w:id="1140" w:name="_Toc53219839"/>
      <w:r>
        <w:t xml:space="preserve">Figure </w:t>
      </w:r>
      <w:fldSimple w:instr=" SEQ Figure \* ARABIC ">
        <w:r w:rsidR="00F90C07">
          <w:rPr>
            <w:noProof/>
          </w:rPr>
          <w:t>7</w:t>
        </w:r>
      </w:fldSimple>
      <w:bookmarkEnd w:id="1139"/>
      <w:r>
        <w:t>. McKenzie basin in CW3M screen capture</w:t>
      </w:r>
      <w:bookmarkEnd w:id="1140"/>
    </w:p>
    <w:p w14:paraId="3526B0D7" w14:textId="77777777" w:rsidR="009767A5" w:rsidRDefault="009767A5" w:rsidP="00275338">
      <w:pPr>
        <w:rPr>
          <w:noProof/>
        </w:rPr>
      </w:pPr>
    </w:p>
    <w:p w14:paraId="70EAE41D" w14:textId="56EF4B40" w:rsidR="004D33B7" w:rsidRDefault="004D33B7" w:rsidP="00275338">
      <w:r>
        <w:rPr>
          <w:noProof/>
        </w:rPr>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1E21F510" w:rsidR="004D33B7" w:rsidRDefault="009767A5" w:rsidP="00A8214A">
      <w:pPr>
        <w:pStyle w:val="Caption"/>
      </w:pPr>
      <w:bookmarkStart w:id="1141" w:name="_Ref48282776"/>
      <w:bookmarkStart w:id="1142" w:name="_Ref48282732"/>
      <w:bookmarkStart w:id="1143" w:name="_Toc53219840"/>
      <w:r>
        <w:t xml:space="preserve">Figure </w:t>
      </w:r>
      <w:fldSimple w:instr=" SEQ Figure \* ARABIC ">
        <w:r w:rsidR="00F90C07">
          <w:rPr>
            <w:noProof/>
          </w:rPr>
          <w:t>8</w:t>
        </w:r>
      </w:fldSimple>
      <w:bookmarkEnd w:id="1141"/>
      <w:r>
        <w:t>. Wetlands in the lower McKenzie basin, with their WETL_ID attribute values</w:t>
      </w:r>
      <w:bookmarkEnd w:id="1142"/>
      <w:bookmarkEnd w:id="1143"/>
    </w:p>
    <w:p w14:paraId="364BDC9E" w14:textId="77777777" w:rsidR="004D33B7" w:rsidRDefault="004D33B7" w:rsidP="00275338"/>
    <w:p w14:paraId="6EF95807" w14:textId="5E566C26" w:rsidR="003613A1" w:rsidRDefault="003613A1" w:rsidP="00A8214A">
      <w:pPr>
        <w:pStyle w:val="Heading2"/>
      </w:pPr>
      <w:bookmarkStart w:id="1144" w:name="_Toc56764276"/>
      <w:r>
        <w:t>Model and Simulation Overview</w:t>
      </w:r>
      <w:bookmarkEnd w:id="1144"/>
    </w:p>
    <w:p w14:paraId="78024689" w14:textId="04C8EE04" w:rsidR="00275338" w:rsidRDefault="00275338" w:rsidP="00275338">
      <w:r>
        <w:t>2010-18 will be used as a calibration period.</w:t>
      </w:r>
      <w:r w:rsidR="009F16B9">
        <w:t xml:space="preserve">  Future simulations will be made for 2019-2060.  If actual data for 2019 is available, we may cho</w:t>
      </w:r>
      <w:r w:rsidR="00C551F9">
        <w:t>o</w:t>
      </w:r>
      <w:r w:rsidR="009F16B9">
        <w:t>se to extend the calibration period through 2019 and begin future simulations in 2020.</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604DFE2B" w14:textId="166DB41C" w:rsidR="009F16B9" w:rsidRDefault="008F3962" w:rsidP="00275338">
      <w:r>
        <w:t xml:space="preserve">Water comes into reaches three ways: 1) from upstream reaches, 2) as lateral flow from streambanks, or 3) from sources identified explicitly in the Flow XML file (e.g. high Cascades groundwater).  </w:t>
      </w:r>
      <w:r w:rsidR="00156AFB">
        <w:t xml:space="preserve">Every reach is associated with a single HRU (Reach layer attribute HRU_ID).  Some or all of the drainage from </w:t>
      </w:r>
      <w:r w:rsidR="00156AFB">
        <w:lastRenderedPageBreak/>
        <w:t>the associated HRU flows into the reach.</w:t>
      </w:r>
      <w:r w:rsidR="00672FFF">
        <w:t xml:space="preserve">  </w:t>
      </w:r>
      <w:r w:rsidR="000B2249">
        <w:t>The water draining from a single HRU may be divided up among several reaches</w:t>
      </w:r>
      <w:r w:rsidR="00273B32">
        <w:t>.</w:t>
      </w:r>
      <w:r w:rsidR="00156AFB">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B5FB691" w:rsidR="00130043" w:rsidRDefault="00130043">
      <w:r>
        <w:t>We anticipate that new, more detailed IDU, reach, and HRU layers will 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simulation of a single WW2100 scenario took several days to execute.</w:t>
      </w:r>
    </w:p>
    <w:p w14:paraId="11EBAB7A" w14:textId="191E0FC9" w:rsidR="00C551F9" w:rsidRDefault="00C551F9"/>
    <w:p w14:paraId="67078559" w14:textId="77777777" w:rsidR="003B5FA8" w:rsidRDefault="002C303A">
      <w:r>
        <w:t>CW3M has a 3-layer land use/land cover (LULC) hierarchy.  The top level has just 8 categories (</w:t>
      </w:r>
      <w:r w:rsidR="00CA564C">
        <w:t xml:space="preserve">Unknown/Developed/Agriculture/Other veg./Forest/Barren/Wetlands/Water snow ice).  As of 7/2/20, the top and middle levels in the hierarchy each have only a single Wetlands category (LULC_A = 6 and LULC_B = 61), and the bottom level has just two, </w:t>
      </w:r>
      <w:r w:rsidR="00954D4B">
        <w:t>Woody Wetlands (VEGCLASS = 190) and Herbaceous Wetlands (VEGCLASS = 195).  Sixty-five IDUs totaling 519 hectares are classified as wetlands.  All but four of the wetland IDUs are classified as woody wetlands; those total 500 hectares.  The other four IDUs, classified as herbaceous wetlands, are near the point where the McKenzie flows into the Willamette.</w:t>
      </w:r>
    </w:p>
    <w:p w14:paraId="057E7343" w14:textId="77777777" w:rsidR="003B5FA8" w:rsidRDefault="003B5FA8"/>
    <w:p w14:paraId="49BBD8DF" w14:textId="53E4DCFA" w:rsidR="009767A5" w:rsidRDefault="003B5FA8">
      <w:r>
        <w:t>We expect to add many more (a few dozen?) wetland categories to the bottom level of the LULC hierarchy (</w:t>
      </w:r>
      <w:r w:rsidR="006B6EE1">
        <w:t xml:space="preserve">Cowardin categories?; </w:t>
      </w:r>
      <w:r>
        <w:t xml:space="preserve">Cowardin </w:t>
      </w:r>
      <w:r w:rsidR="006B6EE1">
        <w:t>&amp; Golet 1995)</w:t>
      </w:r>
      <w:r>
        <w:t xml:space="preserve"> and possibly some to the middle level as well</w:t>
      </w:r>
      <w:r w:rsidR="00954D4B">
        <w:t xml:space="preserve"> </w:t>
      </w:r>
      <w:r>
        <w:t>(flood plain wetlands, upland rain-fed wetlands?).</w:t>
      </w:r>
    </w:p>
    <w:p w14:paraId="10A79C2A" w14:textId="77777777" w:rsidR="009767A5" w:rsidRDefault="009767A5" w:rsidP="009767A5"/>
    <w:p w14:paraId="091EB082" w14:textId="77777777" w:rsidR="009767A5" w:rsidRDefault="009767A5" w:rsidP="009767A5">
      <w:pPr>
        <w:pStyle w:val="Heading2"/>
      </w:pPr>
      <w:bookmarkStart w:id="1145" w:name="_Toc56764277"/>
      <w:r>
        <w:t>McKenzie wetlands in the initial versions of the IDU, HRU, and Reach data layers</w:t>
      </w:r>
      <w:bookmarkEnd w:id="1145"/>
    </w:p>
    <w:p w14:paraId="79661602" w14:textId="4CDFD7C9"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F90C07">
        <w:t xml:space="preserve">Figure </w:t>
      </w:r>
      <w:r w:rsidR="00F90C07">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1146" w:name="_Toc49175988"/>
      <w:bookmarkStart w:id="1147" w:name="_Toc56764278"/>
      <w:r>
        <w:t>Data changes for better representation of wetlands</w:t>
      </w:r>
      <w:bookmarkEnd w:id="1146"/>
      <w:bookmarkEnd w:id="1147"/>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77777777" w:rsidR="004A0118" w:rsidRDefault="004A0118" w:rsidP="004A0118">
      <w:pPr>
        <w:spacing w:before="100" w:beforeAutospacing="1" w:after="100" w:afterAutospacing="1"/>
      </w:pPr>
      <w:r>
        <w:t>1. Use the LULC_A and LULC_B attributes of wetland IDUs to represent things that rarely if ever change, such as landscape position and soils.  Use the third level LULC attribute (VEGCLASS) to represent vegetation classifications, for example to differentiate a cattail pond from a swamp with woody vegetation.  Use other attributes to represent things which change seasonally or daily, for example a WETNESS attribute for inundation depth and soil moisture.</w:t>
      </w:r>
    </w:p>
    <w:p w14:paraId="6B58D192" w14:textId="77777777" w:rsidR="004A0118" w:rsidRDefault="004A0118" w:rsidP="004A0118">
      <w:pPr>
        <w:spacing w:before="100" w:beforeAutospacing="1" w:after="100" w:afterAutospacing="1"/>
      </w:pPr>
      <w:r>
        <w:t xml:space="preserve">2. Develop a shapefile which represents historic, current, and potential future wetlands, divided into polygons by LULC_B values.  Intersect that shapefile with the existing IDU shapefile to produce a new </w:t>
      </w:r>
      <w:r>
        <w:lastRenderedPageBreak/>
        <w:t>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1148" w:name="_Toc56764279"/>
      <w:r>
        <w:t xml:space="preserve">Projection, </w:t>
      </w:r>
      <w:r w:rsidR="006F174A">
        <w:t>Calendar</w:t>
      </w:r>
      <w:r>
        <w:t>,</w:t>
      </w:r>
      <w:r w:rsidR="006F174A">
        <w:t xml:space="preserve"> and </w:t>
      </w:r>
      <w:r w:rsidR="009D540F">
        <w:t>Units</w:t>
      </w:r>
      <w:bookmarkEnd w:id="1148"/>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365B6720" w14:textId="4167EED6" w:rsidR="002D4074" w:rsidRDefault="004107FB" w:rsidP="0097591A">
      <w:r>
        <w:t>Some daily climate datasets include leapdays and some don’t.  CW3M accomodates both</w:t>
      </w:r>
      <w:r w:rsidR="002D4074">
        <w:t>, but the demo climate data</w:t>
      </w:r>
      <w:r w:rsidR="006D6388">
        <w:t>set</w:t>
      </w:r>
      <w:r w:rsidR="002D4074">
        <w:t xml:space="preserve"> included in the CW3M_Installer_...exe files does not include leapdays.  As a consequence, reports which compare daily simulated values with daily observed values generate a warning about inconsistent calendars when the Demo scenario is simulated.</w:t>
      </w:r>
    </w:p>
    <w:p w14:paraId="0BD344B0" w14:textId="21FFD3CF" w:rsidR="004107FB" w:rsidRDefault="002D4074" w:rsidP="0097591A">
      <w:r>
        <w:t xml:space="preserve"> </w:t>
      </w:r>
    </w:p>
    <w:p w14:paraId="26BEAFE9" w14:textId="1E9FD92A"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51 </w:t>
      </w:r>
      <w:r w:rsidR="00861163">
        <w:t xml:space="preserve">(calendar) </w:t>
      </w:r>
      <w:r>
        <w:t>years 2010-2060, it produces results for only 50 complete water years, 2011-2060</w:t>
      </w:r>
      <w:r w:rsidR="0006062B">
        <w:t>.</w:t>
      </w:r>
      <w:r w:rsidR="00861163">
        <w:t xml:space="preserve">  Water years are named by the calendar year in which they end.</w:t>
      </w:r>
    </w:p>
    <w:p w14:paraId="10BA0ADB" w14:textId="77777777" w:rsidR="0006062B" w:rsidRDefault="0006062B" w:rsidP="0097591A"/>
    <w:p w14:paraId="4F22DBE5" w14:textId="194D99AE" w:rsidR="009D540F" w:rsidRPr="0097591A" w:rsidRDefault="009D540F" w:rsidP="0097591A">
      <w:r>
        <w:t xml:space="preserve">native units are metric.  </w:t>
      </w:r>
      <w:r w:rsidR="00861163">
        <w:t>I</w:t>
      </w:r>
      <w:r w:rsidR="00D33A9A">
        <w:t>n the CW3M output files</w:t>
      </w:r>
      <w:r w:rsidR="00861163">
        <w:t>,</w:t>
      </w:r>
      <w:r>
        <w:t xml:space="preserve"> areas will be presented in hectares, depths in meters, volumes in cubic meters, flows in cubic meters per second (cms)</w:t>
      </w:r>
      <w:r w:rsidR="00D33A9A">
        <w:t xml:space="preserve">, temperatures in Celsius, and precipitation in </w:t>
      </w:r>
      <w:r w:rsidR="00FE728D">
        <w:t>mill</w:t>
      </w:r>
      <w:r w:rsidR="00D33A9A">
        <w:t>imeters of water</w:t>
      </w:r>
      <w:r>
        <w:t>.</w:t>
      </w:r>
    </w:p>
    <w:p w14:paraId="763E6E04" w14:textId="6D7B6E56" w:rsidR="00275338" w:rsidRDefault="00275338"/>
    <w:p w14:paraId="5CE58170" w14:textId="21C19944" w:rsidR="00AD412A" w:rsidRDefault="00AD412A" w:rsidP="007B1928">
      <w:pPr>
        <w:pStyle w:val="Heading2"/>
      </w:pPr>
      <w:bookmarkStart w:id="1149" w:name="_Toc56764280"/>
      <w:r>
        <w:t>Simulation of changes in wetlands over time</w:t>
      </w:r>
      <w:bookmarkEnd w:id="1149"/>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1150" w:name="_Toc56764281"/>
      <w:r>
        <w:t xml:space="preserve">How wetlands </w:t>
      </w:r>
      <w:r w:rsidR="000806A1">
        <w:t>are</w:t>
      </w:r>
      <w:r>
        <w:t xml:space="preserve"> represented</w:t>
      </w:r>
      <w:r w:rsidR="006D6388">
        <w:t xml:space="preserve"> in the model</w:t>
      </w:r>
      <w:bookmarkEnd w:id="1150"/>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w:t>
      </w:r>
      <w:r>
        <w:lastRenderedPageBreak/>
        <w:t xml:space="preserve">entirety, but not as a </w:t>
      </w:r>
      <w:r w:rsidR="00446DD1">
        <w:t>combination of wetland and not-a-wetland.  From one simulation year to the next, the classification of an IDU can be changed, for example from wetland to agricultural or vice versa.  As noted previously, as of the beginning of this project, in CW3M wetlands are static; there is no logic to 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925166F"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it can </w:t>
      </w:r>
      <w:r w:rsidR="009C4FBC">
        <w:t>flow rates above</w:t>
      </w:r>
      <w:r w:rsidR="00EA5C3A">
        <w:t xml:space="preserve"> Q_CAP, the portion of the flow above Q_CAP is divided between flow down 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lastRenderedPageBreak/>
        <w:t>Elaboration of CW3M’s precipitation-runoff submodel to include a representation of lateral runoff or subsurface flow between adjacent IDUs would entail changing the principal unit of computation from 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Another consequence of the current conceptualization is the inability to represent wetlands which are not adjacent to a reach.  A single real wetland may be represented by multiple wetland IDUs forming a 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77777777" w:rsidR="005369C0" w:rsidRDefault="005369C0" w:rsidP="00176FFA"/>
    <w:p w14:paraId="7D4169DC" w14:textId="77777777" w:rsidR="006D6388" w:rsidRDefault="006D6388" w:rsidP="006D6388">
      <w:pPr>
        <w:pStyle w:val="Heading2"/>
      </w:pPr>
      <w:bookmarkStart w:id="1151" w:name="_Toc56764282"/>
      <w:r>
        <w:t>Attributes of interest in the wetlands study</w:t>
      </w:r>
      <w:bookmarkEnd w:id="1151"/>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B7F1089" w:rsidR="006D6388" w:rsidRDefault="006D6388" w:rsidP="006D6388">
      <w:r>
        <w:tab/>
        <w:t>WETL_ID, WETNESS</w:t>
      </w:r>
      <w:r w:rsidR="00EA5C3A">
        <w:t>, WETL_CAP</w:t>
      </w:r>
      <w:r>
        <w:t xml:space="preserve"> in the IDU layer (new)</w:t>
      </w:r>
    </w:p>
    <w:p w14:paraId="34AA519B" w14:textId="63F758BA" w:rsidR="00EA5C3A" w:rsidRDefault="00EA5C3A" w:rsidP="006D6388">
      <w:r>
        <w:tab/>
        <w:t>Q_CAP, QSPILL_FRC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1152" w:name="_Toc56764283"/>
      <w:r>
        <w:t>A WETNESS attribute</w:t>
      </w:r>
      <w:bookmarkEnd w:id="1152"/>
    </w:p>
    <w:p w14:paraId="03065A21" w14:textId="77777777" w:rsidR="006D6388" w:rsidRDefault="006D6388" w:rsidP="006D6388">
      <w:r>
        <w:t>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lastRenderedPageBreak/>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7B4BEE99" w14:textId="14FAB6C0" w:rsidR="00871F69" w:rsidRDefault="00871F69" w:rsidP="00871F69">
      <w:pPr>
        <w:pStyle w:val="Heading2"/>
      </w:pPr>
      <w:bookmarkStart w:id="1153" w:name="_Toc56764284"/>
      <w:r>
        <w:t>Calculating the exchange of water between the wetland and the reach</w:t>
      </w:r>
      <w:bookmarkEnd w:id="1153"/>
    </w:p>
    <w:p w14:paraId="71419F3E" w14:textId="001ADEBC" w:rsidR="00871F69" w:rsidRDefault="00871F69" w:rsidP="00871F69">
      <w:pPr>
        <w:pStyle w:val="Heading3"/>
      </w:pPr>
      <w:bookmarkStart w:id="1154" w:name="_Toc56764285"/>
      <w:r>
        <w:t xml:space="preserve">Wetland </w:t>
      </w:r>
      <w:r w:rsidR="007A55EC">
        <w:t xml:space="preserve">IDU </w:t>
      </w:r>
      <w:r>
        <w:t>parameters</w:t>
      </w:r>
      <w:bookmarkEnd w:id="1154"/>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21DF8374" w:rsidR="000219DD" w:rsidRDefault="000219DD" w:rsidP="00871F69">
      <w:pPr>
        <w:ind w:left="1440" w:hanging="720"/>
      </w:pPr>
      <w:r>
        <w:t>WETL2Q – a variable representing the overflow from the wetland back to the reach</w:t>
      </w:r>
    </w:p>
    <w:p w14:paraId="65DA3334" w14:textId="01D5CE3F" w:rsidR="00871F69" w:rsidRDefault="00871F69" w:rsidP="00871F69">
      <w:pPr>
        <w:pStyle w:val="Heading3"/>
      </w:pPr>
      <w:bookmarkStart w:id="1155" w:name="_Toc56764286"/>
      <w:r>
        <w:t>Reach parameters</w:t>
      </w:r>
      <w:bookmarkEnd w:id="1155"/>
    </w:p>
    <w:p w14:paraId="0256077B" w14:textId="23B183C7" w:rsidR="00B447EE" w:rsidRPr="00054B65" w:rsidRDefault="00B447EE" w:rsidP="00A8214A">
      <w:pPr>
        <w:ind w:firstLine="720"/>
      </w:pPr>
      <w:r>
        <w:t>Q – flow, cms</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48C1463A" w:rsidR="000219DD" w:rsidRDefault="000219DD" w:rsidP="00F40120">
      <w:pPr>
        <w:ind w:left="1440" w:hanging="720"/>
      </w:pPr>
      <w:r>
        <w:t>Q2WETL – a variable representing the flow over the banks of the reach into the wetland</w:t>
      </w:r>
    </w:p>
    <w:p w14:paraId="1574AA3A" w14:textId="6B15DE71" w:rsidR="00F40120" w:rsidRDefault="00F40120" w:rsidP="006D6388"/>
    <w:p w14:paraId="0D28E6C7" w14:textId="77777777" w:rsidR="00FC290B" w:rsidRDefault="000219DD" w:rsidP="006D6388">
      <w:r>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752A28F8" w:rsidR="000219DD" w:rsidRDefault="00FC290B" w:rsidP="00A8214A">
      <w:pPr>
        <w:ind w:firstLine="720"/>
      </w:pPr>
      <w:r>
        <w:t>Q2WETL = (Q – Q_CAP) * QSPILL_FRC</w:t>
      </w:r>
    </w:p>
    <w:p w14:paraId="0718A83D" w14:textId="2F4C3C66" w:rsidR="002B1A1D" w:rsidRDefault="000219DD" w:rsidP="00A8214A">
      <w:pPr>
        <w:ind w:left="720" w:hanging="720"/>
      </w:pPr>
      <w:r>
        <w:t xml:space="preserve">When both </w:t>
      </w:r>
      <w:r w:rsidR="00B447EE">
        <w:t>Q &gt; Q_CAP</w:t>
      </w:r>
      <w:r>
        <w:t xml:space="preserve"> and WETNESS&gt;WETL_CAP, a flood condition exists. </w:t>
      </w:r>
      <w:r w:rsidR="009425BC">
        <w:t>How to set the values of Q2WETL and WETL2Q remains to be specified as of 8/14/20.</w:t>
      </w:r>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39549BAE" w14:textId="0AA2FA9F" w:rsidR="00321E8A" w:rsidRDefault="00321E8A" w:rsidP="006D6388">
      <w:r>
        <w:tab/>
        <w:t>WETL2Q is chosen so as to keep Q &lt;= Q_CAP</w:t>
      </w:r>
    </w:p>
    <w:p w14:paraId="1621CD09" w14:textId="1F09122A" w:rsidR="000E53D1" w:rsidRDefault="007A55EC" w:rsidP="006D6388">
      <w:r>
        <w:t>When WETNESS &gt;= 0, SOILH2OEST = AWS*10</w:t>
      </w:r>
      <w:r>
        <w:tab/>
      </w:r>
      <w:r>
        <w:tab/>
        <w:t>(AWS is in cm, SOILH2OEST is in mm)</w:t>
      </w:r>
    </w:p>
    <w:p w14:paraId="3A0A9506" w14:textId="541BF423" w:rsidR="007A55EC" w:rsidRDefault="007A55EC" w:rsidP="006D6388">
      <w:r>
        <w:t>When WETNESS &lt; 0, SOILH2OEST = AWS*10 + WETNESS</w:t>
      </w:r>
    </w:p>
    <w:p w14:paraId="4F71B43C" w14:textId="581C539D" w:rsidR="00CA1F9F" w:rsidRDefault="00CA1F9F" w:rsidP="006D6388"/>
    <w:p w14:paraId="3269C580" w14:textId="71312873" w:rsidR="00CA1F9F" w:rsidRDefault="00CA1F9F" w:rsidP="006D6388">
      <w:r>
        <w:t xml:space="preserve">It will be necessary to add logic to HBV::HBVdailyProcess() to use SOILH2OEST for wetland IDUs when calculating the flow through the soil from the wetland into the reach.  We will make the assumption that </w:t>
      </w:r>
      <w:r>
        <w:lastRenderedPageBreak/>
        <w:t>flow in the other direction, through the soil from the reach to the wetland soil, is negligible.  In effect, the wetland gets its water only from precipitation and from overflow of the banks of the reach, and it loses water through overflow back to the reach and from flow through the soil back to the reach as calculated in the HBV submodel.</w:t>
      </w:r>
    </w:p>
    <w:p w14:paraId="05E9BA18" w14:textId="7294D700" w:rsidR="00CA1F9F" w:rsidRDefault="00CA1F9F" w:rsidP="006D6388"/>
    <w:p w14:paraId="79883F40" w14:textId="09A08523" w:rsidR="002432E4" w:rsidRDefault="002432E4" w:rsidP="002432E4">
      <w:pPr>
        <w:pStyle w:val="Heading2"/>
      </w:pPr>
      <w:bookmarkStart w:id="1156" w:name="_Toc56764287"/>
      <w:r>
        <w:t>Loss (or gain) of wetlands</w:t>
      </w:r>
      <w:bookmarkEnd w:id="1156"/>
    </w:p>
    <w:p w14:paraId="0EBD6035" w14:textId="1B21797B" w:rsidR="00F54E41" w:rsidRPr="00037790" w:rsidRDefault="002432E4">
      <w:r>
        <w:t>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with the Tualatin River is an example.  We will need to add a process which runs at an annual timestep to implement land use changes involving IDUs changing into or out of wetland land cover (LULC_A changing from 6 to something else, or changing from something else back to 6).</w:t>
      </w:r>
    </w:p>
    <w:p w14:paraId="177789C5" w14:textId="77777777" w:rsidR="002432E4" w:rsidRPr="004D33B7" w:rsidRDefault="002432E4" w:rsidP="004D33B7"/>
    <w:p w14:paraId="230ECBD5" w14:textId="6B27D59E" w:rsidR="006D6388" w:rsidRDefault="006D6388" w:rsidP="006D6388">
      <w:pPr>
        <w:pStyle w:val="Heading2"/>
      </w:pPr>
      <w:bookmarkStart w:id="1157" w:name="_Toc56764288"/>
      <w:r>
        <w:t>Reality check</w:t>
      </w:r>
      <w:bookmarkEnd w:id="1157"/>
    </w:p>
    <w:p w14:paraId="09AE7AA1" w14:textId="0020FDEB" w:rsidR="006D6388" w:rsidRDefault="006D6388" w:rsidP="006D6388">
      <w:r>
        <w:t>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8/</w:t>
      </w:r>
      <w:r w:rsidR="001602E1">
        <w:t>13</w:t>
      </w:r>
      <w:r>
        <w:t xml:space="preserve">/20,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ins w:id="1158" w:author="David Conklin" w:date="2020-11-09T14:59:00Z"/>
          <w:rFonts w:ascii="Times New Roman" w:hAnsi="Times New Roman" w:cs="Times New Roman"/>
          <w:sz w:val="20"/>
          <w:szCs w:val="20"/>
        </w:rPr>
      </w:pPr>
      <w:r>
        <w:rPr>
          <w:rFonts w:ascii="Times New Roman" w:hAnsi="Times New Roman" w:cs="Times New Roman"/>
          <w:sz w:val="20"/>
          <w:szCs w:val="20"/>
        </w:rPr>
        <w:t xml:space="preserve">Regarding historic data:  There's a real dearth of quantitative information pertaining to palustrine wetlands in Oregon (especially those that don't include an open waterbody like a pond, lake or reservoir).  The </w:t>
      </w:r>
      <w:hyperlink r:id="rId17"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ins w:id="1159" w:author="David Conklin" w:date="2020-11-09T14:59:00Z"/>
          <w:rFonts w:ascii="Times New Roman" w:hAnsi="Times New Roman" w:cs="Times New Roman"/>
          <w:sz w:val="20"/>
          <w:szCs w:val="20"/>
        </w:rPr>
      </w:pPr>
    </w:p>
    <w:p w14:paraId="73BDB1BA" w14:textId="77777777" w:rsidR="00286383" w:rsidRDefault="00286383">
      <w:pPr>
        <w:pPrChange w:id="1160" w:author="David Conklin" w:date="2020-11-09T15:00:00Z">
          <w:pPr>
            <w:ind w:left="720"/>
          </w:pPr>
        </w:pPrChange>
      </w:pPr>
    </w:p>
    <w:p w14:paraId="5FF408D3" w14:textId="297BE399" w:rsidR="006D6388" w:rsidRDefault="00286383" w:rsidP="006D6388">
      <w:pPr>
        <w:rPr>
          <w:ins w:id="1161" w:author="David Conklin" w:date="2020-11-09T15:05:00Z"/>
        </w:rPr>
      </w:pPr>
      <w:ins w:id="1162" w:author="David Conklin" w:date="2020-11-09T15:02:00Z">
        <w:r>
          <w:t xml:space="preserve">Observational data for flows and stream temperatures at a number of gage locations </w:t>
        </w:r>
      </w:ins>
      <w:ins w:id="1163" w:author="David Conklin" w:date="2020-11-09T15:03:00Z">
        <w:r>
          <w:t xml:space="preserve">in the McKenzie basin is available on a website maintained by the USGS.  </w:t>
        </w:r>
      </w:ins>
      <w:ins w:id="1164" w:author="David Conklin" w:date="2020-11-09T15:05:00Z">
        <w:r>
          <w:t>We have selected these records for use in calibration</w:t>
        </w:r>
      </w:ins>
      <w:ins w:id="1165" w:author="David Conklin" w:date="2020-11-09T15:20:00Z">
        <w:r w:rsidR="00916473">
          <w:t xml:space="preserve"> (13 flow gages and </w:t>
        </w:r>
      </w:ins>
      <w:ins w:id="1166" w:author="David Conklin" w:date="2020-11-09T15:26:00Z">
        <w:r w:rsidR="00916473">
          <w:t>6</w:t>
        </w:r>
      </w:ins>
      <w:ins w:id="1167" w:author="David Conklin" w:date="2020-11-09T15:20:00Z">
        <w:r w:rsidR="00916473">
          <w:t xml:space="preserve"> temperature</w:t>
        </w:r>
      </w:ins>
      <w:ins w:id="1168" w:author="David Conklin" w:date="2020-11-09T15:21:00Z">
        <w:r w:rsidR="00916473">
          <w:t xml:space="preserve"> sensors):</w:t>
        </w:r>
      </w:ins>
    </w:p>
    <w:tbl>
      <w:tblPr>
        <w:tblW w:w="8460" w:type="dxa"/>
        <w:tblLook w:val="04A0" w:firstRow="1" w:lastRow="0" w:firstColumn="1" w:lastColumn="0" w:noHBand="0" w:noVBand="1"/>
        <w:tblPrChange w:id="1169" w:author="David Conklin" w:date="2020-11-09T15:23:00Z">
          <w:tblPr>
            <w:tblW w:w="7144" w:type="dxa"/>
            <w:tblLook w:val="04A0" w:firstRow="1" w:lastRow="0" w:firstColumn="1" w:lastColumn="0" w:noHBand="0" w:noVBand="1"/>
          </w:tblPr>
        </w:tblPrChange>
      </w:tblPr>
      <w:tblGrid>
        <w:gridCol w:w="1358"/>
        <w:gridCol w:w="1109"/>
        <w:gridCol w:w="5972"/>
        <w:gridCol w:w="21"/>
        <w:tblGridChange w:id="1170">
          <w:tblGrid>
            <w:gridCol w:w="1109"/>
            <w:gridCol w:w="249"/>
            <w:gridCol w:w="860"/>
            <w:gridCol w:w="249"/>
            <w:gridCol w:w="4951"/>
            <w:gridCol w:w="249"/>
            <w:gridCol w:w="772"/>
            <w:gridCol w:w="21"/>
          </w:tblGrid>
        </w:tblGridChange>
      </w:tblGrid>
      <w:tr w:rsidR="00286383" w:rsidRPr="00286383" w14:paraId="038B1E9C" w14:textId="77777777" w:rsidTr="00916473">
        <w:trPr>
          <w:trHeight w:val="300"/>
          <w:ins w:id="1171" w:author="David Conklin" w:date="2020-11-09T15:05:00Z"/>
          <w:trPrChange w:id="1172"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1173" w:author="David Conklin" w:date="2020-11-09T15:23:00Z">
              <w:tcPr>
                <w:tcW w:w="984" w:type="dxa"/>
                <w:tcBorders>
                  <w:top w:val="nil"/>
                  <w:left w:val="nil"/>
                  <w:bottom w:val="nil"/>
                  <w:right w:val="nil"/>
                </w:tcBorders>
                <w:shd w:val="clear" w:color="auto" w:fill="auto"/>
                <w:noWrap/>
                <w:vAlign w:val="bottom"/>
                <w:hideMark/>
              </w:tcPr>
            </w:tcPrChange>
          </w:tcPr>
          <w:p w14:paraId="25AD0AD5" w14:textId="19BD5990" w:rsidR="00286383" w:rsidRPr="00286383" w:rsidRDefault="00286383" w:rsidP="00286383">
            <w:pPr>
              <w:jc w:val="center"/>
              <w:rPr>
                <w:ins w:id="1174" w:author="David Conklin" w:date="2020-11-09T15:05:00Z"/>
                <w:rFonts w:ascii="Calibri" w:eastAsia="Times New Roman" w:hAnsi="Calibri" w:cs="Calibri"/>
                <w:color w:val="000000"/>
              </w:rPr>
            </w:pPr>
            <w:ins w:id="1175" w:author="David Conklin" w:date="2020-11-09T15:05:00Z">
              <w:r w:rsidRPr="00286383">
                <w:rPr>
                  <w:rFonts w:ascii="Calibri" w:eastAsia="Times New Roman" w:hAnsi="Calibri" w:cs="Calibri"/>
                  <w:color w:val="000000"/>
                </w:rPr>
                <w:t xml:space="preserve">USGS </w:t>
              </w:r>
            </w:ins>
            <w:ins w:id="1176" w:author="David Conklin" w:date="2020-11-09T15:21:00Z">
              <w:r w:rsidR="00916473">
                <w:rPr>
                  <w:rFonts w:ascii="Calibri" w:eastAsia="Times New Roman" w:hAnsi="Calibri" w:cs="Calibri"/>
                  <w:color w:val="000000"/>
                </w:rPr>
                <w:t xml:space="preserve">flow </w:t>
              </w:r>
            </w:ins>
            <w:ins w:id="1177" w:author="David Conklin" w:date="2020-11-09T15:05:00Z">
              <w:r w:rsidRPr="00286383">
                <w:rPr>
                  <w:rFonts w:ascii="Calibri" w:eastAsia="Times New Roman" w:hAnsi="Calibri" w:cs="Calibri"/>
                  <w:color w:val="000000"/>
                </w:rPr>
                <w:t>gage</w:t>
              </w:r>
            </w:ins>
          </w:p>
        </w:tc>
        <w:tc>
          <w:tcPr>
            <w:tcW w:w="1109" w:type="dxa"/>
            <w:tcBorders>
              <w:top w:val="nil"/>
              <w:left w:val="nil"/>
              <w:bottom w:val="nil"/>
              <w:right w:val="nil"/>
            </w:tcBorders>
            <w:shd w:val="clear" w:color="auto" w:fill="auto"/>
            <w:noWrap/>
            <w:vAlign w:val="bottom"/>
            <w:hideMark/>
            <w:tcPrChange w:id="1178" w:author="David Conklin" w:date="2020-11-09T15:23:00Z">
              <w:tcPr>
                <w:tcW w:w="960" w:type="dxa"/>
                <w:gridSpan w:val="2"/>
                <w:tcBorders>
                  <w:top w:val="nil"/>
                  <w:left w:val="nil"/>
                  <w:bottom w:val="nil"/>
                  <w:right w:val="nil"/>
                </w:tcBorders>
                <w:shd w:val="clear" w:color="auto" w:fill="auto"/>
                <w:noWrap/>
                <w:vAlign w:val="bottom"/>
                <w:hideMark/>
              </w:tcPr>
            </w:tcPrChange>
          </w:tcPr>
          <w:p w14:paraId="7A85523C" w14:textId="77777777" w:rsidR="00286383" w:rsidRPr="00286383" w:rsidRDefault="00286383" w:rsidP="00286383">
            <w:pPr>
              <w:jc w:val="center"/>
              <w:rPr>
                <w:ins w:id="1179" w:author="David Conklin" w:date="2020-11-09T15:05:00Z"/>
                <w:rFonts w:ascii="Calibri" w:eastAsia="Times New Roman" w:hAnsi="Calibri" w:cs="Calibri"/>
                <w:color w:val="000000"/>
              </w:rPr>
            </w:pPr>
            <w:ins w:id="1180" w:author="David Conklin" w:date="2020-11-09T15:05:00Z">
              <w:r w:rsidRPr="00286383">
                <w:rPr>
                  <w:rFonts w:ascii="Calibri" w:eastAsia="Times New Roman" w:hAnsi="Calibri" w:cs="Calibri"/>
                  <w:color w:val="000000"/>
                </w:rPr>
                <w:t>COMID</w:t>
              </w:r>
            </w:ins>
          </w:p>
        </w:tc>
        <w:tc>
          <w:tcPr>
            <w:tcW w:w="5993" w:type="dxa"/>
            <w:gridSpan w:val="2"/>
            <w:tcBorders>
              <w:top w:val="nil"/>
              <w:left w:val="nil"/>
              <w:bottom w:val="nil"/>
              <w:right w:val="nil"/>
            </w:tcBorders>
            <w:shd w:val="clear" w:color="auto" w:fill="auto"/>
            <w:noWrap/>
            <w:vAlign w:val="bottom"/>
            <w:hideMark/>
            <w:tcPrChange w:id="1181" w:author="David Conklin" w:date="2020-11-09T15:23:00Z">
              <w:tcPr>
                <w:tcW w:w="5200" w:type="dxa"/>
                <w:gridSpan w:val="2"/>
                <w:tcBorders>
                  <w:top w:val="nil"/>
                  <w:left w:val="nil"/>
                  <w:bottom w:val="nil"/>
                  <w:right w:val="nil"/>
                </w:tcBorders>
                <w:shd w:val="clear" w:color="auto" w:fill="auto"/>
                <w:noWrap/>
                <w:vAlign w:val="bottom"/>
                <w:hideMark/>
              </w:tcPr>
            </w:tcPrChange>
          </w:tcPr>
          <w:p w14:paraId="67B0C53A" w14:textId="77777777" w:rsidR="00286383" w:rsidRPr="00286383" w:rsidRDefault="00286383" w:rsidP="00286383">
            <w:pPr>
              <w:jc w:val="center"/>
              <w:rPr>
                <w:ins w:id="1182" w:author="David Conklin" w:date="2020-11-09T15:05:00Z"/>
                <w:rFonts w:ascii="Calibri" w:eastAsia="Times New Roman" w:hAnsi="Calibri" w:cs="Calibri"/>
                <w:color w:val="000000"/>
              </w:rPr>
            </w:pPr>
          </w:p>
        </w:tc>
      </w:tr>
      <w:tr w:rsidR="00286383" w:rsidRPr="00286383" w14:paraId="63718AE2" w14:textId="77777777" w:rsidTr="00916473">
        <w:trPr>
          <w:trHeight w:val="300"/>
          <w:ins w:id="1183" w:author="David Conklin" w:date="2020-11-09T15:05:00Z"/>
          <w:trPrChange w:id="1184"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1185" w:author="David Conklin" w:date="2020-11-09T15:23:00Z">
              <w:tcPr>
                <w:tcW w:w="984" w:type="dxa"/>
                <w:tcBorders>
                  <w:top w:val="nil"/>
                  <w:left w:val="nil"/>
                  <w:bottom w:val="nil"/>
                  <w:right w:val="nil"/>
                </w:tcBorders>
                <w:shd w:val="clear" w:color="auto" w:fill="auto"/>
                <w:noWrap/>
                <w:vAlign w:val="bottom"/>
                <w:hideMark/>
              </w:tcPr>
            </w:tcPrChange>
          </w:tcPr>
          <w:p w14:paraId="1D63506C" w14:textId="77777777" w:rsidR="00286383" w:rsidRPr="008A487C" w:rsidRDefault="00286383" w:rsidP="00286383">
            <w:pPr>
              <w:rPr>
                <w:ins w:id="1186" w:author="David Conklin" w:date="2020-11-09T15:05:00Z"/>
                <w:rFonts w:ascii="Calibri" w:eastAsia="Times New Roman" w:hAnsi="Calibri" w:cs="Calibri"/>
                <w:color w:val="000000"/>
              </w:rPr>
            </w:pPr>
            <w:ins w:id="1187" w:author="David Conklin" w:date="2020-11-09T15:05:00Z">
              <w:r w:rsidRPr="002854B5">
                <w:rPr>
                  <w:rFonts w:ascii="Calibri" w:eastAsia="Times New Roman" w:hAnsi="Calibri" w:cs="Calibri"/>
                  <w:color w:val="000000"/>
                </w:rPr>
                <w:t>14158500</w:t>
              </w:r>
            </w:ins>
          </w:p>
        </w:tc>
        <w:tc>
          <w:tcPr>
            <w:tcW w:w="1109" w:type="dxa"/>
            <w:tcBorders>
              <w:top w:val="nil"/>
              <w:left w:val="nil"/>
              <w:bottom w:val="nil"/>
              <w:right w:val="nil"/>
            </w:tcBorders>
            <w:shd w:val="clear" w:color="auto" w:fill="auto"/>
            <w:noWrap/>
            <w:vAlign w:val="bottom"/>
            <w:hideMark/>
            <w:tcPrChange w:id="1188" w:author="David Conklin" w:date="2020-11-09T15:23:00Z">
              <w:tcPr>
                <w:tcW w:w="960" w:type="dxa"/>
                <w:gridSpan w:val="2"/>
                <w:tcBorders>
                  <w:top w:val="nil"/>
                  <w:left w:val="nil"/>
                  <w:bottom w:val="nil"/>
                  <w:right w:val="nil"/>
                </w:tcBorders>
                <w:shd w:val="clear" w:color="auto" w:fill="auto"/>
                <w:noWrap/>
                <w:vAlign w:val="bottom"/>
                <w:hideMark/>
              </w:tcPr>
            </w:tcPrChange>
          </w:tcPr>
          <w:p w14:paraId="0610F76F" w14:textId="77777777" w:rsidR="00286383" w:rsidRPr="00B912FF" w:rsidRDefault="00286383" w:rsidP="00286383">
            <w:pPr>
              <w:jc w:val="right"/>
              <w:rPr>
                <w:ins w:id="1189" w:author="David Conklin" w:date="2020-11-09T15:05:00Z"/>
                <w:rFonts w:ascii="Calibri" w:eastAsia="Times New Roman" w:hAnsi="Calibri" w:cs="Calibri"/>
                <w:color w:val="000000"/>
              </w:rPr>
            </w:pPr>
            <w:ins w:id="1190" w:author="David Conklin" w:date="2020-11-09T15:05:00Z">
              <w:r w:rsidRPr="00B912FF">
                <w:rPr>
                  <w:rFonts w:ascii="Calibri" w:eastAsia="Times New Roman" w:hAnsi="Calibri" w:cs="Calibri"/>
                  <w:color w:val="000000"/>
                </w:rPr>
                <w:t>23773373</w:t>
              </w:r>
            </w:ins>
          </w:p>
        </w:tc>
        <w:tc>
          <w:tcPr>
            <w:tcW w:w="5993" w:type="dxa"/>
            <w:gridSpan w:val="2"/>
            <w:tcBorders>
              <w:top w:val="nil"/>
              <w:left w:val="nil"/>
              <w:bottom w:val="nil"/>
              <w:right w:val="nil"/>
            </w:tcBorders>
            <w:shd w:val="clear" w:color="auto" w:fill="auto"/>
            <w:noWrap/>
            <w:vAlign w:val="bottom"/>
            <w:hideMark/>
            <w:tcPrChange w:id="1191" w:author="David Conklin" w:date="2020-11-09T15:23:00Z">
              <w:tcPr>
                <w:tcW w:w="5200" w:type="dxa"/>
                <w:gridSpan w:val="2"/>
                <w:tcBorders>
                  <w:top w:val="nil"/>
                  <w:left w:val="nil"/>
                  <w:bottom w:val="nil"/>
                  <w:right w:val="nil"/>
                </w:tcBorders>
                <w:shd w:val="clear" w:color="auto" w:fill="auto"/>
                <w:noWrap/>
                <w:vAlign w:val="bottom"/>
                <w:hideMark/>
              </w:tcPr>
            </w:tcPrChange>
          </w:tcPr>
          <w:p w14:paraId="53F119A4" w14:textId="77777777" w:rsidR="00286383" w:rsidRPr="00B912FF" w:rsidRDefault="00286383" w:rsidP="00286383">
            <w:pPr>
              <w:rPr>
                <w:ins w:id="1192" w:author="David Conklin" w:date="2020-11-09T15:05:00Z"/>
                <w:rFonts w:ascii="Calibri" w:eastAsia="Times New Roman" w:hAnsi="Calibri" w:cs="Calibri"/>
                <w:color w:val="000000"/>
              </w:rPr>
            </w:pPr>
            <w:ins w:id="1193" w:author="David Conklin" w:date="2020-11-09T15:05:00Z">
              <w:r w:rsidRPr="00B912FF">
                <w:rPr>
                  <w:rFonts w:ascii="Calibri" w:eastAsia="Times New Roman" w:hAnsi="Calibri" w:cs="Calibri"/>
                  <w:color w:val="000000"/>
                </w:rPr>
                <w:t>MCKENZIE RIVER AT OUTLET OF CLEAR LAKE, OR</w:t>
              </w:r>
            </w:ins>
          </w:p>
        </w:tc>
      </w:tr>
      <w:tr w:rsidR="00B912FF" w:rsidRPr="00286383" w14:paraId="61322E9F" w14:textId="77777777" w:rsidTr="00916473">
        <w:trPr>
          <w:trHeight w:val="300"/>
          <w:ins w:id="1194" w:author="David Conklin" w:date="2020-11-09T16:14:00Z"/>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ins w:id="1195" w:author="David Conklin" w:date="2020-11-09T16:14:00Z"/>
                <w:rFonts w:ascii="Calibri" w:eastAsia="Times New Roman" w:hAnsi="Calibri" w:cs="Calibri"/>
                <w:color w:val="000000"/>
              </w:rPr>
            </w:pPr>
            <w:ins w:id="1196" w:author="David Conklin" w:date="2020-11-09T16:14:00Z">
              <w:r>
                <w:rPr>
                  <w:rFonts w:ascii="Calibri" w:eastAsia="Times New Roman" w:hAnsi="Calibri" w:cs="Calibri"/>
                  <w:color w:val="000000"/>
                </w:rPr>
                <w:t>14158</w:t>
              </w:r>
            </w:ins>
            <w:ins w:id="1197" w:author="David Conklin" w:date="2020-11-09T16:15:00Z">
              <w:r>
                <w:rPr>
                  <w:rFonts w:ascii="Calibri" w:eastAsia="Times New Roman" w:hAnsi="Calibri" w:cs="Calibri"/>
                  <w:color w:val="000000"/>
                </w:rPr>
                <w:t>790</w:t>
              </w:r>
            </w:ins>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ins w:id="1198" w:author="David Conklin" w:date="2020-11-09T16:14:00Z"/>
                <w:rFonts w:ascii="Calibri" w:eastAsia="Times New Roman" w:hAnsi="Calibri" w:cs="Calibri"/>
                <w:color w:val="000000"/>
              </w:rPr>
            </w:pPr>
            <w:ins w:id="1199" w:author="David Conklin" w:date="2020-11-09T16:15:00Z">
              <w:r>
                <w:rPr>
                  <w:rFonts w:ascii="Calibri" w:eastAsia="Times New Roman" w:hAnsi="Calibri" w:cs="Calibri"/>
                  <w:color w:val="000000"/>
                </w:rPr>
                <w:t>23773393</w:t>
              </w:r>
            </w:ins>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ins w:id="1200" w:author="David Conklin" w:date="2020-11-09T16:14:00Z"/>
                <w:rFonts w:ascii="Calibri" w:eastAsia="Times New Roman" w:hAnsi="Calibri" w:cs="Calibri"/>
                <w:color w:val="000000"/>
              </w:rPr>
            </w:pPr>
            <w:ins w:id="1201" w:author="David Conklin" w:date="2020-11-09T16:15:00Z">
              <w:r>
                <w:rPr>
                  <w:rFonts w:ascii="Calibri" w:eastAsia="Times New Roman" w:hAnsi="Calibri" w:cs="Calibri"/>
                  <w:color w:val="000000"/>
                </w:rPr>
                <w:t>SMITH RIVER ABV SMITH R RESV NR BELKNAP SPRNGS</w:t>
              </w:r>
            </w:ins>
          </w:p>
        </w:tc>
      </w:tr>
      <w:tr w:rsidR="00B912FF" w:rsidRPr="00286383" w14:paraId="4C2E371A" w14:textId="77777777" w:rsidTr="00916473">
        <w:trPr>
          <w:trHeight w:val="300"/>
          <w:ins w:id="1202" w:author="David Conklin" w:date="2020-11-09T16:15:00Z"/>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ins w:id="1203" w:author="David Conklin" w:date="2020-11-09T16:15:00Z"/>
                <w:rFonts w:ascii="Calibri" w:eastAsia="Times New Roman" w:hAnsi="Calibri" w:cs="Calibri"/>
                <w:color w:val="000000"/>
              </w:rPr>
            </w:pPr>
            <w:ins w:id="1204" w:author="David Conklin" w:date="2020-11-09T16:16:00Z">
              <w:r>
                <w:rPr>
                  <w:rFonts w:ascii="Calibri" w:eastAsia="Times New Roman" w:hAnsi="Calibri" w:cs="Calibri"/>
                  <w:color w:val="000000"/>
                </w:rPr>
                <w:t>14158850</w:t>
              </w:r>
            </w:ins>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ins w:id="1205" w:author="David Conklin" w:date="2020-11-09T16:15:00Z"/>
                <w:rFonts w:ascii="Calibri" w:eastAsia="Times New Roman" w:hAnsi="Calibri" w:cs="Calibri"/>
                <w:color w:val="000000"/>
              </w:rPr>
            </w:pPr>
            <w:ins w:id="1206" w:author="David Conklin" w:date="2020-11-09T16:16:00Z">
              <w:r>
                <w:rPr>
                  <w:rFonts w:ascii="Calibri" w:eastAsia="Times New Roman" w:hAnsi="Calibri" w:cs="Calibri"/>
                  <w:color w:val="000000"/>
                </w:rPr>
                <w:t>23773359</w:t>
              </w:r>
            </w:ins>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ins w:id="1207" w:author="David Conklin" w:date="2020-11-09T16:15:00Z"/>
                <w:rFonts w:ascii="Calibri" w:eastAsia="Times New Roman" w:hAnsi="Calibri" w:cs="Calibri"/>
                <w:color w:val="000000"/>
              </w:rPr>
            </w:pPr>
            <w:ins w:id="1208" w:author="David Conklin" w:date="2020-11-09T16:16:00Z">
              <w:r>
                <w:rPr>
                  <w:rFonts w:ascii="Calibri" w:eastAsia="Times New Roman" w:hAnsi="Calibri" w:cs="Calibri"/>
                  <w:color w:val="000000"/>
                </w:rPr>
                <w:t>MCKENZIE R BLW TRAIL BR DAM NR BELKNAP SPRINGS</w:t>
              </w:r>
            </w:ins>
          </w:p>
        </w:tc>
      </w:tr>
      <w:tr w:rsidR="00F32242" w:rsidRPr="00B912FF" w14:paraId="21472C25" w14:textId="77777777" w:rsidTr="00916473">
        <w:trPr>
          <w:gridAfter w:val="1"/>
          <w:wAfter w:w="21" w:type="dxa"/>
          <w:trHeight w:val="300"/>
          <w:ins w:id="1209" w:author="David Conklin" w:date="2020-11-09T15:05:00Z"/>
          <w:trPrChange w:id="1210" w:author="David Conklin" w:date="2020-11-09T15:23:00Z">
            <w:trPr>
              <w:gridAfter w:val="1"/>
              <w:trHeight w:val="300"/>
            </w:trPr>
          </w:trPrChange>
        </w:trPr>
        <w:tc>
          <w:tcPr>
            <w:tcW w:w="1358" w:type="dxa"/>
            <w:tcBorders>
              <w:top w:val="nil"/>
              <w:left w:val="nil"/>
              <w:bottom w:val="nil"/>
              <w:right w:val="nil"/>
            </w:tcBorders>
            <w:shd w:val="clear" w:color="auto" w:fill="auto"/>
            <w:noWrap/>
            <w:vAlign w:val="bottom"/>
            <w:hideMark/>
            <w:tcPrChange w:id="1211" w:author="David Conklin" w:date="2020-11-09T15:23:00Z">
              <w:tcPr>
                <w:tcW w:w="984" w:type="dxa"/>
                <w:tcBorders>
                  <w:top w:val="nil"/>
                  <w:left w:val="nil"/>
                  <w:bottom w:val="nil"/>
                  <w:right w:val="nil"/>
                </w:tcBorders>
                <w:shd w:val="clear" w:color="auto" w:fill="auto"/>
                <w:noWrap/>
                <w:vAlign w:val="bottom"/>
                <w:hideMark/>
              </w:tcPr>
            </w:tcPrChange>
          </w:tcPr>
          <w:p w14:paraId="30F482CA" w14:textId="77777777" w:rsidR="00F32242" w:rsidRPr="008A487C" w:rsidRDefault="00F32242" w:rsidP="00F32242">
            <w:pPr>
              <w:rPr>
                <w:ins w:id="1212" w:author="David Conklin" w:date="2020-11-09T15:05:00Z"/>
                <w:rFonts w:ascii="Calibri" w:eastAsia="Times New Roman" w:hAnsi="Calibri" w:cs="Calibri"/>
                <w:color w:val="000000"/>
              </w:rPr>
            </w:pPr>
            <w:ins w:id="1213" w:author="David Conklin" w:date="2020-11-09T15:05:00Z">
              <w:r w:rsidRPr="002854B5">
                <w:rPr>
                  <w:rFonts w:ascii="Calibri" w:eastAsia="Times New Roman" w:hAnsi="Calibri" w:cs="Calibri"/>
                  <w:color w:val="000000"/>
                </w:rPr>
                <w:t>14159200</w:t>
              </w:r>
            </w:ins>
          </w:p>
        </w:tc>
        <w:tc>
          <w:tcPr>
            <w:tcW w:w="1109" w:type="dxa"/>
            <w:tcBorders>
              <w:top w:val="nil"/>
              <w:left w:val="nil"/>
              <w:bottom w:val="nil"/>
              <w:right w:val="nil"/>
            </w:tcBorders>
            <w:shd w:val="clear" w:color="auto" w:fill="auto"/>
            <w:noWrap/>
            <w:vAlign w:val="bottom"/>
            <w:hideMark/>
            <w:tcPrChange w:id="1214" w:author="David Conklin" w:date="2020-11-09T15:23:00Z">
              <w:tcPr>
                <w:tcW w:w="960" w:type="dxa"/>
                <w:gridSpan w:val="2"/>
                <w:tcBorders>
                  <w:top w:val="nil"/>
                  <w:left w:val="nil"/>
                  <w:bottom w:val="nil"/>
                  <w:right w:val="nil"/>
                </w:tcBorders>
                <w:shd w:val="clear" w:color="auto" w:fill="auto"/>
                <w:noWrap/>
                <w:vAlign w:val="bottom"/>
                <w:hideMark/>
              </w:tcPr>
            </w:tcPrChange>
          </w:tcPr>
          <w:p w14:paraId="2F4A5780" w14:textId="77777777" w:rsidR="00F32242" w:rsidRPr="00B912FF" w:rsidRDefault="00F32242" w:rsidP="00F32242">
            <w:pPr>
              <w:jc w:val="right"/>
              <w:rPr>
                <w:ins w:id="1215" w:author="David Conklin" w:date="2020-11-09T15:05:00Z"/>
                <w:rFonts w:ascii="Calibri" w:eastAsia="Times New Roman" w:hAnsi="Calibri" w:cs="Calibri"/>
                <w:color w:val="000000"/>
              </w:rPr>
            </w:pPr>
            <w:ins w:id="1216" w:author="David Conklin" w:date="2020-11-09T15:05:00Z">
              <w:r w:rsidRPr="00B912FF">
                <w:rPr>
                  <w:rFonts w:ascii="Calibri" w:eastAsia="Times New Roman" w:hAnsi="Calibri" w:cs="Calibri"/>
                  <w:color w:val="000000"/>
                </w:rPr>
                <w:t>23773037</w:t>
              </w:r>
            </w:ins>
          </w:p>
        </w:tc>
        <w:tc>
          <w:tcPr>
            <w:tcW w:w="5972" w:type="dxa"/>
            <w:tcBorders>
              <w:top w:val="nil"/>
              <w:left w:val="nil"/>
              <w:bottom w:val="nil"/>
              <w:right w:val="nil"/>
            </w:tcBorders>
            <w:shd w:val="clear" w:color="auto" w:fill="auto"/>
            <w:noWrap/>
            <w:vAlign w:val="bottom"/>
            <w:hideMark/>
            <w:tcPrChange w:id="1217" w:author="David Conklin" w:date="2020-11-09T15:23:00Z">
              <w:tcPr>
                <w:tcW w:w="5200" w:type="dxa"/>
                <w:gridSpan w:val="2"/>
                <w:tcBorders>
                  <w:top w:val="nil"/>
                  <w:left w:val="nil"/>
                  <w:bottom w:val="nil"/>
                  <w:right w:val="nil"/>
                </w:tcBorders>
                <w:shd w:val="clear" w:color="auto" w:fill="auto"/>
                <w:noWrap/>
                <w:vAlign w:val="bottom"/>
                <w:hideMark/>
              </w:tcPr>
            </w:tcPrChange>
          </w:tcPr>
          <w:p w14:paraId="520B945A" w14:textId="77777777" w:rsidR="00F32242" w:rsidRPr="00B912FF" w:rsidRDefault="00F32242" w:rsidP="00F32242">
            <w:pPr>
              <w:rPr>
                <w:ins w:id="1218" w:author="David Conklin" w:date="2020-11-09T15:05:00Z"/>
                <w:rFonts w:ascii="Calibri" w:eastAsia="Times New Roman" w:hAnsi="Calibri" w:cs="Calibri"/>
                <w:color w:val="000000"/>
              </w:rPr>
            </w:pPr>
            <w:ins w:id="1219" w:author="David Conklin" w:date="2020-11-09T15:05:00Z">
              <w:r w:rsidRPr="00B912FF">
                <w:rPr>
                  <w:rFonts w:ascii="Calibri" w:eastAsia="Times New Roman" w:hAnsi="Calibri" w:cs="Calibri"/>
                  <w:color w:val="000000"/>
                </w:rPr>
                <w:t>SO FK MCKENZIE RIVER ABV COUGAR LAKE NR RAINBOW</w:t>
              </w:r>
            </w:ins>
          </w:p>
        </w:tc>
      </w:tr>
      <w:tr w:rsidR="00B912FF" w:rsidRPr="00B912FF" w14:paraId="78BF1DE8" w14:textId="77777777" w:rsidTr="00916473">
        <w:trPr>
          <w:gridAfter w:val="1"/>
          <w:wAfter w:w="21" w:type="dxa"/>
          <w:trHeight w:val="300"/>
          <w:ins w:id="1220" w:author="David Conklin" w:date="2020-11-09T16:17:00Z"/>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ins w:id="1221" w:author="David Conklin" w:date="2020-11-09T16:17:00Z"/>
                <w:rFonts w:ascii="Calibri" w:eastAsia="Times New Roman" w:hAnsi="Calibri" w:cs="Calibri"/>
                <w:color w:val="000000"/>
              </w:rPr>
            </w:pPr>
            <w:ins w:id="1222" w:author="David Conklin" w:date="2020-11-09T16:17:00Z">
              <w:r>
                <w:rPr>
                  <w:rFonts w:ascii="Calibri" w:eastAsia="Times New Roman" w:hAnsi="Calibri" w:cs="Calibri"/>
                  <w:color w:val="000000"/>
                </w:rPr>
                <w:t>14159500</w:t>
              </w:r>
            </w:ins>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ins w:id="1223" w:author="David Conklin" w:date="2020-11-09T16:17:00Z"/>
                <w:rFonts w:ascii="Calibri" w:eastAsia="Times New Roman" w:hAnsi="Calibri" w:cs="Calibri"/>
                <w:color w:val="000000"/>
              </w:rPr>
            </w:pPr>
            <w:ins w:id="1224" w:author="David Conklin" w:date="2020-11-09T16:17:00Z">
              <w:r>
                <w:rPr>
                  <w:rFonts w:ascii="Calibri" w:eastAsia="Times New Roman" w:hAnsi="Calibri" w:cs="Calibri"/>
                  <w:color w:val="000000"/>
                </w:rPr>
                <w:t>23773009</w:t>
              </w:r>
            </w:ins>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ins w:id="1225" w:author="David Conklin" w:date="2020-11-09T16:17:00Z"/>
                <w:rFonts w:ascii="Calibri" w:eastAsia="Times New Roman" w:hAnsi="Calibri" w:cs="Calibri"/>
                <w:color w:val="000000"/>
              </w:rPr>
            </w:pPr>
            <w:ins w:id="1226" w:author="David Conklin" w:date="2020-11-09T16:17:00Z">
              <w:r>
                <w:rPr>
                  <w:rFonts w:ascii="Calibri" w:eastAsia="Times New Roman" w:hAnsi="Calibri" w:cs="Calibri"/>
                  <w:color w:val="000000"/>
                </w:rPr>
                <w:t>SOUTH FORK MCKENZIE RIVER NEAR RAINBOW</w:t>
              </w:r>
            </w:ins>
          </w:p>
        </w:tc>
      </w:tr>
      <w:tr w:rsidR="00F32242" w:rsidRPr="00B912FF" w14:paraId="080DFF14" w14:textId="77777777" w:rsidTr="00916473">
        <w:trPr>
          <w:trHeight w:val="300"/>
          <w:ins w:id="1227" w:author="David Conklin" w:date="2020-11-09T15:05:00Z"/>
          <w:trPrChange w:id="1228"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1229" w:author="David Conklin" w:date="2020-11-09T15:23:00Z">
              <w:tcPr>
                <w:tcW w:w="984" w:type="dxa"/>
                <w:tcBorders>
                  <w:top w:val="nil"/>
                  <w:left w:val="nil"/>
                  <w:bottom w:val="nil"/>
                  <w:right w:val="nil"/>
                </w:tcBorders>
                <w:shd w:val="clear" w:color="auto" w:fill="auto"/>
                <w:noWrap/>
                <w:vAlign w:val="bottom"/>
                <w:hideMark/>
              </w:tcPr>
            </w:tcPrChange>
          </w:tcPr>
          <w:p w14:paraId="2BA98CDA" w14:textId="77777777" w:rsidR="00F32242" w:rsidRPr="00B912FF" w:rsidRDefault="00F32242" w:rsidP="00F32242">
            <w:pPr>
              <w:rPr>
                <w:ins w:id="1230" w:author="David Conklin" w:date="2020-11-09T15:05:00Z"/>
                <w:rFonts w:ascii="Calibri" w:eastAsia="Times New Roman" w:hAnsi="Calibri" w:cs="Calibri"/>
                <w:color w:val="000000"/>
              </w:rPr>
            </w:pPr>
            <w:ins w:id="1231" w:author="David Conklin" w:date="2020-11-09T15:05:00Z">
              <w:r w:rsidRPr="00B912FF">
                <w:rPr>
                  <w:rFonts w:ascii="Calibri" w:eastAsia="Times New Roman" w:hAnsi="Calibri" w:cs="Calibri"/>
                  <w:color w:val="000000"/>
                </w:rPr>
                <w:t>14161500</w:t>
              </w:r>
            </w:ins>
          </w:p>
        </w:tc>
        <w:tc>
          <w:tcPr>
            <w:tcW w:w="1109" w:type="dxa"/>
            <w:tcBorders>
              <w:top w:val="nil"/>
              <w:left w:val="nil"/>
              <w:bottom w:val="nil"/>
              <w:right w:val="nil"/>
            </w:tcBorders>
            <w:shd w:val="clear" w:color="auto" w:fill="auto"/>
            <w:noWrap/>
            <w:vAlign w:val="bottom"/>
            <w:hideMark/>
            <w:tcPrChange w:id="1232" w:author="David Conklin" w:date="2020-11-09T15:23:00Z">
              <w:tcPr>
                <w:tcW w:w="960" w:type="dxa"/>
                <w:gridSpan w:val="2"/>
                <w:tcBorders>
                  <w:top w:val="nil"/>
                  <w:left w:val="nil"/>
                  <w:bottom w:val="nil"/>
                  <w:right w:val="nil"/>
                </w:tcBorders>
                <w:shd w:val="clear" w:color="auto" w:fill="auto"/>
                <w:noWrap/>
                <w:vAlign w:val="bottom"/>
                <w:hideMark/>
              </w:tcPr>
            </w:tcPrChange>
          </w:tcPr>
          <w:p w14:paraId="228D53ED" w14:textId="77777777" w:rsidR="00F32242" w:rsidRPr="00B912FF" w:rsidRDefault="00F32242" w:rsidP="00F32242">
            <w:pPr>
              <w:jc w:val="right"/>
              <w:rPr>
                <w:ins w:id="1233" w:author="David Conklin" w:date="2020-11-09T15:05:00Z"/>
                <w:rFonts w:ascii="Calibri" w:eastAsia="Times New Roman" w:hAnsi="Calibri" w:cs="Calibri"/>
                <w:color w:val="000000"/>
              </w:rPr>
            </w:pPr>
            <w:ins w:id="1234" w:author="David Conklin" w:date="2020-11-09T15:05:00Z">
              <w:r w:rsidRPr="00B912FF">
                <w:rPr>
                  <w:rFonts w:ascii="Calibri" w:eastAsia="Times New Roman" w:hAnsi="Calibri" w:cs="Calibri"/>
                  <w:color w:val="000000"/>
                </w:rPr>
                <w:t>23773411</w:t>
              </w:r>
            </w:ins>
          </w:p>
        </w:tc>
        <w:tc>
          <w:tcPr>
            <w:tcW w:w="5993" w:type="dxa"/>
            <w:gridSpan w:val="2"/>
            <w:tcBorders>
              <w:top w:val="nil"/>
              <w:left w:val="nil"/>
              <w:bottom w:val="nil"/>
              <w:right w:val="nil"/>
            </w:tcBorders>
            <w:shd w:val="clear" w:color="auto" w:fill="auto"/>
            <w:noWrap/>
            <w:vAlign w:val="bottom"/>
            <w:hideMark/>
            <w:tcPrChange w:id="1235" w:author="David Conklin" w:date="2020-11-09T15:23:00Z">
              <w:tcPr>
                <w:tcW w:w="5200" w:type="dxa"/>
                <w:gridSpan w:val="2"/>
                <w:tcBorders>
                  <w:top w:val="nil"/>
                  <w:left w:val="nil"/>
                  <w:bottom w:val="nil"/>
                  <w:right w:val="nil"/>
                </w:tcBorders>
                <w:shd w:val="clear" w:color="auto" w:fill="auto"/>
                <w:noWrap/>
                <w:vAlign w:val="bottom"/>
                <w:hideMark/>
              </w:tcPr>
            </w:tcPrChange>
          </w:tcPr>
          <w:p w14:paraId="22D95E93" w14:textId="77777777" w:rsidR="00F32242" w:rsidRPr="00B912FF" w:rsidRDefault="00F32242" w:rsidP="00F32242">
            <w:pPr>
              <w:rPr>
                <w:ins w:id="1236" w:author="David Conklin" w:date="2020-11-09T15:05:00Z"/>
                <w:rFonts w:ascii="Calibri" w:eastAsia="Times New Roman" w:hAnsi="Calibri" w:cs="Calibri"/>
                <w:color w:val="000000"/>
              </w:rPr>
            </w:pPr>
            <w:ins w:id="1237" w:author="David Conklin" w:date="2020-11-09T15:05:00Z">
              <w:r w:rsidRPr="00B912FF">
                <w:rPr>
                  <w:rFonts w:ascii="Calibri" w:eastAsia="Times New Roman" w:hAnsi="Calibri" w:cs="Calibri"/>
                  <w:color w:val="000000"/>
                </w:rPr>
                <w:t>LOOKOUT CREEK NEAR BLUE RIVER</w:t>
              </w:r>
            </w:ins>
          </w:p>
        </w:tc>
      </w:tr>
      <w:tr w:rsidR="00F32242" w:rsidRPr="00B912FF" w14:paraId="5CF67718" w14:textId="77777777" w:rsidTr="00916473">
        <w:trPr>
          <w:trHeight w:val="300"/>
          <w:ins w:id="1238" w:author="David Conklin" w:date="2020-11-09T15:05:00Z"/>
          <w:trPrChange w:id="1239"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1240" w:author="David Conklin" w:date="2020-11-09T15:23:00Z">
              <w:tcPr>
                <w:tcW w:w="984" w:type="dxa"/>
                <w:tcBorders>
                  <w:top w:val="nil"/>
                  <w:left w:val="nil"/>
                  <w:bottom w:val="nil"/>
                  <w:right w:val="nil"/>
                </w:tcBorders>
                <w:shd w:val="clear" w:color="auto" w:fill="auto"/>
                <w:noWrap/>
                <w:vAlign w:val="bottom"/>
                <w:hideMark/>
              </w:tcPr>
            </w:tcPrChange>
          </w:tcPr>
          <w:p w14:paraId="1BFF554B" w14:textId="77777777" w:rsidR="00F32242" w:rsidRPr="008A487C" w:rsidRDefault="00F32242" w:rsidP="00F32242">
            <w:pPr>
              <w:rPr>
                <w:ins w:id="1241" w:author="David Conklin" w:date="2020-11-09T15:05:00Z"/>
                <w:rFonts w:ascii="Calibri" w:eastAsia="Times New Roman" w:hAnsi="Calibri" w:cs="Calibri"/>
                <w:color w:val="000000"/>
              </w:rPr>
            </w:pPr>
            <w:ins w:id="1242" w:author="David Conklin" w:date="2020-11-09T15:05:00Z">
              <w:r w:rsidRPr="002854B5">
                <w:rPr>
                  <w:rFonts w:ascii="Calibri" w:eastAsia="Times New Roman" w:hAnsi="Calibri" w:cs="Calibri"/>
                  <w:color w:val="000000"/>
                </w:rPr>
                <w:t>14162200</w:t>
              </w:r>
            </w:ins>
          </w:p>
        </w:tc>
        <w:tc>
          <w:tcPr>
            <w:tcW w:w="1109" w:type="dxa"/>
            <w:tcBorders>
              <w:top w:val="nil"/>
              <w:left w:val="nil"/>
              <w:bottom w:val="nil"/>
              <w:right w:val="nil"/>
            </w:tcBorders>
            <w:shd w:val="clear" w:color="auto" w:fill="auto"/>
            <w:noWrap/>
            <w:vAlign w:val="bottom"/>
            <w:hideMark/>
            <w:tcPrChange w:id="1243" w:author="David Conklin" w:date="2020-11-09T15:23:00Z">
              <w:tcPr>
                <w:tcW w:w="960" w:type="dxa"/>
                <w:gridSpan w:val="2"/>
                <w:tcBorders>
                  <w:top w:val="nil"/>
                  <w:left w:val="nil"/>
                  <w:bottom w:val="nil"/>
                  <w:right w:val="nil"/>
                </w:tcBorders>
                <w:shd w:val="clear" w:color="auto" w:fill="auto"/>
                <w:noWrap/>
                <w:vAlign w:val="bottom"/>
                <w:hideMark/>
              </w:tcPr>
            </w:tcPrChange>
          </w:tcPr>
          <w:p w14:paraId="2D77EC79" w14:textId="77777777" w:rsidR="00F32242" w:rsidRPr="00B912FF" w:rsidRDefault="00F32242" w:rsidP="00F32242">
            <w:pPr>
              <w:jc w:val="right"/>
              <w:rPr>
                <w:ins w:id="1244" w:author="David Conklin" w:date="2020-11-09T15:05:00Z"/>
                <w:rFonts w:ascii="Calibri" w:eastAsia="Times New Roman" w:hAnsi="Calibri" w:cs="Calibri"/>
                <w:color w:val="000000"/>
              </w:rPr>
            </w:pPr>
            <w:ins w:id="1245" w:author="David Conklin" w:date="2020-11-09T15:05:00Z">
              <w:r w:rsidRPr="00B912FF">
                <w:rPr>
                  <w:rFonts w:ascii="Calibri" w:eastAsia="Times New Roman" w:hAnsi="Calibri" w:cs="Calibri"/>
                  <w:color w:val="000000"/>
                </w:rPr>
                <w:t>23773405</w:t>
              </w:r>
            </w:ins>
          </w:p>
        </w:tc>
        <w:tc>
          <w:tcPr>
            <w:tcW w:w="5993" w:type="dxa"/>
            <w:gridSpan w:val="2"/>
            <w:tcBorders>
              <w:top w:val="nil"/>
              <w:left w:val="nil"/>
              <w:bottom w:val="nil"/>
              <w:right w:val="nil"/>
            </w:tcBorders>
            <w:shd w:val="clear" w:color="auto" w:fill="auto"/>
            <w:noWrap/>
            <w:vAlign w:val="bottom"/>
            <w:hideMark/>
            <w:tcPrChange w:id="1246" w:author="David Conklin" w:date="2020-11-09T15:23:00Z">
              <w:tcPr>
                <w:tcW w:w="5200" w:type="dxa"/>
                <w:gridSpan w:val="2"/>
                <w:tcBorders>
                  <w:top w:val="nil"/>
                  <w:left w:val="nil"/>
                  <w:bottom w:val="nil"/>
                  <w:right w:val="nil"/>
                </w:tcBorders>
                <w:shd w:val="clear" w:color="auto" w:fill="auto"/>
                <w:noWrap/>
                <w:vAlign w:val="bottom"/>
                <w:hideMark/>
              </w:tcPr>
            </w:tcPrChange>
          </w:tcPr>
          <w:p w14:paraId="6CB7A9B5" w14:textId="77777777" w:rsidR="00F32242" w:rsidRPr="00B912FF" w:rsidRDefault="00F32242" w:rsidP="00F32242">
            <w:pPr>
              <w:rPr>
                <w:ins w:id="1247" w:author="David Conklin" w:date="2020-11-09T15:05:00Z"/>
                <w:rFonts w:ascii="Calibri" w:eastAsia="Times New Roman" w:hAnsi="Calibri" w:cs="Calibri"/>
                <w:color w:val="000000"/>
              </w:rPr>
            </w:pPr>
            <w:ins w:id="1248" w:author="David Conklin" w:date="2020-11-09T15:05:00Z">
              <w:r w:rsidRPr="00B912FF">
                <w:rPr>
                  <w:rFonts w:ascii="Calibri" w:eastAsia="Times New Roman" w:hAnsi="Calibri" w:cs="Calibri"/>
                  <w:color w:val="000000"/>
                </w:rPr>
                <w:t>BLUE RIVER AT BLUE RIVER</w:t>
              </w:r>
            </w:ins>
          </w:p>
        </w:tc>
      </w:tr>
      <w:tr w:rsidR="00F32242" w:rsidRPr="00B912FF" w14:paraId="02982A9B" w14:textId="77777777" w:rsidTr="00916473">
        <w:trPr>
          <w:trHeight w:val="300"/>
          <w:ins w:id="1249" w:author="David Conklin" w:date="2020-11-09T15:05:00Z"/>
          <w:trPrChange w:id="1250"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1251" w:author="David Conklin" w:date="2020-11-09T15:23:00Z">
              <w:tcPr>
                <w:tcW w:w="984" w:type="dxa"/>
                <w:tcBorders>
                  <w:top w:val="nil"/>
                  <w:left w:val="nil"/>
                  <w:bottom w:val="nil"/>
                  <w:right w:val="nil"/>
                </w:tcBorders>
                <w:shd w:val="clear" w:color="auto" w:fill="auto"/>
                <w:noWrap/>
                <w:vAlign w:val="bottom"/>
                <w:hideMark/>
              </w:tcPr>
            </w:tcPrChange>
          </w:tcPr>
          <w:p w14:paraId="7643B4BF" w14:textId="77777777" w:rsidR="00F32242" w:rsidRPr="008A487C" w:rsidRDefault="00F32242" w:rsidP="00F32242">
            <w:pPr>
              <w:rPr>
                <w:ins w:id="1252" w:author="David Conklin" w:date="2020-11-09T15:05:00Z"/>
                <w:rFonts w:ascii="Calibri" w:eastAsia="Times New Roman" w:hAnsi="Calibri" w:cs="Calibri"/>
                <w:color w:val="000000"/>
              </w:rPr>
            </w:pPr>
            <w:ins w:id="1253" w:author="David Conklin" w:date="2020-11-09T15:05:00Z">
              <w:r w:rsidRPr="002854B5">
                <w:rPr>
                  <w:rFonts w:ascii="Calibri" w:eastAsia="Times New Roman" w:hAnsi="Calibri" w:cs="Calibri"/>
                  <w:color w:val="000000"/>
                </w:rPr>
                <w:t>14162500</w:t>
              </w:r>
            </w:ins>
          </w:p>
        </w:tc>
        <w:tc>
          <w:tcPr>
            <w:tcW w:w="1109" w:type="dxa"/>
            <w:tcBorders>
              <w:top w:val="nil"/>
              <w:left w:val="nil"/>
              <w:bottom w:val="nil"/>
              <w:right w:val="nil"/>
            </w:tcBorders>
            <w:shd w:val="clear" w:color="auto" w:fill="auto"/>
            <w:noWrap/>
            <w:vAlign w:val="bottom"/>
            <w:hideMark/>
            <w:tcPrChange w:id="1254" w:author="David Conklin" w:date="2020-11-09T15:23:00Z">
              <w:tcPr>
                <w:tcW w:w="960" w:type="dxa"/>
                <w:gridSpan w:val="2"/>
                <w:tcBorders>
                  <w:top w:val="nil"/>
                  <w:left w:val="nil"/>
                  <w:bottom w:val="nil"/>
                  <w:right w:val="nil"/>
                </w:tcBorders>
                <w:shd w:val="clear" w:color="auto" w:fill="auto"/>
                <w:noWrap/>
                <w:vAlign w:val="bottom"/>
                <w:hideMark/>
              </w:tcPr>
            </w:tcPrChange>
          </w:tcPr>
          <w:p w14:paraId="1E7A0C35" w14:textId="77777777" w:rsidR="00F32242" w:rsidRPr="00B912FF" w:rsidRDefault="00F32242" w:rsidP="00F32242">
            <w:pPr>
              <w:jc w:val="right"/>
              <w:rPr>
                <w:ins w:id="1255" w:author="David Conklin" w:date="2020-11-09T15:05:00Z"/>
                <w:rFonts w:ascii="Calibri" w:eastAsia="Times New Roman" w:hAnsi="Calibri" w:cs="Calibri"/>
                <w:color w:val="000000"/>
              </w:rPr>
            </w:pPr>
            <w:ins w:id="1256" w:author="David Conklin" w:date="2020-11-09T15:05:00Z">
              <w:r w:rsidRPr="00B912FF">
                <w:rPr>
                  <w:rFonts w:ascii="Calibri" w:eastAsia="Times New Roman" w:hAnsi="Calibri" w:cs="Calibri"/>
                  <w:color w:val="000000"/>
                </w:rPr>
                <w:t>23772909</w:t>
              </w:r>
            </w:ins>
          </w:p>
        </w:tc>
        <w:tc>
          <w:tcPr>
            <w:tcW w:w="5993" w:type="dxa"/>
            <w:gridSpan w:val="2"/>
            <w:tcBorders>
              <w:top w:val="nil"/>
              <w:left w:val="nil"/>
              <w:bottom w:val="nil"/>
              <w:right w:val="nil"/>
            </w:tcBorders>
            <w:shd w:val="clear" w:color="auto" w:fill="auto"/>
            <w:noWrap/>
            <w:vAlign w:val="bottom"/>
            <w:hideMark/>
            <w:tcPrChange w:id="1257" w:author="David Conklin" w:date="2020-11-09T15:23:00Z">
              <w:tcPr>
                <w:tcW w:w="5200" w:type="dxa"/>
                <w:gridSpan w:val="2"/>
                <w:tcBorders>
                  <w:top w:val="nil"/>
                  <w:left w:val="nil"/>
                  <w:bottom w:val="nil"/>
                  <w:right w:val="nil"/>
                </w:tcBorders>
                <w:shd w:val="clear" w:color="auto" w:fill="auto"/>
                <w:noWrap/>
                <w:vAlign w:val="bottom"/>
                <w:hideMark/>
              </w:tcPr>
            </w:tcPrChange>
          </w:tcPr>
          <w:p w14:paraId="4B331ACE" w14:textId="77777777" w:rsidR="00F32242" w:rsidRPr="00B912FF" w:rsidRDefault="00F32242" w:rsidP="00F32242">
            <w:pPr>
              <w:rPr>
                <w:ins w:id="1258" w:author="David Conklin" w:date="2020-11-09T15:05:00Z"/>
                <w:rFonts w:ascii="Calibri" w:eastAsia="Times New Roman" w:hAnsi="Calibri" w:cs="Calibri"/>
                <w:color w:val="000000"/>
              </w:rPr>
            </w:pPr>
            <w:ins w:id="1259" w:author="David Conklin" w:date="2020-11-09T15:05:00Z">
              <w:r w:rsidRPr="00B912FF">
                <w:rPr>
                  <w:rFonts w:ascii="Calibri" w:eastAsia="Times New Roman" w:hAnsi="Calibri" w:cs="Calibri"/>
                  <w:color w:val="000000"/>
                </w:rPr>
                <w:t>MCKENZIE RIVER NEAR VIDA</w:t>
              </w:r>
            </w:ins>
          </w:p>
        </w:tc>
      </w:tr>
      <w:tr w:rsidR="00B912FF" w:rsidRPr="00B912FF" w14:paraId="47A496CB" w14:textId="77777777" w:rsidTr="00916473">
        <w:trPr>
          <w:trHeight w:val="300"/>
          <w:ins w:id="1260" w:author="David Conklin" w:date="2020-11-09T16:18:00Z"/>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ins w:id="1261" w:author="David Conklin" w:date="2020-11-09T16:18:00Z"/>
                <w:rFonts w:ascii="Calibri" w:eastAsia="Times New Roman" w:hAnsi="Calibri" w:cs="Calibri"/>
                <w:color w:val="000000"/>
              </w:rPr>
            </w:pPr>
            <w:ins w:id="1262" w:author="David Conklin" w:date="2020-11-09T16:18:00Z">
              <w:r>
                <w:rPr>
                  <w:rFonts w:ascii="Calibri" w:eastAsia="Times New Roman" w:hAnsi="Calibri" w:cs="Calibri"/>
                  <w:color w:val="000000"/>
                </w:rPr>
                <w:t>14163150</w:t>
              </w:r>
            </w:ins>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ins w:id="1263" w:author="David Conklin" w:date="2020-11-09T16:18:00Z"/>
                <w:rFonts w:ascii="Calibri" w:eastAsia="Times New Roman" w:hAnsi="Calibri" w:cs="Calibri"/>
                <w:color w:val="000000"/>
              </w:rPr>
            </w:pPr>
            <w:ins w:id="1264" w:author="David Conklin" w:date="2020-11-09T16:18:00Z">
              <w:r>
                <w:rPr>
                  <w:rFonts w:ascii="Calibri" w:eastAsia="Times New Roman" w:hAnsi="Calibri" w:cs="Calibri"/>
                  <w:color w:val="000000"/>
                </w:rPr>
                <w:t>23772857</w:t>
              </w:r>
            </w:ins>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ins w:id="1265" w:author="David Conklin" w:date="2020-11-09T16:18:00Z"/>
                <w:rFonts w:ascii="Calibri" w:eastAsia="Times New Roman" w:hAnsi="Calibri" w:cs="Calibri"/>
                <w:color w:val="000000"/>
              </w:rPr>
            </w:pPr>
            <w:ins w:id="1266" w:author="David Conklin" w:date="2020-11-09T16:18:00Z">
              <w:r>
                <w:rPr>
                  <w:rFonts w:ascii="Calibri" w:eastAsia="Times New Roman" w:hAnsi="Calibri" w:cs="Calibri"/>
                  <w:color w:val="000000"/>
                </w:rPr>
                <w:t>MCKENZIE RIVER BLW LEABURG DAM, NR LEABURG OR</w:t>
              </w:r>
            </w:ins>
          </w:p>
        </w:tc>
      </w:tr>
      <w:tr w:rsidR="00B912FF" w:rsidRPr="00B912FF" w14:paraId="3009AA4E" w14:textId="77777777" w:rsidTr="00916473">
        <w:trPr>
          <w:trHeight w:val="300"/>
          <w:ins w:id="1267" w:author="David Conklin" w:date="2020-11-09T16:19:00Z"/>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ins w:id="1268" w:author="David Conklin" w:date="2020-11-09T16:19:00Z"/>
                <w:rFonts w:ascii="Calibri" w:eastAsia="Times New Roman" w:hAnsi="Calibri" w:cs="Calibri"/>
                <w:color w:val="000000"/>
              </w:rPr>
            </w:pPr>
            <w:ins w:id="1269" w:author="David Conklin" w:date="2020-11-09T16:19:00Z">
              <w:r>
                <w:rPr>
                  <w:rFonts w:ascii="Calibri" w:eastAsia="Times New Roman" w:hAnsi="Calibri" w:cs="Calibri"/>
                  <w:color w:val="000000"/>
                </w:rPr>
                <w:t>14163900</w:t>
              </w:r>
            </w:ins>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ins w:id="1270" w:author="David Conklin" w:date="2020-11-09T16:19:00Z"/>
                <w:rFonts w:ascii="Calibri" w:eastAsia="Times New Roman" w:hAnsi="Calibri" w:cs="Calibri"/>
                <w:color w:val="000000"/>
              </w:rPr>
            </w:pPr>
            <w:ins w:id="1271" w:author="David Conklin" w:date="2020-11-09T16:19:00Z">
              <w:r>
                <w:rPr>
                  <w:rFonts w:ascii="Calibri" w:eastAsia="Times New Roman" w:hAnsi="Calibri" w:cs="Calibri"/>
                  <w:color w:val="000000"/>
                </w:rPr>
                <w:t>23772801</w:t>
              </w:r>
            </w:ins>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ins w:id="1272" w:author="David Conklin" w:date="2020-11-09T16:19:00Z"/>
                <w:rFonts w:ascii="Calibri" w:eastAsia="Times New Roman" w:hAnsi="Calibri" w:cs="Calibri"/>
                <w:color w:val="000000"/>
              </w:rPr>
            </w:pPr>
            <w:ins w:id="1273" w:author="David Conklin" w:date="2020-11-09T16:19:00Z">
              <w:r>
                <w:rPr>
                  <w:rFonts w:ascii="Calibri" w:eastAsia="Times New Roman" w:hAnsi="Calibri" w:cs="Calibri"/>
                  <w:color w:val="000000"/>
                </w:rPr>
                <w:t>MCKENZIE RIVER NEAR WALTERVILLE</w:t>
              </w:r>
            </w:ins>
          </w:p>
        </w:tc>
      </w:tr>
      <w:tr w:rsidR="00B912FF" w:rsidRPr="00B912FF" w14:paraId="5DF63485" w14:textId="77777777" w:rsidTr="00916473">
        <w:trPr>
          <w:trHeight w:val="300"/>
          <w:ins w:id="1274" w:author="David Conklin" w:date="2020-11-09T16:21:00Z"/>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ins w:id="1275" w:author="David Conklin" w:date="2020-11-09T16:21:00Z"/>
                <w:rFonts w:ascii="Calibri" w:eastAsia="Times New Roman" w:hAnsi="Calibri" w:cs="Calibri"/>
                <w:color w:val="000000"/>
              </w:rPr>
            </w:pPr>
            <w:ins w:id="1276" w:author="David Conklin" w:date="2020-11-09T16:21:00Z">
              <w:r>
                <w:rPr>
                  <w:rFonts w:ascii="Calibri" w:eastAsia="Times New Roman" w:hAnsi="Calibri" w:cs="Calibri"/>
                  <w:color w:val="000000"/>
                </w:rPr>
                <w:lastRenderedPageBreak/>
                <w:t>14164700</w:t>
              </w:r>
            </w:ins>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ins w:id="1277" w:author="David Conklin" w:date="2020-11-09T16:21:00Z"/>
                <w:rFonts w:ascii="Calibri" w:eastAsia="Times New Roman" w:hAnsi="Calibri" w:cs="Calibri"/>
                <w:color w:val="000000"/>
              </w:rPr>
            </w:pPr>
            <w:ins w:id="1278" w:author="David Conklin" w:date="2020-11-09T16:21:00Z">
              <w:r>
                <w:rPr>
                  <w:rFonts w:ascii="Calibri" w:eastAsia="Times New Roman" w:hAnsi="Calibri" w:cs="Calibri"/>
                  <w:color w:val="000000"/>
                </w:rPr>
                <w:t>23774369</w:t>
              </w:r>
            </w:ins>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ins w:id="1279" w:author="David Conklin" w:date="2020-11-09T16:21:00Z"/>
                <w:rFonts w:ascii="Calibri" w:eastAsia="Times New Roman" w:hAnsi="Calibri" w:cs="Calibri"/>
                <w:color w:val="000000"/>
              </w:rPr>
            </w:pPr>
            <w:ins w:id="1280" w:author="David Conklin" w:date="2020-11-09T16:21:00Z">
              <w:r>
                <w:rPr>
                  <w:rFonts w:ascii="Calibri" w:eastAsia="Times New Roman" w:hAnsi="Calibri" w:cs="Calibri"/>
                  <w:color w:val="000000"/>
                </w:rPr>
                <w:t>CEDAR CREEK AT SPRINGFIELD</w:t>
              </w:r>
            </w:ins>
          </w:p>
        </w:tc>
      </w:tr>
      <w:tr w:rsidR="00F32242" w:rsidRPr="00286383" w14:paraId="5280EBDF" w14:textId="77777777" w:rsidTr="00916473">
        <w:trPr>
          <w:trHeight w:val="300"/>
          <w:ins w:id="1281" w:author="David Conklin" w:date="2020-11-09T15:05:00Z"/>
          <w:trPrChange w:id="1282"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1283" w:author="David Conklin" w:date="2020-11-09T15:23:00Z">
              <w:tcPr>
                <w:tcW w:w="984" w:type="dxa"/>
                <w:tcBorders>
                  <w:top w:val="nil"/>
                  <w:left w:val="nil"/>
                  <w:bottom w:val="nil"/>
                  <w:right w:val="nil"/>
                </w:tcBorders>
                <w:shd w:val="clear" w:color="auto" w:fill="auto"/>
                <w:noWrap/>
                <w:vAlign w:val="bottom"/>
                <w:hideMark/>
              </w:tcPr>
            </w:tcPrChange>
          </w:tcPr>
          <w:p w14:paraId="59511AD6" w14:textId="77777777" w:rsidR="00F32242" w:rsidRPr="00286383" w:rsidRDefault="00F32242" w:rsidP="00F32242">
            <w:pPr>
              <w:rPr>
                <w:ins w:id="1284" w:author="David Conklin" w:date="2020-11-09T15:05:00Z"/>
                <w:rFonts w:ascii="Calibri" w:eastAsia="Times New Roman" w:hAnsi="Calibri" w:cs="Calibri"/>
                <w:color w:val="000000"/>
              </w:rPr>
            </w:pPr>
            <w:ins w:id="1285" w:author="David Conklin" w:date="2020-11-09T15:05:00Z">
              <w:r w:rsidRPr="00286383">
                <w:rPr>
                  <w:rFonts w:ascii="Calibri" w:eastAsia="Times New Roman" w:hAnsi="Calibri" w:cs="Calibri"/>
                  <w:color w:val="000000"/>
                </w:rPr>
                <w:t>14164900</w:t>
              </w:r>
            </w:ins>
          </w:p>
        </w:tc>
        <w:tc>
          <w:tcPr>
            <w:tcW w:w="1109" w:type="dxa"/>
            <w:tcBorders>
              <w:top w:val="nil"/>
              <w:left w:val="nil"/>
              <w:bottom w:val="nil"/>
              <w:right w:val="nil"/>
            </w:tcBorders>
            <w:shd w:val="clear" w:color="auto" w:fill="auto"/>
            <w:noWrap/>
            <w:vAlign w:val="bottom"/>
            <w:hideMark/>
            <w:tcPrChange w:id="1286" w:author="David Conklin" w:date="2020-11-09T15:23:00Z">
              <w:tcPr>
                <w:tcW w:w="960" w:type="dxa"/>
                <w:gridSpan w:val="2"/>
                <w:tcBorders>
                  <w:top w:val="nil"/>
                  <w:left w:val="nil"/>
                  <w:bottom w:val="nil"/>
                  <w:right w:val="nil"/>
                </w:tcBorders>
                <w:shd w:val="clear" w:color="auto" w:fill="auto"/>
                <w:noWrap/>
                <w:vAlign w:val="bottom"/>
                <w:hideMark/>
              </w:tcPr>
            </w:tcPrChange>
          </w:tcPr>
          <w:p w14:paraId="177F70C4" w14:textId="77777777" w:rsidR="00F32242" w:rsidRPr="00286383" w:rsidRDefault="00F32242" w:rsidP="00F32242">
            <w:pPr>
              <w:jc w:val="right"/>
              <w:rPr>
                <w:ins w:id="1287" w:author="David Conklin" w:date="2020-11-09T15:05:00Z"/>
                <w:rFonts w:ascii="Calibri" w:eastAsia="Times New Roman" w:hAnsi="Calibri" w:cs="Calibri"/>
                <w:color w:val="000000"/>
              </w:rPr>
            </w:pPr>
            <w:ins w:id="1288" w:author="David Conklin" w:date="2020-11-09T15:05:00Z">
              <w:r w:rsidRPr="00286383">
                <w:rPr>
                  <w:rFonts w:ascii="Calibri" w:eastAsia="Times New Roman" w:hAnsi="Calibri" w:cs="Calibri"/>
                  <w:color w:val="000000"/>
                </w:rPr>
                <w:t>23772751</w:t>
              </w:r>
            </w:ins>
          </w:p>
        </w:tc>
        <w:tc>
          <w:tcPr>
            <w:tcW w:w="5993" w:type="dxa"/>
            <w:gridSpan w:val="2"/>
            <w:tcBorders>
              <w:top w:val="nil"/>
              <w:left w:val="nil"/>
              <w:bottom w:val="nil"/>
              <w:right w:val="nil"/>
            </w:tcBorders>
            <w:shd w:val="clear" w:color="auto" w:fill="auto"/>
            <w:noWrap/>
            <w:vAlign w:val="bottom"/>
            <w:hideMark/>
            <w:tcPrChange w:id="1289" w:author="David Conklin" w:date="2020-11-09T15:23:00Z">
              <w:tcPr>
                <w:tcW w:w="5200" w:type="dxa"/>
                <w:gridSpan w:val="2"/>
                <w:tcBorders>
                  <w:top w:val="nil"/>
                  <w:left w:val="nil"/>
                  <w:bottom w:val="nil"/>
                  <w:right w:val="nil"/>
                </w:tcBorders>
                <w:shd w:val="clear" w:color="auto" w:fill="auto"/>
                <w:noWrap/>
                <w:vAlign w:val="bottom"/>
                <w:hideMark/>
              </w:tcPr>
            </w:tcPrChange>
          </w:tcPr>
          <w:p w14:paraId="0F15CDB2" w14:textId="77777777" w:rsidR="00F32242" w:rsidRPr="00286383" w:rsidRDefault="00F32242" w:rsidP="00F32242">
            <w:pPr>
              <w:rPr>
                <w:ins w:id="1290" w:author="David Conklin" w:date="2020-11-09T15:05:00Z"/>
                <w:rFonts w:ascii="Calibri" w:eastAsia="Times New Roman" w:hAnsi="Calibri" w:cs="Calibri"/>
                <w:color w:val="000000"/>
              </w:rPr>
            </w:pPr>
            <w:ins w:id="1291" w:author="David Conklin" w:date="2020-11-09T15:05:00Z">
              <w:r w:rsidRPr="00286383">
                <w:rPr>
                  <w:rFonts w:ascii="Calibri" w:eastAsia="Times New Roman" w:hAnsi="Calibri" w:cs="Calibri"/>
                  <w:color w:val="000000"/>
                </w:rPr>
                <w:t>MCKENZIE RIVER ABV HAYDEN BR, AT SPRINGFIELD, OR</w:t>
              </w:r>
            </w:ins>
          </w:p>
        </w:tc>
      </w:tr>
      <w:tr w:rsidR="00F32242" w:rsidRPr="00286383" w14:paraId="62756356" w14:textId="77777777" w:rsidTr="00916473">
        <w:trPr>
          <w:trHeight w:val="300"/>
          <w:ins w:id="1292" w:author="David Conklin" w:date="2020-11-09T15:05:00Z"/>
          <w:trPrChange w:id="1293"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1294" w:author="David Conklin" w:date="2020-11-09T15:23:00Z">
              <w:tcPr>
                <w:tcW w:w="984" w:type="dxa"/>
                <w:tcBorders>
                  <w:top w:val="nil"/>
                  <w:left w:val="nil"/>
                  <w:bottom w:val="nil"/>
                  <w:right w:val="nil"/>
                </w:tcBorders>
                <w:shd w:val="clear" w:color="auto" w:fill="auto"/>
                <w:noWrap/>
                <w:vAlign w:val="bottom"/>
                <w:hideMark/>
              </w:tcPr>
            </w:tcPrChange>
          </w:tcPr>
          <w:p w14:paraId="36E5AB6B" w14:textId="77777777" w:rsidR="00F32242" w:rsidRPr="00286383" w:rsidRDefault="00F32242" w:rsidP="00F32242">
            <w:pPr>
              <w:rPr>
                <w:ins w:id="1295" w:author="David Conklin" w:date="2020-11-09T15:05:00Z"/>
                <w:rFonts w:ascii="Calibri" w:eastAsia="Times New Roman" w:hAnsi="Calibri" w:cs="Calibri"/>
                <w:color w:val="000000"/>
              </w:rPr>
            </w:pPr>
            <w:ins w:id="1296" w:author="David Conklin" w:date="2020-11-09T15:05:00Z">
              <w:r w:rsidRPr="00286383">
                <w:rPr>
                  <w:rFonts w:ascii="Calibri" w:eastAsia="Times New Roman" w:hAnsi="Calibri" w:cs="Calibri"/>
                  <w:color w:val="000000"/>
                </w:rPr>
                <w:t>14165000</w:t>
              </w:r>
            </w:ins>
          </w:p>
        </w:tc>
        <w:tc>
          <w:tcPr>
            <w:tcW w:w="1109" w:type="dxa"/>
            <w:tcBorders>
              <w:top w:val="nil"/>
              <w:left w:val="nil"/>
              <w:bottom w:val="nil"/>
              <w:right w:val="nil"/>
            </w:tcBorders>
            <w:shd w:val="clear" w:color="auto" w:fill="auto"/>
            <w:noWrap/>
            <w:vAlign w:val="bottom"/>
            <w:hideMark/>
            <w:tcPrChange w:id="1297" w:author="David Conklin" w:date="2020-11-09T15:23:00Z">
              <w:tcPr>
                <w:tcW w:w="960" w:type="dxa"/>
                <w:gridSpan w:val="2"/>
                <w:tcBorders>
                  <w:top w:val="nil"/>
                  <w:left w:val="nil"/>
                  <w:bottom w:val="nil"/>
                  <w:right w:val="nil"/>
                </w:tcBorders>
                <w:shd w:val="clear" w:color="auto" w:fill="auto"/>
                <w:noWrap/>
                <w:vAlign w:val="bottom"/>
                <w:hideMark/>
              </w:tcPr>
            </w:tcPrChange>
          </w:tcPr>
          <w:p w14:paraId="23EE06CF" w14:textId="77777777" w:rsidR="00F32242" w:rsidRPr="00286383" w:rsidRDefault="00F32242" w:rsidP="00F32242">
            <w:pPr>
              <w:jc w:val="right"/>
              <w:rPr>
                <w:ins w:id="1298" w:author="David Conklin" w:date="2020-11-09T15:05:00Z"/>
                <w:rFonts w:ascii="Calibri" w:eastAsia="Times New Roman" w:hAnsi="Calibri" w:cs="Calibri"/>
                <w:color w:val="000000"/>
              </w:rPr>
            </w:pPr>
            <w:ins w:id="1299" w:author="David Conklin" w:date="2020-11-09T15:05:00Z">
              <w:r w:rsidRPr="00286383">
                <w:rPr>
                  <w:rFonts w:ascii="Calibri" w:eastAsia="Times New Roman" w:hAnsi="Calibri" w:cs="Calibri"/>
                  <w:color w:val="000000"/>
                </w:rPr>
                <w:t>23773513</w:t>
              </w:r>
            </w:ins>
          </w:p>
        </w:tc>
        <w:tc>
          <w:tcPr>
            <w:tcW w:w="5993" w:type="dxa"/>
            <w:gridSpan w:val="2"/>
            <w:tcBorders>
              <w:top w:val="nil"/>
              <w:left w:val="nil"/>
              <w:bottom w:val="nil"/>
              <w:right w:val="nil"/>
            </w:tcBorders>
            <w:shd w:val="clear" w:color="auto" w:fill="auto"/>
            <w:noWrap/>
            <w:vAlign w:val="bottom"/>
            <w:hideMark/>
            <w:tcPrChange w:id="1300" w:author="David Conklin" w:date="2020-11-09T15:23:00Z">
              <w:tcPr>
                <w:tcW w:w="5200" w:type="dxa"/>
                <w:gridSpan w:val="2"/>
                <w:tcBorders>
                  <w:top w:val="nil"/>
                  <w:left w:val="nil"/>
                  <w:bottom w:val="nil"/>
                  <w:right w:val="nil"/>
                </w:tcBorders>
                <w:shd w:val="clear" w:color="auto" w:fill="auto"/>
                <w:noWrap/>
                <w:vAlign w:val="bottom"/>
                <w:hideMark/>
              </w:tcPr>
            </w:tcPrChange>
          </w:tcPr>
          <w:p w14:paraId="7D87EBFE" w14:textId="77777777" w:rsidR="00F32242" w:rsidRPr="00286383" w:rsidRDefault="00F32242" w:rsidP="00F32242">
            <w:pPr>
              <w:rPr>
                <w:ins w:id="1301" w:author="David Conklin" w:date="2020-11-09T15:05:00Z"/>
                <w:rFonts w:ascii="Calibri" w:eastAsia="Times New Roman" w:hAnsi="Calibri" w:cs="Calibri"/>
                <w:color w:val="000000"/>
              </w:rPr>
            </w:pPr>
            <w:ins w:id="1302" w:author="David Conklin" w:date="2020-11-09T15:05:00Z">
              <w:r w:rsidRPr="00286383">
                <w:rPr>
                  <w:rFonts w:ascii="Calibri" w:eastAsia="Times New Roman" w:hAnsi="Calibri" w:cs="Calibri"/>
                  <w:color w:val="000000"/>
                </w:rPr>
                <w:t>MOHAWK RIVER NEAR SPRINGFIELD</w:t>
              </w:r>
            </w:ins>
          </w:p>
        </w:tc>
      </w:tr>
      <w:tr w:rsidR="00916473" w:rsidRPr="00286383" w14:paraId="5E98B10F" w14:textId="77777777" w:rsidTr="00916473">
        <w:tblPrEx>
          <w:tblPrExChange w:id="1303" w:author="David Conklin" w:date="2020-11-09T15:23:00Z">
            <w:tblPrEx>
              <w:tblW w:w="8439" w:type="dxa"/>
            </w:tblPrEx>
          </w:tblPrExChange>
        </w:tblPrEx>
        <w:trPr>
          <w:trHeight w:val="300"/>
          <w:ins w:id="1304" w:author="David Conklin" w:date="2020-11-09T15:22:00Z"/>
          <w:trPrChange w:id="1305" w:author="David Conklin" w:date="2020-11-09T15:23:00Z">
            <w:trPr>
              <w:gridAfter w:val="0"/>
              <w:wAfter w:w="772" w:type="dxa"/>
              <w:trHeight w:val="300"/>
            </w:trPr>
          </w:trPrChange>
        </w:trPr>
        <w:tc>
          <w:tcPr>
            <w:tcW w:w="1358" w:type="dxa"/>
            <w:tcBorders>
              <w:top w:val="nil"/>
              <w:left w:val="nil"/>
              <w:bottom w:val="nil"/>
              <w:right w:val="nil"/>
            </w:tcBorders>
            <w:shd w:val="clear" w:color="auto" w:fill="auto"/>
            <w:noWrap/>
            <w:vAlign w:val="bottom"/>
            <w:tcPrChange w:id="1306" w:author="David Conklin" w:date="2020-11-09T15:23:00Z">
              <w:tcPr>
                <w:tcW w:w="1358" w:type="dxa"/>
                <w:gridSpan w:val="2"/>
                <w:tcBorders>
                  <w:top w:val="nil"/>
                  <w:left w:val="nil"/>
                  <w:bottom w:val="nil"/>
                  <w:right w:val="nil"/>
                </w:tcBorders>
                <w:shd w:val="clear" w:color="auto" w:fill="auto"/>
                <w:noWrap/>
                <w:vAlign w:val="bottom"/>
              </w:tcPr>
            </w:tcPrChange>
          </w:tcPr>
          <w:p w14:paraId="39B7E5A7" w14:textId="77777777" w:rsidR="00916473" w:rsidRPr="00286383" w:rsidRDefault="00916473" w:rsidP="00F32242">
            <w:pPr>
              <w:rPr>
                <w:ins w:id="1307" w:author="David Conklin" w:date="2020-11-09T15:22:00Z"/>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Change w:id="1308" w:author="David Conklin" w:date="2020-11-09T15:23:00Z">
              <w:tcPr>
                <w:tcW w:w="1109" w:type="dxa"/>
                <w:gridSpan w:val="2"/>
                <w:tcBorders>
                  <w:top w:val="nil"/>
                  <w:left w:val="nil"/>
                  <w:bottom w:val="nil"/>
                  <w:right w:val="nil"/>
                </w:tcBorders>
                <w:shd w:val="clear" w:color="auto" w:fill="auto"/>
                <w:noWrap/>
                <w:vAlign w:val="bottom"/>
              </w:tcPr>
            </w:tcPrChange>
          </w:tcPr>
          <w:p w14:paraId="5EF1FEEC" w14:textId="77777777" w:rsidR="00916473" w:rsidRPr="00286383" w:rsidRDefault="00916473" w:rsidP="00F32242">
            <w:pPr>
              <w:jc w:val="right"/>
              <w:rPr>
                <w:ins w:id="1309" w:author="David Conklin" w:date="2020-11-09T15:22:00Z"/>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Change w:id="1310" w:author="David Conklin" w:date="2020-11-09T15:23:00Z">
              <w:tcPr>
                <w:tcW w:w="5200" w:type="dxa"/>
                <w:gridSpan w:val="2"/>
                <w:tcBorders>
                  <w:top w:val="nil"/>
                  <w:left w:val="nil"/>
                  <w:bottom w:val="nil"/>
                  <w:right w:val="nil"/>
                </w:tcBorders>
                <w:shd w:val="clear" w:color="auto" w:fill="auto"/>
                <w:noWrap/>
                <w:vAlign w:val="bottom"/>
              </w:tcPr>
            </w:tcPrChange>
          </w:tcPr>
          <w:p w14:paraId="04CD99FA" w14:textId="77777777" w:rsidR="00916473" w:rsidRPr="00286383" w:rsidRDefault="00916473" w:rsidP="00F32242">
            <w:pPr>
              <w:rPr>
                <w:ins w:id="1311" w:author="David Conklin" w:date="2020-11-09T15:22:00Z"/>
                <w:rFonts w:ascii="Calibri" w:eastAsia="Times New Roman" w:hAnsi="Calibri" w:cs="Calibri"/>
                <w:color w:val="000000"/>
              </w:rPr>
            </w:pPr>
          </w:p>
        </w:tc>
      </w:tr>
      <w:tr w:rsidR="00F32242" w:rsidRPr="00286383" w14:paraId="0438D12C" w14:textId="77777777" w:rsidTr="00916473">
        <w:trPr>
          <w:trHeight w:val="300"/>
          <w:ins w:id="1312" w:author="David Conklin" w:date="2020-11-09T15:05:00Z"/>
          <w:trPrChange w:id="1313"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1314" w:author="David Conklin" w:date="2020-11-09T15:23:00Z">
              <w:tcPr>
                <w:tcW w:w="984" w:type="dxa"/>
                <w:tcBorders>
                  <w:top w:val="nil"/>
                  <w:left w:val="nil"/>
                  <w:bottom w:val="nil"/>
                  <w:right w:val="nil"/>
                </w:tcBorders>
                <w:shd w:val="clear" w:color="auto" w:fill="auto"/>
                <w:noWrap/>
                <w:vAlign w:val="bottom"/>
                <w:hideMark/>
              </w:tcPr>
            </w:tcPrChange>
          </w:tcPr>
          <w:p w14:paraId="49AF1ECE" w14:textId="1C10B9B5" w:rsidR="00F32242" w:rsidRPr="00286383" w:rsidRDefault="00916473" w:rsidP="00F32242">
            <w:pPr>
              <w:jc w:val="center"/>
              <w:rPr>
                <w:ins w:id="1315" w:author="David Conklin" w:date="2020-11-09T15:05:00Z"/>
                <w:rFonts w:ascii="Calibri" w:eastAsia="Times New Roman" w:hAnsi="Calibri" w:cs="Calibri"/>
                <w:color w:val="000000"/>
              </w:rPr>
            </w:pPr>
            <w:ins w:id="1316" w:author="David Conklin" w:date="2020-11-09T15:21:00Z">
              <w:r>
                <w:rPr>
                  <w:rFonts w:ascii="Calibri" w:eastAsia="Times New Roman" w:hAnsi="Calibri" w:cs="Calibri"/>
                  <w:color w:val="000000"/>
                </w:rPr>
                <w:t>temp</w:t>
              </w:r>
            </w:ins>
            <w:ins w:id="1317" w:author="David Conklin" w:date="2020-11-09T15:23:00Z">
              <w:r>
                <w:rPr>
                  <w:rFonts w:ascii="Calibri" w:eastAsia="Times New Roman" w:hAnsi="Calibri" w:cs="Calibri"/>
                  <w:color w:val="000000"/>
                </w:rPr>
                <w:t>erature</w:t>
              </w:r>
            </w:ins>
            <w:ins w:id="1318" w:author="David Conklin" w:date="2020-11-09T15:21:00Z">
              <w:r>
                <w:rPr>
                  <w:rFonts w:ascii="Calibri" w:eastAsia="Times New Roman" w:hAnsi="Calibri" w:cs="Calibri"/>
                  <w:color w:val="000000"/>
                </w:rPr>
                <w:t xml:space="preserve"> sensor</w:t>
              </w:r>
            </w:ins>
          </w:p>
        </w:tc>
        <w:tc>
          <w:tcPr>
            <w:tcW w:w="1109" w:type="dxa"/>
            <w:tcBorders>
              <w:top w:val="nil"/>
              <w:left w:val="nil"/>
              <w:bottom w:val="nil"/>
              <w:right w:val="nil"/>
            </w:tcBorders>
            <w:shd w:val="clear" w:color="auto" w:fill="auto"/>
            <w:noWrap/>
            <w:vAlign w:val="bottom"/>
            <w:hideMark/>
            <w:tcPrChange w:id="1319" w:author="David Conklin" w:date="2020-11-09T15:23:00Z">
              <w:tcPr>
                <w:tcW w:w="960" w:type="dxa"/>
                <w:gridSpan w:val="2"/>
                <w:tcBorders>
                  <w:top w:val="nil"/>
                  <w:left w:val="nil"/>
                  <w:bottom w:val="nil"/>
                  <w:right w:val="nil"/>
                </w:tcBorders>
                <w:shd w:val="clear" w:color="auto" w:fill="auto"/>
                <w:noWrap/>
                <w:vAlign w:val="bottom"/>
                <w:hideMark/>
              </w:tcPr>
            </w:tcPrChange>
          </w:tcPr>
          <w:p w14:paraId="5E3DB23B" w14:textId="77777777" w:rsidR="00F32242" w:rsidRPr="00286383" w:rsidRDefault="00F32242" w:rsidP="00F32242">
            <w:pPr>
              <w:jc w:val="center"/>
              <w:rPr>
                <w:ins w:id="1320" w:author="David Conklin" w:date="2020-11-09T15:05:00Z"/>
                <w:rFonts w:ascii="Calibri" w:eastAsia="Times New Roman" w:hAnsi="Calibri" w:cs="Calibri"/>
                <w:color w:val="000000"/>
              </w:rPr>
            </w:pPr>
            <w:ins w:id="1321" w:author="David Conklin" w:date="2020-11-09T15:05:00Z">
              <w:r w:rsidRPr="00286383">
                <w:rPr>
                  <w:rFonts w:ascii="Calibri" w:eastAsia="Times New Roman" w:hAnsi="Calibri" w:cs="Calibri"/>
                  <w:color w:val="000000"/>
                </w:rPr>
                <w:t>COMID</w:t>
              </w:r>
            </w:ins>
          </w:p>
        </w:tc>
        <w:tc>
          <w:tcPr>
            <w:tcW w:w="5993" w:type="dxa"/>
            <w:gridSpan w:val="2"/>
            <w:tcBorders>
              <w:top w:val="nil"/>
              <w:left w:val="nil"/>
              <w:bottom w:val="nil"/>
              <w:right w:val="nil"/>
            </w:tcBorders>
            <w:shd w:val="clear" w:color="auto" w:fill="auto"/>
            <w:noWrap/>
            <w:vAlign w:val="bottom"/>
            <w:hideMark/>
            <w:tcPrChange w:id="1322" w:author="David Conklin" w:date="2020-11-09T15:23:00Z">
              <w:tcPr>
                <w:tcW w:w="5200" w:type="dxa"/>
                <w:gridSpan w:val="2"/>
                <w:tcBorders>
                  <w:top w:val="nil"/>
                  <w:left w:val="nil"/>
                  <w:bottom w:val="nil"/>
                  <w:right w:val="nil"/>
                </w:tcBorders>
                <w:shd w:val="clear" w:color="auto" w:fill="auto"/>
                <w:noWrap/>
                <w:vAlign w:val="bottom"/>
                <w:hideMark/>
              </w:tcPr>
            </w:tcPrChange>
          </w:tcPr>
          <w:p w14:paraId="7FEB62C3" w14:textId="77777777" w:rsidR="00F32242" w:rsidRPr="00286383" w:rsidRDefault="00F32242" w:rsidP="00F32242">
            <w:pPr>
              <w:jc w:val="center"/>
              <w:rPr>
                <w:ins w:id="1323" w:author="David Conklin" w:date="2020-11-09T15:05:00Z"/>
                <w:rFonts w:ascii="Calibri" w:eastAsia="Times New Roman" w:hAnsi="Calibri" w:cs="Calibri"/>
                <w:color w:val="000000"/>
              </w:rPr>
            </w:pPr>
          </w:p>
        </w:tc>
      </w:tr>
      <w:tr w:rsidR="00F32242" w:rsidRPr="00286383" w14:paraId="69549E44" w14:textId="77777777" w:rsidTr="00916473">
        <w:trPr>
          <w:trHeight w:val="300"/>
          <w:ins w:id="1324" w:author="David Conklin" w:date="2020-11-09T15:05:00Z"/>
          <w:trPrChange w:id="1325"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1326" w:author="David Conklin" w:date="2020-11-09T15:23:00Z">
              <w:tcPr>
                <w:tcW w:w="984" w:type="dxa"/>
                <w:tcBorders>
                  <w:top w:val="nil"/>
                  <w:left w:val="nil"/>
                  <w:bottom w:val="nil"/>
                  <w:right w:val="nil"/>
                </w:tcBorders>
                <w:shd w:val="clear" w:color="auto" w:fill="auto"/>
                <w:noWrap/>
                <w:vAlign w:val="bottom"/>
                <w:hideMark/>
              </w:tcPr>
            </w:tcPrChange>
          </w:tcPr>
          <w:p w14:paraId="38B29BBB" w14:textId="77777777" w:rsidR="00F32242" w:rsidRPr="00286383" w:rsidRDefault="00F32242" w:rsidP="00F32242">
            <w:pPr>
              <w:jc w:val="right"/>
              <w:rPr>
                <w:ins w:id="1327" w:author="David Conklin" w:date="2020-11-09T15:05:00Z"/>
                <w:rFonts w:ascii="Calibri" w:eastAsia="Times New Roman" w:hAnsi="Calibri" w:cs="Calibri"/>
                <w:color w:val="000000"/>
              </w:rPr>
            </w:pPr>
            <w:ins w:id="1328" w:author="David Conklin" w:date="2020-11-09T15:05:00Z">
              <w:r w:rsidRPr="00286383">
                <w:rPr>
                  <w:rFonts w:ascii="Calibri" w:eastAsia="Times New Roman" w:hAnsi="Calibri" w:cs="Calibri"/>
                  <w:color w:val="000000"/>
                </w:rPr>
                <w:t>14159200</w:t>
              </w:r>
            </w:ins>
          </w:p>
        </w:tc>
        <w:tc>
          <w:tcPr>
            <w:tcW w:w="1109" w:type="dxa"/>
            <w:tcBorders>
              <w:top w:val="nil"/>
              <w:left w:val="nil"/>
              <w:bottom w:val="nil"/>
              <w:right w:val="nil"/>
            </w:tcBorders>
            <w:shd w:val="clear" w:color="auto" w:fill="auto"/>
            <w:noWrap/>
            <w:vAlign w:val="bottom"/>
            <w:hideMark/>
            <w:tcPrChange w:id="1329" w:author="David Conklin" w:date="2020-11-09T15:23:00Z">
              <w:tcPr>
                <w:tcW w:w="960" w:type="dxa"/>
                <w:gridSpan w:val="2"/>
                <w:tcBorders>
                  <w:top w:val="nil"/>
                  <w:left w:val="nil"/>
                  <w:bottom w:val="nil"/>
                  <w:right w:val="nil"/>
                </w:tcBorders>
                <w:shd w:val="clear" w:color="auto" w:fill="auto"/>
                <w:noWrap/>
                <w:vAlign w:val="bottom"/>
                <w:hideMark/>
              </w:tcPr>
            </w:tcPrChange>
          </w:tcPr>
          <w:p w14:paraId="370D227C" w14:textId="77777777" w:rsidR="00F32242" w:rsidRPr="00286383" w:rsidRDefault="00F32242" w:rsidP="00F32242">
            <w:pPr>
              <w:jc w:val="right"/>
              <w:rPr>
                <w:ins w:id="1330" w:author="David Conklin" w:date="2020-11-09T15:05:00Z"/>
                <w:rFonts w:ascii="Calibri" w:eastAsia="Times New Roman" w:hAnsi="Calibri" w:cs="Calibri"/>
                <w:color w:val="000000"/>
              </w:rPr>
            </w:pPr>
            <w:ins w:id="1331" w:author="David Conklin" w:date="2020-11-09T15:05:00Z">
              <w:r w:rsidRPr="00286383">
                <w:rPr>
                  <w:rFonts w:ascii="Calibri" w:eastAsia="Times New Roman" w:hAnsi="Calibri" w:cs="Calibri"/>
                  <w:color w:val="000000"/>
                </w:rPr>
                <w:t>23773037</w:t>
              </w:r>
            </w:ins>
          </w:p>
        </w:tc>
        <w:tc>
          <w:tcPr>
            <w:tcW w:w="5993" w:type="dxa"/>
            <w:gridSpan w:val="2"/>
            <w:tcBorders>
              <w:top w:val="nil"/>
              <w:left w:val="nil"/>
              <w:bottom w:val="nil"/>
              <w:right w:val="nil"/>
            </w:tcBorders>
            <w:shd w:val="clear" w:color="auto" w:fill="auto"/>
            <w:noWrap/>
            <w:vAlign w:val="bottom"/>
            <w:hideMark/>
            <w:tcPrChange w:id="1332" w:author="David Conklin" w:date="2020-11-09T15:23:00Z">
              <w:tcPr>
                <w:tcW w:w="5200" w:type="dxa"/>
                <w:gridSpan w:val="2"/>
                <w:tcBorders>
                  <w:top w:val="nil"/>
                  <w:left w:val="nil"/>
                  <w:bottom w:val="nil"/>
                  <w:right w:val="nil"/>
                </w:tcBorders>
                <w:shd w:val="clear" w:color="auto" w:fill="auto"/>
                <w:noWrap/>
                <w:vAlign w:val="bottom"/>
                <w:hideMark/>
              </w:tcPr>
            </w:tcPrChange>
          </w:tcPr>
          <w:p w14:paraId="0DF0C8D0" w14:textId="77777777" w:rsidR="00F32242" w:rsidRPr="00286383" w:rsidRDefault="00F32242" w:rsidP="00F32242">
            <w:pPr>
              <w:rPr>
                <w:ins w:id="1333" w:author="David Conklin" w:date="2020-11-09T15:05:00Z"/>
                <w:rFonts w:ascii="Calibri" w:eastAsia="Times New Roman" w:hAnsi="Calibri" w:cs="Calibri"/>
                <w:color w:val="000000"/>
              </w:rPr>
            </w:pPr>
            <w:ins w:id="1334" w:author="David Conklin" w:date="2020-11-09T15:05:00Z">
              <w:r w:rsidRPr="00286383">
                <w:rPr>
                  <w:rFonts w:ascii="Calibri" w:eastAsia="Times New Roman" w:hAnsi="Calibri" w:cs="Calibri"/>
                  <w:color w:val="000000"/>
                </w:rPr>
                <w:t>SO FK MCKENZIE RIVER ABOVE COUGAR LAKE NR RAINBO</w:t>
              </w:r>
            </w:ins>
          </w:p>
        </w:tc>
      </w:tr>
      <w:tr w:rsidR="00F32242" w:rsidRPr="00286383" w14:paraId="52B05519" w14:textId="77777777" w:rsidTr="00916473">
        <w:trPr>
          <w:trHeight w:val="300"/>
          <w:ins w:id="1335" w:author="David Conklin" w:date="2020-11-09T15:05:00Z"/>
          <w:trPrChange w:id="1336"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1337" w:author="David Conklin" w:date="2020-11-09T15:23:00Z">
              <w:tcPr>
                <w:tcW w:w="984" w:type="dxa"/>
                <w:tcBorders>
                  <w:top w:val="nil"/>
                  <w:left w:val="nil"/>
                  <w:bottom w:val="nil"/>
                  <w:right w:val="nil"/>
                </w:tcBorders>
                <w:shd w:val="clear" w:color="auto" w:fill="auto"/>
                <w:noWrap/>
                <w:vAlign w:val="bottom"/>
                <w:hideMark/>
              </w:tcPr>
            </w:tcPrChange>
          </w:tcPr>
          <w:p w14:paraId="60B2A005" w14:textId="77777777" w:rsidR="00F32242" w:rsidRPr="00286383" w:rsidRDefault="00F32242" w:rsidP="00F32242">
            <w:pPr>
              <w:jc w:val="right"/>
              <w:rPr>
                <w:ins w:id="1338" w:author="David Conklin" w:date="2020-11-09T15:05:00Z"/>
                <w:rFonts w:ascii="Calibri" w:eastAsia="Times New Roman" w:hAnsi="Calibri" w:cs="Calibri"/>
                <w:color w:val="000000"/>
              </w:rPr>
            </w:pPr>
            <w:ins w:id="1339" w:author="David Conklin" w:date="2020-11-09T15:05:00Z">
              <w:r w:rsidRPr="00286383">
                <w:rPr>
                  <w:rFonts w:ascii="Calibri" w:eastAsia="Times New Roman" w:hAnsi="Calibri" w:cs="Calibri"/>
                  <w:color w:val="000000"/>
                </w:rPr>
                <w:t>14159500</w:t>
              </w:r>
            </w:ins>
          </w:p>
        </w:tc>
        <w:tc>
          <w:tcPr>
            <w:tcW w:w="1109" w:type="dxa"/>
            <w:tcBorders>
              <w:top w:val="nil"/>
              <w:left w:val="nil"/>
              <w:bottom w:val="nil"/>
              <w:right w:val="nil"/>
            </w:tcBorders>
            <w:shd w:val="clear" w:color="auto" w:fill="auto"/>
            <w:noWrap/>
            <w:vAlign w:val="bottom"/>
            <w:hideMark/>
            <w:tcPrChange w:id="1340" w:author="David Conklin" w:date="2020-11-09T15:23:00Z">
              <w:tcPr>
                <w:tcW w:w="960" w:type="dxa"/>
                <w:gridSpan w:val="2"/>
                <w:tcBorders>
                  <w:top w:val="nil"/>
                  <w:left w:val="nil"/>
                  <w:bottom w:val="nil"/>
                  <w:right w:val="nil"/>
                </w:tcBorders>
                <w:shd w:val="clear" w:color="auto" w:fill="auto"/>
                <w:noWrap/>
                <w:vAlign w:val="bottom"/>
                <w:hideMark/>
              </w:tcPr>
            </w:tcPrChange>
          </w:tcPr>
          <w:p w14:paraId="3FB1C259" w14:textId="77777777" w:rsidR="00F32242" w:rsidRPr="00286383" w:rsidRDefault="00F32242" w:rsidP="00F32242">
            <w:pPr>
              <w:jc w:val="right"/>
              <w:rPr>
                <w:ins w:id="1341" w:author="David Conklin" w:date="2020-11-09T15:05:00Z"/>
                <w:rFonts w:ascii="Calibri" w:eastAsia="Times New Roman" w:hAnsi="Calibri" w:cs="Calibri"/>
                <w:color w:val="000000"/>
              </w:rPr>
            </w:pPr>
            <w:ins w:id="1342" w:author="David Conklin" w:date="2020-11-09T15:05:00Z">
              <w:r w:rsidRPr="00286383">
                <w:rPr>
                  <w:rFonts w:ascii="Calibri" w:eastAsia="Times New Roman" w:hAnsi="Calibri" w:cs="Calibri"/>
                  <w:color w:val="000000"/>
                </w:rPr>
                <w:t>23773009</w:t>
              </w:r>
            </w:ins>
          </w:p>
        </w:tc>
        <w:tc>
          <w:tcPr>
            <w:tcW w:w="5993" w:type="dxa"/>
            <w:gridSpan w:val="2"/>
            <w:tcBorders>
              <w:top w:val="nil"/>
              <w:left w:val="nil"/>
              <w:bottom w:val="nil"/>
              <w:right w:val="nil"/>
            </w:tcBorders>
            <w:shd w:val="clear" w:color="auto" w:fill="auto"/>
            <w:noWrap/>
            <w:vAlign w:val="bottom"/>
            <w:hideMark/>
            <w:tcPrChange w:id="1343" w:author="David Conklin" w:date="2020-11-09T15:23:00Z">
              <w:tcPr>
                <w:tcW w:w="5200" w:type="dxa"/>
                <w:gridSpan w:val="2"/>
                <w:tcBorders>
                  <w:top w:val="nil"/>
                  <w:left w:val="nil"/>
                  <w:bottom w:val="nil"/>
                  <w:right w:val="nil"/>
                </w:tcBorders>
                <w:shd w:val="clear" w:color="auto" w:fill="auto"/>
                <w:noWrap/>
                <w:vAlign w:val="bottom"/>
                <w:hideMark/>
              </w:tcPr>
            </w:tcPrChange>
          </w:tcPr>
          <w:p w14:paraId="2179A4B4" w14:textId="77777777" w:rsidR="00F32242" w:rsidRPr="00286383" w:rsidRDefault="00F32242" w:rsidP="00F32242">
            <w:pPr>
              <w:rPr>
                <w:ins w:id="1344" w:author="David Conklin" w:date="2020-11-09T15:05:00Z"/>
                <w:rFonts w:ascii="Calibri" w:eastAsia="Times New Roman" w:hAnsi="Calibri" w:cs="Calibri"/>
                <w:color w:val="000000"/>
              </w:rPr>
            </w:pPr>
            <w:ins w:id="1345" w:author="David Conklin" w:date="2020-11-09T15:05:00Z">
              <w:r w:rsidRPr="00286383">
                <w:rPr>
                  <w:rFonts w:ascii="Calibri" w:eastAsia="Times New Roman" w:hAnsi="Calibri" w:cs="Calibri"/>
                  <w:color w:val="000000"/>
                </w:rPr>
                <w:t>SOUTH FORK MCKENZIE RIVER NEAR RAINBOW</w:t>
              </w:r>
            </w:ins>
          </w:p>
        </w:tc>
      </w:tr>
      <w:tr w:rsidR="00F32242" w:rsidRPr="00286383" w14:paraId="42E60C1E" w14:textId="77777777" w:rsidTr="00916473">
        <w:trPr>
          <w:trHeight w:val="300"/>
          <w:ins w:id="1346" w:author="David Conklin" w:date="2020-11-09T15:05:00Z"/>
          <w:trPrChange w:id="1347"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1348" w:author="David Conklin" w:date="2020-11-09T15:23:00Z">
              <w:tcPr>
                <w:tcW w:w="984" w:type="dxa"/>
                <w:tcBorders>
                  <w:top w:val="nil"/>
                  <w:left w:val="nil"/>
                  <w:bottom w:val="nil"/>
                  <w:right w:val="nil"/>
                </w:tcBorders>
                <w:shd w:val="clear" w:color="auto" w:fill="auto"/>
                <w:noWrap/>
                <w:vAlign w:val="bottom"/>
                <w:hideMark/>
              </w:tcPr>
            </w:tcPrChange>
          </w:tcPr>
          <w:p w14:paraId="7BFAD69D" w14:textId="77777777" w:rsidR="00F32242" w:rsidRPr="00286383" w:rsidRDefault="00F32242" w:rsidP="00F32242">
            <w:pPr>
              <w:jc w:val="right"/>
              <w:rPr>
                <w:ins w:id="1349" w:author="David Conklin" w:date="2020-11-09T15:05:00Z"/>
                <w:rFonts w:ascii="Calibri" w:eastAsia="Times New Roman" w:hAnsi="Calibri" w:cs="Calibri"/>
                <w:color w:val="000000"/>
              </w:rPr>
            </w:pPr>
            <w:ins w:id="1350" w:author="David Conklin" w:date="2020-11-09T15:05:00Z">
              <w:r w:rsidRPr="00286383">
                <w:rPr>
                  <w:rFonts w:ascii="Calibri" w:eastAsia="Times New Roman" w:hAnsi="Calibri" w:cs="Calibri"/>
                  <w:color w:val="000000"/>
                </w:rPr>
                <w:t>14161100</w:t>
              </w:r>
            </w:ins>
          </w:p>
        </w:tc>
        <w:tc>
          <w:tcPr>
            <w:tcW w:w="1109" w:type="dxa"/>
            <w:tcBorders>
              <w:top w:val="nil"/>
              <w:left w:val="nil"/>
              <w:bottom w:val="nil"/>
              <w:right w:val="nil"/>
            </w:tcBorders>
            <w:shd w:val="clear" w:color="auto" w:fill="auto"/>
            <w:noWrap/>
            <w:vAlign w:val="bottom"/>
            <w:hideMark/>
            <w:tcPrChange w:id="1351" w:author="David Conklin" w:date="2020-11-09T15:23:00Z">
              <w:tcPr>
                <w:tcW w:w="960" w:type="dxa"/>
                <w:gridSpan w:val="2"/>
                <w:tcBorders>
                  <w:top w:val="nil"/>
                  <w:left w:val="nil"/>
                  <w:bottom w:val="nil"/>
                  <w:right w:val="nil"/>
                </w:tcBorders>
                <w:shd w:val="clear" w:color="auto" w:fill="auto"/>
                <w:noWrap/>
                <w:vAlign w:val="bottom"/>
                <w:hideMark/>
              </w:tcPr>
            </w:tcPrChange>
          </w:tcPr>
          <w:p w14:paraId="610842C3" w14:textId="77777777" w:rsidR="00F32242" w:rsidRPr="00286383" w:rsidRDefault="00F32242" w:rsidP="00F32242">
            <w:pPr>
              <w:jc w:val="right"/>
              <w:rPr>
                <w:ins w:id="1352" w:author="David Conklin" w:date="2020-11-09T15:05:00Z"/>
                <w:rFonts w:ascii="Calibri" w:eastAsia="Times New Roman" w:hAnsi="Calibri" w:cs="Calibri"/>
                <w:color w:val="000000"/>
              </w:rPr>
            </w:pPr>
            <w:ins w:id="1353" w:author="David Conklin" w:date="2020-11-09T15:05:00Z">
              <w:r w:rsidRPr="00286383">
                <w:rPr>
                  <w:rFonts w:ascii="Calibri" w:eastAsia="Times New Roman" w:hAnsi="Calibri" w:cs="Calibri"/>
                  <w:color w:val="000000"/>
                </w:rPr>
                <w:t>23773429</w:t>
              </w:r>
            </w:ins>
          </w:p>
        </w:tc>
        <w:tc>
          <w:tcPr>
            <w:tcW w:w="5993" w:type="dxa"/>
            <w:gridSpan w:val="2"/>
            <w:tcBorders>
              <w:top w:val="nil"/>
              <w:left w:val="nil"/>
              <w:bottom w:val="nil"/>
              <w:right w:val="nil"/>
            </w:tcBorders>
            <w:shd w:val="clear" w:color="auto" w:fill="auto"/>
            <w:noWrap/>
            <w:vAlign w:val="bottom"/>
            <w:hideMark/>
            <w:tcPrChange w:id="1354" w:author="David Conklin" w:date="2020-11-09T15:23:00Z">
              <w:tcPr>
                <w:tcW w:w="5200" w:type="dxa"/>
                <w:gridSpan w:val="2"/>
                <w:tcBorders>
                  <w:top w:val="nil"/>
                  <w:left w:val="nil"/>
                  <w:bottom w:val="nil"/>
                  <w:right w:val="nil"/>
                </w:tcBorders>
                <w:shd w:val="clear" w:color="auto" w:fill="auto"/>
                <w:noWrap/>
                <w:vAlign w:val="bottom"/>
                <w:hideMark/>
              </w:tcPr>
            </w:tcPrChange>
          </w:tcPr>
          <w:p w14:paraId="14F62B41" w14:textId="77777777" w:rsidR="00F32242" w:rsidRPr="00286383" w:rsidRDefault="00F32242" w:rsidP="00F32242">
            <w:pPr>
              <w:rPr>
                <w:ins w:id="1355" w:author="David Conklin" w:date="2020-11-09T15:05:00Z"/>
                <w:rFonts w:ascii="Calibri" w:eastAsia="Times New Roman" w:hAnsi="Calibri" w:cs="Calibri"/>
                <w:color w:val="000000"/>
              </w:rPr>
            </w:pPr>
            <w:ins w:id="1356" w:author="David Conklin" w:date="2020-11-09T15:05:00Z">
              <w:r w:rsidRPr="00286383">
                <w:rPr>
                  <w:rFonts w:ascii="Calibri" w:eastAsia="Times New Roman" w:hAnsi="Calibri" w:cs="Calibri"/>
                  <w:color w:val="000000"/>
                </w:rPr>
                <w:t>BLUE RIVER BELOW TIDBITS CREEK  NR BLUE RIVER  OR</w:t>
              </w:r>
            </w:ins>
          </w:p>
        </w:tc>
      </w:tr>
      <w:tr w:rsidR="00F32242" w:rsidRPr="00286383" w14:paraId="7411B79A" w14:textId="77777777" w:rsidTr="00916473">
        <w:trPr>
          <w:trHeight w:val="300"/>
          <w:ins w:id="1357" w:author="David Conklin" w:date="2020-11-09T15:05:00Z"/>
          <w:trPrChange w:id="1358"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1359" w:author="David Conklin" w:date="2020-11-09T15:23:00Z">
              <w:tcPr>
                <w:tcW w:w="984" w:type="dxa"/>
                <w:tcBorders>
                  <w:top w:val="nil"/>
                  <w:left w:val="nil"/>
                  <w:bottom w:val="nil"/>
                  <w:right w:val="nil"/>
                </w:tcBorders>
                <w:shd w:val="clear" w:color="auto" w:fill="auto"/>
                <w:noWrap/>
                <w:vAlign w:val="bottom"/>
                <w:hideMark/>
              </w:tcPr>
            </w:tcPrChange>
          </w:tcPr>
          <w:p w14:paraId="099FE443" w14:textId="77777777" w:rsidR="00F32242" w:rsidRPr="00286383" w:rsidRDefault="00F32242" w:rsidP="00F32242">
            <w:pPr>
              <w:jc w:val="right"/>
              <w:rPr>
                <w:ins w:id="1360" w:author="David Conklin" w:date="2020-11-09T15:05:00Z"/>
                <w:rFonts w:ascii="Calibri" w:eastAsia="Times New Roman" w:hAnsi="Calibri" w:cs="Calibri"/>
                <w:color w:val="000000"/>
              </w:rPr>
            </w:pPr>
            <w:ins w:id="1361" w:author="David Conklin" w:date="2020-11-09T15:05:00Z">
              <w:r w:rsidRPr="00286383">
                <w:rPr>
                  <w:rFonts w:ascii="Calibri" w:eastAsia="Times New Roman" w:hAnsi="Calibri" w:cs="Calibri"/>
                  <w:color w:val="000000"/>
                </w:rPr>
                <w:t>14162200</w:t>
              </w:r>
            </w:ins>
          </w:p>
        </w:tc>
        <w:tc>
          <w:tcPr>
            <w:tcW w:w="1109" w:type="dxa"/>
            <w:tcBorders>
              <w:top w:val="nil"/>
              <w:left w:val="nil"/>
              <w:bottom w:val="nil"/>
              <w:right w:val="nil"/>
            </w:tcBorders>
            <w:shd w:val="clear" w:color="auto" w:fill="auto"/>
            <w:noWrap/>
            <w:vAlign w:val="bottom"/>
            <w:hideMark/>
            <w:tcPrChange w:id="1362" w:author="David Conklin" w:date="2020-11-09T15:23:00Z">
              <w:tcPr>
                <w:tcW w:w="960" w:type="dxa"/>
                <w:gridSpan w:val="2"/>
                <w:tcBorders>
                  <w:top w:val="nil"/>
                  <w:left w:val="nil"/>
                  <w:bottom w:val="nil"/>
                  <w:right w:val="nil"/>
                </w:tcBorders>
                <w:shd w:val="clear" w:color="auto" w:fill="auto"/>
                <w:noWrap/>
                <w:vAlign w:val="bottom"/>
                <w:hideMark/>
              </w:tcPr>
            </w:tcPrChange>
          </w:tcPr>
          <w:p w14:paraId="5604824E" w14:textId="77777777" w:rsidR="00F32242" w:rsidRPr="00286383" w:rsidRDefault="00F32242" w:rsidP="00F32242">
            <w:pPr>
              <w:jc w:val="right"/>
              <w:rPr>
                <w:ins w:id="1363" w:author="David Conklin" w:date="2020-11-09T15:05:00Z"/>
                <w:rFonts w:ascii="Calibri" w:eastAsia="Times New Roman" w:hAnsi="Calibri" w:cs="Calibri"/>
                <w:color w:val="000000"/>
              </w:rPr>
            </w:pPr>
            <w:ins w:id="1364" w:author="David Conklin" w:date="2020-11-09T15:05:00Z">
              <w:r w:rsidRPr="00286383">
                <w:rPr>
                  <w:rFonts w:ascii="Calibri" w:eastAsia="Times New Roman" w:hAnsi="Calibri" w:cs="Calibri"/>
                  <w:color w:val="000000"/>
                </w:rPr>
                <w:t>23773405</w:t>
              </w:r>
            </w:ins>
          </w:p>
        </w:tc>
        <w:tc>
          <w:tcPr>
            <w:tcW w:w="5993" w:type="dxa"/>
            <w:gridSpan w:val="2"/>
            <w:tcBorders>
              <w:top w:val="nil"/>
              <w:left w:val="nil"/>
              <w:bottom w:val="nil"/>
              <w:right w:val="nil"/>
            </w:tcBorders>
            <w:shd w:val="clear" w:color="auto" w:fill="auto"/>
            <w:noWrap/>
            <w:vAlign w:val="bottom"/>
            <w:hideMark/>
            <w:tcPrChange w:id="1365" w:author="David Conklin" w:date="2020-11-09T15:23:00Z">
              <w:tcPr>
                <w:tcW w:w="5200" w:type="dxa"/>
                <w:gridSpan w:val="2"/>
                <w:tcBorders>
                  <w:top w:val="nil"/>
                  <w:left w:val="nil"/>
                  <w:bottom w:val="nil"/>
                  <w:right w:val="nil"/>
                </w:tcBorders>
                <w:shd w:val="clear" w:color="auto" w:fill="auto"/>
                <w:noWrap/>
                <w:vAlign w:val="bottom"/>
                <w:hideMark/>
              </w:tcPr>
            </w:tcPrChange>
          </w:tcPr>
          <w:p w14:paraId="0607CB5F" w14:textId="77777777" w:rsidR="00F32242" w:rsidRPr="00286383" w:rsidRDefault="00F32242" w:rsidP="00F32242">
            <w:pPr>
              <w:rPr>
                <w:ins w:id="1366" w:author="David Conklin" w:date="2020-11-09T15:05:00Z"/>
                <w:rFonts w:ascii="Calibri" w:eastAsia="Times New Roman" w:hAnsi="Calibri" w:cs="Calibri"/>
                <w:color w:val="000000"/>
              </w:rPr>
            </w:pPr>
            <w:ins w:id="1367" w:author="David Conklin" w:date="2020-11-09T15:05:00Z">
              <w:r w:rsidRPr="00286383">
                <w:rPr>
                  <w:rFonts w:ascii="Calibri" w:eastAsia="Times New Roman" w:hAnsi="Calibri" w:cs="Calibri"/>
                  <w:color w:val="000000"/>
                </w:rPr>
                <w:t>BLUE RIVER AT BLUE RIVER</w:t>
              </w:r>
            </w:ins>
          </w:p>
        </w:tc>
      </w:tr>
      <w:tr w:rsidR="00F32242" w:rsidRPr="00286383" w14:paraId="3026FE89" w14:textId="77777777" w:rsidTr="00916473">
        <w:trPr>
          <w:trHeight w:val="300"/>
          <w:ins w:id="1368" w:author="David Conklin" w:date="2020-11-09T15:05:00Z"/>
          <w:trPrChange w:id="1369"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1370" w:author="David Conklin" w:date="2020-11-09T15:23:00Z">
              <w:tcPr>
                <w:tcW w:w="984" w:type="dxa"/>
                <w:tcBorders>
                  <w:top w:val="nil"/>
                  <w:left w:val="nil"/>
                  <w:bottom w:val="nil"/>
                  <w:right w:val="nil"/>
                </w:tcBorders>
                <w:shd w:val="clear" w:color="auto" w:fill="auto"/>
                <w:noWrap/>
                <w:vAlign w:val="bottom"/>
                <w:hideMark/>
              </w:tcPr>
            </w:tcPrChange>
          </w:tcPr>
          <w:p w14:paraId="046F1FC0" w14:textId="77777777" w:rsidR="00F32242" w:rsidRPr="00286383" w:rsidRDefault="00F32242" w:rsidP="00F32242">
            <w:pPr>
              <w:jc w:val="right"/>
              <w:rPr>
                <w:ins w:id="1371" w:author="David Conklin" w:date="2020-11-09T15:05:00Z"/>
                <w:rFonts w:ascii="Calibri" w:eastAsia="Times New Roman" w:hAnsi="Calibri" w:cs="Calibri"/>
                <w:color w:val="000000"/>
              </w:rPr>
            </w:pPr>
            <w:ins w:id="1372" w:author="David Conklin" w:date="2020-11-09T15:05:00Z">
              <w:r w:rsidRPr="00286383">
                <w:rPr>
                  <w:rFonts w:ascii="Calibri" w:eastAsia="Times New Roman" w:hAnsi="Calibri" w:cs="Calibri"/>
                  <w:color w:val="000000"/>
                </w:rPr>
                <w:t>14162500</w:t>
              </w:r>
            </w:ins>
          </w:p>
        </w:tc>
        <w:tc>
          <w:tcPr>
            <w:tcW w:w="1109" w:type="dxa"/>
            <w:tcBorders>
              <w:top w:val="nil"/>
              <w:left w:val="nil"/>
              <w:bottom w:val="nil"/>
              <w:right w:val="nil"/>
            </w:tcBorders>
            <w:shd w:val="clear" w:color="auto" w:fill="auto"/>
            <w:noWrap/>
            <w:vAlign w:val="bottom"/>
            <w:hideMark/>
            <w:tcPrChange w:id="1373" w:author="David Conklin" w:date="2020-11-09T15:23:00Z">
              <w:tcPr>
                <w:tcW w:w="960" w:type="dxa"/>
                <w:gridSpan w:val="2"/>
                <w:tcBorders>
                  <w:top w:val="nil"/>
                  <w:left w:val="nil"/>
                  <w:bottom w:val="nil"/>
                  <w:right w:val="nil"/>
                </w:tcBorders>
                <w:shd w:val="clear" w:color="auto" w:fill="auto"/>
                <w:noWrap/>
                <w:vAlign w:val="bottom"/>
                <w:hideMark/>
              </w:tcPr>
            </w:tcPrChange>
          </w:tcPr>
          <w:p w14:paraId="3621B808" w14:textId="77777777" w:rsidR="00F32242" w:rsidRPr="00286383" w:rsidRDefault="00F32242" w:rsidP="00F32242">
            <w:pPr>
              <w:jc w:val="right"/>
              <w:rPr>
                <w:ins w:id="1374" w:author="David Conklin" w:date="2020-11-09T15:05:00Z"/>
                <w:rFonts w:ascii="Calibri" w:eastAsia="Times New Roman" w:hAnsi="Calibri" w:cs="Calibri"/>
                <w:color w:val="000000"/>
              </w:rPr>
            </w:pPr>
            <w:ins w:id="1375" w:author="David Conklin" w:date="2020-11-09T15:05:00Z">
              <w:r w:rsidRPr="00286383">
                <w:rPr>
                  <w:rFonts w:ascii="Calibri" w:eastAsia="Times New Roman" w:hAnsi="Calibri" w:cs="Calibri"/>
                  <w:color w:val="000000"/>
                </w:rPr>
                <w:t>23772909</w:t>
              </w:r>
            </w:ins>
          </w:p>
        </w:tc>
        <w:tc>
          <w:tcPr>
            <w:tcW w:w="5993" w:type="dxa"/>
            <w:gridSpan w:val="2"/>
            <w:tcBorders>
              <w:top w:val="nil"/>
              <w:left w:val="nil"/>
              <w:bottom w:val="nil"/>
              <w:right w:val="nil"/>
            </w:tcBorders>
            <w:shd w:val="clear" w:color="auto" w:fill="auto"/>
            <w:noWrap/>
            <w:vAlign w:val="bottom"/>
            <w:hideMark/>
            <w:tcPrChange w:id="1376" w:author="David Conklin" w:date="2020-11-09T15:23:00Z">
              <w:tcPr>
                <w:tcW w:w="5200" w:type="dxa"/>
                <w:gridSpan w:val="2"/>
                <w:tcBorders>
                  <w:top w:val="nil"/>
                  <w:left w:val="nil"/>
                  <w:bottom w:val="nil"/>
                  <w:right w:val="nil"/>
                </w:tcBorders>
                <w:shd w:val="clear" w:color="auto" w:fill="auto"/>
                <w:noWrap/>
                <w:vAlign w:val="bottom"/>
                <w:hideMark/>
              </w:tcPr>
            </w:tcPrChange>
          </w:tcPr>
          <w:p w14:paraId="469DD5FC" w14:textId="77777777" w:rsidR="00F32242" w:rsidRPr="00286383" w:rsidRDefault="00F32242" w:rsidP="00F32242">
            <w:pPr>
              <w:rPr>
                <w:ins w:id="1377" w:author="David Conklin" w:date="2020-11-09T15:05:00Z"/>
                <w:rFonts w:ascii="Calibri" w:eastAsia="Times New Roman" w:hAnsi="Calibri" w:cs="Calibri"/>
                <w:color w:val="000000"/>
              </w:rPr>
            </w:pPr>
            <w:ins w:id="1378" w:author="David Conklin" w:date="2020-11-09T15:05:00Z">
              <w:r w:rsidRPr="00286383">
                <w:rPr>
                  <w:rFonts w:ascii="Calibri" w:eastAsia="Times New Roman" w:hAnsi="Calibri" w:cs="Calibri"/>
                  <w:color w:val="000000"/>
                </w:rPr>
                <w:t>MCKENZIE RIVER NEAR VIDA</w:t>
              </w:r>
            </w:ins>
          </w:p>
        </w:tc>
      </w:tr>
      <w:tr w:rsidR="00F32242" w:rsidRPr="00286383" w14:paraId="71CDE687" w14:textId="77777777" w:rsidTr="00916473">
        <w:trPr>
          <w:trHeight w:val="300"/>
          <w:ins w:id="1379" w:author="David Conklin" w:date="2020-11-09T15:05:00Z"/>
          <w:trPrChange w:id="1380"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1381" w:author="David Conklin" w:date="2020-11-09T15:23:00Z">
              <w:tcPr>
                <w:tcW w:w="984" w:type="dxa"/>
                <w:tcBorders>
                  <w:top w:val="nil"/>
                  <w:left w:val="nil"/>
                  <w:bottom w:val="nil"/>
                  <w:right w:val="nil"/>
                </w:tcBorders>
                <w:shd w:val="clear" w:color="auto" w:fill="auto"/>
                <w:noWrap/>
                <w:vAlign w:val="bottom"/>
                <w:hideMark/>
              </w:tcPr>
            </w:tcPrChange>
          </w:tcPr>
          <w:p w14:paraId="636BEC0A" w14:textId="77777777" w:rsidR="00F32242" w:rsidRPr="00286383" w:rsidRDefault="00F32242" w:rsidP="00F32242">
            <w:pPr>
              <w:jc w:val="right"/>
              <w:rPr>
                <w:ins w:id="1382" w:author="David Conklin" w:date="2020-11-09T15:05:00Z"/>
                <w:rFonts w:ascii="Calibri" w:eastAsia="Times New Roman" w:hAnsi="Calibri" w:cs="Calibri"/>
                <w:color w:val="000000"/>
              </w:rPr>
            </w:pPr>
            <w:ins w:id="1383" w:author="David Conklin" w:date="2020-11-09T15:05:00Z">
              <w:r w:rsidRPr="00286383">
                <w:rPr>
                  <w:rFonts w:ascii="Calibri" w:eastAsia="Times New Roman" w:hAnsi="Calibri" w:cs="Calibri"/>
                  <w:color w:val="000000"/>
                </w:rPr>
                <w:t>14164900</w:t>
              </w:r>
            </w:ins>
          </w:p>
        </w:tc>
        <w:tc>
          <w:tcPr>
            <w:tcW w:w="1109" w:type="dxa"/>
            <w:tcBorders>
              <w:top w:val="nil"/>
              <w:left w:val="nil"/>
              <w:bottom w:val="nil"/>
              <w:right w:val="nil"/>
            </w:tcBorders>
            <w:shd w:val="clear" w:color="auto" w:fill="auto"/>
            <w:noWrap/>
            <w:vAlign w:val="bottom"/>
            <w:hideMark/>
            <w:tcPrChange w:id="1384" w:author="David Conklin" w:date="2020-11-09T15:23:00Z">
              <w:tcPr>
                <w:tcW w:w="960" w:type="dxa"/>
                <w:gridSpan w:val="2"/>
                <w:tcBorders>
                  <w:top w:val="nil"/>
                  <w:left w:val="nil"/>
                  <w:bottom w:val="nil"/>
                  <w:right w:val="nil"/>
                </w:tcBorders>
                <w:shd w:val="clear" w:color="auto" w:fill="auto"/>
                <w:noWrap/>
                <w:vAlign w:val="bottom"/>
                <w:hideMark/>
              </w:tcPr>
            </w:tcPrChange>
          </w:tcPr>
          <w:p w14:paraId="3E4B2C53" w14:textId="77777777" w:rsidR="00F32242" w:rsidRPr="00286383" w:rsidRDefault="00F32242" w:rsidP="00F32242">
            <w:pPr>
              <w:jc w:val="right"/>
              <w:rPr>
                <w:ins w:id="1385" w:author="David Conklin" w:date="2020-11-09T15:05:00Z"/>
                <w:rFonts w:ascii="Calibri" w:eastAsia="Times New Roman" w:hAnsi="Calibri" w:cs="Calibri"/>
                <w:color w:val="000000"/>
              </w:rPr>
            </w:pPr>
            <w:ins w:id="1386" w:author="David Conklin" w:date="2020-11-09T15:05:00Z">
              <w:r w:rsidRPr="00286383">
                <w:rPr>
                  <w:rFonts w:ascii="Calibri" w:eastAsia="Times New Roman" w:hAnsi="Calibri" w:cs="Calibri"/>
                  <w:color w:val="000000"/>
                </w:rPr>
                <w:t>23772751</w:t>
              </w:r>
            </w:ins>
          </w:p>
        </w:tc>
        <w:tc>
          <w:tcPr>
            <w:tcW w:w="5993" w:type="dxa"/>
            <w:gridSpan w:val="2"/>
            <w:tcBorders>
              <w:top w:val="nil"/>
              <w:left w:val="nil"/>
              <w:bottom w:val="nil"/>
              <w:right w:val="nil"/>
            </w:tcBorders>
            <w:shd w:val="clear" w:color="auto" w:fill="auto"/>
            <w:noWrap/>
            <w:vAlign w:val="bottom"/>
            <w:hideMark/>
            <w:tcPrChange w:id="1387" w:author="David Conklin" w:date="2020-11-09T15:23:00Z">
              <w:tcPr>
                <w:tcW w:w="5200" w:type="dxa"/>
                <w:gridSpan w:val="2"/>
                <w:tcBorders>
                  <w:top w:val="nil"/>
                  <w:left w:val="nil"/>
                  <w:bottom w:val="nil"/>
                  <w:right w:val="nil"/>
                </w:tcBorders>
                <w:shd w:val="clear" w:color="auto" w:fill="auto"/>
                <w:noWrap/>
                <w:vAlign w:val="bottom"/>
                <w:hideMark/>
              </w:tcPr>
            </w:tcPrChange>
          </w:tcPr>
          <w:p w14:paraId="64F04D2F" w14:textId="77777777" w:rsidR="00F32242" w:rsidRPr="00286383" w:rsidRDefault="00F32242" w:rsidP="00F32242">
            <w:pPr>
              <w:rPr>
                <w:ins w:id="1388" w:author="David Conklin" w:date="2020-11-09T15:05:00Z"/>
                <w:rFonts w:ascii="Calibri" w:eastAsia="Times New Roman" w:hAnsi="Calibri" w:cs="Calibri"/>
                <w:color w:val="000000"/>
              </w:rPr>
            </w:pPr>
            <w:ins w:id="1389" w:author="David Conklin" w:date="2020-11-09T15:05:00Z">
              <w:r w:rsidRPr="00286383">
                <w:rPr>
                  <w:rFonts w:ascii="Calibri" w:eastAsia="Times New Roman" w:hAnsi="Calibri" w:cs="Calibri"/>
                  <w:color w:val="000000"/>
                </w:rPr>
                <w:t>MCKENZIE RIVER ABV HAYDEN BR  AT SPRINGFIELD  OR</w:t>
              </w:r>
            </w:ins>
          </w:p>
        </w:tc>
      </w:tr>
    </w:tbl>
    <w:p w14:paraId="66E85F1B" w14:textId="77777777" w:rsidR="00286383" w:rsidRDefault="00286383" w:rsidP="006D6388"/>
    <w:p w14:paraId="30035DF2" w14:textId="6C5063AA" w:rsidR="006D6388" w:rsidRDefault="005F3164" w:rsidP="006D6388">
      <w:pPr>
        <w:rPr>
          <w:ins w:id="1390" w:author="David Conklin" w:date="2020-11-09T05:42:00Z"/>
        </w:rPr>
      </w:pPr>
      <w:ins w:id="1391" w:author="David Conklin" w:date="2020-11-09T05:42:00Z">
        <w:r>
          <w:rPr>
            <w:noProof/>
          </w:rPr>
          <w:drawing>
            <wp:inline distT="0" distB="0" distL="0" distR="0" wp14:anchorId="1314FDED" wp14:editId="06BF19E0">
              <wp:extent cx="5943600" cy="39757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975735"/>
                      </a:xfrm>
                      <a:prstGeom prst="rect">
                        <a:avLst/>
                      </a:prstGeom>
                    </pic:spPr>
                  </pic:pic>
                </a:graphicData>
              </a:graphic>
            </wp:inline>
          </w:drawing>
        </w:r>
      </w:ins>
    </w:p>
    <w:p w14:paraId="630C60EC" w14:textId="373158C1" w:rsidR="005F3164" w:rsidRDefault="005F3164" w:rsidP="006D6388">
      <w:pPr>
        <w:rPr>
          <w:ins w:id="1392" w:author="David Conklin" w:date="2020-11-09T05:49:00Z"/>
        </w:rPr>
      </w:pPr>
    </w:p>
    <w:p w14:paraId="7B26BEC6" w14:textId="1B481F3E" w:rsidR="003655CF" w:rsidRDefault="003655CF" w:rsidP="006D6388">
      <w:pPr>
        <w:rPr>
          <w:ins w:id="1393" w:author="David Conklin" w:date="2020-11-09T15:28:00Z"/>
        </w:rPr>
      </w:pPr>
      <w:ins w:id="1394" w:author="David Conklin" w:date="2020-11-09T05:49:00Z">
        <w:r>
          <w:rPr>
            <w:noProof/>
          </w:rPr>
          <w:lastRenderedPageBreak/>
          <w:drawing>
            <wp:inline distT="0" distB="0" distL="0" distR="0" wp14:anchorId="60BE44F4" wp14:editId="2BAE2A20">
              <wp:extent cx="5943600" cy="39757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975735"/>
                      </a:xfrm>
                      <a:prstGeom prst="rect">
                        <a:avLst/>
                      </a:prstGeom>
                    </pic:spPr>
                  </pic:pic>
                </a:graphicData>
              </a:graphic>
            </wp:inline>
          </w:drawing>
        </w:r>
      </w:ins>
    </w:p>
    <w:p w14:paraId="38E34BDD" w14:textId="7861F535" w:rsidR="007E57E4" w:rsidRDefault="007E57E4" w:rsidP="006D6388">
      <w:pPr>
        <w:rPr>
          <w:ins w:id="1395" w:author="David Conklin" w:date="2020-11-09T15:29:00Z"/>
        </w:rPr>
      </w:pPr>
    </w:p>
    <w:p w14:paraId="6108DC47" w14:textId="1FD168E9" w:rsidR="007E57E4" w:rsidRDefault="00B22A8A" w:rsidP="007E57E4">
      <w:pPr>
        <w:pStyle w:val="Heading2"/>
        <w:rPr>
          <w:ins w:id="1396" w:author="David Conklin" w:date="2020-11-09T15:30:00Z"/>
        </w:rPr>
      </w:pPr>
      <w:bookmarkStart w:id="1397" w:name="_Toc56764289"/>
      <w:ins w:id="1398" w:author="David Conklin" w:date="2020-11-09T15:29:00Z">
        <w:r>
          <w:t>High Cascades Sp</w:t>
        </w:r>
      </w:ins>
      <w:ins w:id="1399" w:author="David Conklin" w:date="2020-11-09T15:30:00Z">
        <w:r>
          <w:t>rings</w:t>
        </w:r>
        <w:bookmarkEnd w:id="1397"/>
      </w:ins>
    </w:p>
    <w:p w14:paraId="3FB284B1" w14:textId="33723251" w:rsidR="00B22A8A" w:rsidRDefault="00B22A8A" w:rsidP="00B22A8A">
      <w:pPr>
        <w:rPr>
          <w:ins w:id="1400" w:author="David Conklin" w:date="2020-11-09T16:36:00Z"/>
        </w:rPr>
      </w:pPr>
      <w:ins w:id="1401" w:author="David Conklin" w:date="2020-11-09T15:30:00Z">
        <w:r>
          <w:t xml:space="preserve">More water drains out of portions of the upper McKenzie basin than would be expected from </w:t>
        </w:r>
      </w:ins>
      <w:ins w:id="1402" w:author="David Conklin" w:date="2020-11-09T15:31:00Z">
        <w:r>
          <w:t>the amount of precipitation which falls (</w:t>
        </w:r>
      </w:ins>
      <w:ins w:id="1403" w:author="David Conklin" w:date="2020-11-09T15:32:00Z">
        <w:r>
          <w:t>Jefferson et al. 2006).</w:t>
        </w:r>
      </w:ins>
      <w:ins w:id="1404" w:author="David Conklin" w:date="2020-11-09T16:22:00Z">
        <w:r w:rsidR="00CA72BF">
          <w:t xml:space="preserve"> </w:t>
        </w:r>
      </w:ins>
      <w:ins w:id="1405" w:author="David Conklin" w:date="2020-11-09T16:23:00Z">
        <w:r w:rsidR="00B17BF2">
          <w:t xml:space="preserve"> The extra water is conceptualized as coming from springs fed by aquifers w</w:t>
        </w:r>
      </w:ins>
      <w:ins w:id="1406" w:author="David Conklin" w:date="2020-11-09T16:24:00Z">
        <w:r w:rsidR="00B17BF2">
          <w:t>hich originate from percolation over areas different from the current drainages</w:t>
        </w:r>
      </w:ins>
      <w:ins w:id="1407" w:author="David Conklin" w:date="2020-11-09T16:25:00Z">
        <w:r w:rsidR="00B17BF2">
          <w:t xml:space="preserve">.  </w:t>
        </w:r>
      </w:ins>
      <w:ins w:id="1408" w:author="David Conklin" w:date="2020-11-09T16:26:00Z">
        <w:r w:rsidR="00B17BF2">
          <w:t>In fact, there are substantial springs in the High Cascade, a</w:t>
        </w:r>
      </w:ins>
      <w:ins w:id="1409" w:author="David Conklin" w:date="2020-11-09T16:27:00Z">
        <w:r w:rsidR="00B17BF2">
          <w:t xml:space="preserve">s for example those which feed Clear Lake.  </w:t>
        </w:r>
      </w:ins>
      <w:ins w:id="1410" w:author="David Conklin" w:date="2020-11-09T16:28:00Z">
        <w:r w:rsidR="00B17BF2">
          <w:t>However,</w:t>
        </w:r>
      </w:ins>
      <w:ins w:id="1411" w:author="David Conklin" w:date="2020-11-09T16:29:00Z">
        <w:r w:rsidR="00B17BF2">
          <w:t xml:space="preserve"> the available</w:t>
        </w:r>
      </w:ins>
      <w:ins w:id="1412" w:author="David Conklin" w:date="2020-11-09T16:28:00Z">
        <w:r w:rsidR="00B17BF2">
          <w:t xml:space="preserve"> information about the number, locations, flow rates, and possible seasonality of the springs is </w:t>
        </w:r>
      </w:ins>
      <w:ins w:id="1413" w:author="David Conklin" w:date="2020-11-09T16:29:00Z">
        <w:r w:rsidR="00B17BF2">
          <w:t>not detailed enough to attempt direct representation of</w:t>
        </w:r>
      </w:ins>
      <w:ins w:id="1414" w:author="David Conklin" w:date="2020-11-09T16:30:00Z">
        <w:r w:rsidR="00B17BF2">
          <w:t xml:space="preserve"> all the actual springs in CW3M.  As a workaround, we prescribe </w:t>
        </w:r>
      </w:ins>
      <w:ins w:id="1415" w:author="David Conklin" w:date="2020-11-09T16:31:00Z">
        <w:r w:rsidR="00B17BF2">
          <w:t xml:space="preserve">average </w:t>
        </w:r>
      </w:ins>
      <w:ins w:id="1416" w:author="David Conklin" w:date="2020-11-09T16:30:00Z">
        <w:r w:rsidR="00B17BF2">
          <w:t>spr</w:t>
        </w:r>
      </w:ins>
      <w:ins w:id="1417" w:author="David Conklin" w:date="2020-11-09T16:31:00Z">
        <w:r w:rsidR="00B17BF2">
          <w:t>ing flows at the some of the same reaches where we have</w:t>
        </w:r>
      </w:ins>
      <w:ins w:id="1418" w:author="David Conklin" w:date="2020-11-09T16:29:00Z">
        <w:r w:rsidR="00B17BF2">
          <w:t xml:space="preserve"> </w:t>
        </w:r>
      </w:ins>
      <w:ins w:id="1419" w:author="David Conklin" w:date="2020-11-09T16:32:00Z">
        <w:r w:rsidR="00B17BF2">
          <w:t xml:space="preserve">USGS gage data.  Initially, the </w:t>
        </w:r>
        <w:r w:rsidR="00F275A8">
          <w:t>flow rate is taken as the avera</w:t>
        </w:r>
      </w:ins>
      <w:ins w:id="1420" w:author="David Conklin" w:date="2020-11-09T16:33:00Z">
        <w:r w:rsidR="00F275A8">
          <w:t xml:space="preserve">ge summer low flow rate for 2010-18.  The spring flow rate may be further adjusted to </w:t>
        </w:r>
      </w:ins>
      <w:ins w:id="1421" w:author="David Conklin" w:date="2020-11-09T16:34:00Z">
        <w:r w:rsidR="00F275A8">
          <w:t xml:space="preserve">reduce the </w:t>
        </w:r>
      </w:ins>
      <w:ins w:id="1422" w:author="David Conklin" w:date="2020-11-09T16:35:00Z">
        <w:r w:rsidR="00F275A8">
          <w:t>bias in the simulated flows at the gage locations relative to the</w:t>
        </w:r>
      </w:ins>
      <w:ins w:id="1423" w:author="David Conklin" w:date="2020-11-09T16:36:00Z">
        <w:r w:rsidR="00F275A8">
          <w:t xml:space="preserve"> USGS gage data.</w:t>
        </w:r>
      </w:ins>
    </w:p>
    <w:p w14:paraId="3F010BC4" w14:textId="262D3CD7" w:rsidR="00F275A8" w:rsidRDefault="00F275A8" w:rsidP="00B22A8A">
      <w:pPr>
        <w:rPr>
          <w:ins w:id="1424" w:author="David Conklin" w:date="2020-11-09T16:36:00Z"/>
        </w:rPr>
      </w:pPr>
    </w:p>
    <w:p w14:paraId="23255F66" w14:textId="77777777" w:rsidR="001B411C" w:rsidRDefault="00F275A8" w:rsidP="00B22A8A">
      <w:pPr>
        <w:rPr>
          <w:ins w:id="1425" w:author="David Conklin" w:date="2020-11-09T17:48:00Z"/>
        </w:rPr>
      </w:pPr>
      <w:ins w:id="1426" w:author="David Conklin" w:date="2020-11-09T16:36:00Z">
        <w:r>
          <w:t>It may be possible i</w:t>
        </w:r>
      </w:ins>
      <w:ins w:id="1427" w:author="David Conklin" w:date="2020-11-09T16:37:00Z">
        <w:r>
          <w:t xml:space="preserve">n some drainages to run </w:t>
        </w:r>
      </w:ins>
      <w:ins w:id="1428" w:author="David Conklin" w:date="2020-11-09T16:41:00Z">
        <w:r>
          <w:t>“</w:t>
        </w:r>
      </w:ins>
      <w:ins w:id="1429" w:author="David Conklin" w:date="2020-11-09T16:37:00Z">
        <w:r>
          <w:t>PEST</w:t>
        </w:r>
      </w:ins>
      <w:ins w:id="1430" w:author="David Conklin" w:date="2020-11-09T16:41:00Z">
        <w:r>
          <w:t>”</w:t>
        </w:r>
      </w:ins>
      <w:ins w:id="1431" w:author="David Conklin" w:date="2020-11-09T16:37:00Z">
        <w:r>
          <w:t xml:space="preserve"> calibrations for the HBV precipitation-runoff </w:t>
        </w:r>
      </w:ins>
      <w:ins w:id="1432" w:author="David Conklin" w:date="2020-11-09T16:38:00Z">
        <w:r>
          <w:t>model, extending the parameter set to include the value for the spring flow.</w:t>
        </w:r>
      </w:ins>
      <w:ins w:id="1433" w:author="David Conklin" w:date="2020-11-09T16:41:00Z">
        <w:r>
          <w:t xml:space="preserve">  PEST stands for Parameter Estimation</w:t>
        </w:r>
      </w:ins>
      <w:ins w:id="1434" w:author="David Conklin" w:date="2020-11-09T16:42:00Z">
        <w:r>
          <w:t xml:space="preserve">.  Earlier PEST calibrations for portions of the Willamette </w:t>
        </w:r>
        <w:r w:rsidR="003345E8">
          <w:t xml:space="preserve">basin are described in documents from the WW2100 and </w:t>
        </w:r>
      </w:ins>
      <w:ins w:id="1435" w:author="David Conklin" w:date="2020-11-09T16:43:00Z">
        <w:r w:rsidR="003345E8">
          <w:t>OUWIN projects</w:t>
        </w:r>
      </w:ins>
      <w:ins w:id="1436" w:author="David Conklin" w:date="2020-11-09T16:44:00Z">
        <w:r w:rsidR="003345E8">
          <w:t xml:space="preserve"> (</w:t>
        </w:r>
      </w:ins>
      <w:ins w:id="1437" w:author="David Conklin" w:date="2020-11-09T17:11:00Z">
        <w:r w:rsidR="002F67CA">
          <w:t>Conklin 2016</w:t>
        </w:r>
      </w:ins>
      <w:ins w:id="1438" w:author="David Conklin" w:date="2020-11-09T17:32:00Z">
        <w:r w:rsidR="007F5C02">
          <w:t>, 2019</w:t>
        </w:r>
      </w:ins>
      <w:ins w:id="1439" w:author="David Conklin" w:date="2020-11-09T16:44:00Z">
        <w:r w:rsidR="003345E8">
          <w:t xml:space="preserve">).  The numbers in the HBV.csv data file were produced from </w:t>
        </w:r>
      </w:ins>
      <w:ins w:id="1440" w:author="David Conklin" w:date="2020-11-09T16:45:00Z">
        <w:r w:rsidR="003345E8">
          <w:t>the various PEST calibrations for different watersheds in the Willamette basin, stretching back to early in the WW2100 project and from time</w:t>
        </w:r>
      </w:ins>
      <w:ins w:id="1441" w:author="David Conklin" w:date="2020-11-09T16:46:00Z">
        <w:r w:rsidR="003345E8">
          <w:t xml:space="preserve"> to time since.</w:t>
        </w:r>
      </w:ins>
      <w:ins w:id="1442" w:author="David Conklin" w:date="2020-11-09T17:07:00Z">
        <w:r w:rsidR="001D6736">
          <w:t xml:space="preserve">       </w:t>
        </w:r>
        <w:r w:rsidR="002F67CA">
          <w:tab/>
        </w:r>
        <w:r w:rsidR="002F67CA">
          <w:tab/>
        </w:r>
      </w:ins>
    </w:p>
    <w:p w14:paraId="2CBB2FBE" w14:textId="77777777" w:rsidR="001B411C" w:rsidRDefault="001B411C" w:rsidP="00B22A8A">
      <w:pPr>
        <w:rPr>
          <w:ins w:id="1443" w:author="David Conklin" w:date="2020-11-09T17:48:00Z"/>
        </w:rPr>
      </w:pPr>
    </w:p>
    <w:p w14:paraId="22C59EF1" w14:textId="180817BC" w:rsidR="001B411C" w:rsidRDefault="001B411C" w:rsidP="00B22A8A">
      <w:pPr>
        <w:rPr>
          <w:ins w:id="1444" w:author="David Conklin" w:date="2020-11-09T18:38:00Z"/>
        </w:rPr>
      </w:pPr>
      <w:ins w:id="1445" w:author="David Conklin" w:date="2020-11-09T17:48:00Z">
        <w:r>
          <w:t>As of</w:t>
        </w:r>
      </w:ins>
      <w:ins w:id="1446" w:author="David Conklin" w:date="2020-11-09T17:49:00Z">
        <w:r>
          <w:t xml:space="preserve"> CW3M</w:t>
        </w:r>
      </w:ins>
      <w:ins w:id="1447" w:author="David Conklin" w:date="2020-11-09T17:48:00Z">
        <w:r>
          <w:t xml:space="preserve"> version</w:t>
        </w:r>
      </w:ins>
      <w:ins w:id="1448" w:author="David Conklin" w:date="2020-11-09T17:49:00Z">
        <w:r>
          <w:t xml:space="preserve"> 98 (11/2/20), spring water inputs have</w:t>
        </w:r>
      </w:ins>
      <w:ins w:id="1449" w:author="David Conklin" w:date="2020-11-09T17:50:00Z">
        <w:r>
          <w:t xml:space="preserve"> been added to the McKenzie basin simulation at </w:t>
        </w:r>
      </w:ins>
      <w:ins w:id="1450" w:author="David Conklin" w:date="2020-11-09T17:51:00Z">
        <w:r>
          <w:t>8 locations:</w:t>
        </w:r>
      </w:ins>
    </w:p>
    <w:p w14:paraId="09834198" w14:textId="0B7823D6" w:rsidR="001B4B07" w:rsidRDefault="001B4B07" w:rsidP="00B22A8A">
      <w:pPr>
        <w:rPr>
          <w:ins w:id="1451" w:author="David Conklin" w:date="2020-11-09T18:38:00Z"/>
        </w:rPr>
      </w:pPr>
    </w:p>
    <w:p w14:paraId="1B038463" w14:textId="77777777" w:rsidR="001B4B07" w:rsidRDefault="001B4B07" w:rsidP="00B22A8A">
      <w:pPr>
        <w:rPr>
          <w:ins w:id="1452" w:author="David Conklin" w:date="2020-11-09T17:53:00Z"/>
        </w:rPr>
      </w:pPr>
    </w:p>
    <w:tbl>
      <w:tblPr>
        <w:tblStyle w:val="TableGrid"/>
        <w:tblW w:w="0" w:type="auto"/>
        <w:tblLook w:val="04A0" w:firstRow="1" w:lastRow="0" w:firstColumn="1" w:lastColumn="0" w:noHBand="0" w:noVBand="1"/>
      </w:tblPr>
      <w:tblGrid>
        <w:gridCol w:w="1109"/>
        <w:gridCol w:w="1109"/>
        <w:gridCol w:w="3127"/>
        <w:gridCol w:w="1123"/>
        <w:gridCol w:w="1804"/>
      </w:tblGrid>
      <w:tr w:rsidR="001B411C" w14:paraId="50E10614" w14:textId="77777777" w:rsidTr="001B411C">
        <w:trPr>
          <w:ins w:id="1453" w:author="David Conklin" w:date="2020-11-09T17:54:00Z"/>
        </w:trPr>
        <w:tc>
          <w:tcPr>
            <w:tcW w:w="0" w:type="auto"/>
          </w:tcPr>
          <w:p w14:paraId="0E02B4AF" w14:textId="5034D80D" w:rsidR="001B411C" w:rsidRDefault="001B411C" w:rsidP="00B22A8A">
            <w:pPr>
              <w:rPr>
                <w:ins w:id="1454" w:author="David Conklin" w:date="2020-11-09T17:54:00Z"/>
              </w:rPr>
            </w:pPr>
            <w:ins w:id="1455" w:author="David Conklin" w:date="2020-11-09T17:55:00Z">
              <w:r>
                <w:lastRenderedPageBreak/>
                <w:t>gage</w:t>
              </w:r>
            </w:ins>
          </w:p>
        </w:tc>
        <w:tc>
          <w:tcPr>
            <w:tcW w:w="0" w:type="auto"/>
          </w:tcPr>
          <w:p w14:paraId="18DA4776" w14:textId="2205AAC6" w:rsidR="001B411C" w:rsidRDefault="001B411C" w:rsidP="00B22A8A">
            <w:pPr>
              <w:rPr>
                <w:ins w:id="1456" w:author="David Conklin" w:date="2020-11-09T17:54:00Z"/>
              </w:rPr>
            </w:pPr>
            <w:ins w:id="1457" w:author="David Conklin" w:date="2020-11-09T17:55:00Z">
              <w:r>
                <w:t>COMID</w:t>
              </w:r>
            </w:ins>
          </w:p>
        </w:tc>
        <w:tc>
          <w:tcPr>
            <w:tcW w:w="0" w:type="auto"/>
          </w:tcPr>
          <w:p w14:paraId="08F441F4" w14:textId="6EB422EE" w:rsidR="001B411C" w:rsidRDefault="001B411C" w:rsidP="00B22A8A">
            <w:pPr>
              <w:rPr>
                <w:ins w:id="1458" w:author="David Conklin" w:date="2020-11-09T17:54:00Z"/>
              </w:rPr>
            </w:pPr>
            <w:ins w:id="1459" w:author="David Conklin" w:date="2020-11-09T17:56:00Z">
              <w:r>
                <w:t>location</w:t>
              </w:r>
            </w:ins>
          </w:p>
        </w:tc>
        <w:tc>
          <w:tcPr>
            <w:tcW w:w="0" w:type="auto"/>
          </w:tcPr>
          <w:p w14:paraId="1D92D714" w14:textId="313E3F0E" w:rsidR="001B411C" w:rsidRDefault="001B411C" w:rsidP="00B22A8A">
            <w:pPr>
              <w:rPr>
                <w:ins w:id="1460" w:author="David Conklin" w:date="2020-11-09T17:54:00Z"/>
              </w:rPr>
            </w:pPr>
            <w:ins w:id="1461" w:author="David Conklin" w:date="2020-11-09T17:56:00Z">
              <w:r>
                <w:t>sim rate</w:t>
              </w:r>
            </w:ins>
          </w:p>
        </w:tc>
        <w:tc>
          <w:tcPr>
            <w:tcW w:w="0" w:type="auto"/>
          </w:tcPr>
          <w:p w14:paraId="2551DEE7" w14:textId="21842075" w:rsidR="001B411C" w:rsidRDefault="001B411C" w:rsidP="00B22A8A">
            <w:pPr>
              <w:rPr>
                <w:ins w:id="1462" w:author="David Conklin" w:date="2020-11-09T17:54:00Z"/>
              </w:rPr>
            </w:pPr>
            <w:ins w:id="1463" w:author="David Conklin" w:date="2020-11-09T17:56:00Z">
              <w:r>
                <w:t>gage low flow</w:t>
              </w:r>
            </w:ins>
          </w:p>
        </w:tc>
      </w:tr>
      <w:tr w:rsidR="001B411C" w14:paraId="1A295F63" w14:textId="77777777" w:rsidTr="001B411C">
        <w:trPr>
          <w:ins w:id="1464" w:author="David Conklin" w:date="2020-11-09T17:54:00Z"/>
        </w:trPr>
        <w:tc>
          <w:tcPr>
            <w:tcW w:w="0" w:type="auto"/>
          </w:tcPr>
          <w:p w14:paraId="63B31603" w14:textId="1164DC3B" w:rsidR="001B411C" w:rsidRDefault="008B36F2" w:rsidP="00B22A8A">
            <w:pPr>
              <w:rPr>
                <w:ins w:id="1465" w:author="David Conklin" w:date="2020-11-09T17:54:00Z"/>
              </w:rPr>
            </w:pPr>
            <w:ins w:id="1466" w:author="David Conklin" w:date="2020-11-09T18:01:00Z">
              <w:r>
                <w:t>14158500</w:t>
              </w:r>
            </w:ins>
          </w:p>
        </w:tc>
        <w:tc>
          <w:tcPr>
            <w:tcW w:w="0" w:type="auto"/>
          </w:tcPr>
          <w:p w14:paraId="68606EBE" w14:textId="6A379913" w:rsidR="001B411C" w:rsidRDefault="001B411C" w:rsidP="00B22A8A">
            <w:pPr>
              <w:rPr>
                <w:ins w:id="1467" w:author="David Conklin" w:date="2020-11-09T17:54:00Z"/>
              </w:rPr>
            </w:pPr>
            <w:ins w:id="1468" w:author="David Conklin" w:date="2020-11-09T17:56:00Z">
              <w:r>
                <w:t>23773373</w:t>
              </w:r>
            </w:ins>
          </w:p>
        </w:tc>
        <w:tc>
          <w:tcPr>
            <w:tcW w:w="0" w:type="auto"/>
          </w:tcPr>
          <w:p w14:paraId="56856050" w14:textId="614C389D" w:rsidR="001B411C" w:rsidRDefault="001B411C" w:rsidP="00B22A8A">
            <w:pPr>
              <w:rPr>
                <w:ins w:id="1469" w:author="David Conklin" w:date="2020-11-09T17:54:00Z"/>
              </w:rPr>
            </w:pPr>
            <w:ins w:id="1470" w:author="David Conklin" w:date="2020-11-09T17:56:00Z">
              <w:r>
                <w:t>Clear</w:t>
              </w:r>
            </w:ins>
            <w:ins w:id="1471" w:author="David Conklin" w:date="2020-11-09T17:57:00Z">
              <w:r>
                <w:t xml:space="preserve"> Lake</w:t>
              </w:r>
            </w:ins>
          </w:p>
        </w:tc>
        <w:tc>
          <w:tcPr>
            <w:tcW w:w="0" w:type="auto"/>
          </w:tcPr>
          <w:p w14:paraId="55CCCF7A" w14:textId="6E7DDF2A" w:rsidR="001B411C" w:rsidRDefault="001B411C" w:rsidP="00B22A8A">
            <w:pPr>
              <w:rPr>
                <w:ins w:id="1472" w:author="David Conklin" w:date="2020-11-09T17:54:00Z"/>
              </w:rPr>
            </w:pPr>
            <w:ins w:id="1473" w:author="David Conklin" w:date="2020-11-09T17:57:00Z">
              <w:r>
                <w:t>9.71 cms</w:t>
              </w:r>
            </w:ins>
          </w:p>
        </w:tc>
        <w:tc>
          <w:tcPr>
            <w:tcW w:w="0" w:type="auto"/>
          </w:tcPr>
          <w:p w14:paraId="2D40632C" w14:textId="1F90372D" w:rsidR="001B411C" w:rsidRDefault="001B411C" w:rsidP="00B22A8A">
            <w:pPr>
              <w:rPr>
                <w:ins w:id="1474" w:author="David Conklin" w:date="2020-11-09T17:54:00Z"/>
              </w:rPr>
            </w:pPr>
            <w:ins w:id="1475" w:author="David Conklin" w:date="2020-11-09T17:57:00Z">
              <w:r>
                <w:t>~6.60 cms</w:t>
              </w:r>
            </w:ins>
          </w:p>
        </w:tc>
      </w:tr>
      <w:tr w:rsidR="001B411C" w14:paraId="6629ED9A" w14:textId="77777777" w:rsidTr="001B411C">
        <w:trPr>
          <w:ins w:id="1476" w:author="David Conklin" w:date="2020-11-09T17:54:00Z"/>
        </w:trPr>
        <w:tc>
          <w:tcPr>
            <w:tcW w:w="0" w:type="auto"/>
          </w:tcPr>
          <w:p w14:paraId="403D089F" w14:textId="4346D344" w:rsidR="001B411C" w:rsidRDefault="008B36F2" w:rsidP="00B22A8A">
            <w:pPr>
              <w:rPr>
                <w:ins w:id="1477" w:author="David Conklin" w:date="2020-11-09T17:54:00Z"/>
              </w:rPr>
            </w:pPr>
            <w:ins w:id="1478" w:author="David Conklin" w:date="2020-11-09T18:02:00Z">
              <w:r>
                <w:t>14161500</w:t>
              </w:r>
            </w:ins>
          </w:p>
        </w:tc>
        <w:tc>
          <w:tcPr>
            <w:tcW w:w="0" w:type="auto"/>
          </w:tcPr>
          <w:p w14:paraId="00808353" w14:textId="1E35B3AD" w:rsidR="001B411C" w:rsidRDefault="008B36F2" w:rsidP="00B22A8A">
            <w:pPr>
              <w:rPr>
                <w:ins w:id="1479" w:author="David Conklin" w:date="2020-11-09T17:54:00Z"/>
              </w:rPr>
            </w:pPr>
            <w:ins w:id="1480" w:author="David Conklin" w:date="2020-11-09T18:01:00Z">
              <w:r>
                <w:t>237734</w:t>
              </w:r>
            </w:ins>
            <w:ins w:id="1481" w:author="David Conklin" w:date="2020-11-09T18:02:00Z">
              <w:r>
                <w:t>11</w:t>
              </w:r>
            </w:ins>
          </w:p>
        </w:tc>
        <w:tc>
          <w:tcPr>
            <w:tcW w:w="0" w:type="auto"/>
          </w:tcPr>
          <w:p w14:paraId="5D3AA62C" w14:textId="195AE5BC" w:rsidR="001B411C" w:rsidRDefault="008B36F2" w:rsidP="00B22A8A">
            <w:pPr>
              <w:rPr>
                <w:ins w:id="1482" w:author="David Conklin" w:date="2020-11-09T17:54:00Z"/>
              </w:rPr>
            </w:pPr>
            <w:ins w:id="1483" w:author="David Conklin" w:date="2020-11-09T18:02:00Z">
              <w:r>
                <w:t>Lookout Cr near Blue R</w:t>
              </w:r>
            </w:ins>
          </w:p>
        </w:tc>
        <w:tc>
          <w:tcPr>
            <w:tcW w:w="0" w:type="auto"/>
          </w:tcPr>
          <w:p w14:paraId="2E05C778" w14:textId="52033A1A" w:rsidR="001B411C" w:rsidRDefault="008B36F2" w:rsidP="00B22A8A">
            <w:pPr>
              <w:rPr>
                <w:ins w:id="1484" w:author="David Conklin" w:date="2020-11-09T17:54:00Z"/>
              </w:rPr>
            </w:pPr>
            <w:ins w:id="1485" w:author="David Conklin" w:date="2020-11-09T18:02:00Z">
              <w:r>
                <w:t>0.36</w:t>
              </w:r>
            </w:ins>
            <w:ins w:id="1486" w:author="David Conklin" w:date="2020-11-09T18:03:00Z">
              <w:r>
                <w:t xml:space="preserve"> cms</w:t>
              </w:r>
            </w:ins>
          </w:p>
        </w:tc>
        <w:tc>
          <w:tcPr>
            <w:tcW w:w="0" w:type="auto"/>
          </w:tcPr>
          <w:p w14:paraId="2EC21199" w14:textId="4E809D76" w:rsidR="001B411C" w:rsidRDefault="006A1260" w:rsidP="00B22A8A">
            <w:pPr>
              <w:rPr>
                <w:ins w:id="1487" w:author="David Conklin" w:date="2020-11-09T17:54:00Z"/>
              </w:rPr>
            </w:pPr>
            <w:ins w:id="1488" w:author="David Conklin" w:date="2020-11-09T18:21:00Z">
              <w:r>
                <w:t>~0.35</w:t>
              </w:r>
            </w:ins>
            <w:ins w:id="1489" w:author="David Conklin" w:date="2020-11-09T18:22:00Z">
              <w:r w:rsidR="00E979CF">
                <w:t xml:space="preserve"> cms</w:t>
              </w:r>
            </w:ins>
          </w:p>
        </w:tc>
      </w:tr>
      <w:tr w:rsidR="002A54A5" w14:paraId="6473BE78" w14:textId="77777777" w:rsidTr="001B411C">
        <w:trPr>
          <w:ins w:id="1490" w:author="David Conklin" w:date="2020-11-09T18:34:00Z"/>
        </w:trPr>
        <w:tc>
          <w:tcPr>
            <w:tcW w:w="0" w:type="auto"/>
          </w:tcPr>
          <w:p w14:paraId="40404C08" w14:textId="42D1BCC9" w:rsidR="002A54A5" w:rsidRDefault="002A54A5" w:rsidP="00B22A8A">
            <w:pPr>
              <w:rPr>
                <w:ins w:id="1491" w:author="David Conklin" w:date="2020-11-09T18:34:00Z"/>
              </w:rPr>
            </w:pPr>
            <w:ins w:id="1492" w:author="David Conklin" w:date="2020-11-09T18:35:00Z">
              <w:r>
                <w:t>14158850</w:t>
              </w:r>
            </w:ins>
          </w:p>
        </w:tc>
        <w:tc>
          <w:tcPr>
            <w:tcW w:w="0" w:type="auto"/>
          </w:tcPr>
          <w:p w14:paraId="7DB19B54" w14:textId="27069BD7" w:rsidR="002A54A5" w:rsidRDefault="002A54A5" w:rsidP="00B22A8A">
            <w:pPr>
              <w:rPr>
                <w:ins w:id="1493" w:author="David Conklin" w:date="2020-11-09T18:34:00Z"/>
              </w:rPr>
            </w:pPr>
            <w:ins w:id="1494" w:author="David Conklin" w:date="2020-11-09T18:35:00Z">
              <w:r>
                <w:t>23773359</w:t>
              </w:r>
            </w:ins>
          </w:p>
        </w:tc>
        <w:tc>
          <w:tcPr>
            <w:tcW w:w="0" w:type="auto"/>
          </w:tcPr>
          <w:p w14:paraId="21A0F036" w14:textId="545AB7BA" w:rsidR="002A54A5" w:rsidRDefault="002A54A5" w:rsidP="00B22A8A">
            <w:pPr>
              <w:rPr>
                <w:ins w:id="1495" w:author="David Conklin" w:date="2020-11-09T18:34:00Z"/>
              </w:rPr>
            </w:pPr>
            <w:ins w:id="1496" w:author="David Conklin" w:date="2020-11-09T18:34:00Z">
              <w:r>
                <w:t>Below</w:t>
              </w:r>
            </w:ins>
            <w:ins w:id="1497" w:author="David Conklin" w:date="2020-11-09T18:35:00Z">
              <w:r>
                <w:t xml:space="preserve"> Trail Bridge Dam</w:t>
              </w:r>
            </w:ins>
          </w:p>
        </w:tc>
        <w:tc>
          <w:tcPr>
            <w:tcW w:w="0" w:type="auto"/>
          </w:tcPr>
          <w:p w14:paraId="362C037C" w14:textId="3E8C3F1C" w:rsidR="002A54A5" w:rsidRDefault="002A54A5" w:rsidP="00B22A8A">
            <w:pPr>
              <w:rPr>
                <w:ins w:id="1498" w:author="David Conklin" w:date="2020-11-09T18:34:00Z"/>
              </w:rPr>
            </w:pPr>
            <w:ins w:id="1499" w:author="David Conklin" w:date="2020-11-09T18:36:00Z">
              <w:r>
                <w:t>7.36 cms</w:t>
              </w:r>
            </w:ins>
          </w:p>
        </w:tc>
        <w:tc>
          <w:tcPr>
            <w:tcW w:w="0" w:type="auto"/>
          </w:tcPr>
          <w:p w14:paraId="518E8AE8" w14:textId="0A108D64" w:rsidR="002A54A5" w:rsidRDefault="002A54A5" w:rsidP="00B22A8A">
            <w:pPr>
              <w:rPr>
                <w:ins w:id="1500" w:author="David Conklin" w:date="2020-11-09T18:34:00Z"/>
              </w:rPr>
            </w:pPr>
            <w:ins w:id="1501" w:author="David Conklin" w:date="2020-11-09T18:37:00Z">
              <w:r>
                <w:t>~19.39 cms</w:t>
              </w:r>
            </w:ins>
          </w:p>
        </w:tc>
      </w:tr>
      <w:tr w:rsidR="001B411C" w14:paraId="0EDDB8F6" w14:textId="77777777" w:rsidTr="001B411C">
        <w:trPr>
          <w:ins w:id="1502" w:author="David Conklin" w:date="2020-11-09T17:54:00Z"/>
        </w:trPr>
        <w:tc>
          <w:tcPr>
            <w:tcW w:w="0" w:type="auto"/>
          </w:tcPr>
          <w:p w14:paraId="718D10AC" w14:textId="77777777" w:rsidR="001B411C" w:rsidRDefault="001B411C" w:rsidP="00B22A8A">
            <w:pPr>
              <w:rPr>
                <w:ins w:id="1503" w:author="David Conklin" w:date="2020-11-09T17:54:00Z"/>
              </w:rPr>
            </w:pPr>
          </w:p>
        </w:tc>
        <w:tc>
          <w:tcPr>
            <w:tcW w:w="0" w:type="auto"/>
          </w:tcPr>
          <w:p w14:paraId="4BC58D9F" w14:textId="0EE2893A" w:rsidR="001B411C" w:rsidRDefault="008B36F2" w:rsidP="00B22A8A">
            <w:pPr>
              <w:rPr>
                <w:ins w:id="1504" w:author="David Conklin" w:date="2020-11-09T17:54:00Z"/>
              </w:rPr>
            </w:pPr>
            <w:ins w:id="1505" w:author="David Conklin" w:date="2020-11-09T18:03:00Z">
              <w:r>
                <w:t>23773239</w:t>
              </w:r>
            </w:ins>
          </w:p>
        </w:tc>
        <w:tc>
          <w:tcPr>
            <w:tcW w:w="0" w:type="auto"/>
          </w:tcPr>
          <w:p w14:paraId="74D6DF68" w14:textId="2B115D8D" w:rsidR="001B411C" w:rsidRDefault="008B36F2" w:rsidP="00B22A8A">
            <w:pPr>
              <w:rPr>
                <w:ins w:id="1506" w:author="David Conklin" w:date="2020-11-09T17:54:00Z"/>
              </w:rPr>
            </w:pPr>
            <w:ins w:id="1507" w:author="David Conklin" w:date="2020-11-09T18:03:00Z">
              <w:r>
                <w:t>Foley Springs on W. Fork</w:t>
              </w:r>
            </w:ins>
          </w:p>
        </w:tc>
        <w:tc>
          <w:tcPr>
            <w:tcW w:w="0" w:type="auto"/>
          </w:tcPr>
          <w:p w14:paraId="72458008" w14:textId="19FFA2CC" w:rsidR="001B411C" w:rsidRDefault="008B36F2" w:rsidP="00B22A8A">
            <w:pPr>
              <w:rPr>
                <w:ins w:id="1508" w:author="David Conklin" w:date="2020-11-09T17:54:00Z"/>
              </w:rPr>
            </w:pPr>
            <w:ins w:id="1509" w:author="David Conklin" w:date="2020-11-09T18:03:00Z">
              <w:r>
                <w:t>3.31 cms</w:t>
              </w:r>
            </w:ins>
          </w:p>
        </w:tc>
        <w:tc>
          <w:tcPr>
            <w:tcW w:w="0" w:type="auto"/>
          </w:tcPr>
          <w:p w14:paraId="6F4D986E" w14:textId="40EB73BD" w:rsidR="001B411C" w:rsidRDefault="002A54A5" w:rsidP="00B22A8A">
            <w:pPr>
              <w:rPr>
                <w:ins w:id="1510" w:author="David Conklin" w:date="2020-11-09T17:54:00Z"/>
              </w:rPr>
            </w:pPr>
            <w:ins w:id="1511" w:author="David Conklin" w:date="2020-11-09T18:33:00Z">
              <w:r>
                <w:t>ungauged</w:t>
              </w:r>
            </w:ins>
          </w:p>
        </w:tc>
      </w:tr>
      <w:tr w:rsidR="001B411C" w14:paraId="5623176F" w14:textId="77777777" w:rsidTr="001B411C">
        <w:trPr>
          <w:ins w:id="1512" w:author="David Conklin" w:date="2020-11-09T17:54:00Z"/>
        </w:trPr>
        <w:tc>
          <w:tcPr>
            <w:tcW w:w="0" w:type="auto"/>
          </w:tcPr>
          <w:p w14:paraId="6B0D78BA" w14:textId="670E16E3" w:rsidR="001B411C" w:rsidRDefault="008B36F2" w:rsidP="00B22A8A">
            <w:pPr>
              <w:rPr>
                <w:ins w:id="1513" w:author="David Conklin" w:date="2020-11-09T17:54:00Z"/>
              </w:rPr>
            </w:pPr>
            <w:ins w:id="1514" w:author="David Conklin" w:date="2020-11-09T18:05:00Z">
              <w:r>
                <w:t>14161100</w:t>
              </w:r>
            </w:ins>
          </w:p>
        </w:tc>
        <w:tc>
          <w:tcPr>
            <w:tcW w:w="0" w:type="auto"/>
          </w:tcPr>
          <w:p w14:paraId="7EDD5CB8" w14:textId="4BB6DDDB" w:rsidR="001B411C" w:rsidRDefault="008B36F2" w:rsidP="00B22A8A">
            <w:pPr>
              <w:rPr>
                <w:ins w:id="1515" w:author="David Conklin" w:date="2020-11-09T17:54:00Z"/>
              </w:rPr>
            </w:pPr>
            <w:ins w:id="1516" w:author="David Conklin" w:date="2020-11-09T18:04:00Z">
              <w:r>
                <w:t>23773429</w:t>
              </w:r>
            </w:ins>
          </w:p>
        </w:tc>
        <w:tc>
          <w:tcPr>
            <w:tcW w:w="0" w:type="auto"/>
          </w:tcPr>
          <w:p w14:paraId="0D3B0771" w14:textId="1874ED47" w:rsidR="001B411C" w:rsidRDefault="008B36F2" w:rsidP="00B22A8A">
            <w:pPr>
              <w:rPr>
                <w:ins w:id="1517" w:author="David Conklin" w:date="2020-11-09T17:54:00Z"/>
              </w:rPr>
            </w:pPr>
            <w:ins w:id="1518" w:author="David Conklin" w:date="2020-11-09T18:05:00Z">
              <w:r>
                <w:t>Blue R below Tidbits Cr</w:t>
              </w:r>
            </w:ins>
          </w:p>
        </w:tc>
        <w:tc>
          <w:tcPr>
            <w:tcW w:w="0" w:type="auto"/>
          </w:tcPr>
          <w:p w14:paraId="2C9932A0" w14:textId="259A8E11" w:rsidR="001B411C" w:rsidRDefault="008B36F2" w:rsidP="00B22A8A">
            <w:pPr>
              <w:rPr>
                <w:ins w:id="1519" w:author="David Conklin" w:date="2020-11-09T17:54:00Z"/>
              </w:rPr>
            </w:pPr>
            <w:ins w:id="1520" w:author="David Conklin" w:date="2020-11-09T18:05:00Z">
              <w:r>
                <w:t>1.60 cms</w:t>
              </w:r>
            </w:ins>
          </w:p>
        </w:tc>
        <w:tc>
          <w:tcPr>
            <w:tcW w:w="0" w:type="auto"/>
          </w:tcPr>
          <w:p w14:paraId="0C37DCED" w14:textId="5ACF87EA" w:rsidR="001B411C" w:rsidRDefault="002A54A5" w:rsidP="00B22A8A">
            <w:pPr>
              <w:rPr>
                <w:ins w:id="1521" w:author="David Conklin" w:date="2020-11-09T17:54:00Z"/>
              </w:rPr>
            </w:pPr>
            <w:ins w:id="1522" w:author="David Conklin" w:date="2020-11-09T18:33:00Z">
              <w:r>
                <w:t>flow not available</w:t>
              </w:r>
            </w:ins>
          </w:p>
        </w:tc>
      </w:tr>
      <w:tr w:rsidR="001B411C" w14:paraId="5E665894" w14:textId="77777777" w:rsidTr="001B411C">
        <w:trPr>
          <w:ins w:id="1523" w:author="David Conklin" w:date="2020-11-09T17:54:00Z"/>
        </w:trPr>
        <w:tc>
          <w:tcPr>
            <w:tcW w:w="0" w:type="auto"/>
          </w:tcPr>
          <w:p w14:paraId="1B46E507" w14:textId="5151EC03" w:rsidR="001B411C" w:rsidRDefault="008B36F2" w:rsidP="00B22A8A">
            <w:pPr>
              <w:rPr>
                <w:ins w:id="1524" w:author="David Conklin" w:date="2020-11-09T17:54:00Z"/>
              </w:rPr>
            </w:pPr>
            <w:ins w:id="1525" w:author="David Conklin" w:date="2020-11-09T18:06:00Z">
              <w:r>
                <w:t>14158790</w:t>
              </w:r>
            </w:ins>
          </w:p>
        </w:tc>
        <w:tc>
          <w:tcPr>
            <w:tcW w:w="0" w:type="auto"/>
          </w:tcPr>
          <w:p w14:paraId="09CD0002" w14:textId="4E37E7B5" w:rsidR="001B411C" w:rsidRDefault="008B36F2" w:rsidP="00B22A8A">
            <w:pPr>
              <w:rPr>
                <w:ins w:id="1526" w:author="David Conklin" w:date="2020-11-09T17:54:00Z"/>
              </w:rPr>
            </w:pPr>
            <w:ins w:id="1527" w:author="David Conklin" w:date="2020-11-09T18:05:00Z">
              <w:r>
                <w:t>23773393</w:t>
              </w:r>
            </w:ins>
          </w:p>
        </w:tc>
        <w:tc>
          <w:tcPr>
            <w:tcW w:w="0" w:type="auto"/>
          </w:tcPr>
          <w:p w14:paraId="188604A0" w14:textId="4AD70948" w:rsidR="001B411C" w:rsidRDefault="008B36F2" w:rsidP="00B22A8A">
            <w:pPr>
              <w:rPr>
                <w:ins w:id="1528" w:author="David Conklin" w:date="2020-11-09T17:54:00Z"/>
              </w:rPr>
            </w:pPr>
            <w:ins w:id="1529" w:author="David Conklin" w:date="2020-11-09T18:06:00Z">
              <w:r>
                <w:t>Smith R above Smith R Reservoir</w:t>
              </w:r>
            </w:ins>
          </w:p>
        </w:tc>
        <w:tc>
          <w:tcPr>
            <w:tcW w:w="0" w:type="auto"/>
          </w:tcPr>
          <w:p w14:paraId="686C34EE" w14:textId="6A9C90DC" w:rsidR="001B411C" w:rsidRDefault="008B36F2" w:rsidP="00B22A8A">
            <w:pPr>
              <w:rPr>
                <w:ins w:id="1530" w:author="David Conklin" w:date="2020-11-09T17:54:00Z"/>
              </w:rPr>
            </w:pPr>
            <w:ins w:id="1531" w:author="David Conklin" w:date="2020-11-09T18:06:00Z">
              <w:r>
                <w:t>0.76 cms</w:t>
              </w:r>
            </w:ins>
          </w:p>
        </w:tc>
        <w:tc>
          <w:tcPr>
            <w:tcW w:w="0" w:type="auto"/>
          </w:tcPr>
          <w:p w14:paraId="1A378141" w14:textId="4B1E4B76" w:rsidR="001B411C" w:rsidRDefault="00E979CF" w:rsidP="00B22A8A">
            <w:pPr>
              <w:rPr>
                <w:ins w:id="1532" w:author="David Conklin" w:date="2020-11-09T17:54:00Z"/>
              </w:rPr>
            </w:pPr>
            <w:ins w:id="1533" w:author="David Conklin" w:date="2020-11-09T18:25:00Z">
              <w:r>
                <w:t>~0.15 cms</w:t>
              </w:r>
            </w:ins>
          </w:p>
        </w:tc>
      </w:tr>
      <w:tr w:rsidR="001B411C" w14:paraId="3A473A68" w14:textId="77777777" w:rsidTr="001B411C">
        <w:trPr>
          <w:ins w:id="1534" w:author="David Conklin" w:date="2020-11-09T17:54:00Z"/>
        </w:trPr>
        <w:tc>
          <w:tcPr>
            <w:tcW w:w="0" w:type="auto"/>
          </w:tcPr>
          <w:p w14:paraId="176107ED" w14:textId="5FD4E459" w:rsidR="001B411C" w:rsidRDefault="008B36F2" w:rsidP="00B22A8A">
            <w:pPr>
              <w:rPr>
                <w:ins w:id="1535" w:author="David Conklin" w:date="2020-11-09T17:54:00Z"/>
              </w:rPr>
            </w:pPr>
            <w:ins w:id="1536" w:author="David Conklin" w:date="2020-11-09T18:07:00Z">
              <w:r>
                <w:t>14159200</w:t>
              </w:r>
            </w:ins>
          </w:p>
        </w:tc>
        <w:tc>
          <w:tcPr>
            <w:tcW w:w="0" w:type="auto"/>
          </w:tcPr>
          <w:p w14:paraId="0079C0A1" w14:textId="52AFCD7B" w:rsidR="001B411C" w:rsidRDefault="008B36F2" w:rsidP="00B22A8A">
            <w:pPr>
              <w:rPr>
                <w:ins w:id="1537" w:author="David Conklin" w:date="2020-11-09T17:54:00Z"/>
              </w:rPr>
            </w:pPr>
            <w:ins w:id="1538" w:author="David Conklin" w:date="2020-11-09T18:07:00Z">
              <w:r>
                <w:t>23773037</w:t>
              </w:r>
            </w:ins>
          </w:p>
        </w:tc>
        <w:tc>
          <w:tcPr>
            <w:tcW w:w="0" w:type="auto"/>
          </w:tcPr>
          <w:p w14:paraId="59DF966F" w14:textId="674A0A48" w:rsidR="001B411C" w:rsidRDefault="008B36F2" w:rsidP="00B22A8A">
            <w:pPr>
              <w:rPr>
                <w:ins w:id="1539" w:author="David Conklin" w:date="2020-11-09T17:54:00Z"/>
              </w:rPr>
            </w:pPr>
            <w:ins w:id="1540" w:author="David Conklin" w:date="2020-11-09T18:07:00Z">
              <w:r>
                <w:t>Above Cougar Reservoir</w:t>
              </w:r>
            </w:ins>
          </w:p>
        </w:tc>
        <w:tc>
          <w:tcPr>
            <w:tcW w:w="0" w:type="auto"/>
          </w:tcPr>
          <w:p w14:paraId="719B1822" w14:textId="6BDE6861" w:rsidR="001B411C" w:rsidRDefault="008B36F2" w:rsidP="00B22A8A">
            <w:pPr>
              <w:rPr>
                <w:ins w:id="1541" w:author="David Conklin" w:date="2020-11-09T17:54:00Z"/>
              </w:rPr>
            </w:pPr>
            <w:ins w:id="1542" w:author="David Conklin" w:date="2020-11-09T18:08:00Z">
              <w:r>
                <w:t>6.37 cms</w:t>
              </w:r>
            </w:ins>
          </w:p>
        </w:tc>
        <w:tc>
          <w:tcPr>
            <w:tcW w:w="0" w:type="auto"/>
          </w:tcPr>
          <w:p w14:paraId="65F9C6A9" w14:textId="1F2E5878" w:rsidR="001B411C" w:rsidRDefault="00E979CF" w:rsidP="00B22A8A">
            <w:pPr>
              <w:rPr>
                <w:ins w:id="1543" w:author="David Conklin" w:date="2020-11-09T17:54:00Z"/>
              </w:rPr>
            </w:pPr>
            <w:ins w:id="1544" w:author="David Conklin" w:date="2020-11-09T18:26:00Z">
              <w:r>
                <w:t>~6.40 cms</w:t>
              </w:r>
            </w:ins>
          </w:p>
        </w:tc>
      </w:tr>
      <w:tr w:rsidR="008B36F2" w14:paraId="1ECC758B" w14:textId="77777777" w:rsidTr="001B411C">
        <w:trPr>
          <w:ins w:id="1545" w:author="David Conklin" w:date="2020-11-09T18:08:00Z"/>
        </w:trPr>
        <w:tc>
          <w:tcPr>
            <w:tcW w:w="0" w:type="auto"/>
          </w:tcPr>
          <w:p w14:paraId="25C4EEA1" w14:textId="511BF573" w:rsidR="008B36F2" w:rsidRDefault="008B36F2" w:rsidP="00B22A8A">
            <w:pPr>
              <w:rPr>
                <w:ins w:id="1546" w:author="David Conklin" w:date="2020-11-09T18:08:00Z"/>
              </w:rPr>
            </w:pPr>
            <w:ins w:id="1547" w:author="David Conklin" w:date="2020-11-09T18:09:00Z">
              <w:r>
                <w:t>14159500</w:t>
              </w:r>
            </w:ins>
          </w:p>
        </w:tc>
        <w:tc>
          <w:tcPr>
            <w:tcW w:w="0" w:type="auto"/>
          </w:tcPr>
          <w:p w14:paraId="0F0369E3" w14:textId="7579D526" w:rsidR="008B36F2" w:rsidRDefault="008B36F2" w:rsidP="00B22A8A">
            <w:pPr>
              <w:rPr>
                <w:ins w:id="1548" w:author="David Conklin" w:date="2020-11-09T18:08:00Z"/>
              </w:rPr>
            </w:pPr>
            <w:ins w:id="1549" w:author="David Conklin" w:date="2020-11-09T18:08:00Z">
              <w:r>
                <w:t>23773009</w:t>
              </w:r>
            </w:ins>
          </w:p>
        </w:tc>
        <w:tc>
          <w:tcPr>
            <w:tcW w:w="0" w:type="auto"/>
          </w:tcPr>
          <w:p w14:paraId="1101E350" w14:textId="6F3C27F3" w:rsidR="008B36F2" w:rsidRDefault="008B36F2" w:rsidP="00B22A8A">
            <w:pPr>
              <w:rPr>
                <w:ins w:id="1550" w:author="David Conklin" w:date="2020-11-09T18:08:00Z"/>
              </w:rPr>
            </w:pPr>
            <w:ins w:id="1551" w:author="David Conklin" w:date="2020-11-09T18:09:00Z">
              <w:r>
                <w:t>S. Fork near Rainbow</w:t>
              </w:r>
            </w:ins>
          </w:p>
        </w:tc>
        <w:tc>
          <w:tcPr>
            <w:tcW w:w="0" w:type="auto"/>
          </w:tcPr>
          <w:p w14:paraId="107A303C" w14:textId="5686BF2A" w:rsidR="008B36F2" w:rsidRDefault="008B36F2" w:rsidP="00B22A8A">
            <w:pPr>
              <w:rPr>
                <w:ins w:id="1552" w:author="David Conklin" w:date="2020-11-09T18:08:00Z"/>
              </w:rPr>
            </w:pPr>
            <w:ins w:id="1553" w:author="David Conklin" w:date="2020-11-09T18:10:00Z">
              <w:r>
                <w:t>1.10 cms</w:t>
              </w:r>
            </w:ins>
          </w:p>
        </w:tc>
        <w:tc>
          <w:tcPr>
            <w:tcW w:w="0" w:type="auto"/>
          </w:tcPr>
          <w:p w14:paraId="3A991BCE" w14:textId="4DE2056E" w:rsidR="00C3243C" w:rsidRDefault="00E979CF" w:rsidP="00B22A8A">
            <w:pPr>
              <w:rPr>
                <w:ins w:id="1554" w:author="David Conklin" w:date="2020-11-09T18:08:00Z"/>
              </w:rPr>
            </w:pPr>
            <w:ins w:id="1555" w:author="David Conklin" w:date="2020-11-09T18:28:00Z">
              <w:r>
                <w:t>~12.</w:t>
              </w:r>
            </w:ins>
            <w:ins w:id="1556" w:author="David Conklin" w:date="2020-11-09T18:29:00Z">
              <w:r>
                <w:t>41 cms</w:t>
              </w:r>
            </w:ins>
          </w:p>
        </w:tc>
      </w:tr>
      <w:tr w:rsidR="00C3243C" w14:paraId="7D7098F9" w14:textId="77777777" w:rsidTr="001B411C">
        <w:trPr>
          <w:ins w:id="1557" w:author="David Conklin" w:date="2020-11-09T18:39:00Z"/>
        </w:trPr>
        <w:tc>
          <w:tcPr>
            <w:tcW w:w="0" w:type="auto"/>
          </w:tcPr>
          <w:p w14:paraId="59DC95D4" w14:textId="77777777" w:rsidR="00C3243C" w:rsidRDefault="00C3243C" w:rsidP="00B22A8A">
            <w:pPr>
              <w:rPr>
                <w:ins w:id="1558" w:author="David Conklin" w:date="2020-11-09T18:39:00Z"/>
              </w:rPr>
            </w:pPr>
          </w:p>
        </w:tc>
        <w:tc>
          <w:tcPr>
            <w:tcW w:w="0" w:type="auto"/>
          </w:tcPr>
          <w:p w14:paraId="7E6CD009" w14:textId="77777777" w:rsidR="00C3243C" w:rsidRDefault="00C3243C" w:rsidP="00B22A8A">
            <w:pPr>
              <w:rPr>
                <w:ins w:id="1559" w:author="David Conklin" w:date="2020-11-09T18:39:00Z"/>
              </w:rPr>
            </w:pPr>
          </w:p>
        </w:tc>
        <w:tc>
          <w:tcPr>
            <w:tcW w:w="0" w:type="auto"/>
          </w:tcPr>
          <w:p w14:paraId="2F75EA4C" w14:textId="424C12B7" w:rsidR="00C3243C" w:rsidRDefault="00C3243C" w:rsidP="00B22A8A">
            <w:pPr>
              <w:rPr>
                <w:ins w:id="1560" w:author="David Conklin" w:date="2020-11-09T18:39:00Z"/>
              </w:rPr>
            </w:pPr>
            <w:ins w:id="1561" w:author="David Conklin" w:date="2020-11-09T18:40:00Z">
              <w:r>
                <w:t>total</w:t>
              </w:r>
            </w:ins>
          </w:p>
        </w:tc>
        <w:tc>
          <w:tcPr>
            <w:tcW w:w="0" w:type="auto"/>
          </w:tcPr>
          <w:p w14:paraId="59AA375B" w14:textId="55ED34DC" w:rsidR="00C3243C" w:rsidRDefault="00C3243C" w:rsidP="00B22A8A">
            <w:pPr>
              <w:rPr>
                <w:ins w:id="1562" w:author="David Conklin" w:date="2020-11-09T18:39:00Z"/>
              </w:rPr>
            </w:pPr>
            <w:ins w:id="1563" w:author="David Conklin" w:date="2020-11-09T18:41:00Z">
              <w:r>
                <w:t>30.57 cms</w:t>
              </w:r>
            </w:ins>
          </w:p>
        </w:tc>
        <w:tc>
          <w:tcPr>
            <w:tcW w:w="0" w:type="auto"/>
          </w:tcPr>
          <w:p w14:paraId="721A7E6A" w14:textId="0BF14FD1" w:rsidR="00C3243C" w:rsidRDefault="00223D2E" w:rsidP="00B22A8A">
            <w:pPr>
              <w:rPr>
                <w:ins w:id="1564" w:author="David Conklin" w:date="2020-11-09T18:39:00Z"/>
              </w:rPr>
            </w:pPr>
            <w:ins w:id="1565" w:author="David Conklin" w:date="2020-11-09T18:42:00Z">
              <w:r>
                <w:t>~45-50 cms</w:t>
              </w:r>
            </w:ins>
          </w:p>
        </w:tc>
      </w:tr>
    </w:tbl>
    <w:p w14:paraId="11EB5E87" w14:textId="0570BA40" w:rsidR="004061C2" w:rsidRDefault="004061C2" w:rsidP="00B22A8A">
      <w:pPr>
        <w:rPr>
          <w:ins w:id="1566" w:author="David Conklin" w:date="2020-11-09T17:33:00Z"/>
        </w:rPr>
      </w:pPr>
    </w:p>
    <w:p w14:paraId="3083C764" w14:textId="5254952A" w:rsidR="00F275A8" w:rsidRDefault="002F67CA" w:rsidP="00B22A8A">
      <w:pPr>
        <w:rPr>
          <w:ins w:id="1567" w:author="David Conklin" w:date="2020-11-09T15:30:00Z"/>
        </w:rPr>
      </w:pPr>
      <w:ins w:id="1568" w:author="David Conklin" w:date="2020-11-09T17:07:00Z">
        <w:r>
          <w:tab/>
        </w:r>
        <w:r>
          <w:tab/>
        </w:r>
        <w:r>
          <w:tab/>
        </w:r>
        <w:r>
          <w:tab/>
        </w:r>
        <w:r>
          <w:tab/>
        </w:r>
        <w:r>
          <w:tab/>
        </w:r>
        <w:r>
          <w:tab/>
        </w:r>
        <w:r>
          <w:tab/>
        </w:r>
        <w:r>
          <w:tab/>
        </w:r>
        <w:r>
          <w:tab/>
        </w:r>
      </w:ins>
    </w:p>
    <w:p w14:paraId="1AA5619B" w14:textId="77777777" w:rsidR="00B22A8A" w:rsidRPr="002854B5" w:rsidRDefault="00B22A8A" w:rsidP="002854B5">
      <w:pPr>
        <w:rPr>
          <w:ins w:id="1569" w:author="David Conklin" w:date="2020-11-09T15:28:00Z"/>
        </w:rPr>
      </w:pPr>
    </w:p>
    <w:p w14:paraId="3C219005" w14:textId="3768810B" w:rsidR="007E57E4" w:rsidRDefault="007E57E4" w:rsidP="007E57E4">
      <w:pPr>
        <w:pStyle w:val="Heading2"/>
        <w:rPr>
          <w:ins w:id="1570" w:author="David Conklin" w:date="2020-11-10T15:28:00Z"/>
        </w:rPr>
      </w:pPr>
      <w:bookmarkStart w:id="1571" w:name="_Toc56764290"/>
      <w:ins w:id="1572" w:author="David Conklin" w:date="2020-11-09T15:29:00Z">
        <w:r>
          <w:t>Calibration</w:t>
        </w:r>
      </w:ins>
      <w:ins w:id="1573" w:author="David Conklin" w:date="2020-11-11T04:08:00Z">
        <w:r w:rsidR="00B06ED6">
          <w:t xml:space="preserve"> and simulation skill</w:t>
        </w:r>
      </w:ins>
      <w:bookmarkEnd w:id="1571"/>
    </w:p>
    <w:p w14:paraId="08A0E44B" w14:textId="620DE562" w:rsidR="00A81ED1" w:rsidRDefault="00A81ED1" w:rsidP="00A81ED1">
      <w:pPr>
        <w:rPr>
          <w:ins w:id="1574" w:author="David Conklin" w:date="2020-11-11T04:15:00Z"/>
        </w:rPr>
      </w:pPr>
      <w:ins w:id="1575" w:author="David Conklin" w:date="2020-11-10T15:29:00Z">
        <w:r>
          <w:t>Initial calibration of CW3M for the McKenzie basin</w:t>
        </w:r>
      </w:ins>
      <w:ins w:id="1576" w:author="David Conklin" w:date="2020-11-10T15:30:00Z">
        <w:r>
          <w:t xml:space="preserve">, done through 11/10/20 for the EPA-funded study, yield </w:t>
        </w:r>
      </w:ins>
      <w:ins w:id="1577" w:author="David Conklin" w:date="2020-11-10T15:31:00Z">
        <w:r>
          <w:t>mixed good and bad skill statistics.</w:t>
        </w:r>
      </w:ins>
      <w:ins w:id="1578" w:author="David Conklin" w:date="2020-11-10T16:13:00Z">
        <w:r w:rsidR="00B64193">
          <w:t xml:space="preserve">  </w:t>
        </w:r>
      </w:ins>
      <w:ins w:id="1579" w:author="David Conklin" w:date="2020-11-10T16:14:00Z">
        <w:r w:rsidR="00B64193">
          <w:t>Simulated monthly f</w:t>
        </w:r>
      </w:ins>
      <w:ins w:id="1580" w:author="David Conklin" w:date="2020-11-10T16:13:00Z">
        <w:r w:rsidR="00B64193">
          <w:t>lows</w:t>
        </w:r>
      </w:ins>
      <w:ins w:id="1581" w:author="David Conklin" w:date="2020-11-10T16:19:00Z">
        <w:r w:rsidR="00B64193">
          <w:t xml:space="preserve"> for 2010-18</w:t>
        </w:r>
      </w:ins>
      <w:ins w:id="1582" w:author="David Conklin" w:date="2020-11-10T16:13:00Z">
        <w:r w:rsidR="00B64193">
          <w:t xml:space="preserve"> at 7 of the 13</w:t>
        </w:r>
      </w:ins>
      <w:ins w:id="1583" w:author="David Conklin" w:date="2020-11-10T16:14:00Z">
        <w:r w:rsidR="00B64193">
          <w:t xml:space="preserve"> gages listed above </w:t>
        </w:r>
      </w:ins>
      <w:ins w:id="1584" w:author="David Conklin" w:date="2020-11-10T16:15:00Z">
        <w:r w:rsidR="00B64193">
          <w:t xml:space="preserve">match the gage records well enough to rate </w:t>
        </w:r>
      </w:ins>
      <w:ins w:id="1585" w:author="David Conklin" w:date="2020-11-10T16:37:00Z">
        <w:r w:rsidR="003D64A1">
          <w:t xml:space="preserve">generally </w:t>
        </w:r>
      </w:ins>
      <w:ins w:id="1586" w:author="David Conklin" w:date="2020-11-10T16:15:00Z">
        <w:r w:rsidR="00B64193">
          <w:t xml:space="preserve">satisfactory or better, using the </w:t>
        </w:r>
      </w:ins>
      <w:ins w:id="1587" w:author="David Conklin" w:date="2020-11-10T16:18:00Z">
        <w:r w:rsidR="00B64193">
          <w:t>Moriasi skill criteria (Moriasi et al. 2007, 2015)</w:t>
        </w:r>
      </w:ins>
      <w:ins w:id="1588" w:author="David Conklin" w:date="2020-11-10T16:19:00Z">
        <w:r w:rsidR="00B64193">
          <w:t>.  Simulated flows at the other 6</w:t>
        </w:r>
      </w:ins>
      <w:ins w:id="1589" w:author="David Conklin" w:date="2020-11-10T16:20:00Z">
        <w:r w:rsidR="00B64193">
          <w:t xml:space="preserve"> gages are not satisfactory.  Simulated </w:t>
        </w:r>
      </w:ins>
      <w:ins w:id="1590" w:author="David Conklin" w:date="2020-11-10T16:22:00Z">
        <w:r w:rsidR="00B64193">
          <w:t xml:space="preserve">monthly stream </w:t>
        </w:r>
      </w:ins>
      <w:ins w:id="1591" w:author="David Conklin" w:date="2020-11-10T16:20:00Z">
        <w:r w:rsidR="00B64193">
          <w:t xml:space="preserve">temperatures are satisfactory </w:t>
        </w:r>
      </w:ins>
      <w:ins w:id="1592" w:author="David Conklin" w:date="2020-11-10T16:21:00Z">
        <w:r w:rsidR="00B64193">
          <w:t>or better at</w:t>
        </w:r>
      </w:ins>
      <w:ins w:id="1593" w:author="David Conklin" w:date="2020-11-10T16:20:00Z">
        <w:r w:rsidR="00B64193">
          <w:t xml:space="preserve"> only 2</w:t>
        </w:r>
      </w:ins>
      <w:ins w:id="1594" w:author="David Conklin" w:date="2020-11-10T16:21:00Z">
        <w:r w:rsidR="00B64193">
          <w:t xml:space="preserve"> of the 6 temperature sensor locations.</w:t>
        </w:r>
      </w:ins>
      <w:ins w:id="1595" w:author="David Conklin" w:date="2020-11-10T17:23:00Z">
        <w:r w:rsidR="00257E8F">
          <w:t xml:space="preserve">  Note that Moriasi’s skill criteria we</w:t>
        </w:r>
      </w:ins>
      <w:ins w:id="1596" w:author="David Conklin" w:date="2020-11-10T17:24:00Z">
        <w:r w:rsidR="00257E8F">
          <w:t>re actually developed for flows, not for temperatures; they are applied here to temperatures for lack of any better well-defined temperature simulati</w:t>
        </w:r>
      </w:ins>
      <w:ins w:id="1597" w:author="David Conklin" w:date="2020-11-10T17:25:00Z">
        <w:r w:rsidR="00257E8F">
          <w:t>on skill criteria.</w:t>
        </w:r>
      </w:ins>
    </w:p>
    <w:p w14:paraId="4A25D950" w14:textId="30773256" w:rsidR="0064217D" w:rsidRDefault="0064217D" w:rsidP="00A81ED1">
      <w:pPr>
        <w:rPr>
          <w:ins w:id="1598" w:author="David Conklin" w:date="2020-11-11T04:16:00Z"/>
        </w:rPr>
      </w:pPr>
    </w:p>
    <w:p w14:paraId="67D2D565" w14:textId="60AA0480" w:rsidR="00E54FFC" w:rsidRDefault="00E54FFC" w:rsidP="00A81ED1">
      <w:pPr>
        <w:rPr>
          <w:ins w:id="1599" w:author="David Conklin" w:date="2020-11-11T04:15:00Z"/>
        </w:rPr>
      </w:pPr>
      <w:ins w:id="1600" w:author="David Conklin" w:date="2020-11-11T04:16:00Z">
        <w:r w:rsidRPr="00E54FFC">
          <w:t>the statistical performance measures</w:t>
        </w:r>
      </w:ins>
      <w:ins w:id="1601" w:author="David Conklin" w:date="2020-11-11T04:33:00Z">
        <w:r w:rsidR="008740A4">
          <w:t xml:space="preserve"> </w:t>
        </w:r>
      </w:ins>
      <w:ins w:id="1602" w:author="David Conklin" w:date="2020-11-11T04:36:00Z">
        <w:r w:rsidR="008740A4">
          <w:t xml:space="preserve">adapted from Table 5 in </w:t>
        </w:r>
      </w:ins>
      <w:ins w:id="1603" w:author="David Conklin" w:date="2020-11-11T04:34:00Z">
        <w:r w:rsidR="008740A4">
          <w:t>Morias</w:t>
        </w:r>
      </w:ins>
      <w:ins w:id="1604" w:author="David Conklin" w:date="2020-11-11T04:35:00Z">
        <w:r w:rsidR="008740A4">
          <w:t>i et al. 2015 p</w:t>
        </w:r>
      </w:ins>
      <w:ins w:id="1605" w:author="David Conklin" w:date="2020-11-11T04:36:00Z">
        <w:r w:rsidR="008740A4">
          <w:t>p</w:t>
        </w:r>
      </w:ins>
      <w:ins w:id="1606" w:author="David Conklin" w:date="2020-11-11T04:35:00Z">
        <w:r w:rsidR="008740A4">
          <w:t>. 177</w:t>
        </w:r>
      </w:ins>
      <w:ins w:id="1607" w:author="David Conklin" w:date="2020-11-11T04:36:00Z">
        <w:r w:rsidR="008740A4">
          <w:t>1-2</w:t>
        </w:r>
      </w:ins>
    </w:p>
    <w:p w14:paraId="0E49B56F" w14:textId="77777777" w:rsidR="0064217D" w:rsidRPr="0064217D" w:rsidRDefault="0064217D" w:rsidP="0064217D">
      <w:pPr>
        <w:numPr>
          <w:ilvl w:val="0"/>
          <w:numId w:val="3"/>
        </w:numPr>
        <w:rPr>
          <w:ins w:id="1608" w:author="David Conklin" w:date="2020-11-11T04:15:00Z"/>
        </w:rPr>
      </w:pPr>
      <w:ins w:id="1609" w:author="David Conklin" w:date="2020-11-11T04:15:00Z">
        <w:r w:rsidRPr="0064217D">
          <w:t>NSE – Nash Sutcliffe Efficiency.  Range +1 to –infinity. Bigger is better, +1 is a perfect match.  0 is equivalent to using the mean to predict the individual values.</w:t>
        </w:r>
      </w:ins>
    </w:p>
    <w:p w14:paraId="3CC20E42" w14:textId="65BC8E49" w:rsidR="0064217D" w:rsidRPr="0064217D" w:rsidRDefault="0064217D" w:rsidP="0064217D">
      <w:pPr>
        <w:numPr>
          <w:ilvl w:val="0"/>
          <w:numId w:val="3"/>
        </w:numPr>
        <w:rPr>
          <w:ins w:id="1610" w:author="David Conklin" w:date="2020-11-11T04:15:00Z"/>
        </w:rPr>
      </w:pPr>
      <w:ins w:id="1611" w:author="David Conklin" w:date="2020-11-11T04:15:00Z">
        <w:r w:rsidRPr="0064217D">
          <w:t>PBIAS – Percent bias.  Smaller absolute value is better; 0 is perfect, range is +</w:t>
        </w:r>
      </w:ins>
      <w:ins w:id="1612" w:author="David Conklin" w:date="2020-11-11T04:29:00Z">
        <w:r w:rsidR="008740A4">
          <w:t>infinity</w:t>
        </w:r>
      </w:ins>
      <w:ins w:id="1613" w:author="David Conklin" w:date="2020-11-11T04:15:00Z">
        <w:r w:rsidRPr="0064217D">
          <w:t xml:space="preserve"> to –infinity. +10% means the average of the </w:t>
        </w:r>
      </w:ins>
      <w:ins w:id="1614" w:author="David Conklin" w:date="2020-11-11T04:16:00Z">
        <w:r w:rsidR="00E54FFC">
          <w:t>observed</w:t>
        </w:r>
      </w:ins>
      <w:ins w:id="1615" w:author="David Conklin" w:date="2020-11-11T04:15:00Z">
        <w:r w:rsidRPr="0064217D">
          <w:t xml:space="preserve"> values is 10% </w:t>
        </w:r>
      </w:ins>
      <w:ins w:id="1616" w:author="David Conklin" w:date="2020-11-11T04:17:00Z">
        <w:r w:rsidR="00E54FFC">
          <w:t>larger</w:t>
        </w:r>
      </w:ins>
      <w:ins w:id="1617" w:author="David Conklin" w:date="2020-11-11T04:15:00Z">
        <w:r w:rsidRPr="0064217D">
          <w:t xml:space="preserve"> than the average of the </w:t>
        </w:r>
      </w:ins>
      <w:ins w:id="1618" w:author="David Conklin" w:date="2020-11-11T04:17:00Z">
        <w:r w:rsidR="00E54FFC">
          <w:t>simulated</w:t>
        </w:r>
      </w:ins>
      <w:ins w:id="1619" w:author="David Conklin" w:date="2020-11-11T04:15:00Z">
        <w:r w:rsidRPr="0064217D">
          <w:t xml:space="preserve"> values. </w:t>
        </w:r>
      </w:ins>
      <w:ins w:id="1620" w:author="David Conklin" w:date="2020-11-11T04:32:00Z">
        <w:r w:rsidR="008740A4">
          <w:t xml:space="preserve"> </w:t>
        </w:r>
      </w:ins>
      <w:ins w:id="1621" w:author="David Conklin" w:date="2020-11-11T04:17:00Z">
        <w:r w:rsidR="00E54FFC">
          <w:t xml:space="preserve">PBIAS = </w:t>
        </w:r>
      </w:ins>
      <w:ins w:id="1622" w:author="David Conklin" w:date="2020-11-11T04:18:00Z">
        <w:r w:rsidR="00E54FFC">
          <w:t xml:space="preserve">100 * </w:t>
        </w:r>
      </w:ins>
      <w:ins w:id="1623" w:author="David Conklin" w:date="2020-11-11T04:31:00Z">
        <w:r w:rsidR="008740A4">
          <w:rPr>
            <w:rFonts w:cstheme="minorHAnsi"/>
          </w:rPr>
          <w:t>∑</w:t>
        </w:r>
      </w:ins>
      <w:ins w:id="1624" w:author="David Conklin" w:date="2020-11-11T04:17:00Z">
        <w:r w:rsidR="00E54FFC">
          <w:t>(</w:t>
        </w:r>
      </w:ins>
      <w:ins w:id="1625" w:author="David Conklin" w:date="2020-11-11T04:18:00Z">
        <w:r w:rsidR="00E54FFC">
          <w:t>observed</w:t>
        </w:r>
      </w:ins>
      <w:ins w:id="1626" w:author="David Conklin" w:date="2020-11-11T04:17:00Z">
        <w:r w:rsidR="00E54FFC">
          <w:t xml:space="preserve"> </w:t>
        </w:r>
      </w:ins>
      <w:ins w:id="1627" w:author="David Conklin" w:date="2020-11-11T04:18:00Z">
        <w:r w:rsidR="00E54FFC">
          <w:t>–</w:t>
        </w:r>
      </w:ins>
      <w:ins w:id="1628" w:author="David Conklin" w:date="2020-11-11T04:17:00Z">
        <w:r w:rsidR="00E54FFC">
          <w:t xml:space="preserve"> </w:t>
        </w:r>
      </w:ins>
      <w:ins w:id="1629" w:author="David Conklin" w:date="2020-11-11T04:18:00Z">
        <w:r w:rsidR="00E54FFC">
          <w:t>simulat</w:t>
        </w:r>
      </w:ins>
      <w:ins w:id="1630" w:author="David Conklin" w:date="2020-11-11T04:19:00Z">
        <w:r w:rsidR="00E54FFC">
          <w:t>ed</w:t>
        </w:r>
      </w:ins>
      <w:ins w:id="1631" w:author="David Conklin" w:date="2020-11-11T04:18:00Z">
        <w:r w:rsidR="00E54FFC">
          <w:t xml:space="preserve">) / </w:t>
        </w:r>
      </w:ins>
      <w:ins w:id="1632" w:author="David Conklin" w:date="2020-11-11T04:31:00Z">
        <w:r w:rsidR="008740A4">
          <w:rPr>
            <w:rFonts w:cstheme="minorHAnsi"/>
          </w:rPr>
          <w:t>∑</w:t>
        </w:r>
      </w:ins>
      <w:ins w:id="1633" w:author="David Conklin" w:date="2020-11-11T04:32:00Z">
        <w:r w:rsidR="008740A4">
          <w:t>observed</w:t>
        </w:r>
      </w:ins>
    </w:p>
    <w:p w14:paraId="7BA9D6E2" w14:textId="77777777" w:rsidR="0064217D" w:rsidRPr="0064217D" w:rsidRDefault="0064217D" w:rsidP="0064217D">
      <w:pPr>
        <w:numPr>
          <w:ilvl w:val="0"/>
          <w:numId w:val="3"/>
        </w:numPr>
        <w:rPr>
          <w:ins w:id="1634" w:author="David Conklin" w:date="2020-11-11T04:15:00Z"/>
        </w:rPr>
      </w:pPr>
      <w:ins w:id="1635" w:author="David Conklin" w:date="2020-11-11T04:15:00Z">
        <w:r w:rsidRPr="0064217D">
          <w:t>RSR – Ratio of RMSE to the standard deviation of the observations. Smaller is better; 0 is perfect.  Range 0 to + infinity.</w:t>
        </w:r>
      </w:ins>
    </w:p>
    <w:p w14:paraId="3DA5A54C" w14:textId="77777777" w:rsidR="0064217D" w:rsidRPr="0064217D" w:rsidRDefault="0064217D" w:rsidP="0064217D">
      <w:pPr>
        <w:numPr>
          <w:ilvl w:val="0"/>
          <w:numId w:val="3"/>
        </w:numPr>
        <w:rPr>
          <w:ins w:id="1636" w:author="David Conklin" w:date="2020-11-11T04:15:00Z"/>
        </w:rPr>
      </w:pPr>
      <w:ins w:id="1637" w:author="David Conklin" w:date="2020-11-11T04:15:00Z">
        <w:r w:rsidRPr="0064217D">
          <w:t>R</w:t>
        </w:r>
        <w:r w:rsidRPr="0064217D">
          <w:rPr>
            <w:vertAlign w:val="superscript"/>
          </w:rPr>
          <w:t xml:space="preserve">2 </w:t>
        </w:r>
        <w:r w:rsidRPr="0064217D">
          <w:t>– coefficient of determination.  Bigger is better; 1 is perfect.  Range is 0 to 1.</w:t>
        </w:r>
      </w:ins>
    </w:p>
    <w:p w14:paraId="30BAC78D" w14:textId="717AA15C" w:rsidR="0064217D" w:rsidRDefault="0064217D" w:rsidP="00A81ED1">
      <w:pPr>
        <w:rPr>
          <w:ins w:id="1638" w:author="David Conklin" w:date="2020-11-11T04:38:00Z"/>
        </w:rPr>
      </w:pPr>
    </w:p>
    <w:p w14:paraId="65B24112" w14:textId="06B675C0" w:rsidR="001F3D28" w:rsidRDefault="001F3D28" w:rsidP="006200EB">
      <w:pPr>
        <w:rPr>
          <w:ins w:id="1639" w:author="David Conklin" w:date="2020-11-11T04:40:00Z"/>
        </w:rPr>
      </w:pPr>
      <w:ins w:id="1640" w:author="David Conklin" w:date="2020-11-11T04:38:00Z">
        <w:r>
          <w:t>Moriasi et al. descriptive terms</w:t>
        </w:r>
      </w:ins>
    </w:p>
    <w:p w14:paraId="20CFEDDE" w14:textId="152826CF" w:rsidR="006200EB" w:rsidRDefault="006200EB" w:rsidP="002854B5">
      <w:pPr>
        <w:rPr>
          <w:ins w:id="1641" w:author="David Conklin" w:date="2020-11-10T15:31:00Z"/>
        </w:rPr>
      </w:pPr>
      <w:ins w:id="1642" w:author="David Conklin" w:date="2020-11-11T04:41:00Z">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84630"/>
                      </a:xfrm>
                      <a:prstGeom prst="rect">
                        <a:avLst/>
                      </a:prstGeom>
                    </pic:spPr>
                  </pic:pic>
                </a:graphicData>
              </a:graphic>
            </wp:inline>
          </w:drawing>
        </w:r>
      </w:ins>
    </w:p>
    <w:p w14:paraId="08D0CE8C" w14:textId="4D9081AD" w:rsidR="00A81ED1" w:rsidRDefault="00A81ED1" w:rsidP="00A81ED1">
      <w:pPr>
        <w:rPr>
          <w:ins w:id="1643" w:author="David Conklin" w:date="2020-11-10T15:31:00Z"/>
        </w:rPr>
      </w:pPr>
    </w:p>
    <w:p w14:paraId="57D7BA17" w14:textId="77777777" w:rsidR="006200EB" w:rsidRDefault="006200EB">
      <w:pPr>
        <w:rPr>
          <w:ins w:id="1644" w:author="David Conklin" w:date="2020-11-11T04:42:00Z"/>
        </w:rPr>
      </w:pPr>
      <w:ins w:id="1645" w:author="David Conklin" w:date="2020-11-11T04:42:00Z">
        <w:r>
          <w:br w:type="page"/>
        </w:r>
      </w:ins>
    </w:p>
    <w:p w14:paraId="3BCB9D81" w14:textId="15ED9E1F" w:rsidR="00A81ED1" w:rsidRDefault="00F81EFD" w:rsidP="00A81ED1">
      <w:pPr>
        <w:rPr>
          <w:ins w:id="1646" w:author="David Conklin" w:date="2020-11-11T04:09:00Z"/>
        </w:rPr>
      </w:pPr>
      <w:ins w:id="1647" w:author="David Conklin" w:date="2020-11-10T16:45:00Z">
        <w:r>
          <w:lastRenderedPageBreak/>
          <w:t xml:space="preserve">Flow locations with satisfactory or better </w:t>
        </w:r>
      </w:ins>
      <w:ins w:id="1648" w:author="David Conklin" w:date="2020-11-10T16:46:00Z">
        <w:r>
          <w:t xml:space="preserve">simulation </w:t>
        </w:r>
      </w:ins>
      <w:ins w:id="1649" w:author="David Conklin" w:date="2020-11-10T16:45:00Z">
        <w:r>
          <w:t>skill grades, as of CW3M version 98</w:t>
        </w:r>
      </w:ins>
    </w:p>
    <w:p w14:paraId="7DE00C0C" w14:textId="7B7D6DE3" w:rsidR="00B06ED6" w:rsidRPr="002854B5" w:rsidRDefault="00B06ED6">
      <w:pPr>
        <w:rPr>
          <w:ins w:id="1650" w:author="David Conklin" w:date="2020-11-09T15:29:00Z"/>
        </w:rPr>
        <w:pPrChange w:id="1651" w:author="David Conklin" w:date="2020-11-10T15:28:00Z">
          <w:pPr>
            <w:pStyle w:val="Heading2"/>
          </w:pPr>
        </w:pPrChange>
      </w:pPr>
      <w:ins w:id="1652" w:author="David Conklin" w:date="2020-11-11T04:09:00Z">
        <w:r>
          <w:t>(NS = not satisfactory, S = satisfactory, G  = good, VG = very good</w:t>
        </w:r>
      </w:ins>
      <w:ins w:id="1653" w:author="David Conklin" w:date="2020-11-11T04:10:00Z">
        <w:r>
          <w:t>)</w:t>
        </w:r>
      </w:ins>
    </w:p>
    <w:tbl>
      <w:tblPr>
        <w:tblStyle w:val="TableGrid"/>
        <w:tblW w:w="0" w:type="auto"/>
        <w:tblLook w:val="04A0" w:firstRow="1" w:lastRow="0" w:firstColumn="1" w:lastColumn="0" w:noHBand="0" w:noVBand="1"/>
      </w:tblPr>
      <w:tblGrid>
        <w:gridCol w:w="1109"/>
        <w:gridCol w:w="1109"/>
        <w:gridCol w:w="3459"/>
        <w:gridCol w:w="909"/>
        <w:gridCol w:w="720"/>
        <w:gridCol w:w="727"/>
      </w:tblGrid>
      <w:tr w:rsidR="00060258" w14:paraId="2108FCAE" w14:textId="05B45C52" w:rsidTr="0064217D">
        <w:trPr>
          <w:ins w:id="1654" w:author="David Conklin" w:date="2020-11-10T16:24:00Z"/>
        </w:trPr>
        <w:tc>
          <w:tcPr>
            <w:tcW w:w="0" w:type="auto"/>
          </w:tcPr>
          <w:p w14:paraId="0CB8E0C6" w14:textId="51EFD184" w:rsidR="00060258" w:rsidRDefault="00060258" w:rsidP="007E57E4">
            <w:pPr>
              <w:rPr>
                <w:ins w:id="1655" w:author="David Conklin" w:date="2020-11-10T16:24:00Z"/>
              </w:rPr>
            </w:pPr>
            <w:ins w:id="1656" w:author="David Conklin" w:date="2020-11-10T16:24:00Z">
              <w:r>
                <w:t>gage</w:t>
              </w:r>
            </w:ins>
          </w:p>
        </w:tc>
        <w:tc>
          <w:tcPr>
            <w:tcW w:w="0" w:type="auto"/>
          </w:tcPr>
          <w:p w14:paraId="2B93BB5C" w14:textId="54CDEA26" w:rsidR="00060258" w:rsidRDefault="00060258" w:rsidP="007E57E4">
            <w:pPr>
              <w:rPr>
                <w:ins w:id="1657" w:author="David Conklin" w:date="2020-11-10T16:24:00Z"/>
              </w:rPr>
            </w:pPr>
            <w:ins w:id="1658" w:author="David Conklin" w:date="2020-11-10T16:24:00Z">
              <w:r>
                <w:t>COMID</w:t>
              </w:r>
            </w:ins>
          </w:p>
        </w:tc>
        <w:tc>
          <w:tcPr>
            <w:tcW w:w="0" w:type="auto"/>
          </w:tcPr>
          <w:p w14:paraId="5D87916F" w14:textId="1E641315" w:rsidR="00060258" w:rsidRDefault="00060258" w:rsidP="007E57E4">
            <w:pPr>
              <w:rPr>
                <w:ins w:id="1659" w:author="David Conklin" w:date="2020-11-10T16:24:00Z"/>
              </w:rPr>
            </w:pPr>
            <w:ins w:id="1660" w:author="David Conklin" w:date="2020-11-10T16:24:00Z">
              <w:r>
                <w:t>location</w:t>
              </w:r>
            </w:ins>
          </w:p>
        </w:tc>
        <w:tc>
          <w:tcPr>
            <w:tcW w:w="0" w:type="auto"/>
          </w:tcPr>
          <w:p w14:paraId="34E3476F" w14:textId="3FB661B3" w:rsidR="00060258" w:rsidRDefault="00060258" w:rsidP="007E57E4">
            <w:pPr>
              <w:rPr>
                <w:ins w:id="1661" w:author="David Conklin" w:date="2020-11-10T16:24:00Z"/>
              </w:rPr>
            </w:pPr>
            <w:ins w:id="1662" w:author="David Conklin" w:date="2020-11-10T16:25:00Z">
              <w:r>
                <w:t>statistic</w:t>
              </w:r>
            </w:ins>
          </w:p>
        </w:tc>
        <w:tc>
          <w:tcPr>
            <w:tcW w:w="0" w:type="auto"/>
          </w:tcPr>
          <w:p w14:paraId="0E384DAF" w14:textId="6C165160" w:rsidR="00060258" w:rsidRDefault="00060258" w:rsidP="007E57E4">
            <w:pPr>
              <w:rPr>
                <w:ins w:id="1663" w:author="David Conklin" w:date="2020-11-10T16:24:00Z"/>
              </w:rPr>
            </w:pPr>
            <w:ins w:id="1664" w:author="David Conklin" w:date="2020-11-10T16:25:00Z">
              <w:r>
                <w:t>value</w:t>
              </w:r>
            </w:ins>
          </w:p>
        </w:tc>
        <w:tc>
          <w:tcPr>
            <w:tcW w:w="0" w:type="auto"/>
          </w:tcPr>
          <w:p w14:paraId="734662AB" w14:textId="593CB7EE" w:rsidR="00060258" w:rsidRDefault="00060258" w:rsidP="007E57E4">
            <w:pPr>
              <w:rPr>
                <w:ins w:id="1665" w:author="David Conklin" w:date="2020-11-10T16:25:00Z"/>
              </w:rPr>
            </w:pPr>
            <w:ins w:id="1666" w:author="David Conklin" w:date="2020-11-10T16:25:00Z">
              <w:r>
                <w:t>grade</w:t>
              </w:r>
            </w:ins>
          </w:p>
        </w:tc>
      </w:tr>
      <w:tr w:rsidR="00060258" w14:paraId="37240E71" w14:textId="6E4432C1" w:rsidTr="0064217D">
        <w:trPr>
          <w:ins w:id="1667" w:author="David Conklin" w:date="2020-11-10T16:24:00Z"/>
        </w:trPr>
        <w:tc>
          <w:tcPr>
            <w:tcW w:w="0" w:type="auto"/>
          </w:tcPr>
          <w:p w14:paraId="70D26B56" w14:textId="7F446609" w:rsidR="00060258" w:rsidRDefault="00060258" w:rsidP="007E57E4">
            <w:pPr>
              <w:rPr>
                <w:ins w:id="1668" w:author="David Conklin" w:date="2020-11-10T16:24:00Z"/>
              </w:rPr>
            </w:pPr>
            <w:ins w:id="1669" w:author="David Conklin" w:date="2020-11-10T16:26:00Z">
              <w:r>
                <w:t>14158790</w:t>
              </w:r>
            </w:ins>
          </w:p>
        </w:tc>
        <w:tc>
          <w:tcPr>
            <w:tcW w:w="0" w:type="auto"/>
          </w:tcPr>
          <w:p w14:paraId="536CB10F" w14:textId="3A12617A" w:rsidR="00060258" w:rsidRDefault="00060258" w:rsidP="007E57E4">
            <w:pPr>
              <w:rPr>
                <w:ins w:id="1670" w:author="David Conklin" w:date="2020-11-10T16:24:00Z"/>
              </w:rPr>
            </w:pPr>
            <w:ins w:id="1671" w:author="David Conklin" w:date="2020-11-10T16:26:00Z">
              <w:r>
                <w:t>23773393</w:t>
              </w:r>
            </w:ins>
          </w:p>
        </w:tc>
        <w:tc>
          <w:tcPr>
            <w:tcW w:w="0" w:type="auto"/>
          </w:tcPr>
          <w:p w14:paraId="0BD17F2B" w14:textId="03F6E0E2" w:rsidR="00060258" w:rsidRDefault="00060258" w:rsidP="007E57E4">
            <w:pPr>
              <w:rPr>
                <w:ins w:id="1672" w:author="David Conklin" w:date="2020-11-10T16:24:00Z"/>
              </w:rPr>
            </w:pPr>
            <w:ins w:id="1673" w:author="David Conklin" w:date="2020-11-10T16:26:00Z">
              <w:r>
                <w:t>SMITH R ABV SMITH R RESV</w:t>
              </w:r>
            </w:ins>
          </w:p>
        </w:tc>
        <w:tc>
          <w:tcPr>
            <w:tcW w:w="0" w:type="auto"/>
          </w:tcPr>
          <w:p w14:paraId="7F084B9D" w14:textId="478D07E6" w:rsidR="00060258" w:rsidRDefault="00060258" w:rsidP="007E57E4">
            <w:pPr>
              <w:rPr>
                <w:ins w:id="1674" w:author="David Conklin" w:date="2020-11-10T16:24:00Z"/>
              </w:rPr>
            </w:pPr>
            <w:ins w:id="1675" w:author="David Conklin" w:date="2020-11-10T16:26:00Z">
              <w:r>
                <w:t>%bias</w:t>
              </w:r>
            </w:ins>
          </w:p>
        </w:tc>
        <w:tc>
          <w:tcPr>
            <w:tcW w:w="0" w:type="auto"/>
          </w:tcPr>
          <w:p w14:paraId="7C49D2AC" w14:textId="0824767B" w:rsidR="00060258" w:rsidRDefault="00060258" w:rsidP="007E57E4">
            <w:pPr>
              <w:rPr>
                <w:ins w:id="1676" w:author="David Conklin" w:date="2020-11-10T16:24:00Z"/>
              </w:rPr>
            </w:pPr>
            <w:ins w:id="1677" w:author="David Conklin" w:date="2020-11-10T16:27:00Z">
              <w:r>
                <w:t>0.3%</w:t>
              </w:r>
            </w:ins>
          </w:p>
        </w:tc>
        <w:tc>
          <w:tcPr>
            <w:tcW w:w="0" w:type="auto"/>
          </w:tcPr>
          <w:p w14:paraId="495C0109" w14:textId="6DBFBB7A" w:rsidR="00060258" w:rsidRDefault="00060258" w:rsidP="007E57E4">
            <w:pPr>
              <w:rPr>
                <w:ins w:id="1678" w:author="David Conklin" w:date="2020-11-10T16:25:00Z"/>
              </w:rPr>
            </w:pPr>
            <w:ins w:id="1679" w:author="David Conklin" w:date="2020-11-10T16:27:00Z">
              <w:r>
                <w:t>VG</w:t>
              </w:r>
            </w:ins>
          </w:p>
        </w:tc>
      </w:tr>
      <w:tr w:rsidR="00060258" w14:paraId="0BEEAF8B" w14:textId="77777777" w:rsidTr="0064217D">
        <w:trPr>
          <w:ins w:id="1680" w:author="David Conklin" w:date="2020-11-10T16:29:00Z"/>
        </w:trPr>
        <w:tc>
          <w:tcPr>
            <w:tcW w:w="0" w:type="auto"/>
          </w:tcPr>
          <w:p w14:paraId="63F2225F" w14:textId="77777777" w:rsidR="00060258" w:rsidRDefault="00060258" w:rsidP="007E57E4">
            <w:pPr>
              <w:rPr>
                <w:ins w:id="1681" w:author="David Conklin" w:date="2020-11-10T16:29:00Z"/>
              </w:rPr>
            </w:pPr>
          </w:p>
        </w:tc>
        <w:tc>
          <w:tcPr>
            <w:tcW w:w="0" w:type="auto"/>
          </w:tcPr>
          <w:p w14:paraId="5B1D869A" w14:textId="77777777" w:rsidR="00060258" w:rsidRDefault="00060258" w:rsidP="007E57E4">
            <w:pPr>
              <w:rPr>
                <w:ins w:id="1682" w:author="David Conklin" w:date="2020-11-10T16:29:00Z"/>
              </w:rPr>
            </w:pPr>
          </w:p>
        </w:tc>
        <w:tc>
          <w:tcPr>
            <w:tcW w:w="0" w:type="auto"/>
          </w:tcPr>
          <w:p w14:paraId="16C1B7F6" w14:textId="77777777" w:rsidR="00060258" w:rsidRDefault="00060258" w:rsidP="007E57E4">
            <w:pPr>
              <w:rPr>
                <w:ins w:id="1683" w:author="David Conklin" w:date="2020-11-10T16:29:00Z"/>
              </w:rPr>
            </w:pPr>
          </w:p>
        </w:tc>
        <w:tc>
          <w:tcPr>
            <w:tcW w:w="0" w:type="auto"/>
          </w:tcPr>
          <w:p w14:paraId="20BB0F11" w14:textId="4B6AF6FB" w:rsidR="00060258" w:rsidRDefault="00060258" w:rsidP="007E57E4">
            <w:pPr>
              <w:rPr>
                <w:ins w:id="1684" w:author="David Conklin" w:date="2020-11-10T16:29:00Z"/>
              </w:rPr>
            </w:pPr>
            <w:ins w:id="1685" w:author="David Conklin" w:date="2020-11-10T16:29:00Z">
              <w:r>
                <w:t>NSE</w:t>
              </w:r>
            </w:ins>
          </w:p>
        </w:tc>
        <w:tc>
          <w:tcPr>
            <w:tcW w:w="0" w:type="auto"/>
          </w:tcPr>
          <w:p w14:paraId="433DC994" w14:textId="5B7921B1" w:rsidR="00060258" w:rsidRDefault="00060258" w:rsidP="007E57E4">
            <w:pPr>
              <w:rPr>
                <w:ins w:id="1686" w:author="David Conklin" w:date="2020-11-10T16:29:00Z"/>
              </w:rPr>
            </w:pPr>
            <w:ins w:id="1687" w:author="David Conklin" w:date="2020-11-10T16:29:00Z">
              <w:r>
                <w:t>0.69</w:t>
              </w:r>
            </w:ins>
          </w:p>
        </w:tc>
        <w:tc>
          <w:tcPr>
            <w:tcW w:w="0" w:type="auto"/>
          </w:tcPr>
          <w:p w14:paraId="346B1AC4" w14:textId="510E7A36" w:rsidR="00060258" w:rsidRDefault="00060258" w:rsidP="007E57E4">
            <w:pPr>
              <w:rPr>
                <w:ins w:id="1688" w:author="David Conklin" w:date="2020-11-10T16:29:00Z"/>
              </w:rPr>
            </w:pPr>
            <w:ins w:id="1689" w:author="David Conklin" w:date="2020-11-10T16:29:00Z">
              <w:r>
                <w:t>S</w:t>
              </w:r>
            </w:ins>
          </w:p>
        </w:tc>
      </w:tr>
      <w:tr w:rsidR="00060258" w14:paraId="62F4789A" w14:textId="77777777" w:rsidTr="0064217D">
        <w:trPr>
          <w:ins w:id="1690" w:author="David Conklin" w:date="2020-11-10T16:29:00Z"/>
        </w:trPr>
        <w:tc>
          <w:tcPr>
            <w:tcW w:w="0" w:type="auto"/>
          </w:tcPr>
          <w:p w14:paraId="527ECE4E" w14:textId="77777777" w:rsidR="00060258" w:rsidRDefault="00060258" w:rsidP="007E57E4">
            <w:pPr>
              <w:rPr>
                <w:ins w:id="1691" w:author="David Conklin" w:date="2020-11-10T16:29:00Z"/>
              </w:rPr>
            </w:pPr>
          </w:p>
        </w:tc>
        <w:tc>
          <w:tcPr>
            <w:tcW w:w="0" w:type="auto"/>
          </w:tcPr>
          <w:p w14:paraId="65BD7381" w14:textId="77777777" w:rsidR="00060258" w:rsidRDefault="00060258" w:rsidP="007E57E4">
            <w:pPr>
              <w:rPr>
                <w:ins w:id="1692" w:author="David Conklin" w:date="2020-11-10T16:29:00Z"/>
              </w:rPr>
            </w:pPr>
          </w:p>
        </w:tc>
        <w:tc>
          <w:tcPr>
            <w:tcW w:w="0" w:type="auto"/>
          </w:tcPr>
          <w:p w14:paraId="30050EA8" w14:textId="77777777" w:rsidR="00060258" w:rsidRDefault="00060258" w:rsidP="007E57E4">
            <w:pPr>
              <w:rPr>
                <w:ins w:id="1693" w:author="David Conklin" w:date="2020-11-10T16:29:00Z"/>
              </w:rPr>
            </w:pPr>
          </w:p>
        </w:tc>
        <w:tc>
          <w:tcPr>
            <w:tcW w:w="0" w:type="auto"/>
          </w:tcPr>
          <w:p w14:paraId="4D1000FF" w14:textId="188EBBFB" w:rsidR="00060258" w:rsidRDefault="00060258" w:rsidP="007E57E4">
            <w:pPr>
              <w:rPr>
                <w:ins w:id="1694" w:author="David Conklin" w:date="2020-11-10T16:29:00Z"/>
              </w:rPr>
            </w:pPr>
            <w:ins w:id="1695" w:author="David Conklin" w:date="2020-11-10T16:29:00Z">
              <w:r>
                <w:t>RSR</w:t>
              </w:r>
            </w:ins>
          </w:p>
        </w:tc>
        <w:tc>
          <w:tcPr>
            <w:tcW w:w="0" w:type="auto"/>
          </w:tcPr>
          <w:p w14:paraId="7A0318CA" w14:textId="24F39E4C" w:rsidR="00060258" w:rsidRDefault="00060258" w:rsidP="007E57E4">
            <w:pPr>
              <w:rPr>
                <w:ins w:id="1696" w:author="David Conklin" w:date="2020-11-10T16:29:00Z"/>
              </w:rPr>
            </w:pPr>
            <w:ins w:id="1697" w:author="David Conklin" w:date="2020-11-10T16:29:00Z">
              <w:r>
                <w:t>0</w:t>
              </w:r>
            </w:ins>
            <w:ins w:id="1698" w:author="David Conklin" w:date="2020-11-10T16:30:00Z">
              <w:r>
                <w:t>.55</w:t>
              </w:r>
            </w:ins>
          </w:p>
        </w:tc>
        <w:tc>
          <w:tcPr>
            <w:tcW w:w="0" w:type="auto"/>
          </w:tcPr>
          <w:p w14:paraId="63DAFBA3" w14:textId="310C96A3" w:rsidR="00060258" w:rsidRDefault="00060258" w:rsidP="007E57E4">
            <w:pPr>
              <w:rPr>
                <w:ins w:id="1699" w:author="David Conklin" w:date="2020-11-10T16:29:00Z"/>
              </w:rPr>
            </w:pPr>
            <w:ins w:id="1700" w:author="David Conklin" w:date="2020-11-10T16:30:00Z">
              <w:r>
                <w:t>G</w:t>
              </w:r>
            </w:ins>
          </w:p>
        </w:tc>
      </w:tr>
      <w:tr w:rsidR="00060258" w14:paraId="1992545C" w14:textId="77777777" w:rsidTr="0064217D">
        <w:trPr>
          <w:ins w:id="1701" w:author="David Conklin" w:date="2020-11-10T16:29:00Z"/>
        </w:trPr>
        <w:tc>
          <w:tcPr>
            <w:tcW w:w="0" w:type="auto"/>
          </w:tcPr>
          <w:p w14:paraId="5D3E4791" w14:textId="77777777" w:rsidR="00060258" w:rsidRDefault="00060258" w:rsidP="007E57E4">
            <w:pPr>
              <w:rPr>
                <w:ins w:id="1702" w:author="David Conklin" w:date="2020-11-10T16:29:00Z"/>
              </w:rPr>
            </w:pPr>
          </w:p>
        </w:tc>
        <w:tc>
          <w:tcPr>
            <w:tcW w:w="0" w:type="auto"/>
          </w:tcPr>
          <w:p w14:paraId="394C7505" w14:textId="77777777" w:rsidR="00060258" w:rsidRDefault="00060258" w:rsidP="007E57E4">
            <w:pPr>
              <w:rPr>
                <w:ins w:id="1703" w:author="David Conklin" w:date="2020-11-10T16:29:00Z"/>
              </w:rPr>
            </w:pPr>
          </w:p>
        </w:tc>
        <w:tc>
          <w:tcPr>
            <w:tcW w:w="0" w:type="auto"/>
          </w:tcPr>
          <w:p w14:paraId="45321782" w14:textId="77777777" w:rsidR="00060258" w:rsidRDefault="00060258" w:rsidP="007E57E4">
            <w:pPr>
              <w:rPr>
                <w:ins w:id="1704" w:author="David Conklin" w:date="2020-11-10T16:29:00Z"/>
              </w:rPr>
            </w:pPr>
          </w:p>
        </w:tc>
        <w:tc>
          <w:tcPr>
            <w:tcW w:w="0" w:type="auto"/>
          </w:tcPr>
          <w:p w14:paraId="2DBCB623" w14:textId="36310DDD" w:rsidR="00060258" w:rsidRDefault="00060258" w:rsidP="007E57E4">
            <w:pPr>
              <w:rPr>
                <w:ins w:id="1705" w:author="David Conklin" w:date="2020-11-10T16:29:00Z"/>
              </w:rPr>
            </w:pPr>
            <w:ins w:id="1706" w:author="David Conklin" w:date="2020-11-10T16:30:00Z">
              <w:r>
                <w:t>R2</w:t>
              </w:r>
            </w:ins>
          </w:p>
        </w:tc>
        <w:tc>
          <w:tcPr>
            <w:tcW w:w="0" w:type="auto"/>
          </w:tcPr>
          <w:p w14:paraId="3BA4235F" w14:textId="12BF1411" w:rsidR="00060258" w:rsidRDefault="00060258" w:rsidP="007E57E4">
            <w:pPr>
              <w:rPr>
                <w:ins w:id="1707" w:author="David Conklin" w:date="2020-11-10T16:29:00Z"/>
              </w:rPr>
            </w:pPr>
            <w:ins w:id="1708" w:author="David Conklin" w:date="2020-11-10T16:30:00Z">
              <w:r>
                <w:t>0.72</w:t>
              </w:r>
            </w:ins>
          </w:p>
        </w:tc>
        <w:tc>
          <w:tcPr>
            <w:tcW w:w="0" w:type="auto"/>
          </w:tcPr>
          <w:p w14:paraId="22EDD85E" w14:textId="4242AA51" w:rsidR="00060258" w:rsidRDefault="00060258" w:rsidP="007E57E4">
            <w:pPr>
              <w:rPr>
                <w:ins w:id="1709" w:author="David Conklin" w:date="2020-11-10T16:29:00Z"/>
              </w:rPr>
            </w:pPr>
            <w:ins w:id="1710" w:author="David Conklin" w:date="2020-11-10T16:30:00Z">
              <w:r>
                <w:t>S</w:t>
              </w:r>
            </w:ins>
          </w:p>
        </w:tc>
      </w:tr>
      <w:tr w:rsidR="00060258" w14:paraId="69A75C30" w14:textId="77777777" w:rsidTr="0064217D">
        <w:trPr>
          <w:ins w:id="1711" w:author="David Conklin" w:date="2020-11-10T16:27:00Z"/>
        </w:trPr>
        <w:tc>
          <w:tcPr>
            <w:tcW w:w="0" w:type="auto"/>
          </w:tcPr>
          <w:p w14:paraId="7BCD742A" w14:textId="67B318AB" w:rsidR="00060258" w:rsidRDefault="00060258" w:rsidP="007E57E4">
            <w:pPr>
              <w:rPr>
                <w:ins w:id="1712" w:author="David Conklin" w:date="2020-11-10T16:27:00Z"/>
              </w:rPr>
            </w:pPr>
            <w:ins w:id="1713" w:author="David Conklin" w:date="2020-11-10T16:27:00Z">
              <w:r>
                <w:t>14159200</w:t>
              </w:r>
            </w:ins>
          </w:p>
        </w:tc>
        <w:tc>
          <w:tcPr>
            <w:tcW w:w="0" w:type="auto"/>
          </w:tcPr>
          <w:p w14:paraId="13EE69B2" w14:textId="674EE933" w:rsidR="00060258" w:rsidRDefault="00060258" w:rsidP="007E57E4">
            <w:pPr>
              <w:rPr>
                <w:ins w:id="1714" w:author="David Conklin" w:date="2020-11-10T16:27:00Z"/>
              </w:rPr>
            </w:pPr>
            <w:ins w:id="1715" w:author="David Conklin" w:date="2020-11-10T16:27:00Z">
              <w:r>
                <w:t>23773037</w:t>
              </w:r>
            </w:ins>
          </w:p>
        </w:tc>
        <w:tc>
          <w:tcPr>
            <w:tcW w:w="0" w:type="auto"/>
          </w:tcPr>
          <w:p w14:paraId="3C597DA6" w14:textId="2CFE59C8" w:rsidR="00060258" w:rsidRDefault="00060258" w:rsidP="007E57E4">
            <w:pPr>
              <w:rPr>
                <w:ins w:id="1716" w:author="David Conklin" w:date="2020-11-10T16:27:00Z"/>
              </w:rPr>
            </w:pPr>
            <w:ins w:id="1717" w:author="David Conklin" w:date="2020-11-10T16:28:00Z">
              <w:r>
                <w:t>SO FORK MCKENZIE ABV COUGAR</w:t>
              </w:r>
            </w:ins>
          </w:p>
        </w:tc>
        <w:tc>
          <w:tcPr>
            <w:tcW w:w="0" w:type="auto"/>
          </w:tcPr>
          <w:p w14:paraId="503614AF" w14:textId="3A28EB6E" w:rsidR="00060258" w:rsidRDefault="00060258" w:rsidP="007E57E4">
            <w:pPr>
              <w:rPr>
                <w:ins w:id="1718" w:author="David Conklin" w:date="2020-11-10T16:27:00Z"/>
              </w:rPr>
            </w:pPr>
            <w:ins w:id="1719" w:author="David Conklin" w:date="2020-11-10T16:28:00Z">
              <w:r>
                <w:t>%bias</w:t>
              </w:r>
            </w:ins>
          </w:p>
        </w:tc>
        <w:tc>
          <w:tcPr>
            <w:tcW w:w="0" w:type="auto"/>
          </w:tcPr>
          <w:p w14:paraId="45C44D13" w14:textId="01DD94EB" w:rsidR="00060258" w:rsidRDefault="00060258" w:rsidP="007E57E4">
            <w:pPr>
              <w:rPr>
                <w:ins w:id="1720" w:author="David Conklin" w:date="2020-11-10T16:27:00Z"/>
              </w:rPr>
            </w:pPr>
            <w:ins w:id="1721" w:author="David Conklin" w:date="2020-11-10T16:28:00Z">
              <w:r>
                <w:t>0.1%</w:t>
              </w:r>
            </w:ins>
          </w:p>
        </w:tc>
        <w:tc>
          <w:tcPr>
            <w:tcW w:w="0" w:type="auto"/>
          </w:tcPr>
          <w:p w14:paraId="16CDA108" w14:textId="0F9D42E2" w:rsidR="00060258" w:rsidRDefault="00060258" w:rsidP="007E57E4">
            <w:pPr>
              <w:rPr>
                <w:ins w:id="1722" w:author="David Conklin" w:date="2020-11-10T16:27:00Z"/>
              </w:rPr>
            </w:pPr>
            <w:ins w:id="1723" w:author="David Conklin" w:date="2020-11-10T16:28:00Z">
              <w:r>
                <w:t>VG</w:t>
              </w:r>
            </w:ins>
          </w:p>
        </w:tc>
      </w:tr>
      <w:tr w:rsidR="00060258" w14:paraId="68225F87" w14:textId="77777777" w:rsidTr="0064217D">
        <w:trPr>
          <w:ins w:id="1724" w:author="David Conklin" w:date="2020-11-10T16:30:00Z"/>
        </w:trPr>
        <w:tc>
          <w:tcPr>
            <w:tcW w:w="0" w:type="auto"/>
          </w:tcPr>
          <w:p w14:paraId="6F51DD6D" w14:textId="77777777" w:rsidR="00060258" w:rsidRDefault="00060258" w:rsidP="00060258">
            <w:pPr>
              <w:rPr>
                <w:ins w:id="1725" w:author="David Conklin" w:date="2020-11-10T16:30:00Z"/>
              </w:rPr>
            </w:pPr>
          </w:p>
        </w:tc>
        <w:tc>
          <w:tcPr>
            <w:tcW w:w="0" w:type="auto"/>
          </w:tcPr>
          <w:p w14:paraId="32A88EFE" w14:textId="77777777" w:rsidR="00060258" w:rsidRDefault="00060258" w:rsidP="00060258">
            <w:pPr>
              <w:rPr>
                <w:ins w:id="1726" w:author="David Conklin" w:date="2020-11-10T16:30:00Z"/>
              </w:rPr>
            </w:pPr>
          </w:p>
        </w:tc>
        <w:tc>
          <w:tcPr>
            <w:tcW w:w="0" w:type="auto"/>
          </w:tcPr>
          <w:p w14:paraId="07826B70" w14:textId="77777777" w:rsidR="00060258" w:rsidRDefault="00060258" w:rsidP="00060258">
            <w:pPr>
              <w:rPr>
                <w:ins w:id="1727" w:author="David Conklin" w:date="2020-11-10T16:30:00Z"/>
              </w:rPr>
            </w:pPr>
          </w:p>
        </w:tc>
        <w:tc>
          <w:tcPr>
            <w:tcW w:w="0" w:type="auto"/>
          </w:tcPr>
          <w:p w14:paraId="31604DE7" w14:textId="11879B2C" w:rsidR="00060258" w:rsidRDefault="00060258" w:rsidP="00060258">
            <w:pPr>
              <w:rPr>
                <w:ins w:id="1728" w:author="David Conklin" w:date="2020-11-10T16:30:00Z"/>
              </w:rPr>
            </w:pPr>
            <w:ins w:id="1729" w:author="David Conklin" w:date="2020-11-10T16:31:00Z">
              <w:r>
                <w:t>NSE</w:t>
              </w:r>
            </w:ins>
          </w:p>
        </w:tc>
        <w:tc>
          <w:tcPr>
            <w:tcW w:w="0" w:type="auto"/>
          </w:tcPr>
          <w:p w14:paraId="569962D2" w14:textId="5FDEDA3E" w:rsidR="00060258" w:rsidRDefault="00060258" w:rsidP="00060258">
            <w:pPr>
              <w:rPr>
                <w:ins w:id="1730" w:author="David Conklin" w:date="2020-11-10T16:30:00Z"/>
              </w:rPr>
            </w:pPr>
            <w:ins w:id="1731" w:author="David Conklin" w:date="2020-11-10T16:31:00Z">
              <w:r>
                <w:t>0.81</w:t>
              </w:r>
            </w:ins>
          </w:p>
        </w:tc>
        <w:tc>
          <w:tcPr>
            <w:tcW w:w="0" w:type="auto"/>
          </w:tcPr>
          <w:p w14:paraId="5570EC34" w14:textId="0CA09078" w:rsidR="00060258" w:rsidRDefault="00060258" w:rsidP="00060258">
            <w:pPr>
              <w:rPr>
                <w:ins w:id="1732" w:author="David Conklin" w:date="2020-11-10T16:30:00Z"/>
              </w:rPr>
            </w:pPr>
            <w:ins w:id="1733" w:author="David Conklin" w:date="2020-11-10T16:31:00Z">
              <w:r>
                <w:t>VG</w:t>
              </w:r>
            </w:ins>
          </w:p>
        </w:tc>
      </w:tr>
      <w:tr w:rsidR="00060258" w14:paraId="40017D2F" w14:textId="77777777" w:rsidTr="0064217D">
        <w:trPr>
          <w:ins w:id="1734" w:author="David Conklin" w:date="2020-11-10T16:30:00Z"/>
        </w:trPr>
        <w:tc>
          <w:tcPr>
            <w:tcW w:w="0" w:type="auto"/>
          </w:tcPr>
          <w:p w14:paraId="6BAC1F1B" w14:textId="77777777" w:rsidR="00060258" w:rsidRDefault="00060258" w:rsidP="00060258">
            <w:pPr>
              <w:rPr>
                <w:ins w:id="1735" w:author="David Conklin" w:date="2020-11-10T16:30:00Z"/>
              </w:rPr>
            </w:pPr>
          </w:p>
        </w:tc>
        <w:tc>
          <w:tcPr>
            <w:tcW w:w="0" w:type="auto"/>
          </w:tcPr>
          <w:p w14:paraId="45324F63" w14:textId="77777777" w:rsidR="00060258" w:rsidRDefault="00060258" w:rsidP="00060258">
            <w:pPr>
              <w:rPr>
                <w:ins w:id="1736" w:author="David Conklin" w:date="2020-11-10T16:30:00Z"/>
              </w:rPr>
            </w:pPr>
          </w:p>
        </w:tc>
        <w:tc>
          <w:tcPr>
            <w:tcW w:w="0" w:type="auto"/>
          </w:tcPr>
          <w:p w14:paraId="361C571E" w14:textId="77777777" w:rsidR="00060258" w:rsidRDefault="00060258" w:rsidP="00060258">
            <w:pPr>
              <w:rPr>
                <w:ins w:id="1737" w:author="David Conklin" w:date="2020-11-10T16:30:00Z"/>
              </w:rPr>
            </w:pPr>
          </w:p>
        </w:tc>
        <w:tc>
          <w:tcPr>
            <w:tcW w:w="0" w:type="auto"/>
          </w:tcPr>
          <w:p w14:paraId="7846DEAE" w14:textId="6DCB5DC1" w:rsidR="00060258" w:rsidRDefault="00060258" w:rsidP="00060258">
            <w:pPr>
              <w:rPr>
                <w:ins w:id="1738" w:author="David Conklin" w:date="2020-11-10T16:30:00Z"/>
              </w:rPr>
            </w:pPr>
            <w:ins w:id="1739" w:author="David Conklin" w:date="2020-11-10T16:31:00Z">
              <w:r>
                <w:t>RSR</w:t>
              </w:r>
            </w:ins>
          </w:p>
        </w:tc>
        <w:tc>
          <w:tcPr>
            <w:tcW w:w="0" w:type="auto"/>
          </w:tcPr>
          <w:p w14:paraId="51D9AFAC" w14:textId="727A2F7C" w:rsidR="00060258" w:rsidRDefault="00060258" w:rsidP="00060258">
            <w:pPr>
              <w:rPr>
                <w:ins w:id="1740" w:author="David Conklin" w:date="2020-11-10T16:30:00Z"/>
              </w:rPr>
            </w:pPr>
            <w:ins w:id="1741" w:author="David Conklin" w:date="2020-11-10T16:31:00Z">
              <w:r>
                <w:t>0.44</w:t>
              </w:r>
            </w:ins>
          </w:p>
        </w:tc>
        <w:tc>
          <w:tcPr>
            <w:tcW w:w="0" w:type="auto"/>
          </w:tcPr>
          <w:p w14:paraId="27353A12" w14:textId="494110F6" w:rsidR="00060258" w:rsidRDefault="00060258" w:rsidP="00060258">
            <w:pPr>
              <w:rPr>
                <w:ins w:id="1742" w:author="David Conklin" w:date="2020-11-10T16:30:00Z"/>
              </w:rPr>
            </w:pPr>
            <w:ins w:id="1743" w:author="David Conklin" w:date="2020-11-10T16:32:00Z">
              <w:r>
                <w:t>VG</w:t>
              </w:r>
            </w:ins>
          </w:p>
        </w:tc>
      </w:tr>
      <w:tr w:rsidR="00060258" w14:paraId="2906E1B2" w14:textId="77777777" w:rsidTr="0064217D">
        <w:trPr>
          <w:ins w:id="1744" w:author="David Conklin" w:date="2020-11-10T16:30:00Z"/>
        </w:trPr>
        <w:tc>
          <w:tcPr>
            <w:tcW w:w="0" w:type="auto"/>
          </w:tcPr>
          <w:p w14:paraId="3CC44AF3" w14:textId="77777777" w:rsidR="00060258" w:rsidRDefault="00060258" w:rsidP="00060258">
            <w:pPr>
              <w:rPr>
                <w:ins w:id="1745" w:author="David Conklin" w:date="2020-11-10T16:30:00Z"/>
              </w:rPr>
            </w:pPr>
          </w:p>
        </w:tc>
        <w:tc>
          <w:tcPr>
            <w:tcW w:w="0" w:type="auto"/>
          </w:tcPr>
          <w:p w14:paraId="517C115C" w14:textId="77777777" w:rsidR="00060258" w:rsidRDefault="00060258" w:rsidP="00060258">
            <w:pPr>
              <w:rPr>
                <w:ins w:id="1746" w:author="David Conklin" w:date="2020-11-10T16:30:00Z"/>
              </w:rPr>
            </w:pPr>
          </w:p>
        </w:tc>
        <w:tc>
          <w:tcPr>
            <w:tcW w:w="0" w:type="auto"/>
          </w:tcPr>
          <w:p w14:paraId="1FB2E265" w14:textId="77777777" w:rsidR="00060258" w:rsidRDefault="00060258" w:rsidP="00060258">
            <w:pPr>
              <w:rPr>
                <w:ins w:id="1747" w:author="David Conklin" w:date="2020-11-10T16:30:00Z"/>
              </w:rPr>
            </w:pPr>
          </w:p>
        </w:tc>
        <w:tc>
          <w:tcPr>
            <w:tcW w:w="0" w:type="auto"/>
          </w:tcPr>
          <w:p w14:paraId="2CA40CB7" w14:textId="26439674" w:rsidR="00060258" w:rsidRDefault="00060258" w:rsidP="00060258">
            <w:pPr>
              <w:rPr>
                <w:ins w:id="1748" w:author="David Conklin" w:date="2020-11-10T16:30:00Z"/>
              </w:rPr>
            </w:pPr>
            <w:ins w:id="1749" w:author="David Conklin" w:date="2020-11-10T16:31:00Z">
              <w:r>
                <w:t>R2</w:t>
              </w:r>
            </w:ins>
          </w:p>
        </w:tc>
        <w:tc>
          <w:tcPr>
            <w:tcW w:w="0" w:type="auto"/>
          </w:tcPr>
          <w:p w14:paraId="2C88A205" w14:textId="062C8D08" w:rsidR="00060258" w:rsidRDefault="00060258" w:rsidP="00060258">
            <w:pPr>
              <w:rPr>
                <w:ins w:id="1750" w:author="David Conklin" w:date="2020-11-10T16:30:00Z"/>
              </w:rPr>
            </w:pPr>
            <w:ins w:id="1751" w:author="David Conklin" w:date="2020-11-10T16:31:00Z">
              <w:r>
                <w:t>0.</w:t>
              </w:r>
            </w:ins>
            <w:ins w:id="1752" w:author="David Conklin" w:date="2020-11-10T16:32:00Z">
              <w:r>
                <w:t>81</w:t>
              </w:r>
            </w:ins>
          </w:p>
        </w:tc>
        <w:tc>
          <w:tcPr>
            <w:tcW w:w="0" w:type="auto"/>
          </w:tcPr>
          <w:p w14:paraId="10BC75FB" w14:textId="6FE11E73" w:rsidR="00060258" w:rsidRDefault="00060258" w:rsidP="00060258">
            <w:pPr>
              <w:rPr>
                <w:ins w:id="1753" w:author="David Conklin" w:date="2020-11-10T16:30:00Z"/>
              </w:rPr>
            </w:pPr>
            <w:ins w:id="1754" w:author="David Conklin" w:date="2020-11-10T16:32:00Z">
              <w:r>
                <w:t>G</w:t>
              </w:r>
            </w:ins>
          </w:p>
        </w:tc>
      </w:tr>
      <w:tr w:rsidR="00060258" w14:paraId="5B17203C" w14:textId="77777777" w:rsidTr="0064217D">
        <w:trPr>
          <w:ins w:id="1755" w:author="David Conklin" w:date="2020-11-10T16:32:00Z"/>
        </w:trPr>
        <w:tc>
          <w:tcPr>
            <w:tcW w:w="0" w:type="auto"/>
          </w:tcPr>
          <w:p w14:paraId="52CDCE84" w14:textId="6A222AC6" w:rsidR="00060258" w:rsidRDefault="00060258" w:rsidP="00060258">
            <w:pPr>
              <w:rPr>
                <w:ins w:id="1756" w:author="David Conklin" w:date="2020-11-10T16:32:00Z"/>
              </w:rPr>
            </w:pPr>
            <w:ins w:id="1757" w:author="David Conklin" w:date="2020-11-10T16:32:00Z">
              <w:r>
                <w:t>14161500</w:t>
              </w:r>
            </w:ins>
          </w:p>
        </w:tc>
        <w:tc>
          <w:tcPr>
            <w:tcW w:w="0" w:type="auto"/>
          </w:tcPr>
          <w:p w14:paraId="3C78868E" w14:textId="3D07CA58" w:rsidR="00060258" w:rsidRDefault="00060258" w:rsidP="00060258">
            <w:pPr>
              <w:rPr>
                <w:ins w:id="1758" w:author="David Conklin" w:date="2020-11-10T16:32:00Z"/>
              </w:rPr>
            </w:pPr>
            <w:ins w:id="1759" w:author="David Conklin" w:date="2020-11-10T16:32:00Z">
              <w:r>
                <w:t>237734</w:t>
              </w:r>
            </w:ins>
            <w:ins w:id="1760" w:author="David Conklin" w:date="2020-11-10T16:33:00Z">
              <w:r>
                <w:t>11</w:t>
              </w:r>
            </w:ins>
          </w:p>
        </w:tc>
        <w:tc>
          <w:tcPr>
            <w:tcW w:w="0" w:type="auto"/>
          </w:tcPr>
          <w:p w14:paraId="76CEBEF0" w14:textId="4F8A4444" w:rsidR="00060258" w:rsidRDefault="00060258" w:rsidP="00060258">
            <w:pPr>
              <w:rPr>
                <w:ins w:id="1761" w:author="David Conklin" w:date="2020-11-10T16:32:00Z"/>
              </w:rPr>
            </w:pPr>
            <w:ins w:id="1762" w:author="David Conklin" w:date="2020-11-10T16:33:00Z">
              <w:r>
                <w:t>LOOKOUT CREEK NEAR BLUE RIVER</w:t>
              </w:r>
            </w:ins>
          </w:p>
        </w:tc>
        <w:tc>
          <w:tcPr>
            <w:tcW w:w="0" w:type="auto"/>
          </w:tcPr>
          <w:p w14:paraId="747FF6B8" w14:textId="58CFA040" w:rsidR="00060258" w:rsidRDefault="00060258" w:rsidP="00060258">
            <w:pPr>
              <w:rPr>
                <w:ins w:id="1763" w:author="David Conklin" w:date="2020-11-10T16:32:00Z"/>
              </w:rPr>
            </w:pPr>
            <w:ins w:id="1764" w:author="David Conklin" w:date="2020-11-10T16:33:00Z">
              <w:r>
                <w:t>%bias</w:t>
              </w:r>
            </w:ins>
          </w:p>
        </w:tc>
        <w:tc>
          <w:tcPr>
            <w:tcW w:w="0" w:type="auto"/>
          </w:tcPr>
          <w:p w14:paraId="6C28E2A8" w14:textId="305FE3E5" w:rsidR="00060258" w:rsidRDefault="00060258" w:rsidP="00060258">
            <w:pPr>
              <w:rPr>
                <w:ins w:id="1765" w:author="David Conklin" w:date="2020-11-10T16:32:00Z"/>
              </w:rPr>
            </w:pPr>
            <w:ins w:id="1766" w:author="David Conklin" w:date="2020-11-10T16:33:00Z">
              <w:r>
                <w:t>0.</w:t>
              </w:r>
              <w:r w:rsidR="002822A5">
                <w:t>2</w:t>
              </w:r>
              <w:r>
                <w:t>%</w:t>
              </w:r>
            </w:ins>
          </w:p>
        </w:tc>
        <w:tc>
          <w:tcPr>
            <w:tcW w:w="0" w:type="auto"/>
          </w:tcPr>
          <w:p w14:paraId="778C43EF" w14:textId="2ABD558E" w:rsidR="00060258" w:rsidRDefault="00060258" w:rsidP="00060258">
            <w:pPr>
              <w:rPr>
                <w:ins w:id="1767" w:author="David Conklin" w:date="2020-11-10T16:32:00Z"/>
              </w:rPr>
            </w:pPr>
            <w:ins w:id="1768" w:author="David Conklin" w:date="2020-11-10T16:33:00Z">
              <w:r>
                <w:t>VG</w:t>
              </w:r>
            </w:ins>
          </w:p>
        </w:tc>
      </w:tr>
      <w:tr w:rsidR="00060258" w14:paraId="61A2A3FD" w14:textId="77777777" w:rsidTr="0064217D">
        <w:trPr>
          <w:ins w:id="1769" w:author="David Conklin" w:date="2020-11-10T16:32:00Z"/>
        </w:trPr>
        <w:tc>
          <w:tcPr>
            <w:tcW w:w="0" w:type="auto"/>
          </w:tcPr>
          <w:p w14:paraId="2206AA40" w14:textId="77777777" w:rsidR="00060258" w:rsidRDefault="00060258" w:rsidP="00060258">
            <w:pPr>
              <w:rPr>
                <w:ins w:id="1770" w:author="David Conklin" w:date="2020-11-10T16:32:00Z"/>
              </w:rPr>
            </w:pPr>
          </w:p>
        </w:tc>
        <w:tc>
          <w:tcPr>
            <w:tcW w:w="0" w:type="auto"/>
          </w:tcPr>
          <w:p w14:paraId="74BE1138" w14:textId="77777777" w:rsidR="00060258" w:rsidRDefault="00060258" w:rsidP="00060258">
            <w:pPr>
              <w:rPr>
                <w:ins w:id="1771" w:author="David Conklin" w:date="2020-11-10T16:32:00Z"/>
              </w:rPr>
            </w:pPr>
          </w:p>
        </w:tc>
        <w:tc>
          <w:tcPr>
            <w:tcW w:w="0" w:type="auto"/>
          </w:tcPr>
          <w:p w14:paraId="3AA7857C" w14:textId="77777777" w:rsidR="00060258" w:rsidRDefault="00060258" w:rsidP="00060258">
            <w:pPr>
              <w:rPr>
                <w:ins w:id="1772" w:author="David Conklin" w:date="2020-11-10T16:32:00Z"/>
              </w:rPr>
            </w:pPr>
          </w:p>
        </w:tc>
        <w:tc>
          <w:tcPr>
            <w:tcW w:w="0" w:type="auto"/>
          </w:tcPr>
          <w:p w14:paraId="47B8AE81" w14:textId="3C87F8C2" w:rsidR="00060258" w:rsidRDefault="00060258" w:rsidP="00060258">
            <w:pPr>
              <w:rPr>
                <w:ins w:id="1773" w:author="David Conklin" w:date="2020-11-10T16:32:00Z"/>
              </w:rPr>
            </w:pPr>
            <w:ins w:id="1774" w:author="David Conklin" w:date="2020-11-10T16:33:00Z">
              <w:r>
                <w:t>NSE</w:t>
              </w:r>
            </w:ins>
          </w:p>
        </w:tc>
        <w:tc>
          <w:tcPr>
            <w:tcW w:w="0" w:type="auto"/>
          </w:tcPr>
          <w:p w14:paraId="130B5725" w14:textId="65347D2A" w:rsidR="00060258" w:rsidRDefault="00060258" w:rsidP="00060258">
            <w:pPr>
              <w:rPr>
                <w:ins w:id="1775" w:author="David Conklin" w:date="2020-11-10T16:32:00Z"/>
              </w:rPr>
            </w:pPr>
            <w:ins w:id="1776" w:author="David Conklin" w:date="2020-11-10T16:33:00Z">
              <w:r>
                <w:t>0.</w:t>
              </w:r>
              <w:r w:rsidR="002822A5">
                <w:t>84</w:t>
              </w:r>
            </w:ins>
          </w:p>
        </w:tc>
        <w:tc>
          <w:tcPr>
            <w:tcW w:w="0" w:type="auto"/>
          </w:tcPr>
          <w:p w14:paraId="351AD679" w14:textId="25409190" w:rsidR="00060258" w:rsidRDefault="00060258" w:rsidP="00060258">
            <w:pPr>
              <w:rPr>
                <w:ins w:id="1777" w:author="David Conklin" w:date="2020-11-10T16:32:00Z"/>
              </w:rPr>
            </w:pPr>
            <w:ins w:id="1778" w:author="David Conklin" w:date="2020-11-10T16:33:00Z">
              <w:r>
                <w:t>VG</w:t>
              </w:r>
            </w:ins>
          </w:p>
        </w:tc>
      </w:tr>
      <w:tr w:rsidR="00060258" w14:paraId="31EEDF98" w14:textId="77777777" w:rsidTr="0064217D">
        <w:trPr>
          <w:ins w:id="1779" w:author="David Conklin" w:date="2020-11-10T16:32:00Z"/>
        </w:trPr>
        <w:tc>
          <w:tcPr>
            <w:tcW w:w="0" w:type="auto"/>
          </w:tcPr>
          <w:p w14:paraId="123FB524" w14:textId="77777777" w:rsidR="00060258" w:rsidRDefault="00060258" w:rsidP="00060258">
            <w:pPr>
              <w:rPr>
                <w:ins w:id="1780" w:author="David Conklin" w:date="2020-11-10T16:32:00Z"/>
              </w:rPr>
            </w:pPr>
          </w:p>
        </w:tc>
        <w:tc>
          <w:tcPr>
            <w:tcW w:w="0" w:type="auto"/>
          </w:tcPr>
          <w:p w14:paraId="3114DB0E" w14:textId="77777777" w:rsidR="00060258" w:rsidRDefault="00060258" w:rsidP="00060258">
            <w:pPr>
              <w:rPr>
                <w:ins w:id="1781" w:author="David Conklin" w:date="2020-11-10T16:32:00Z"/>
              </w:rPr>
            </w:pPr>
          </w:p>
        </w:tc>
        <w:tc>
          <w:tcPr>
            <w:tcW w:w="0" w:type="auto"/>
          </w:tcPr>
          <w:p w14:paraId="08246BAD" w14:textId="77777777" w:rsidR="00060258" w:rsidRDefault="00060258" w:rsidP="00060258">
            <w:pPr>
              <w:rPr>
                <w:ins w:id="1782" w:author="David Conklin" w:date="2020-11-10T16:32:00Z"/>
              </w:rPr>
            </w:pPr>
          </w:p>
        </w:tc>
        <w:tc>
          <w:tcPr>
            <w:tcW w:w="0" w:type="auto"/>
          </w:tcPr>
          <w:p w14:paraId="7843792D" w14:textId="391D0593" w:rsidR="00060258" w:rsidRDefault="00060258" w:rsidP="00060258">
            <w:pPr>
              <w:rPr>
                <w:ins w:id="1783" w:author="David Conklin" w:date="2020-11-10T16:32:00Z"/>
              </w:rPr>
            </w:pPr>
            <w:ins w:id="1784" w:author="David Conklin" w:date="2020-11-10T16:33:00Z">
              <w:r>
                <w:t>RSR</w:t>
              </w:r>
            </w:ins>
          </w:p>
        </w:tc>
        <w:tc>
          <w:tcPr>
            <w:tcW w:w="0" w:type="auto"/>
          </w:tcPr>
          <w:p w14:paraId="4F8CAF6E" w14:textId="44DC515F" w:rsidR="00060258" w:rsidRDefault="00060258" w:rsidP="00060258">
            <w:pPr>
              <w:rPr>
                <w:ins w:id="1785" w:author="David Conklin" w:date="2020-11-10T16:32:00Z"/>
              </w:rPr>
            </w:pPr>
            <w:ins w:id="1786" w:author="David Conklin" w:date="2020-11-10T16:33:00Z">
              <w:r>
                <w:t>0.4</w:t>
              </w:r>
            </w:ins>
            <w:ins w:id="1787" w:author="David Conklin" w:date="2020-11-10T16:34:00Z">
              <w:r w:rsidR="002822A5">
                <w:t>0</w:t>
              </w:r>
            </w:ins>
          </w:p>
        </w:tc>
        <w:tc>
          <w:tcPr>
            <w:tcW w:w="0" w:type="auto"/>
          </w:tcPr>
          <w:p w14:paraId="6332E101" w14:textId="209C88FC" w:rsidR="00060258" w:rsidRDefault="00060258" w:rsidP="00060258">
            <w:pPr>
              <w:rPr>
                <w:ins w:id="1788" w:author="David Conklin" w:date="2020-11-10T16:32:00Z"/>
              </w:rPr>
            </w:pPr>
            <w:ins w:id="1789" w:author="David Conklin" w:date="2020-11-10T16:33:00Z">
              <w:r>
                <w:t>VG</w:t>
              </w:r>
            </w:ins>
          </w:p>
        </w:tc>
      </w:tr>
      <w:tr w:rsidR="00060258" w14:paraId="261D11BE" w14:textId="77777777" w:rsidTr="0064217D">
        <w:trPr>
          <w:ins w:id="1790" w:author="David Conklin" w:date="2020-11-10T16:32:00Z"/>
        </w:trPr>
        <w:tc>
          <w:tcPr>
            <w:tcW w:w="0" w:type="auto"/>
          </w:tcPr>
          <w:p w14:paraId="74859904" w14:textId="77777777" w:rsidR="00060258" w:rsidRDefault="00060258" w:rsidP="00060258">
            <w:pPr>
              <w:rPr>
                <w:ins w:id="1791" w:author="David Conklin" w:date="2020-11-10T16:32:00Z"/>
              </w:rPr>
            </w:pPr>
          </w:p>
        </w:tc>
        <w:tc>
          <w:tcPr>
            <w:tcW w:w="0" w:type="auto"/>
          </w:tcPr>
          <w:p w14:paraId="444C3600" w14:textId="77777777" w:rsidR="00060258" w:rsidRDefault="00060258" w:rsidP="00060258">
            <w:pPr>
              <w:rPr>
                <w:ins w:id="1792" w:author="David Conklin" w:date="2020-11-10T16:32:00Z"/>
              </w:rPr>
            </w:pPr>
          </w:p>
        </w:tc>
        <w:tc>
          <w:tcPr>
            <w:tcW w:w="0" w:type="auto"/>
          </w:tcPr>
          <w:p w14:paraId="3AC0681B" w14:textId="77777777" w:rsidR="00060258" w:rsidRDefault="00060258" w:rsidP="00060258">
            <w:pPr>
              <w:rPr>
                <w:ins w:id="1793" w:author="David Conklin" w:date="2020-11-10T16:32:00Z"/>
              </w:rPr>
            </w:pPr>
          </w:p>
        </w:tc>
        <w:tc>
          <w:tcPr>
            <w:tcW w:w="0" w:type="auto"/>
          </w:tcPr>
          <w:p w14:paraId="02669FF1" w14:textId="304000F7" w:rsidR="00060258" w:rsidRDefault="00060258" w:rsidP="00060258">
            <w:pPr>
              <w:rPr>
                <w:ins w:id="1794" w:author="David Conklin" w:date="2020-11-10T16:32:00Z"/>
              </w:rPr>
            </w:pPr>
            <w:ins w:id="1795" w:author="David Conklin" w:date="2020-11-10T16:33:00Z">
              <w:r>
                <w:t>R2</w:t>
              </w:r>
            </w:ins>
          </w:p>
        </w:tc>
        <w:tc>
          <w:tcPr>
            <w:tcW w:w="0" w:type="auto"/>
          </w:tcPr>
          <w:p w14:paraId="361282A5" w14:textId="1E1566DD" w:rsidR="00060258" w:rsidRDefault="00060258" w:rsidP="00060258">
            <w:pPr>
              <w:rPr>
                <w:ins w:id="1796" w:author="David Conklin" w:date="2020-11-10T16:32:00Z"/>
              </w:rPr>
            </w:pPr>
            <w:ins w:id="1797" w:author="David Conklin" w:date="2020-11-10T16:33:00Z">
              <w:r>
                <w:t>0.8</w:t>
              </w:r>
            </w:ins>
            <w:ins w:id="1798" w:author="David Conklin" w:date="2020-11-10T16:34:00Z">
              <w:r w:rsidR="002822A5">
                <w:t>4</w:t>
              </w:r>
            </w:ins>
          </w:p>
        </w:tc>
        <w:tc>
          <w:tcPr>
            <w:tcW w:w="0" w:type="auto"/>
          </w:tcPr>
          <w:p w14:paraId="7F2AC038" w14:textId="05B5770F" w:rsidR="00060258" w:rsidRDefault="00060258" w:rsidP="00060258">
            <w:pPr>
              <w:rPr>
                <w:ins w:id="1799" w:author="David Conklin" w:date="2020-11-10T16:32:00Z"/>
              </w:rPr>
            </w:pPr>
            <w:ins w:id="1800" w:author="David Conklin" w:date="2020-11-10T16:33:00Z">
              <w:r>
                <w:t>G</w:t>
              </w:r>
            </w:ins>
          </w:p>
        </w:tc>
      </w:tr>
      <w:tr w:rsidR="003D64A1" w14:paraId="4905F4FB" w14:textId="77777777" w:rsidTr="0064217D">
        <w:trPr>
          <w:ins w:id="1801" w:author="David Conklin" w:date="2020-11-10T16:34:00Z"/>
        </w:trPr>
        <w:tc>
          <w:tcPr>
            <w:tcW w:w="0" w:type="auto"/>
          </w:tcPr>
          <w:p w14:paraId="5DA79D4C" w14:textId="1DFF51F9" w:rsidR="003D64A1" w:rsidRDefault="003D64A1" w:rsidP="003D64A1">
            <w:pPr>
              <w:rPr>
                <w:ins w:id="1802" w:author="David Conklin" w:date="2020-11-10T16:34:00Z"/>
              </w:rPr>
            </w:pPr>
            <w:ins w:id="1803" w:author="David Conklin" w:date="2020-11-10T16:34:00Z">
              <w:r>
                <w:t>14162200</w:t>
              </w:r>
            </w:ins>
          </w:p>
        </w:tc>
        <w:tc>
          <w:tcPr>
            <w:tcW w:w="0" w:type="auto"/>
          </w:tcPr>
          <w:p w14:paraId="024A4BFF" w14:textId="2296F66C" w:rsidR="003D64A1" w:rsidRDefault="003D64A1" w:rsidP="003D64A1">
            <w:pPr>
              <w:rPr>
                <w:ins w:id="1804" w:author="David Conklin" w:date="2020-11-10T16:34:00Z"/>
              </w:rPr>
            </w:pPr>
            <w:ins w:id="1805" w:author="David Conklin" w:date="2020-11-10T16:34:00Z">
              <w:r>
                <w:t>23</w:t>
              </w:r>
            </w:ins>
            <w:ins w:id="1806" w:author="David Conklin" w:date="2020-11-10T16:35:00Z">
              <w:r>
                <w:t>773405</w:t>
              </w:r>
            </w:ins>
          </w:p>
        </w:tc>
        <w:tc>
          <w:tcPr>
            <w:tcW w:w="0" w:type="auto"/>
          </w:tcPr>
          <w:p w14:paraId="775231E0" w14:textId="56471A2D" w:rsidR="003D64A1" w:rsidRDefault="003D64A1" w:rsidP="003D64A1">
            <w:pPr>
              <w:rPr>
                <w:ins w:id="1807" w:author="David Conklin" w:date="2020-11-10T16:34:00Z"/>
              </w:rPr>
            </w:pPr>
            <w:ins w:id="1808" w:author="David Conklin" w:date="2020-11-10T16:35:00Z">
              <w:r>
                <w:t>BLUE RIVER AT BLUE RIVER</w:t>
              </w:r>
            </w:ins>
          </w:p>
        </w:tc>
        <w:tc>
          <w:tcPr>
            <w:tcW w:w="0" w:type="auto"/>
          </w:tcPr>
          <w:p w14:paraId="27506014" w14:textId="7618C4AF" w:rsidR="003D64A1" w:rsidRDefault="003D64A1" w:rsidP="003D64A1">
            <w:pPr>
              <w:rPr>
                <w:ins w:id="1809" w:author="David Conklin" w:date="2020-11-10T16:34:00Z"/>
              </w:rPr>
            </w:pPr>
            <w:ins w:id="1810" w:author="David Conklin" w:date="2020-11-10T16:35:00Z">
              <w:r>
                <w:t>%bias</w:t>
              </w:r>
            </w:ins>
          </w:p>
        </w:tc>
        <w:tc>
          <w:tcPr>
            <w:tcW w:w="0" w:type="auto"/>
          </w:tcPr>
          <w:p w14:paraId="5182B9DA" w14:textId="030947C6" w:rsidR="003D64A1" w:rsidRDefault="003D64A1" w:rsidP="003D64A1">
            <w:pPr>
              <w:rPr>
                <w:ins w:id="1811" w:author="David Conklin" w:date="2020-11-10T16:34:00Z"/>
              </w:rPr>
            </w:pPr>
            <w:ins w:id="1812" w:author="David Conklin" w:date="2020-11-10T16:35:00Z">
              <w:r>
                <w:t>0.0%</w:t>
              </w:r>
            </w:ins>
          </w:p>
        </w:tc>
        <w:tc>
          <w:tcPr>
            <w:tcW w:w="0" w:type="auto"/>
          </w:tcPr>
          <w:p w14:paraId="1F20D131" w14:textId="05600726" w:rsidR="003D64A1" w:rsidRDefault="003D64A1" w:rsidP="003D64A1">
            <w:pPr>
              <w:rPr>
                <w:ins w:id="1813" w:author="David Conklin" w:date="2020-11-10T16:34:00Z"/>
              </w:rPr>
            </w:pPr>
            <w:ins w:id="1814" w:author="David Conklin" w:date="2020-11-10T16:35:00Z">
              <w:r>
                <w:t>VG</w:t>
              </w:r>
            </w:ins>
          </w:p>
        </w:tc>
      </w:tr>
      <w:tr w:rsidR="003D64A1" w14:paraId="16E48D0A" w14:textId="77777777" w:rsidTr="0064217D">
        <w:trPr>
          <w:ins w:id="1815" w:author="David Conklin" w:date="2020-11-10T16:34:00Z"/>
        </w:trPr>
        <w:tc>
          <w:tcPr>
            <w:tcW w:w="0" w:type="auto"/>
          </w:tcPr>
          <w:p w14:paraId="5CD76CCF" w14:textId="77777777" w:rsidR="003D64A1" w:rsidRDefault="003D64A1" w:rsidP="003D64A1">
            <w:pPr>
              <w:rPr>
                <w:ins w:id="1816" w:author="David Conklin" w:date="2020-11-10T16:34:00Z"/>
              </w:rPr>
            </w:pPr>
          </w:p>
        </w:tc>
        <w:tc>
          <w:tcPr>
            <w:tcW w:w="0" w:type="auto"/>
          </w:tcPr>
          <w:p w14:paraId="4F7629E0" w14:textId="77777777" w:rsidR="003D64A1" w:rsidRDefault="003D64A1" w:rsidP="003D64A1">
            <w:pPr>
              <w:rPr>
                <w:ins w:id="1817" w:author="David Conklin" w:date="2020-11-10T16:34:00Z"/>
              </w:rPr>
            </w:pPr>
          </w:p>
        </w:tc>
        <w:tc>
          <w:tcPr>
            <w:tcW w:w="0" w:type="auto"/>
          </w:tcPr>
          <w:p w14:paraId="033146B4" w14:textId="77777777" w:rsidR="003D64A1" w:rsidRDefault="003D64A1" w:rsidP="003D64A1">
            <w:pPr>
              <w:rPr>
                <w:ins w:id="1818" w:author="David Conklin" w:date="2020-11-10T16:34:00Z"/>
              </w:rPr>
            </w:pPr>
          </w:p>
        </w:tc>
        <w:tc>
          <w:tcPr>
            <w:tcW w:w="0" w:type="auto"/>
          </w:tcPr>
          <w:p w14:paraId="14721014" w14:textId="4FFEFA65" w:rsidR="003D64A1" w:rsidRDefault="003D64A1" w:rsidP="003D64A1">
            <w:pPr>
              <w:rPr>
                <w:ins w:id="1819" w:author="David Conklin" w:date="2020-11-10T16:34:00Z"/>
              </w:rPr>
            </w:pPr>
            <w:ins w:id="1820" w:author="David Conklin" w:date="2020-11-10T16:35:00Z">
              <w:r>
                <w:t>NSE</w:t>
              </w:r>
            </w:ins>
          </w:p>
        </w:tc>
        <w:tc>
          <w:tcPr>
            <w:tcW w:w="0" w:type="auto"/>
          </w:tcPr>
          <w:p w14:paraId="76DF9AF1" w14:textId="1CDD10F7" w:rsidR="003D64A1" w:rsidRDefault="003D64A1" w:rsidP="003D64A1">
            <w:pPr>
              <w:rPr>
                <w:ins w:id="1821" w:author="David Conklin" w:date="2020-11-10T16:34:00Z"/>
              </w:rPr>
            </w:pPr>
            <w:ins w:id="1822" w:author="David Conklin" w:date="2020-11-10T16:35:00Z">
              <w:r>
                <w:t>0.</w:t>
              </w:r>
            </w:ins>
            <w:ins w:id="1823" w:author="David Conklin" w:date="2020-11-10T16:36:00Z">
              <w:r>
                <w:t>52</w:t>
              </w:r>
            </w:ins>
          </w:p>
        </w:tc>
        <w:tc>
          <w:tcPr>
            <w:tcW w:w="0" w:type="auto"/>
          </w:tcPr>
          <w:p w14:paraId="7B4811EC" w14:textId="6281A9B8" w:rsidR="003D64A1" w:rsidRDefault="003D64A1" w:rsidP="003D64A1">
            <w:pPr>
              <w:rPr>
                <w:ins w:id="1824" w:author="David Conklin" w:date="2020-11-10T16:34:00Z"/>
              </w:rPr>
            </w:pPr>
            <w:ins w:id="1825" w:author="David Conklin" w:date="2020-11-10T16:36:00Z">
              <w:r>
                <w:t>S</w:t>
              </w:r>
            </w:ins>
          </w:p>
        </w:tc>
      </w:tr>
      <w:tr w:rsidR="003D64A1" w14:paraId="445AAAA1" w14:textId="77777777" w:rsidTr="0064217D">
        <w:trPr>
          <w:ins w:id="1826" w:author="David Conklin" w:date="2020-11-10T16:34:00Z"/>
        </w:trPr>
        <w:tc>
          <w:tcPr>
            <w:tcW w:w="0" w:type="auto"/>
          </w:tcPr>
          <w:p w14:paraId="1546FB4A" w14:textId="77777777" w:rsidR="003D64A1" w:rsidRDefault="003D64A1" w:rsidP="003D64A1">
            <w:pPr>
              <w:rPr>
                <w:ins w:id="1827" w:author="David Conklin" w:date="2020-11-10T16:34:00Z"/>
              </w:rPr>
            </w:pPr>
          </w:p>
        </w:tc>
        <w:tc>
          <w:tcPr>
            <w:tcW w:w="0" w:type="auto"/>
          </w:tcPr>
          <w:p w14:paraId="5F22FE9A" w14:textId="77777777" w:rsidR="003D64A1" w:rsidRDefault="003D64A1" w:rsidP="003D64A1">
            <w:pPr>
              <w:rPr>
                <w:ins w:id="1828" w:author="David Conklin" w:date="2020-11-10T16:34:00Z"/>
              </w:rPr>
            </w:pPr>
          </w:p>
        </w:tc>
        <w:tc>
          <w:tcPr>
            <w:tcW w:w="0" w:type="auto"/>
          </w:tcPr>
          <w:p w14:paraId="5C8E470A" w14:textId="77777777" w:rsidR="003D64A1" w:rsidRDefault="003D64A1" w:rsidP="003D64A1">
            <w:pPr>
              <w:rPr>
                <w:ins w:id="1829" w:author="David Conklin" w:date="2020-11-10T16:34:00Z"/>
              </w:rPr>
            </w:pPr>
          </w:p>
        </w:tc>
        <w:tc>
          <w:tcPr>
            <w:tcW w:w="0" w:type="auto"/>
          </w:tcPr>
          <w:p w14:paraId="59483674" w14:textId="3A767861" w:rsidR="003D64A1" w:rsidRDefault="003D64A1" w:rsidP="003D64A1">
            <w:pPr>
              <w:rPr>
                <w:ins w:id="1830" w:author="David Conklin" w:date="2020-11-10T16:34:00Z"/>
              </w:rPr>
            </w:pPr>
            <w:ins w:id="1831" w:author="David Conklin" w:date="2020-11-10T16:35:00Z">
              <w:r>
                <w:t>RSR</w:t>
              </w:r>
            </w:ins>
          </w:p>
        </w:tc>
        <w:tc>
          <w:tcPr>
            <w:tcW w:w="0" w:type="auto"/>
          </w:tcPr>
          <w:p w14:paraId="425DE897" w14:textId="3000C7F7" w:rsidR="003D64A1" w:rsidRDefault="003D64A1" w:rsidP="003D64A1">
            <w:pPr>
              <w:rPr>
                <w:ins w:id="1832" w:author="David Conklin" w:date="2020-11-10T16:34:00Z"/>
              </w:rPr>
            </w:pPr>
            <w:ins w:id="1833" w:author="David Conklin" w:date="2020-11-10T16:35:00Z">
              <w:r>
                <w:t>0.</w:t>
              </w:r>
            </w:ins>
            <w:ins w:id="1834" w:author="David Conklin" w:date="2020-11-10T16:36:00Z">
              <w:r>
                <w:t>70</w:t>
              </w:r>
            </w:ins>
          </w:p>
        </w:tc>
        <w:tc>
          <w:tcPr>
            <w:tcW w:w="0" w:type="auto"/>
          </w:tcPr>
          <w:p w14:paraId="27B0CAA4" w14:textId="1C875DE4" w:rsidR="003D64A1" w:rsidRDefault="003D64A1" w:rsidP="003D64A1">
            <w:pPr>
              <w:rPr>
                <w:ins w:id="1835" w:author="David Conklin" w:date="2020-11-10T16:34:00Z"/>
              </w:rPr>
            </w:pPr>
            <w:ins w:id="1836" w:author="David Conklin" w:date="2020-11-10T16:36:00Z">
              <w:r>
                <w:t>S</w:t>
              </w:r>
            </w:ins>
          </w:p>
        </w:tc>
      </w:tr>
      <w:tr w:rsidR="003D64A1" w14:paraId="1093E1EB" w14:textId="77777777" w:rsidTr="0064217D">
        <w:trPr>
          <w:ins w:id="1837" w:author="David Conklin" w:date="2020-11-10T16:34:00Z"/>
        </w:trPr>
        <w:tc>
          <w:tcPr>
            <w:tcW w:w="0" w:type="auto"/>
          </w:tcPr>
          <w:p w14:paraId="4B87CC30" w14:textId="77777777" w:rsidR="003D64A1" w:rsidRDefault="003D64A1" w:rsidP="003D64A1">
            <w:pPr>
              <w:rPr>
                <w:ins w:id="1838" w:author="David Conklin" w:date="2020-11-10T16:34:00Z"/>
              </w:rPr>
            </w:pPr>
          </w:p>
        </w:tc>
        <w:tc>
          <w:tcPr>
            <w:tcW w:w="0" w:type="auto"/>
          </w:tcPr>
          <w:p w14:paraId="33B117EB" w14:textId="77777777" w:rsidR="003D64A1" w:rsidRDefault="003D64A1" w:rsidP="003D64A1">
            <w:pPr>
              <w:rPr>
                <w:ins w:id="1839" w:author="David Conklin" w:date="2020-11-10T16:34:00Z"/>
              </w:rPr>
            </w:pPr>
          </w:p>
        </w:tc>
        <w:tc>
          <w:tcPr>
            <w:tcW w:w="0" w:type="auto"/>
          </w:tcPr>
          <w:p w14:paraId="2BEF5AFA" w14:textId="77777777" w:rsidR="003D64A1" w:rsidRDefault="003D64A1" w:rsidP="003D64A1">
            <w:pPr>
              <w:rPr>
                <w:ins w:id="1840" w:author="David Conklin" w:date="2020-11-10T16:34:00Z"/>
              </w:rPr>
            </w:pPr>
          </w:p>
        </w:tc>
        <w:tc>
          <w:tcPr>
            <w:tcW w:w="0" w:type="auto"/>
          </w:tcPr>
          <w:p w14:paraId="18820309" w14:textId="3C4C5434" w:rsidR="003D64A1" w:rsidRDefault="003D64A1" w:rsidP="003D64A1">
            <w:pPr>
              <w:rPr>
                <w:ins w:id="1841" w:author="David Conklin" w:date="2020-11-10T16:34:00Z"/>
              </w:rPr>
            </w:pPr>
            <w:ins w:id="1842" w:author="David Conklin" w:date="2020-11-10T16:35:00Z">
              <w:r>
                <w:t>R2</w:t>
              </w:r>
            </w:ins>
          </w:p>
        </w:tc>
        <w:tc>
          <w:tcPr>
            <w:tcW w:w="0" w:type="auto"/>
          </w:tcPr>
          <w:p w14:paraId="4EBB3E6B" w14:textId="1C95A59F" w:rsidR="003D64A1" w:rsidRDefault="003D64A1" w:rsidP="003D64A1">
            <w:pPr>
              <w:rPr>
                <w:ins w:id="1843" w:author="David Conklin" w:date="2020-11-10T16:34:00Z"/>
              </w:rPr>
            </w:pPr>
            <w:ins w:id="1844" w:author="David Conklin" w:date="2020-11-10T16:35:00Z">
              <w:r>
                <w:t>0.</w:t>
              </w:r>
            </w:ins>
            <w:ins w:id="1845" w:author="David Conklin" w:date="2020-11-10T16:36:00Z">
              <w:r>
                <w:t>58</w:t>
              </w:r>
            </w:ins>
          </w:p>
        </w:tc>
        <w:tc>
          <w:tcPr>
            <w:tcW w:w="0" w:type="auto"/>
          </w:tcPr>
          <w:p w14:paraId="00567A06" w14:textId="21F14F3D" w:rsidR="003D64A1" w:rsidRDefault="003D64A1" w:rsidP="003D64A1">
            <w:pPr>
              <w:rPr>
                <w:ins w:id="1846" w:author="David Conklin" w:date="2020-11-10T16:34:00Z"/>
              </w:rPr>
            </w:pPr>
            <w:ins w:id="1847" w:author="David Conklin" w:date="2020-11-10T16:36:00Z">
              <w:r>
                <w:t>NS</w:t>
              </w:r>
            </w:ins>
          </w:p>
        </w:tc>
      </w:tr>
      <w:tr w:rsidR="00FC642F" w14:paraId="2334AD03" w14:textId="77777777" w:rsidTr="0064217D">
        <w:trPr>
          <w:ins w:id="1848" w:author="David Conklin" w:date="2020-11-10T16:36:00Z"/>
        </w:trPr>
        <w:tc>
          <w:tcPr>
            <w:tcW w:w="0" w:type="auto"/>
          </w:tcPr>
          <w:p w14:paraId="029C24D6" w14:textId="6C3634D8" w:rsidR="00FC642F" w:rsidRDefault="00FC642F" w:rsidP="00FC642F">
            <w:pPr>
              <w:rPr>
                <w:ins w:id="1849" w:author="David Conklin" w:date="2020-11-10T16:36:00Z"/>
              </w:rPr>
            </w:pPr>
            <w:ins w:id="1850" w:author="David Conklin" w:date="2020-11-10T16:37:00Z">
              <w:r>
                <w:t>14162500</w:t>
              </w:r>
            </w:ins>
          </w:p>
        </w:tc>
        <w:tc>
          <w:tcPr>
            <w:tcW w:w="0" w:type="auto"/>
          </w:tcPr>
          <w:p w14:paraId="3B3DE881" w14:textId="4695EFE4" w:rsidR="00FC642F" w:rsidRDefault="00FC642F" w:rsidP="00FC642F">
            <w:pPr>
              <w:rPr>
                <w:ins w:id="1851" w:author="David Conklin" w:date="2020-11-10T16:36:00Z"/>
              </w:rPr>
            </w:pPr>
            <w:ins w:id="1852" w:author="David Conklin" w:date="2020-11-10T16:37:00Z">
              <w:r>
                <w:t>2377</w:t>
              </w:r>
            </w:ins>
            <w:ins w:id="1853" w:author="David Conklin" w:date="2020-11-10T16:38:00Z">
              <w:r>
                <w:t>2909</w:t>
              </w:r>
            </w:ins>
          </w:p>
        </w:tc>
        <w:tc>
          <w:tcPr>
            <w:tcW w:w="0" w:type="auto"/>
          </w:tcPr>
          <w:p w14:paraId="510D70A2" w14:textId="7ABBB608" w:rsidR="00FC642F" w:rsidRDefault="00FC642F" w:rsidP="00FC642F">
            <w:pPr>
              <w:rPr>
                <w:ins w:id="1854" w:author="David Conklin" w:date="2020-11-10T16:36:00Z"/>
              </w:rPr>
            </w:pPr>
            <w:ins w:id="1855" w:author="David Conklin" w:date="2020-11-10T16:38:00Z">
              <w:r>
                <w:t>MCKENZIE RIVER NEAR VIDA</w:t>
              </w:r>
            </w:ins>
          </w:p>
        </w:tc>
        <w:tc>
          <w:tcPr>
            <w:tcW w:w="0" w:type="auto"/>
          </w:tcPr>
          <w:p w14:paraId="0BA6EA8B" w14:textId="7045D4AB" w:rsidR="00FC642F" w:rsidRDefault="00FC642F" w:rsidP="00FC642F">
            <w:pPr>
              <w:rPr>
                <w:ins w:id="1856" w:author="David Conklin" w:date="2020-11-10T16:36:00Z"/>
              </w:rPr>
            </w:pPr>
            <w:ins w:id="1857" w:author="David Conklin" w:date="2020-11-10T16:38:00Z">
              <w:r>
                <w:t>%bias</w:t>
              </w:r>
            </w:ins>
          </w:p>
        </w:tc>
        <w:tc>
          <w:tcPr>
            <w:tcW w:w="0" w:type="auto"/>
          </w:tcPr>
          <w:p w14:paraId="1D809B5C" w14:textId="038CA4F2" w:rsidR="00FC642F" w:rsidRDefault="00FC642F" w:rsidP="00FC642F">
            <w:pPr>
              <w:rPr>
                <w:ins w:id="1858" w:author="David Conklin" w:date="2020-11-10T16:36:00Z"/>
              </w:rPr>
            </w:pPr>
            <w:ins w:id="1859" w:author="David Conklin" w:date="2020-11-10T16:38:00Z">
              <w:r>
                <w:t>3.3%</w:t>
              </w:r>
            </w:ins>
          </w:p>
        </w:tc>
        <w:tc>
          <w:tcPr>
            <w:tcW w:w="0" w:type="auto"/>
          </w:tcPr>
          <w:p w14:paraId="69D4C91F" w14:textId="10A6BF07" w:rsidR="00FC642F" w:rsidRDefault="00FC642F" w:rsidP="00FC642F">
            <w:pPr>
              <w:rPr>
                <w:ins w:id="1860" w:author="David Conklin" w:date="2020-11-10T16:36:00Z"/>
              </w:rPr>
            </w:pPr>
            <w:ins w:id="1861" w:author="David Conklin" w:date="2020-11-10T16:38:00Z">
              <w:r>
                <w:t>VG</w:t>
              </w:r>
            </w:ins>
          </w:p>
        </w:tc>
      </w:tr>
      <w:tr w:rsidR="00FC642F" w14:paraId="466319F7" w14:textId="77777777" w:rsidTr="0064217D">
        <w:trPr>
          <w:ins w:id="1862" w:author="David Conklin" w:date="2020-11-10T16:36:00Z"/>
        </w:trPr>
        <w:tc>
          <w:tcPr>
            <w:tcW w:w="0" w:type="auto"/>
          </w:tcPr>
          <w:p w14:paraId="0732BC47" w14:textId="77777777" w:rsidR="00FC642F" w:rsidRDefault="00FC642F" w:rsidP="00FC642F">
            <w:pPr>
              <w:rPr>
                <w:ins w:id="1863" w:author="David Conklin" w:date="2020-11-10T16:36:00Z"/>
              </w:rPr>
            </w:pPr>
          </w:p>
        </w:tc>
        <w:tc>
          <w:tcPr>
            <w:tcW w:w="0" w:type="auto"/>
          </w:tcPr>
          <w:p w14:paraId="406D9196" w14:textId="77777777" w:rsidR="00FC642F" w:rsidRDefault="00FC642F" w:rsidP="00FC642F">
            <w:pPr>
              <w:rPr>
                <w:ins w:id="1864" w:author="David Conklin" w:date="2020-11-10T16:36:00Z"/>
              </w:rPr>
            </w:pPr>
          </w:p>
        </w:tc>
        <w:tc>
          <w:tcPr>
            <w:tcW w:w="0" w:type="auto"/>
          </w:tcPr>
          <w:p w14:paraId="4676FE42" w14:textId="77777777" w:rsidR="00FC642F" w:rsidRDefault="00FC642F" w:rsidP="00FC642F">
            <w:pPr>
              <w:rPr>
                <w:ins w:id="1865" w:author="David Conklin" w:date="2020-11-10T16:36:00Z"/>
              </w:rPr>
            </w:pPr>
          </w:p>
        </w:tc>
        <w:tc>
          <w:tcPr>
            <w:tcW w:w="0" w:type="auto"/>
          </w:tcPr>
          <w:p w14:paraId="5E0510DA" w14:textId="67FB2FAE" w:rsidR="00FC642F" w:rsidRDefault="00FC642F" w:rsidP="00FC642F">
            <w:pPr>
              <w:rPr>
                <w:ins w:id="1866" w:author="David Conklin" w:date="2020-11-10T16:36:00Z"/>
              </w:rPr>
            </w:pPr>
            <w:ins w:id="1867" w:author="David Conklin" w:date="2020-11-10T16:38:00Z">
              <w:r>
                <w:t>NSE</w:t>
              </w:r>
            </w:ins>
          </w:p>
        </w:tc>
        <w:tc>
          <w:tcPr>
            <w:tcW w:w="0" w:type="auto"/>
          </w:tcPr>
          <w:p w14:paraId="03646419" w14:textId="1B8BE323" w:rsidR="00FC642F" w:rsidRDefault="00FC642F" w:rsidP="00FC642F">
            <w:pPr>
              <w:rPr>
                <w:ins w:id="1868" w:author="David Conklin" w:date="2020-11-10T16:36:00Z"/>
              </w:rPr>
            </w:pPr>
            <w:ins w:id="1869" w:author="David Conklin" w:date="2020-11-10T16:38:00Z">
              <w:r>
                <w:t>0.69</w:t>
              </w:r>
            </w:ins>
          </w:p>
        </w:tc>
        <w:tc>
          <w:tcPr>
            <w:tcW w:w="0" w:type="auto"/>
          </w:tcPr>
          <w:p w14:paraId="3D60D1F3" w14:textId="6914A452" w:rsidR="00FC642F" w:rsidRDefault="00FC642F" w:rsidP="00FC642F">
            <w:pPr>
              <w:rPr>
                <w:ins w:id="1870" w:author="David Conklin" w:date="2020-11-10T16:36:00Z"/>
              </w:rPr>
            </w:pPr>
            <w:ins w:id="1871" w:author="David Conklin" w:date="2020-11-10T16:38:00Z">
              <w:r>
                <w:t>S</w:t>
              </w:r>
            </w:ins>
          </w:p>
        </w:tc>
      </w:tr>
      <w:tr w:rsidR="00FC642F" w14:paraId="4B389700" w14:textId="77777777" w:rsidTr="0064217D">
        <w:trPr>
          <w:ins w:id="1872" w:author="David Conklin" w:date="2020-11-10T16:36:00Z"/>
        </w:trPr>
        <w:tc>
          <w:tcPr>
            <w:tcW w:w="0" w:type="auto"/>
          </w:tcPr>
          <w:p w14:paraId="300EB841" w14:textId="77777777" w:rsidR="00FC642F" w:rsidRDefault="00FC642F" w:rsidP="00FC642F">
            <w:pPr>
              <w:rPr>
                <w:ins w:id="1873" w:author="David Conklin" w:date="2020-11-10T16:36:00Z"/>
              </w:rPr>
            </w:pPr>
          </w:p>
        </w:tc>
        <w:tc>
          <w:tcPr>
            <w:tcW w:w="0" w:type="auto"/>
          </w:tcPr>
          <w:p w14:paraId="3FBF5BBF" w14:textId="77777777" w:rsidR="00FC642F" w:rsidRDefault="00FC642F" w:rsidP="00FC642F">
            <w:pPr>
              <w:rPr>
                <w:ins w:id="1874" w:author="David Conklin" w:date="2020-11-10T16:36:00Z"/>
              </w:rPr>
            </w:pPr>
          </w:p>
        </w:tc>
        <w:tc>
          <w:tcPr>
            <w:tcW w:w="0" w:type="auto"/>
          </w:tcPr>
          <w:p w14:paraId="2B2F88D4" w14:textId="77777777" w:rsidR="00FC642F" w:rsidRDefault="00FC642F" w:rsidP="00FC642F">
            <w:pPr>
              <w:rPr>
                <w:ins w:id="1875" w:author="David Conklin" w:date="2020-11-10T16:36:00Z"/>
              </w:rPr>
            </w:pPr>
          </w:p>
        </w:tc>
        <w:tc>
          <w:tcPr>
            <w:tcW w:w="0" w:type="auto"/>
          </w:tcPr>
          <w:p w14:paraId="59A0E9B5" w14:textId="57F0C4F7" w:rsidR="00FC642F" w:rsidRDefault="00FC642F" w:rsidP="00FC642F">
            <w:pPr>
              <w:rPr>
                <w:ins w:id="1876" w:author="David Conklin" w:date="2020-11-10T16:36:00Z"/>
              </w:rPr>
            </w:pPr>
            <w:ins w:id="1877" w:author="David Conklin" w:date="2020-11-10T16:38:00Z">
              <w:r>
                <w:t>RSR</w:t>
              </w:r>
            </w:ins>
          </w:p>
        </w:tc>
        <w:tc>
          <w:tcPr>
            <w:tcW w:w="0" w:type="auto"/>
          </w:tcPr>
          <w:p w14:paraId="0D32A38B" w14:textId="46FE0E5A" w:rsidR="00FC642F" w:rsidRDefault="00FC642F" w:rsidP="00FC642F">
            <w:pPr>
              <w:rPr>
                <w:ins w:id="1878" w:author="David Conklin" w:date="2020-11-10T16:36:00Z"/>
              </w:rPr>
            </w:pPr>
            <w:ins w:id="1879" w:author="David Conklin" w:date="2020-11-10T16:38:00Z">
              <w:r>
                <w:t>0.</w:t>
              </w:r>
            </w:ins>
            <w:ins w:id="1880" w:author="David Conklin" w:date="2020-11-10T16:39:00Z">
              <w:r>
                <w:t>55</w:t>
              </w:r>
            </w:ins>
          </w:p>
        </w:tc>
        <w:tc>
          <w:tcPr>
            <w:tcW w:w="0" w:type="auto"/>
          </w:tcPr>
          <w:p w14:paraId="6AB8B65A" w14:textId="19F57016" w:rsidR="00FC642F" w:rsidRDefault="00FC642F" w:rsidP="00FC642F">
            <w:pPr>
              <w:rPr>
                <w:ins w:id="1881" w:author="David Conklin" w:date="2020-11-10T16:36:00Z"/>
              </w:rPr>
            </w:pPr>
            <w:ins w:id="1882" w:author="David Conklin" w:date="2020-11-10T16:39:00Z">
              <w:r>
                <w:t>G</w:t>
              </w:r>
            </w:ins>
          </w:p>
        </w:tc>
      </w:tr>
      <w:tr w:rsidR="00FC642F" w14:paraId="57B1F44F" w14:textId="77777777" w:rsidTr="0064217D">
        <w:trPr>
          <w:ins w:id="1883" w:author="David Conklin" w:date="2020-11-10T16:36:00Z"/>
        </w:trPr>
        <w:tc>
          <w:tcPr>
            <w:tcW w:w="0" w:type="auto"/>
          </w:tcPr>
          <w:p w14:paraId="2DB152B1" w14:textId="77777777" w:rsidR="00FC642F" w:rsidRDefault="00FC642F" w:rsidP="00FC642F">
            <w:pPr>
              <w:rPr>
                <w:ins w:id="1884" w:author="David Conklin" w:date="2020-11-10T16:36:00Z"/>
              </w:rPr>
            </w:pPr>
          </w:p>
        </w:tc>
        <w:tc>
          <w:tcPr>
            <w:tcW w:w="0" w:type="auto"/>
          </w:tcPr>
          <w:p w14:paraId="06BE208E" w14:textId="77777777" w:rsidR="00FC642F" w:rsidRDefault="00FC642F" w:rsidP="00FC642F">
            <w:pPr>
              <w:rPr>
                <w:ins w:id="1885" w:author="David Conklin" w:date="2020-11-10T16:36:00Z"/>
              </w:rPr>
            </w:pPr>
          </w:p>
        </w:tc>
        <w:tc>
          <w:tcPr>
            <w:tcW w:w="0" w:type="auto"/>
          </w:tcPr>
          <w:p w14:paraId="46F3894E" w14:textId="77777777" w:rsidR="00FC642F" w:rsidRDefault="00FC642F" w:rsidP="00FC642F">
            <w:pPr>
              <w:rPr>
                <w:ins w:id="1886" w:author="David Conklin" w:date="2020-11-10T16:36:00Z"/>
              </w:rPr>
            </w:pPr>
          </w:p>
        </w:tc>
        <w:tc>
          <w:tcPr>
            <w:tcW w:w="0" w:type="auto"/>
          </w:tcPr>
          <w:p w14:paraId="07E74523" w14:textId="4E195DD6" w:rsidR="00FC642F" w:rsidRDefault="00FC642F" w:rsidP="00FC642F">
            <w:pPr>
              <w:rPr>
                <w:ins w:id="1887" w:author="David Conklin" w:date="2020-11-10T16:36:00Z"/>
              </w:rPr>
            </w:pPr>
            <w:ins w:id="1888" w:author="David Conklin" w:date="2020-11-10T16:38:00Z">
              <w:r>
                <w:t>R2</w:t>
              </w:r>
            </w:ins>
          </w:p>
        </w:tc>
        <w:tc>
          <w:tcPr>
            <w:tcW w:w="0" w:type="auto"/>
          </w:tcPr>
          <w:p w14:paraId="4E541459" w14:textId="4453F4ED" w:rsidR="00FC642F" w:rsidRDefault="00FC642F" w:rsidP="00FC642F">
            <w:pPr>
              <w:rPr>
                <w:ins w:id="1889" w:author="David Conklin" w:date="2020-11-10T16:36:00Z"/>
              </w:rPr>
            </w:pPr>
            <w:ins w:id="1890" w:author="David Conklin" w:date="2020-11-10T16:38:00Z">
              <w:r>
                <w:t>0.</w:t>
              </w:r>
            </w:ins>
            <w:ins w:id="1891" w:author="David Conklin" w:date="2020-11-10T16:39:00Z">
              <w:r>
                <w:t>77</w:t>
              </w:r>
            </w:ins>
          </w:p>
        </w:tc>
        <w:tc>
          <w:tcPr>
            <w:tcW w:w="0" w:type="auto"/>
          </w:tcPr>
          <w:p w14:paraId="0A9D82DC" w14:textId="57263FC8" w:rsidR="00FC642F" w:rsidRDefault="00FC642F" w:rsidP="00FC642F">
            <w:pPr>
              <w:rPr>
                <w:ins w:id="1892" w:author="David Conklin" w:date="2020-11-10T16:36:00Z"/>
              </w:rPr>
            </w:pPr>
            <w:ins w:id="1893" w:author="David Conklin" w:date="2020-11-10T16:39:00Z">
              <w:r>
                <w:t>G</w:t>
              </w:r>
            </w:ins>
          </w:p>
        </w:tc>
      </w:tr>
      <w:tr w:rsidR="007639FF" w14:paraId="52DCC4F6" w14:textId="77777777" w:rsidTr="0064217D">
        <w:trPr>
          <w:ins w:id="1894" w:author="David Conklin" w:date="2020-11-10T16:39:00Z"/>
        </w:trPr>
        <w:tc>
          <w:tcPr>
            <w:tcW w:w="0" w:type="auto"/>
          </w:tcPr>
          <w:p w14:paraId="7987D4E2" w14:textId="3F507230" w:rsidR="007639FF" w:rsidRDefault="007639FF" w:rsidP="007639FF">
            <w:pPr>
              <w:rPr>
                <w:ins w:id="1895" w:author="David Conklin" w:date="2020-11-10T16:39:00Z"/>
              </w:rPr>
            </w:pPr>
            <w:ins w:id="1896" w:author="David Conklin" w:date="2020-11-10T16:39:00Z">
              <w:r>
                <w:t>14</w:t>
              </w:r>
            </w:ins>
            <w:ins w:id="1897" w:author="David Conklin" w:date="2020-11-10T16:40:00Z">
              <w:r>
                <w:t>164900</w:t>
              </w:r>
            </w:ins>
          </w:p>
        </w:tc>
        <w:tc>
          <w:tcPr>
            <w:tcW w:w="0" w:type="auto"/>
          </w:tcPr>
          <w:p w14:paraId="6AFECE13" w14:textId="6A8BD3FF" w:rsidR="007639FF" w:rsidRDefault="007639FF" w:rsidP="007639FF">
            <w:pPr>
              <w:rPr>
                <w:ins w:id="1898" w:author="David Conklin" w:date="2020-11-10T16:39:00Z"/>
              </w:rPr>
            </w:pPr>
            <w:ins w:id="1899" w:author="David Conklin" w:date="2020-11-10T16:40:00Z">
              <w:r>
                <w:t>23772751</w:t>
              </w:r>
            </w:ins>
          </w:p>
        </w:tc>
        <w:tc>
          <w:tcPr>
            <w:tcW w:w="0" w:type="auto"/>
          </w:tcPr>
          <w:p w14:paraId="4C3495EE" w14:textId="5CE2BDC9" w:rsidR="007639FF" w:rsidRDefault="007639FF" w:rsidP="007639FF">
            <w:pPr>
              <w:rPr>
                <w:ins w:id="1900" w:author="David Conklin" w:date="2020-11-10T16:39:00Z"/>
              </w:rPr>
            </w:pPr>
            <w:ins w:id="1901" w:author="David Conklin" w:date="2020-11-10T16:40:00Z">
              <w:r>
                <w:t>MCKENZIE RIVER ABV HAYDEN BR</w:t>
              </w:r>
            </w:ins>
          </w:p>
        </w:tc>
        <w:tc>
          <w:tcPr>
            <w:tcW w:w="0" w:type="auto"/>
          </w:tcPr>
          <w:p w14:paraId="18689C03" w14:textId="16E261AF" w:rsidR="007639FF" w:rsidRDefault="007639FF" w:rsidP="007639FF">
            <w:pPr>
              <w:rPr>
                <w:ins w:id="1902" w:author="David Conklin" w:date="2020-11-10T16:39:00Z"/>
              </w:rPr>
            </w:pPr>
            <w:ins w:id="1903" w:author="David Conklin" w:date="2020-11-10T16:41:00Z">
              <w:r>
                <w:t>%bias</w:t>
              </w:r>
            </w:ins>
          </w:p>
        </w:tc>
        <w:tc>
          <w:tcPr>
            <w:tcW w:w="0" w:type="auto"/>
          </w:tcPr>
          <w:p w14:paraId="0035DCAF" w14:textId="4F581BA0" w:rsidR="007639FF" w:rsidRDefault="007639FF" w:rsidP="007639FF">
            <w:pPr>
              <w:rPr>
                <w:ins w:id="1904" w:author="David Conklin" w:date="2020-11-10T16:39:00Z"/>
              </w:rPr>
            </w:pPr>
            <w:ins w:id="1905" w:author="David Conklin" w:date="2020-11-10T16:41:00Z">
              <w:r>
                <w:t>0.3%</w:t>
              </w:r>
            </w:ins>
          </w:p>
        </w:tc>
        <w:tc>
          <w:tcPr>
            <w:tcW w:w="0" w:type="auto"/>
          </w:tcPr>
          <w:p w14:paraId="2D5FE4E4" w14:textId="3BEF1607" w:rsidR="007639FF" w:rsidRDefault="007639FF" w:rsidP="007639FF">
            <w:pPr>
              <w:rPr>
                <w:ins w:id="1906" w:author="David Conklin" w:date="2020-11-10T16:39:00Z"/>
              </w:rPr>
            </w:pPr>
            <w:ins w:id="1907" w:author="David Conklin" w:date="2020-11-10T16:41:00Z">
              <w:r>
                <w:t>VG</w:t>
              </w:r>
            </w:ins>
          </w:p>
        </w:tc>
      </w:tr>
      <w:tr w:rsidR="007639FF" w14:paraId="71718F7F" w14:textId="77777777" w:rsidTr="0064217D">
        <w:trPr>
          <w:ins w:id="1908" w:author="David Conklin" w:date="2020-11-10T16:39:00Z"/>
        </w:trPr>
        <w:tc>
          <w:tcPr>
            <w:tcW w:w="0" w:type="auto"/>
          </w:tcPr>
          <w:p w14:paraId="30DCDA7F" w14:textId="77777777" w:rsidR="007639FF" w:rsidRDefault="007639FF" w:rsidP="007639FF">
            <w:pPr>
              <w:rPr>
                <w:ins w:id="1909" w:author="David Conklin" w:date="2020-11-10T16:39:00Z"/>
              </w:rPr>
            </w:pPr>
          </w:p>
        </w:tc>
        <w:tc>
          <w:tcPr>
            <w:tcW w:w="0" w:type="auto"/>
          </w:tcPr>
          <w:p w14:paraId="23B6F808" w14:textId="77777777" w:rsidR="007639FF" w:rsidRDefault="007639FF" w:rsidP="007639FF">
            <w:pPr>
              <w:rPr>
                <w:ins w:id="1910" w:author="David Conklin" w:date="2020-11-10T16:39:00Z"/>
              </w:rPr>
            </w:pPr>
          </w:p>
        </w:tc>
        <w:tc>
          <w:tcPr>
            <w:tcW w:w="0" w:type="auto"/>
          </w:tcPr>
          <w:p w14:paraId="3D55FFBB" w14:textId="77777777" w:rsidR="007639FF" w:rsidRDefault="007639FF" w:rsidP="007639FF">
            <w:pPr>
              <w:rPr>
                <w:ins w:id="1911" w:author="David Conklin" w:date="2020-11-10T16:39:00Z"/>
              </w:rPr>
            </w:pPr>
          </w:p>
        </w:tc>
        <w:tc>
          <w:tcPr>
            <w:tcW w:w="0" w:type="auto"/>
          </w:tcPr>
          <w:p w14:paraId="274084F3" w14:textId="5E2CDD30" w:rsidR="007639FF" w:rsidRDefault="007639FF" w:rsidP="007639FF">
            <w:pPr>
              <w:rPr>
                <w:ins w:id="1912" w:author="David Conklin" w:date="2020-11-10T16:39:00Z"/>
              </w:rPr>
            </w:pPr>
            <w:ins w:id="1913" w:author="David Conklin" w:date="2020-11-10T16:41:00Z">
              <w:r>
                <w:t>NSE</w:t>
              </w:r>
            </w:ins>
          </w:p>
        </w:tc>
        <w:tc>
          <w:tcPr>
            <w:tcW w:w="0" w:type="auto"/>
          </w:tcPr>
          <w:p w14:paraId="713913D9" w14:textId="5F9CAFAC" w:rsidR="007639FF" w:rsidRDefault="007639FF" w:rsidP="007639FF">
            <w:pPr>
              <w:rPr>
                <w:ins w:id="1914" w:author="David Conklin" w:date="2020-11-10T16:39:00Z"/>
              </w:rPr>
            </w:pPr>
            <w:ins w:id="1915" w:author="David Conklin" w:date="2020-11-10T16:41:00Z">
              <w:r>
                <w:t>0.77</w:t>
              </w:r>
            </w:ins>
          </w:p>
        </w:tc>
        <w:tc>
          <w:tcPr>
            <w:tcW w:w="0" w:type="auto"/>
          </w:tcPr>
          <w:p w14:paraId="35BB672A" w14:textId="09787F8F" w:rsidR="007639FF" w:rsidRDefault="007639FF" w:rsidP="007639FF">
            <w:pPr>
              <w:rPr>
                <w:ins w:id="1916" w:author="David Conklin" w:date="2020-11-10T16:39:00Z"/>
              </w:rPr>
            </w:pPr>
            <w:ins w:id="1917" w:author="David Conklin" w:date="2020-11-10T16:41:00Z">
              <w:r>
                <w:t>G</w:t>
              </w:r>
            </w:ins>
          </w:p>
        </w:tc>
      </w:tr>
      <w:tr w:rsidR="007639FF" w14:paraId="7E5A4378" w14:textId="77777777" w:rsidTr="0064217D">
        <w:trPr>
          <w:ins w:id="1918" w:author="David Conklin" w:date="2020-11-10T16:39:00Z"/>
        </w:trPr>
        <w:tc>
          <w:tcPr>
            <w:tcW w:w="0" w:type="auto"/>
          </w:tcPr>
          <w:p w14:paraId="7FCE4608" w14:textId="77777777" w:rsidR="007639FF" w:rsidRDefault="007639FF" w:rsidP="007639FF">
            <w:pPr>
              <w:rPr>
                <w:ins w:id="1919" w:author="David Conklin" w:date="2020-11-10T16:39:00Z"/>
              </w:rPr>
            </w:pPr>
          </w:p>
        </w:tc>
        <w:tc>
          <w:tcPr>
            <w:tcW w:w="0" w:type="auto"/>
          </w:tcPr>
          <w:p w14:paraId="27619C2A" w14:textId="77777777" w:rsidR="007639FF" w:rsidRDefault="007639FF" w:rsidP="007639FF">
            <w:pPr>
              <w:rPr>
                <w:ins w:id="1920" w:author="David Conklin" w:date="2020-11-10T16:39:00Z"/>
              </w:rPr>
            </w:pPr>
          </w:p>
        </w:tc>
        <w:tc>
          <w:tcPr>
            <w:tcW w:w="0" w:type="auto"/>
          </w:tcPr>
          <w:p w14:paraId="66B0C974" w14:textId="77777777" w:rsidR="007639FF" w:rsidRDefault="007639FF" w:rsidP="007639FF">
            <w:pPr>
              <w:rPr>
                <w:ins w:id="1921" w:author="David Conklin" w:date="2020-11-10T16:39:00Z"/>
              </w:rPr>
            </w:pPr>
          </w:p>
        </w:tc>
        <w:tc>
          <w:tcPr>
            <w:tcW w:w="0" w:type="auto"/>
          </w:tcPr>
          <w:p w14:paraId="272D4AF2" w14:textId="57A22E1F" w:rsidR="007639FF" w:rsidRDefault="007639FF" w:rsidP="007639FF">
            <w:pPr>
              <w:rPr>
                <w:ins w:id="1922" w:author="David Conklin" w:date="2020-11-10T16:39:00Z"/>
              </w:rPr>
            </w:pPr>
            <w:ins w:id="1923" w:author="David Conklin" w:date="2020-11-10T16:41:00Z">
              <w:r>
                <w:t>RSR</w:t>
              </w:r>
            </w:ins>
          </w:p>
        </w:tc>
        <w:tc>
          <w:tcPr>
            <w:tcW w:w="0" w:type="auto"/>
          </w:tcPr>
          <w:p w14:paraId="0FA0FDA9" w14:textId="6D72936C" w:rsidR="007639FF" w:rsidRDefault="007639FF" w:rsidP="007639FF">
            <w:pPr>
              <w:rPr>
                <w:ins w:id="1924" w:author="David Conklin" w:date="2020-11-10T16:39:00Z"/>
              </w:rPr>
            </w:pPr>
            <w:ins w:id="1925" w:author="David Conklin" w:date="2020-11-10T16:41:00Z">
              <w:r>
                <w:t>0.48</w:t>
              </w:r>
            </w:ins>
          </w:p>
        </w:tc>
        <w:tc>
          <w:tcPr>
            <w:tcW w:w="0" w:type="auto"/>
          </w:tcPr>
          <w:p w14:paraId="2E2FE468" w14:textId="54A9E945" w:rsidR="007639FF" w:rsidRDefault="007639FF" w:rsidP="007639FF">
            <w:pPr>
              <w:rPr>
                <w:ins w:id="1926" w:author="David Conklin" w:date="2020-11-10T16:39:00Z"/>
              </w:rPr>
            </w:pPr>
            <w:ins w:id="1927" w:author="David Conklin" w:date="2020-11-10T16:41:00Z">
              <w:r>
                <w:t>VG</w:t>
              </w:r>
            </w:ins>
          </w:p>
        </w:tc>
      </w:tr>
      <w:tr w:rsidR="007639FF" w14:paraId="3F18F6C7" w14:textId="77777777" w:rsidTr="0064217D">
        <w:trPr>
          <w:ins w:id="1928" w:author="David Conklin" w:date="2020-11-10T16:39:00Z"/>
        </w:trPr>
        <w:tc>
          <w:tcPr>
            <w:tcW w:w="0" w:type="auto"/>
          </w:tcPr>
          <w:p w14:paraId="14986005" w14:textId="77777777" w:rsidR="007639FF" w:rsidRDefault="007639FF" w:rsidP="007639FF">
            <w:pPr>
              <w:rPr>
                <w:ins w:id="1929" w:author="David Conklin" w:date="2020-11-10T16:39:00Z"/>
              </w:rPr>
            </w:pPr>
          </w:p>
        </w:tc>
        <w:tc>
          <w:tcPr>
            <w:tcW w:w="0" w:type="auto"/>
          </w:tcPr>
          <w:p w14:paraId="34A858B0" w14:textId="77777777" w:rsidR="007639FF" w:rsidRDefault="007639FF" w:rsidP="007639FF">
            <w:pPr>
              <w:rPr>
                <w:ins w:id="1930" w:author="David Conklin" w:date="2020-11-10T16:39:00Z"/>
              </w:rPr>
            </w:pPr>
          </w:p>
        </w:tc>
        <w:tc>
          <w:tcPr>
            <w:tcW w:w="0" w:type="auto"/>
          </w:tcPr>
          <w:p w14:paraId="395F2C9B" w14:textId="77777777" w:rsidR="007639FF" w:rsidRDefault="007639FF" w:rsidP="007639FF">
            <w:pPr>
              <w:rPr>
                <w:ins w:id="1931" w:author="David Conklin" w:date="2020-11-10T16:39:00Z"/>
              </w:rPr>
            </w:pPr>
          </w:p>
        </w:tc>
        <w:tc>
          <w:tcPr>
            <w:tcW w:w="0" w:type="auto"/>
          </w:tcPr>
          <w:p w14:paraId="133F19E4" w14:textId="72333730" w:rsidR="007639FF" w:rsidRDefault="007639FF" w:rsidP="007639FF">
            <w:pPr>
              <w:rPr>
                <w:ins w:id="1932" w:author="David Conklin" w:date="2020-11-10T16:39:00Z"/>
              </w:rPr>
            </w:pPr>
            <w:ins w:id="1933" w:author="David Conklin" w:date="2020-11-10T16:41:00Z">
              <w:r>
                <w:t>R2</w:t>
              </w:r>
            </w:ins>
          </w:p>
        </w:tc>
        <w:tc>
          <w:tcPr>
            <w:tcW w:w="0" w:type="auto"/>
          </w:tcPr>
          <w:p w14:paraId="76D102A9" w14:textId="24C17B9C" w:rsidR="007639FF" w:rsidRDefault="007639FF" w:rsidP="007639FF">
            <w:pPr>
              <w:rPr>
                <w:ins w:id="1934" w:author="David Conklin" w:date="2020-11-10T16:39:00Z"/>
              </w:rPr>
            </w:pPr>
            <w:ins w:id="1935" w:author="David Conklin" w:date="2020-11-10T16:41:00Z">
              <w:r>
                <w:t>0.78</w:t>
              </w:r>
            </w:ins>
          </w:p>
        </w:tc>
        <w:tc>
          <w:tcPr>
            <w:tcW w:w="0" w:type="auto"/>
          </w:tcPr>
          <w:p w14:paraId="4B600E7F" w14:textId="729B2C72" w:rsidR="007639FF" w:rsidRDefault="007639FF" w:rsidP="007639FF">
            <w:pPr>
              <w:rPr>
                <w:ins w:id="1936" w:author="David Conklin" w:date="2020-11-10T16:39:00Z"/>
              </w:rPr>
            </w:pPr>
            <w:ins w:id="1937" w:author="David Conklin" w:date="2020-11-10T16:41:00Z">
              <w:r>
                <w:t>G</w:t>
              </w:r>
            </w:ins>
          </w:p>
        </w:tc>
      </w:tr>
      <w:tr w:rsidR="00A41DB9" w14:paraId="6B874066" w14:textId="77777777" w:rsidTr="0064217D">
        <w:trPr>
          <w:ins w:id="1938" w:author="David Conklin" w:date="2020-11-10T16:42:00Z"/>
        </w:trPr>
        <w:tc>
          <w:tcPr>
            <w:tcW w:w="0" w:type="auto"/>
          </w:tcPr>
          <w:p w14:paraId="03523D9F" w14:textId="2AAB7253" w:rsidR="00A41DB9" w:rsidRDefault="00A41DB9" w:rsidP="00A41DB9">
            <w:pPr>
              <w:rPr>
                <w:ins w:id="1939" w:author="David Conklin" w:date="2020-11-10T16:42:00Z"/>
              </w:rPr>
            </w:pPr>
            <w:ins w:id="1940" w:author="David Conklin" w:date="2020-11-10T16:42:00Z">
              <w:r>
                <w:t>14165000</w:t>
              </w:r>
            </w:ins>
          </w:p>
        </w:tc>
        <w:tc>
          <w:tcPr>
            <w:tcW w:w="0" w:type="auto"/>
          </w:tcPr>
          <w:p w14:paraId="0512ABF8" w14:textId="0CCB33C7" w:rsidR="00A41DB9" w:rsidRDefault="00A41DB9" w:rsidP="00A41DB9">
            <w:pPr>
              <w:rPr>
                <w:ins w:id="1941" w:author="David Conklin" w:date="2020-11-10T16:42:00Z"/>
              </w:rPr>
            </w:pPr>
            <w:ins w:id="1942" w:author="David Conklin" w:date="2020-11-10T16:42:00Z">
              <w:r>
                <w:t>2377</w:t>
              </w:r>
            </w:ins>
            <w:ins w:id="1943" w:author="David Conklin" w:date="2020-11-10T16:43:00Z">
              <w:r>
                <w:t>3513</w:t>
              </w:r>
            </w:ins>
          </w:p>
        </w:tc>
        <w:tc>
          <w:tcPr>
            <w:tcW w:w="0" w:type="auto"/>
          </w:tcPr>
          <w:p w14:paraId="385C0D35" w14:textId="2A310665" w:rsidR="00A41DB9" w:rsidRDefault="00A41DB9" w:rsidP="00A41DB9">
            <w:pPr>
              <w:rPr>
                <w:ins w:id="1944" w:author="David Conklin" w:date="2020-11-10T16:42:00Z"/>
              </w:rPr>
            </w:pPr>
            <w:ins w:id="1945" w:author="David Conklin" w:date="2020-11-10T16:43:00Z">
              <w:r>
                <w:t>MOHAWK RIVER NEAR SPRINGFIELD</w:t>
              </w:r>
            </w:ins>
          </w:p>
        </w:tc>
        <w:tc>
          <w:tcPr>
            <w:tcW w:w="0" w:type="auto"/>
          </w:tcPr>
          <w:p w14:paraId="3E7378FF" w14:textId="1660A2C9" w:rsidR="00A41DB9" w:rsidRDefault="00A41DB9" w:rsidP="00A41DB9">
            <w:pPr>
              <w:rPr>
                <w:ins w:id="1946" w:author="David Conklin" w:date="2020-11-10T16:42:00Z"/>
              </w:rPr>
            </w:pPr>
            <w:ins w:id="1947" w:author="David Conklin" w:date="2020-11-10T16:43:00Z">
              <w:r>
                <w:t>%bias</w:t>
              </w:r>
            </w:ins>
          </w:p>
        </w:tc>
        <w:tc>
          <w:tcPr>
            <w:tcW w:w="0" w:type="auto"/>
          </w:tcPr>
          <w:p w14:paraId="6EF59584" w14:textId="6C051EE6" w:rsidR="00A41DB9" w:rsidRDefault="00EB3145" w:rsidP="00A41DB9">
            <w:pPr>
              <w:rPr>
                <w:ins w:id="1948" w:author="David Conklin" w:date="2020-11-10T16:42:00Z"/>
              </w:rPr>
            </w:pPr>
            <w:ins w:id="1949" w:author="David Conklin" w:date="2020-11-10T16:43:00Z">
              <w:r>
                <w:t>-0.4</w:t>
              </w:r>
              <w:r w:rsidR="00A41DB9">
                <w:t>%</w:t>
              </w:r>
            </w:ins>
          </w:p>
        </w:tc>
        <w:tc>
          <w:tcPr>
            <w:tcW w:w="0" w:type="auto"/>
          </w:tcPr>
          <w:p w14:paraId="5E75E2B6" w14:textId="1E41BF91" w:rsidR="00A41DB9" w:rsidRDefault="00A41DB9" w:rsidP="00A41DB9">
            <w:pPr>
              <w:rPr>
                <w:ins w:id="1950" w:author="David Conklin" w:date="2020-11-10T16:42:00Z"/>
              </w:rPr>
            </w:pPr>
            <w:ins w:id="1951" w:author="David Conklin" w:date="2020-11-10T16:43:00Z">
              <w:r>
                <w:t>VG</w:t>
              </w:r>
            </w:ins>
          </w:p>
        </w:tc>
      </w:tr>
      <w:tr w:rsidR="00A41DB9" w14:paraId="0A5CEB9B" w14:textId="77777777" w:rsidTr="0064217D">
        <w:trPr>
          <w:ins w:id="1952" w:author="David Conklin" w:date="2020-11-10T16:42:00Z"/>
        </w:trPr>
        <w:tc>
          <w:tcPr>
            <w:tcW w:w="0" w:type="auto"/>
          </w:tcPr>
          <w:p w14:paraId="31453C79" w14:textId="77777777" w:rsidR="00A41DB9" w:rsidRDefault="00A41DB9" w:rsidP="00A41DB9">
            <w:pPr>
              <w:rPr>
                <w:ins w:id="1953" w:author="David Conklin" w:date="2020-11-10T16:42:00Z"/>
              </w:rPr>
            </w:pPr>
          </w:p>
        </w:tc>
        <w:tc>
          <w:tcPr>
            <w:tcW w:w="0" w:type="auto"/>
          </w:tcPr>
          <w:p w14:paraId="482DC267" w14:textId="77777777" w:rsidR="00A41DB9" w:rsidRDefault="00A41DB9" w:rsidP="00A41DB9">
            <w:pPr>
              <w:rPr>
                <w:ins w:id="1954" w:author="David Conklin" w:date="2020-11-10T16:42:00Z"/>
              </w:rPr>
            </w:pPr>
          </w:p>
        </w:tc>
        <w:tc>
          <w:tcPr>
            <w:tcW w:w="0" w:type="auto"/>
          </w:tcPr>
          <w:p w14:paraId="1E87B818" w14:textId="77777777" w:rsidR="00A41DB9" w:rsidRDefault="00A41DB9" w:rsidP="00A41DB9">
            <w:pPr>
              <w:rPr>
                <w:ins w:id="1955" w:author="David Conklin" w:date="2020-11-10T16:42:00Z"/>
              </w:rPr>
            </w:pPr>
          </w:p>
        </w:tc>
        <w:tc>
          <w:tcPr>
            <w:tcW w:w="0" w:type="auto"/>
          </w:tcPr>
          <w:p w14:paraId="57AE3FEB" w14:textId="5B5EE4C8" w:rsidR="00A41DB9" w:rsidRDefault="00A41DB9" w:rsidP="00A41DB9">
            <w:pPr>
              <w:rPr>
                <w:ins w:id="1956" w:author="David Conklin" w:date="2020-11-10T16:42:00Z"/>
              </w:rPr>
            </w:pPr>
            <w:ins w:id="1957" w:author="David Conklin" w:date="2020-11-10T16:43:00Z">
              <w:r>
                <w:t>NSE</w:t>
              </w:r>
            </w:ins>
          </w:p>
        </w:tc>
        <w:tc>
          <w:tcPr>
            <w:tcW w:w="0" w:type="auto"/>
          </w:tcPr>
          <w:p w14:paraId="52D6F3FC" w14:textId="190C5079" w:rsidR="00A41DB9" w:rsidRDefault="00A41DB9" w:rsidP="00A41DB9">
            <w:pPr>
              <w:rPr>
                <w:ins w:id="1958" w:author="David Conklin" w:date="2020-11-10T16:42:00Z"/>
              </w:rPr>
            </w:pPr>
            <w:ins w:id="1959" w:author="David Conklin" w:date="2020-11-10T16:43:00Z">
              <w:r>
                <w:t>0.7</w:t>
              </w:r>
            </w:ins>
            <w:ins w:id="1960" w:author="David Conklin" w:date="2020-11-10T16:44:00Z">
              <w:r w:rsidR="00EB3145">
                <w:t>2</w:t>
              </w:r>
            </w:ins>
          </w:p>
        </w:tc>
        <w:tc>
          <w:tcPr>
            <w:tcW w:w="0" w:type="auto"/>
          </w:tcPr>
          <w:p w14:paraId="1B5AEDAE" w14:textId="3ED9EED9" w:rsidR="00A41DB9" w:rsidRDefault="00A41DB9" w:rsidP="00A41DB9">
            <w:pPr>
              <w:rPr>
                <w:ins w:id="1961" w:author="David Conklin" w:date="2020-11-10T16:42:00Z"/>
              </w:rPr>
            </w:pPr>
            <w:ins w:id="1962" w:author="David Conklin" w:date="2020-11-10T16:43:00Z">
              <w:r>
                <w:t>G</w:t>
              </w:r>
            </w:ins>
          </w:p>
        </w:tc>
      </w:tr>
      <w:tr w:rsidR="00A41DB9" w14:paraId="3D18757F" w14:textId="77777777" w:rsidTr="0064217D">
        <w:trPr>
          <w:ins w:id="1963" w:author="David Conklin" w:date="2020-11-10T16:42:00Z"/>
        </w:trPr>
        <w:tc>
          <w:tcPr>
            <w:tcW w:w="0" w:type="auto"/>
          </w:tcPr>
          <w:p w14:paraId="0EB4C3BC" w14:textId="77777777" w:rsidR="00A41DB9" w:rsidRDefault="00A41DB9" w:rsidP="00A41DB9">
            <w:pPr>
              <w:rPr>
                <w:ins w:id="1964" w:author="David Conklin" w:date="2020-11-10T16:42:00Z"/>
              </w:rPr>
            </w:pPr>
          </w:p>
        </w:tc>
        <w:tc>
          <w:tcPr>
            <w:tcW w:w="0" w:type="auto"/>
          </w:tcPr>
          <w:p w14:paraId="47C5AB4F" w14:textId="77777777" w:rsidR="00A41DB9" w:rsidRDefault="00A41DB9" w:rsidP="00A41DB9">
            <w:pPr>
              <w:rPr>
                <w:ins w:id="1965" w:author="David Conklin" w:date="2020-11-10T16:42:00Z"/>
              </w:rPr>
            </w:pPr>
          </w:p>
        </w:tc>
        <w:tc>
          <w:tcPr>
            <w:tcW w:w="0" w:type="auto"/>
          </w:tcPr>
          <w:p w14:paraId="0549CF64" w14:textId="77777777" w:rsidR="00A41DB9" w:rsidRDefault="00A41DB9" w:rsidP="00A41DB9">
            <w:pPr>
              <w:rPr>
                <w:ins w:id="1966" w:author="David Conklin" w:date="2020-11-10T16:42:00Z"/>
              </w:rPr>
            </w:pPr>
          </w:p>
        </w:tc>
        <w:tc>
          <w:tcPr>
            <w:tcW w:w="0" w:type="auto"/>
          </w:tcPr>
          <w:p w14:paraId="7BA5F30F" w14:textId="49ACDE7D" w:rsidR="00A41DB9" w:rsidRDefault="00A41DB9" w:rsidP="00A41DB9">
            <w:pPr>
              <w:rPr>
                <w:ins w:id="1967" w:author="David Conklin" w:date="2020-11-10T16:42:00Z"/>
              </w:rPr>
            </w:pPr>
            <w:ins w:id="1968" w:author="David Conklin" w:date="2020-11-10T16:43:00Z">
              <w:r>
                <w:t>RSR</w:t>
              </w:r>
            </w:ins>
          </w:p>
        </w:tc>
        <w:tc>
          <w:tcPr>
            <w:tcW w:w="0" w:type="auto"/>
          </w:tcPr>
          <w:p w14:paraId="286A8E72" w14:textId="33F4F410" w:rsidR="00A41DB9" w:rsidRDefault="00A41DB9" w:rsidP="00A41DB9">
            <w:pPr>
              <w:rPr>
                <w:ins w:id="1969" w:author="David Conklin" w:date="2020-11-10T16:42:00Z"/>
              </w:rPr>
            </w:pPr>
            <w:ins w:id="1970" w:author="David Conklin" w:date="2020-11-10T16:43:00Z">
              <w:r>
                <w:t>0.</w:t>
              </w:r>
            </w:ins>
            <w:ins w:id="1971" w:author="David Conklin" w:date="2020-11-10T16:44:00Z">
              <w:r w:rsidR="00EB3145">
                <w:t>53</w:t>
              </w:r>
            </w:ins>
          </w:p>
        </w:tc>
        <w:tc>
          <w:tcPr>
            <w:tcW w:w="0" w:type="auto"/>
          </w:tcPr>
          <w:p w14:paraId="1AE778F8" w14:textId="5743E9A5" w:rsidR="00A41DB9" w:rsidRDefault="00A41DB9" w:rsidP="00A41DB9">
            <w:pPr>
              <w:rPr>
                <w:ins w:id="1972" w:author="David Conklin" w:date="2020-11-10T16:42:00Z"/>
              </w:rPr>
            </w:pPr>
            <w:ins w:id="1973" w:author="David Conklin" w:date="2020-11-10T16:43:00Z">
              <w:r>
                <w:t>G</w:t>
              </w:r>
            </w:ins>
          </w:p>
        </w:tc>
      </w:tr>
      <w:tr w:rsidR="00A41DB9" w14:paraId="5EF3CEF7" w14:textId="77777777" w:rsidTr="0064217D">
        <w:trPr>
          <w:ins w:id="1974" w:author="David Conklin" w:date="2020-11-10T16:42:00Z"/>
        </w:trPr>
        <w:tc>
          <w:tcPr>
            <w:tcW w:w="0" w:type="auto"/>
          </w:tcPr>
          <w:p w14:paraId="42C31135" w14:textId="77777777" w:rsidR="00A41DB9" w:rsidRDefault="00A41DB9" w:rsidP="00A41DB9">
            <w:pPr>
              <w:rPr>
                <w:ins w:id="1975" w:author="David Conklin" w:date="2020-11-10T16:42:00Z"/>
              </w:rPr>
            </w:pPr>
          </w:p>
        </w:tc>
        <w:tc>
          <w:tcPr>
            <w:tcW w:w="0" w:type="auto"/>
          </w:tcPr>
          <w:p w14:paraId="5077F518" w14:textId="77777777" w:rsidR="00A41DB9" w:rsidRDefault="00A41DB9" w:rsidP="00A41DB9">
            <w:pPr>
              <w:rPr>
                <w:ins w:id="1976" w:author="David Conklin" w:date="2020-11-10T16:42:00Z"/>
              </w:rPr>
            </w:pPr>
          </w:p>
        </w:tc>
        <w:tc>
          <w:tcPr>
            <w:tcW w:w="0" w:type="auto"/>
          </w:tcPr>
          <w:p w14:paraId="25028791" w14:textId="77777777" w:rsidR="00A41DB9" w:rsidRDefault="00A41DB9" w:rsidP="00A41DB9">
            <w:pPr>
              <w:rPr>
                <w:ins w:id="1977" w:author="David Conklin" w:date="2020-11-10T16:42:00Z"/>
              </w:rPr>
            </w:pPr>
          </w:p>
        </w:tc>
        <w:tc>
          <w:tcPr>
            <w:tcW w:w="0" w:type="auto"/>
          </w:tcPr>
          <w:p w14:paraId="6D178417" w14:textId="5684CD85" w:rsidR="00A41DB9" w:rsidRDefault="00A41DB9" w:rsidP="00A41DB9">
            <w:pPr>
              <w:rPr>
                <w:ins w:id="1978" w:author="David Conklin" w:date="2020-11-10T16:42:00Z"/>
              </w:rPr>
            </w:pPr>
            <w:ins w:id="1979" w:author="David Conklin" w:date="2020-11-10T16:43:00Z">
              <w:r>
                <w:t>R2</w:t>
              </w:r>
            </w:ins>
          </w:p>
        </w:tc>
        <w:tc>
          <w:tcPr>
            <w:tcW w:w="0" w:type="auto"/>
          </w:tcPr>
          <w:p w14:paraId="3A334BF5" w14:textId="31FCA88F" w:rsidR="00A41DB9" w:rsidRDefault="00A41DB9" w:rsidP="00A41DB9">
            <w:pPr>
              <w:rPr>
                <w:ins w:id="1980" w:author="David Conklin" w:date="2020-11-10T16:42:00Z"/>
              </w:rPr>
            </w:pPr>
            <w:ins w:id="1981" w:author="David Conklin" w:date="2020-11-10T16:43:00Z">
              <w:r>
                <w:t>0.</w:t>
              </w:r>
            </w:ins>
            <w:ins w:id="1982" w:author="David Conklin" w:date="2020-11-10T16:44:00Z">
              <w:r w:rsidR="00EB3145">
                <w:t>81</w:t>
              </w:r>
            </w:ins>
          </w:p>
        </w:tc>
        <w:tc>
          <w:tcPr>
            <w:tcW w:w="0" w:type="auto"/>
          </w:tcPr>
          <w:p w14:paraId="5CF5DB88" w14:textId="43C764FC" w:rsidR="00A41DB9" w:rsidRDefault="00A41DB9" w:rsidP="00A41DB9">
            <w:pPr>
              <w:rPr>
                <w:ins w:id="1983" w:author="David Conklin" w:date="2020-11-10T16:42:00Z"/>
              </w:rPr>
            </w:pPr>
            <w:ins w:id="1984" w:author="David Conklin" w:date="2020-11-10T16:43:00Z">
              <w:r>
                <w:t>G</w:t>
              </w:r>
            </w:ins>
          </w:p>
        </w:tc>
      </w:tr>
    </w:tbl>
    <w:p w14:paraId="7F7A6FB9" w14:textId="171D19F9" w:rsidR="007E57E4" w:rsidRDefault="007E57E4" w:rsidP="007E57E4">
      <w:pPr>
        <w:rPr>
          <w:ins w:id="1985" w:author="David Conklin" w:date="2020-11-09T15:29:00Z"/>
        </w:rPr>
      </w:pPr>
    </w:p>
    <w:p w14:paraId="527A3268" w14:textId="18166E34" w:rsidR="007E57E4" w:rsidRDefault="00F81EFD" w:rsidP="007E57E4">
      <w:pPr>
        <w:rPr>
          <w:ins w:id="1986" w:author="David Conklin" w:date="2020-11-10T16:47:00Z"/>
        </w:rPr>
      </w:pPr>
      <w:ins w:id="1987" w:author="David Conklin" w:date="2020-11-10T16:46:00Z">
        <w:r>
          <w:t>Flow locations with unsatisfactory simulation skill grades</w:t>
        </w:r>
      </w:ins>
    </w:p>
    <w:tbl>
      <w:tblPr>
        <w:tblStyle w:val="TableGrid"/>
        <w:tblW w:w="0" w:type="auto"/>
        <w:tblLook w:val="04A0" w:firstRow="1" w:lastRow="0" w:firstColumn="1" w:lastColumn="0" w:noHBand="0" w:noVBand="1"/>
        <w:tblPrChange w:id="1988" w:author="David Conklin" w:date="2020-11-10T16:48:00Z">
          <w:tblPr>
            <w:tblStyle w:val="TableGrid"/>
            <w:tblW w:w="0" w:type="auto"/>
            <w:tblLook w:val="04A0" w:firstRow="1" w:lastRow="0" w:firstColumn="1" w:lastColumn="0" w:noHBand="0" w:noVBand="1"/>
          </w:tblPr>
        </w:tblPrChange>
      </w:tblPr>
      <w:tblGrid>
        <w:gridCol w:w="1870"/>
        <w:gridCol w:w="1870"/>
        <w:gridCol w:w="4355"/>
        <w:tblGridChange w:id="1989">
          <w:tblGrid>
            <w:gridCol w:w="1870"/>
            <w:gridCol w:w="1870"/>
            <w:gridCol w:w="1870"/>
            <w:gridCol w:w="2485"/>
          </w:tblGrid>
        </w:tblGridChange>
      </w:tblGrid>
      <w:tr w:rsidR="00F81EFD" w14:paraId="2C2A2062" w14:textId="77777777" w:rsidTr="00F81EFD">
        <w:trPr>
          <w:ins w:id="1990" w:author="David Conklin" w:date="2020-11-10T16:47:00Z"/>
          <w:trPrChange w:id="1991" w:author="David Conklin" w:date="2020-11-10T16:48:00Z">
            <w:trPr>
              <w:gridAfter w:val="0"/>
            </w:trPr>
          </w:trPrChange>
        </w:trPr>
        <w:tc>
          <w:tcPr>
            <w:tcW w:w="1870" w:type="dxa"/>
            <w:tcPrChange w:id="1992" w:author="David Conklin" w:date="2020-11-10T16:48:00Z">
              <w:tcPr>
                <w:tcW w:w="1870" w:type="dxa"/>
              </w:tcPr>
            </w:tcPrChange>
          </w:tcPr>
          <w:p w14:paraId="2E7B75D8" w14:textId="247FA604" w:rsidR="00F81EFD" w:rsidRDefault="00F81EFD" w:rsidP="007E57E4">
            <w:pPr>
              <w:rPr>
                <w:ins w:id="1993" w:author="David Conklin" w:date="2020-11-10T16:47:00Z"/>
              </w:rPr>
            </w:pPr>
            <w:ins w:id="1994" w:author="David Conklin" w:date="2020-11-10T16:47:00Z">
              <w:r>
                <w:t>gage</w:t>
              </w:r>
            </w:ins>
          </w:p>
        </w:tc>
        <w:tc>
          <w:tcPr>
            <w:tcW w:w="1870" w:type="dxa"/>
            <w:tcPrChange w:id="1995" w:author="David Conklin" w:date="2020-11-10T16:48:00Z">
              <w:tcPr>
                <w:tcW w:w="1870" w:type="dxa"/>
              </w:tcPr>
            </w:tcPrChange>
          </w:tcPr>
          <w:p w14:paraId="5164BD34" w14:textId="4A61346D" w:rsidR="00F81EFD" w:rsidRDefault="00F81EFD" w:rsidP="007E57E4">
            <w:pPr>
              <w:rPr>
                <w:ins w:id="1996" w:author="David Conklin" w:date="2020-11-10T16:47:00Z"/>
              </w:rPr>
            </w:pPr>
            <w:ins w:id="1997" w:author="David Conklin" w:date="2020-11-10T16:47:00Z">
              <w:r>
                <w:t>COMID</w:t>
              </w:r>
            </w:ins>
          </w:p>
        </w:tc>
        <w:tc>
          <w:tcPr>
            <w:tcW w:w="4355" w:type="dxa"/>
            <w:tcPrChange w:id="1998" w:author="David Conklin" w:date="2020-11-10T16:48:00Z">
              <w:tcPr>
                <w:tcW w:w="1870" w:type="dxa"/>
              </w:tcPr>
            </w:tcPrChange>
          </w:tcPr>
          <w:p w14:paraId="20BB56A6" w14:textId="322E41E6" w:rsidR="00F81EFD" w:rsidRDefault="00F81EFD" w:rsidP="007E57E4">
            <w:pPr>
              <w:rPr>
                <w:ins w:id="1999" w:author="David Conklin" w:date="2020-11-10T16:47:00Z"/>
              </w:rPr>
            </w:pPr>
            <w:ins w:id="2000" w:author="David Conklin" w:date="2020-11-10T16:47:00Z">
              <w:r>
                <w:t>location</w:t>
              </w:r>
            </w:ins>
          </w:p>
        </w:tc>
      </w:tr>
      <w:tr w:rsidR="00F81EFD" w14:paraId="512F5D8F" w14:textId="77777777" w:rsidTr="00F81EFD">
        <w:trPr>
          <w:ins w:id="2001" w:author="David Conklin" w:date="2020-11-10T16:47:00Z"/>
          <w:trPrChange w:id="2002" w:author="David Conklin" w:date="2020-11-10T16:48:00Z">
            <w:trPr>
              <w:gridAfter w:val="0"/>
            </w:trPr>
          </w:trPrChange>
        </w:trPr>
        <w:tc>
          <w:tcPr>
            <w:tcW w:w="1870" w:type="dxa"/>
            <w:tcPrChange w:id="2003" w:author="David Conklin" w:date="2020-11-10T16:48:00Z">
              <w:tcPr>
                <w:tcW w:w="1870" w:type="dxa"/>
              </w:tcPr>
            </w:tcPrChange>
          </w:tcPr>
          <w:p w14:paraId="67291E46" w14:textId="041F9A2A" w:rsidR="00F81EFD" w:rsidRDefault="00F81EFD" w:rsidP="007E57E4">
            <w:pPr>
              <w:rPr>
                <w:ins w:id="2004" w:author="David Conklin" w:date="2020-11-10T16:47:00Z"/>
              </w:rPr>
            </w:pPr>
            <w:ins w:id="2005" w:author="David Conklin" w:date="2020-11-10T16:48:00Z">
              <w:r>
                <w:t>14158500</w:t>
              </w:r>
            </w:ins>
          </w:p>
        </w:tc>
        <w:tc>
          <w:tcPr>
            <w:tcW w:w="1870" w:type="dxa"/>
            <w:tcPrChange w:id="2006" w:author="David Conklin" w:date="2020-11-10T16:48:00Z">
              <w:tcPr>
                <w:tcW w:w="1870" w:type="dxa"/>
              </w:tcPr>
            </w:tcPrChange>
          </w:tcPr>
          <w:p w14:paraId="2F7B58FE" w14:textId="335DC35D" w:rsidR="00F81EFD" w:rsidRDefault="00F81EFD" w:rsidP="007E57E4">
            <w:pPr>
              <w:rPr>
                <w:ins w:id="2007" w:author="David Conklin" w:date="2020-11-10T16:47:00Z"/>
              </w:rPr>
            </w:pPr>
            <w:ins w:id="2008" w:author="David Conklin" w:date="2020-11-10T16:48:00Z">
              <w:r>
                <w:t>23773373</w:t>
              </w:r>
            </w:ins>
          </w:p>
        </w:tc>
        <w:tc>
          <w:tcPr>
            <w:tcW w:w="4355" w:type="dxa"/>
            <w:tcPrChange w:id="2009" w:author="David Conklin" w:date="2020-11-10T16:48:00Z">
              <w:tcPr>
                <w:tcW w:w="1870" w:type="dxa"/>
              </w:tcPr>
            </w:tcPrChange>
          </w:tcPr>
          <w:p w14:paraId="2A11E1E4" w14:textId="48CEFE3D" w:rsidR="00F81EFD" w:rsidRDefault="00F81EFD" w:rsidP="007E57E4">
            <w:pPr>
              <w:rPr>
                <w:ins w:id="2010" w:author="David Conklin" w:date="2020-11-10T16:47:00Z"/>
              </w:rPr>
            </w:pPr>
            <w:ins w:id="2011" w:author="David Conklin" w:date="2020-11-10T16:48:00Z">
              <w:r>
                <w:t>MCKENZIE RIVER AT OUTLET OF CLEAR LAKE</w:t>
              </w:r>
            </w:ins>
          </w:p>
        </w:tc>
      </w:tr>
      <w:tr w:rsidR="00F81EFD" w14:paraId="182B2ABD" w14:textId="77777777" w:rsidTr="00F81EFD">
        <w:trPr>
          <w:ins w:id="2012" w:author="David Conklin" w:date="2020-11-10T16:49:00Z"/>
        </w:trPr>
        <w:tc>
          <w:tcPr>
            <w:tcW w:w="1870" w:type="dxa"/>
          </w:tcPr>
          <w:p w14:paraId="62037F8C" w14:textId="1FF420F8" w:rsidR="00F81EFD" w:rsidRDefault="00F81EFD" w:rsidP="007E57E4">
            <w:pPr>
              <w:rPr>
                <w:ins w:id="2013" w:author="David Conklin" w:date="2020-11-10T16:49:00Z"/>
              </w:rPr>
            </w:pPr>
            <w:ins w:id="2014" w:author="David Conklin" w:date="2020-11-10T16:49:00Z">
              <w:r>
                <w:t>14158850</w:t>
              </w:r>
            </w:ins>
          </w:p>
        </w:tc>
        <w:tc>
          <w:tcPr>
            <w:tcW w:w="1870" w:type="dxa"/>
          </w:tcPr>
          <w:p w14:paraId="3B410064" w14:textId="31A5D3B4" w:rsidR="00F81EFD" w:rsidRDefault="00F81EFD" w:rsidP="007E57E4">
            <w:pPr>
              <w:rPr>
                <w:ins w:id="2015" w:author="David Conklin" w:date="2020-11-10T16:49:00Z"/>
              </w:rPr>
            </w:pPr>
            <w:ins w:id="2016" w:author="David Conklin" w:date="2020-11-10T16:49:00Z">
              <w:r>
                <w:t>23773359</w:t>
              </w:r>
            </w:ins>
          </w:p>
        </w:tc>
        <w:tc>
          <w:tcPr>
            <w:tcW w:w="4355" w:type="dxa"/>
          </w:tcPr>
          <w:p w14:paraId="47B8D0B2" w14:textId="7B002F98" w:rsidR="00F81EFD" w:rsidRDefault="00F81EFD" w:rsidP="007E57E4">
            <w:pPr>
              <w:rPr>
                <w:ins w:id="2017" w:author="David Conklin" w:date="2020-11-10T16:49:00Z"/>
              </w:rPr>
            </w:pPr>
            <w:ins w:id="2018" w:author="David Conklin" w:date="2020-11-10T16:49:00Z">
              <w:r>
                <w:t>BLW TRAIL BR</w:t>
              </w:r>
            </w:ins>
            <w:ins w:id="2019" w:author="David Conklin" w:date="2020-11-10T16:50:00Z">
              <w:r>
                <w:t xml:space="preserve"> DAM NR BELKNAP SPRINGS</w:t>
              </w:r>
            </w:ins>
          </w:p>
        </w:tc>
      </w:tr>
      <w:tr w:rsidR="00F81EFD" w14:paraId="1531D33A" w14:textId="77777777" w:rsidTr="00F81EFD">
        <w:trPr>
          <w:ins w:id="2020" w:author="David Conklin" w:date="2020-11-10T16:49:00Z"/>
        </w:trPr>
        <w:tc>
          <w:tcPr>
            <w:tcW w:w="1870" w:type="dxa"/>
          </w:tcPr>
          <w:p w14:paraId="339697EC" w14:textId="76BC4F87" w:rsidR="00F81EFD" w:rsidRDefault="00F81EFD" w:rsidP="007E57E4">
            <w:pPr>
              <w:rPr>
                <w:ins w:id="2021" w:author="David Conklin" w:date="2020-11-10T16:49:00Z"/>
              </w:rPr>
            </w:pPr>
            <w:ins w:id="2022" w:author="David Conklin" w:date="2020-11-10T16:50:00Z">
              <w:r>
                <w:t>14159500</w:t>
              </w:r>
            </w:ins>
          </w:p>
        </w:tc>
        <w:tc>
          <w:tcPr>
            <w:tcW w:w="1870" w:type="dxa"/>
          </w:tcPr>
          <w:p w14:paraId="334F0649" w14:textId="55471FC1" w:rsidR="00F81EFD" w:rsidRDefault="00F81EFD" w:rsidP="007E57E4">
            <w:pPr>
              <w:rPr>
                <w:ins w:id="2023" w:author="David Conklin" w:date="2020-11-10T16:49:00Z"/>
              </w:rPr>
            </w:pPr>
            <w:ins w:id="2024" w:author="David Conklin" w:date="2020-11-10T16:50:00Z">
              <w:r>
                <w:t>23773009</w:t>
              </w:r>
            </w:ins>
          </w:p>
        </w:tc>
        <w:tc>
          <w:tcPr>
            <w:tcW w:w="4355" w:type="dxa"/>
          </w:tcPr>
          <w:p w14:paraId="79B0F848" w14:textId="4B70637C" w:rsidR="00F81EFD" w:rsidRDefault="00F81EFD" w:rsidP="007E57E4">
            <w:pPr>
              <w:rPr>
                <w:ins w:id="2025" w:author="David Conklin" w:date="2020-11-10T16:49:00Z"/>
              </w:rPr>
            </w:pPr>
            <w:ins w:id="2026" w:author="David Conklin" w:date="2020-11-10T16:50:00Z">
              <w:r>
                <w:t xml:space="preserve">SOUTH FORK </w:t>
              </w:r>
            </w:ins>
            <w:ins w:id="2027" w:author="David Conklin" w:date="2020-11-10T16:51:00Z">
              <w:r>
                <w:t>MCKENZIE NEAR RAINBO</w:t>
              </w:r>
            </w:ins>
            <w:ins w:id="2028" w:author="David Conklin" w:date="2020-11-11T04:47:00Z">
              <w:r w:rsidR="00535731">
                <w:t>W</w:t>
              </w:r>
            </w:ins>
          </w:p>
        </w:tc>
      </w:tr>
      <w:tr w:rsidR="00F81EFD" w14:paraId="4B0FAC6C" w14:textId="77777777" w:rsidTr="00F81EFD">
        <w:trPr>
          <w:ins w:id="2029" w:author="David Conklin" w:date="2020-11-10T16:49:00Z"/>
        </w:trPr>
        <w:tc>
          <w:tcPr>
            <w:tcW w:w="1870" w:type="dxa"/>
          </w:tcPr>
          <w:p w14:paraId="7CF8453F" w14:textId="347B2425" w:rsidR="00F81EFD" w:rsidRDefault="00F81EFD" w:rsidP="007E57E4">
            <w:pPr>
              <w:rPr>
                <w:ins w:id="2030" w:author="David Conklin" w:date="2020-11-10T16:49:00Z"/>
              </w:rPr>
            </w:pPr>
            <w:ins w:id="2031" w:author="David Conklin" w:date="2020-11-10T16:51:00Z">
              <w:r>
                <w:t>14163150</w:t>
              </w:r>
            </w:ins>
          </w:p>
        </w:tc>
        <w:tc>
          <w:tcPr>
            <w:tcW w:w="1870" w:type="dxa"/>
          </w:tcPr>
          <w:p w14:paraId="5B8576B3" w14:textId="26CE5F42" w:rsidR="00F81EFD" w:rsidRDefault="00F81EFD" w:rsidP="007E57E4">
            <w:pPr>
              <w:rPr>
                <w:ins w:id="2032" w:author="David Conklin" w:date="2020-11-10T16:49:00Z"/>
              </w:rPr>
            </w:pPr>
            <w:ins w:id="2033" w:author="David Conklin" w:date="2020-11-10T16:51:00Z">
              <w:r>
                <w:t>23772857</w:t>
              </w:r>
            </w:ins>
          </w:p>
        </w:tc>
        <w:tc>
          <w:tcPr>
            <w:tcW w:w="4355" w:type="dxa"/>
          </w:tcPr>
          <w:p w14:paraId="2A2791C3" w14:textId="13A58E6B" w:rsidR="00F81EFD" w:rsidRDefault="00F81EFD" w:rsidP="007E57E4">
            <w:pPr>
              <w:rPr>
                <w:ins w:id="2034" w:author="David Conklin" w:date="2020-11-10T16:49:00Z"/>
              </w:rPr>
            </w:pPr>
            <w:ins w:id="2035" w:author="David Conklin" w:date="2020-11-10T16:51:00Z">
              <w:r>
                <w:t>BLW LEABURG DAM</w:t>
              </w:r>
            </w:ins>
          </w:p>
        </w:tc>
      </w:tr>
      <w:tr w:rsidR="00F81EFD" w14:paraId="099C84B9" w14:textId="77777777" w:rsidTr="00F81EFD">
        <w:trPr>
          <w:ins w:id="2036" w:author="David Conklin" w:date="2020-11-10T16:49:00Z"/>
        </w:trPr>
        <w:tc>
          <w:tcPr>
            <w:tcW w:w="1870" w:type="dxa"/>
          </w:tcPr>
          <w:p w14:paraId="63CFB327" w14:textId="7DA4E215" w:rsidR="00F81EFD" w:rsidRDefault="00F81EFD" w:rsidP="007E57E4">
            <w:pPr>
              <w:rPr>
                <w:ins w:id="2037" w:author="David Conklin" w:date="2020-11-10T16:49:00Z"/>
              </w:rPr>
            </w:pPr>
            <w:ins w:id="2038" w:author="David Conklin" w:date="2020-11-10T16:51:00Z">
              <w:r>
                <w:t>14163900</w:t>
              </w:r>
            </w:ins>
          </w:p>
        </w:tc>
        <w:tc>
          <w:tcPr>
            <w:tcW w:w="1870" w:type="dxa"/>
          </w:tcPr>
          <w:p w14:paraId="3218CE10" w14:textId="13F65AE1" w:rsidR="00F81EFD" w:rsidRDefault="00F81EFD" w:rsidP="007E57E4">
            <w:pPr>
              <w:rPr>
                <w:ins w:id="2039" w:author="David Conklin" w:date="2020-11-10T16:49:00Z"/>
              </w:rPr>
            </w:pPr>
            <w:ins w:id="2040" w:author="David Conklin" w:date="2020-11-10T16:52:00Z">
              <w:r>
                <w:t>23772801</w:t>
              </w:r>
            </w:ins>
          </w:p>
        </w:tc>
        <w:tc>
          <w:tcPr>
            <w:tcW w:w="4355" w:type="dxa"/>
          </w:tcPr>
          <w:p w14:paraId="7CA60F0E" w14:textId="10132536" w:rsidR="00F81EFD" w:rsidRDefault="00F81EFD" w:rsidP="007E57E4">
            <w:pPr>
              <w:rPr>
                <w:ins w:id="2041" w:author="David Conklin" w:date="2020-11-10T16:49:00Z"/>
              </w:rPr>
            </w:pPr>
            <w:ins w:id="2042" w:author="David Conklin" w:date="2020-11-10T16:52:00Z">
              <w:r>
                <w:t>NEAR WALTERVILLE</w:t>
              </w:r>
            </w:ins>
          </w:p>
        </w:tc>
      </w:tr>
      <w:tr w:rsidR="00F81EFD" w14:paraId="18AEF31A" w14:textId="77777777" w:rsidTr="00F81EFD">
        <w:trPr>
          <w:ins w:id="2043" w:author="David Conklin" w:date="2020-11-10T16:49:00Z"/>
        </w:trPr>
        <w:tc>
          <w:tcPr>
            <w:tcW w:w="1870" w:type="dxa"/>
          </w:tcPr>
          <w:p w14:paraId="30BBA12F" w14:textId="4BDC9987" w:rsidR="00F81EFD" w:rsidRDefault="00F81EFD" w:rsidP="007E57E4">
            <w:pPr>
              <w:rPr>
                <w:ins w:id="2044" w:author="David Conklin" w:date="2020-11-10T16:49:00Z"/>
              </w:rPr>
            </w:pPr>
            <w:ins w:id="2045" w:author="David Conklin" w:date="2020-11-10T16:52:00Z">
              <w:r>
                <w:t>14164700</w:t>
              </w:r>
            </w:ins>
          </w:p>
        </w:tc>
        <w:tc>
          <w:tcPr>
            <w:tcW w:w="1870" w:type="dxa"/>
          </w:tcPr>
          <w:p w14:paraId="29235F84" w14:textId="648BBB22" w:rsidR="00F81EFD" w:rsidRDefault="00F81EFD" w:rsidP="007E57E4">
            <w:pPr>
              <w:rPr>
                <w:ins w:id="2046" w:author="David Conklin" w:date="2020-11-10T16:49:00Z"/>
              </w:rPr>
            </w:pPr>
            <w:ins w:id="2047" w:author="David Conklin" w:date="2020-11-10T16:52:00Z">
              <w:r>
                <w:t>23774369</w:t>
              </w:r>
            </w:ins>
          </w:p>
        </w:tc>
        <w:tc>
          <w:tcPr>
            <w:tcW w:w="4355" w:type="dxa"/>
          </w:tcPr>
          <w:p w14:paraId="4D1423D1" w14:textId="2DF0375D" w:rsidR="00F81EFD" w:rsidRDefault="00F81EFD" w:rsidP="007E57E4">
            <w:pPr>
              <w:rPr>
                <w:ins w:id="2048" w:author="David Conklin" w:date="2020-11-10T16:49:00Z"/>
              </w:rPr>
            </w:pPr>
            <w:ins w:id="2049" w:author="David Conklin" w:date="2020-11-10T16:52:00Z">
              <w:r>
                <w:t>CEDAR CREEK AT SPRINGFIELD</w:t>
              </w:r>
            </w:ins>
          </w:p>
        </w:tc>
      </w:tr>
    </w:tbl>
    <w:p w14:paraId="2F8E7FAF" w14:textId="0CD92B0F" w:rsidR="00F81EFD" w:rsidRDefault="00F81EFD" w:rsidP="007E57E4">
      <w:pPr>
        <w:rPr>
          <w:ins w:id="2050" w:author="David Conklin" w:date="2020-11-10T16:59:00Z"/>
        </w:rPr>
      </w:pPr>
    </w:p>
    <w:p w14:paraId="6100330C" w14:textId="77777777" w:rsidR="006200EB" w:rsidRDefault="006200EB">
      <w:pPr>
        <w:rPr>
          <w:ins w:id="2051" w:author="David Conklin" w:date="2020-11-11T04:42:00Z"/>
        </w:rPr>
      </w:pPr>
      <w:ins w:id="2052" w:author="David Conklin" w:date="2020-11-11T04:42:00Z">
        <w:r>
          <w:br w:type="page"/>
        </w:r>
      </w:ins>
    </w:p>
    <w:p w14:paraId="025588A3" w14:textId="0A0AF25B" w:rsidR="00E70EE0" w:rsidRDefault="00E70EE0" w:rsidP="007E57E4">
      <w:pPr>
        <w:rPr>
          <w:ins w:id="2053" w:author="David Conklin" w:date="2020-11-10T16:46:00Z"/>
        </w:rPr>
      </w:pPr>
      <w:ins w:id="2054" w:author="David Conklin" w:date="2020-11-10T16:59:00Z">
        <w:r>
          <w:lastRenderedPageBreak/>
          <w:t>Temperature sensor locations with satisfactory or better simulation skill grades</w:t>
        </w:r>
      </w:ins>
      <w:ins w:id="2055" w:author="David Conklin" w:date="2020-11-10T17:00:00Z">
        <w:r>
          <w:t>, as of ver. 98</w:t>
        </w:r>
      </w:ins>
    </w:p>
    <w:tbl>
      <w:tblPr>
        <w:tblStyle w:val="TableGrid"/>
        <w:tblW w:w="0" w:type="auto"/>
        <w:tblLook w:val="04A0" w:firstRow="1" w:lastRow="0" w:firstColumn="1" w:lastColumn="0" w:noHBand="0" w:noVBand="1"/>
      </w:tblPr>
      <w:tblGrid>
        <w:gridCol w:w="1109"/>
        <w:gridCol w:w="1109"/>
        <w:gridCol w:w="3244"/>
        <w:gridCol w:w="909"/>
        <w:gridCol w:w="764"/>
        <w:gridCol w:w="727"/>
      </w:tblGrid>
      <w:tr w:rsidR="00E70EE0" w14:paraId="553C1842" w14:textId="375FD7FF" w:rsidTr="0064217D">
        <w:trPr>
          <w:ins w:id="2056" w:author="David Conklin" w:date="2020-11-10T16:53:00Z"/>
        </w:trPr>
        <w:tc>
          <w:tcPr>
            <w:tcW w:w="0" w:type="auto"/>
          </w:tcPr>
          <w:p w14:paraId="5739CB03" w14:textId="7D90C063" w:rsidR="00E70EE0" w:rsidRDefault="00E70EE0" w:rsidP="007E57E4">
            <w:pPr>
              <w:rPr>
                <w:ins w:id="2057" w:author="David Conklin" w:date="2020-11-10T16:53:00Z"/>
              </w:rPr>
            </w:pPr>
            <w:ins w:id="2058" w:author="David Conklin" w:date="2020-11-10T16:53:00Z">
              <w:r>
                <w:t>gage</w:t>
              </w:r>
            </w:ins>
          </w:p>
        </w:tc>
        <w:tc>
          <w:tcPr>
            <w:tcW w:w="0" w:type="auto"/>
          </w:tcPr>
          <w:p w14:paraId="5F2E048C" w14:textId="4F0CF0E4" w:rsidR="00E70EE0" w:rsidRDefault="00E70EE0" w:rsidP="007E57E4">
            <w:pPr>
              <w:rPr>
                <w:ins w:id="2059" w:author="David Conklin" w:date="2020-11-10T16:53:00Z"/>
              </w:rPr>
            </w:pPr>
            <w:ins w:id="2060" w:author="David Conklin" w:date="2020-11-10T16:53:00Z">
              <w:r>
                <w:t>COMID</w:t>
              </w:r>
            </w:ins>
          </w:p>
        </w:tc>
        <w:tc>
          <w:tcPr>
            <w:tcW w:w="0" w:type="auto"/>
          </w:tcPr>
          <w:p w14:paraId="037157EA" w14:textId="663E3C19" w:rsidR="00E70EE0" w:rsidRDefault="00E70EE0" w:rsidP="007E57E4">
            <w:pPr>
              <w:rPr>
                <w:ins w:id="2061" w:author="David Conklin" w:date="2020-11-10T16:53:00Z"/>
              </w:rPr>
            </w:pPr>
            <w:ins w:id="2062" w:author="David Conklin" w:date="2020-11-10T16:53:00Z">
              <w:r>
                <w:t>location</w:t>
              </w:r>
            </w:ins>
          </w:p>
        </w:tc>
        <w:tc>
          <w:tcPr>
            <w:tcW w:w="0" w:type="auto"/>
          </w:tcPr>
          <w:p w14:paraId="2E465273" w14:textId="4A78AA69" w:rsidR="00E70EE0" w:rsidRDefault="00E70EE0" w:rsidP="007E57E4">
            <w:pPr>
              <w:rPr>
                <w:ins w:id="2063" w:author="David Conklin" w:date="2020-11-10T16:53:00Z"/>
              </w:rPr>
            </w:pPr>
            <w:ins w:id="2064" w:author="David Conklin" w:date="2020-11-10T16:53:00Z">
              <w:r>
                <w:t>statisti</w:t>
              </w:r>
            </w:ins>
            <w:ins w:id="2065" w:author="David Conklin" w:date="2020-11-10T16:54:00Z">
              <w:r>
                <w:t>c</w:t>
              </w:r>
            </w:ins>
          </w:p>
        </w:tc>
        <w:tc>
          <w:tcPr>
            <w:tcW w:w="0" w:type="auto"/>
          </w:tcPr>
          <w:p w14:paraId="5AD5C038" w14:textId="26E12AF2" w:rsidR="00E70EE0" w:rsidRDefault="00E70EE0" w:rsidP="007E57E4">
            <w:pPr>
              <w:rPr>
                <w:ins w:id="2066" w:author="David Conklin" w:date="2020-11-10T16:53:00Z"/>
              </w:rPr>
            </w:pPr>
            <w:ins w:id="2067" w:author="David Conklin" w:date="2020-11-10T16:54:00Z">
              <w:r>
                <w:t>value</w:t>
              </w:r>
            </w:ins>
          </w:p>
        </w:tc>
        <w:tc>
          <w:tcPr>
            <w:tcW w:w="0" w:type="auto"/>
          </w:tcPr>
          <w:p w14:paraId="72EE119F" w14:textId="2E2A9CDA" w:rsidR="00E70EE0" w:rsidRDefault="00E70EE0" w:rsidP="007E57E4">
            <w:pPr>
              <w:rPr>
                <w:ins w:id="2068" w:author="David Conklin" w:date="2020-11-10T16:54:00Z"/>
              </w:rPr>
            </w:pPr>
            <w:ins w:id="2069" w:author="David Conklin" w:date="2020-11-10T16:54:00Z">
              <w:r>
                <w:t>grade</w:t>
              </w:r>
            </w:ins>
          </w:p>
        </w:tc>
      </w:tr>
      <w:tr w:rsidR="00E70EE0" w14:paraId="132190CB" w14:textId="3227059C" w:rsidTr="0064217D">
        <w:trPr>
          <w:ins w:id="2070" w:author="David Conklin" w:date="2020-11-10T16:53:00Z"/>
        </w:trPr>
        <w:tc>
          <w:tcPr>
            <w:tcW w:w="0" w:type="auto"/>
          </w:tcPr>
          <w:p w14:paraId="7D7B75BD" w14:textId="3586976B" w:rsidR="00E70EE0" w:rsidRDefault="00E70EE0" w:rsidP="00E70EE0">
            <w:pPr>
              <w:rPr>
                <w:ins w:id="2071" w:author="David Conklin" w:date="2020-11-10T16:53:00Z"/>
              </w:rPr>
            </w:pPr>
            <w:ins w:id="2072" w:author="David Conklin" w:date="2020-11-10T16:54:00Z">
              <w:r>
                <w:t>14159200</w:t>
              </w:r>
            </w:ins>
          </w:p>
        </w:tc>
        <w:tc>
          <w:tcPr>
            <w:tcW w:w="0" w:type="auto"/>
          </w:tcPr>
          <w:p w14:paraId="0460C4BB" w14:textId="0748305B" w:rsidR="00E70EE0" w:rsidRDefault="00E70EE0" w:rsidP="00E70EE0">
            <w:pPr>
              <w:rPr>
                <w:ins w:id="2073" w:author="David Conklin" w:date="2020-11-10T16:53:00Z"/>
              </w:rPr>
            </w:pPr>
            <w:ins w:id="2074" w:author="David Conklin" w:date="2020-11-10T16:54:00Z">
              <w:r>
                <w:t>2377303</w:t>
              </w:r>
            </w:ins>
            <w:ins w:id="2075" w:author="David Conklin" w:date="2020-11-10T16:55:00Z">
              <w:r>
                <w:t>7</w:t>
              </w:r>
            </w:ins>
          </w:p>
        </w:tc>
        <w:tc>
          <w:tcPr>
            <w:tcW w:w="0" w:type="auto"/>
          </w:tcPr>
          <w:p w14:paraId="0F67F129" w14:textId="581EED37" w:rsidR="00E70EE0" w:rsidRDefault="00E70EE0" w:rsidP="00E70EE0">
            <w:pPr>
              <w:rPr>
                <w:ins w:id="2076" w:author="David Conklin" w:date="2020-11-10T16:53:00Z"/>
              </w:rPr>
            </w:pPr>
            <w:ins w:id="2077" w:author="David Conklin" w:date="2020-11-10T16:55:00Z">
              <w:r>
                <w:t>SO FK MCKENZIE ABO</w:t>
              </w:r>
            </w:ins>
            <w:ins w:id="2078" w:author="David Conklin" w:date="2020-11-10T16:57:00Z">
              <w:r>
                <w:t>V</w:t>
              </w:r>
            </w:ins>
            <w:ins w:id="2079" w:author="David Conklin" w:date="2020-11-10T16:55:00Z">
              <w:r>
                <w:t>E COUGAR</w:t>
              </w:r>
            </w:ins>
          </w:p>
        </w:tc>
        <w:tc>
          <w:tcPr>
            <w:tcW w:w="0" w:type="auto"/>
          </w:tcPr>
          <w:p w14:paraId="219B605A" w14:textId="43B0B515" w:rsidR="00E70EE0" w:rsidRDefault="00E70EE0" w:rsidP="00E70EE0">
            <w:pPr>
              <w:rPr>
                <w:ins w:id="2080" w:author="David Conklin" w:date="2020-11-10T16:53:00Z"/>
              </w:rPr>
            </w:pPr>
            <w:ins w:id="2081" w:author="David Conklin" w:date="2020-11-10T16:57:00Z">
              <w:r>
                <w:t>%bias</w:t>
              </w:r>
            </w:ins>
          </w:p>
        </w:tc>
        <w:tc>
          <w:tcPr>
            <w:tcW w:w="0" w:type="auto"/>
          </w:tcPr>
          <w:p w14:paraId="60CC27D9" w14:textId="671F75CF" w:rsidR="00E70EE0" w:rsidRDefault="00E70EE0" w:rsidP="00E70EE0">
            <w:pPr>
              <w:rPr>
                <w:ins w:id="2082" w:author="David Conklin" w:date="2020-11-10T16:53:00Z"/>
              </w:rPr>
            </w:pPr>
            <w:ins w:id="2083" w:author="David Conklin" w:date="2020-11-10T16:58:00Z">
              <w:r>
                <w:t>13.6%</w:t>
              </w:r>
            </w:ins>
          </w:p>
        </w:tc>
        <w:tc>
          <w:tcPr>
            <w:tcW w:w="0" w:type="auto"/>
          </w:tcPr>
          <w:p w14:paraId="1E0F0D76" w14:textId="7D81BF62" w:rsidR="00E70EE0" w:rsidRDefault="00E70EE0" w:rsidP="00E70EE0">
            <w:pPr>
              <w:rPr>
                <w:ins w:id="2084" w:author="David Conklin" w:date="2020-11-10T16:54:00Z"/>
              </w:rPr>
            </w:pPr>
            <w:ins w:id="2085" w:author="David Conklin" w:date="2020-11-10T16:58:00Z">
              <w:r>
                <w:t>S</w:t>
              </w:r>
            </w:ins>
          </w:p>
        </w:tc>
      </w:tr>
      <w:tr w:rsidR="00E70EE0" w14:paraId="04236B81" w14:textId="77777777" w:rsidTr="0064217D">
        <w:trPr>
          <w:ins w:id="2086" w:author="David Conklin" w:date="2020-11-10T16:55:00Z"/>
        </w:trPr>
        <w:tc>
          <w:tcPr>
            <w:tcW w:w="0" w:type="auto"/>
          </w:tcPr>
          <w:p w14:paraId="7693C2C2" w14:textId="77777777" w:rsidR="00E70EE0" w:rsidRDefault="00E70EE0" w:rsidP="00E70EE0">
            <w:pPr>
              <w:rPr>
                <w:ins w:id="2087" w:author="David Conklin" w:date="2020-11-10T16:55:00Z"/>
              </w:rPr>
            </w:pPr>
          </w:p>
        </w:tc>
        <w:tc>
          <w:tcPr>
            <w:tcW w:w="0" w:type="auto"/>
          </w:tcPr>
          <w:p w14:paraId="1DA38DF4" w14:textId="77777777" w:rsidR="00E70EE0" w:rsidRDefault="00E70EE0" w:rsidP="00E70EE0">
            <w:pPr>
              <w:rPr>
                <w:ins w:id="2088" w:author="David Conklin" w:date="2020-11-10T16:55:00Z"/>
              </w:rPr>
            </w:pPr>
          </w:p>
        </w:tc>
        <w:tc>
          <w:tcPr>
            <w:tcW w:w="0" w:type="auto"/>
          </w:tcPr>
          <w:p w14:paraId="26899EB0" w14:textId="77777777" w:rsidR="00E70EE0" w:rsidRDefault="00E70EE0" w:rsidP="00E70EE0">
            <w:pPr>
              <w:rPr>
                <w:ins w:id="2089" w:author="David Conklin" w:date="2020-11-10T16:55:00Z"/>
              </w:rPr>
            </w:pPr>
          </w:p>
        </w:tc>
        <w:tc>
          <w:tcPr>
            <w:tcW w:w="0" w:type="auto"/>
          </w:tcPr>
          <w:p w14:paraId="08997FA3" w14:textId="2775D24F" w:rsidR="00E70EE0" w:rsidRDefault="00E70EE0" w:rsidP="00E70EE0">
            <w:pPr>
              <w:rPr>
                <w:ins w:id="2090" w:author="David Conklin" w:date="2020-11-10T16:55:00Z"/>
              </w:rPr>
            </w:pPr>
            <w:ins w:id="2091" w:author="David Conklin" w:date="2020-11-10T16:57:00Z">
              <w:r>
                <w:t>NSE</w:t>
              </w:r>
            </w:ins>
          </w:p>
        </w:tc>
        <w:tc>
          <w:tcPr>
            <w:tcW w:w="0" w:type="auto"/>
          </w:tcPr>
          <w:p w14:paraId="03C23E73" w14:textId="0211FEF1" w:rsidR="00E70EE0" w:rsidRDefault="00E70EE0" w:rsidP="00E70EE0">
            <w:pPr>
              <w:rPr>
                <w:ins w:id="2092" w:author="David Conklin" w:date="2020-11-10T16:55:00Z"/>
              </w:rPr>
            </w:pPr>
            <w:ins w:id="2093" w:author="David Conklin" w:date="2020-11-10T16:57:00Z">
              <w:r>
                <w:t>0.</w:t>
              </w:r>
            </w:ins>
            <w:ins w:id="2094" w:author="David Conklin" w:date="2020-11-10T16:58:00Z">
              <w:r>
                <w:t>60</w:t>
              </w:r>
            </w:ins>
          </w:p>
        </w:tc>
        <w:tc>
          <w:tcPr>
            <w:tcW w:w="0" w:type="auto"/>
          </w:tcPr>
          <w:p w14:paraId="4DE27806" w14:textId="233A32F5" w:rsidR="00E70EE0" w:rsidRDefault="00E70EE0" w:rsidP="00E70EE0">
            <w:pPr>
              <w:rPr>
                <w:ins w:id="2095" w:author="David Conklin" w:date="2020-11-10T16:55:00Z"/>
              </w:rPr>
            </w:pPr>
            <w:ins w:id="2096" w:author="David Conklin" w:date="2020-11-10T16:58:00Z">
              <w:r>
                <w:t>S</w:t>
              </w:r>
            </w:ins>
          </w:p>
        </w:tc>
      </w:tr>
      <w:tr w:rsidR="00E70EE0" w14:paraId="7643AE9E" w14:textId="77777777" w:rsidTr="0064217D">
        <w:trPr>
          <w:ins w:id="2097" w:author="David Conklin" w:date="2020-11-10T16:55:00Z"/>
        </w:trPr>
        <w:tc>
          <w:tcPr>
            <w:tcW w:w="0" w:type="auto"/>
          </w:tcPr>
          <w:p w14:paraId="24715091" w14:textId="77777777" w:rsidR="00E70EE0" w:rsidRDefault="00E70EE0" w:rsidP="00E70EE0">
            <w:pPr>
              <w:rPr>
                <w:ins w:id="2098" w:author="David Conklin" w:date="2020-11-10T16:55:00Z"/>
              </w:rPr>
            </w:pPr>
          </w:p>
        </w:tc>
        <w:tc>
          <w:tcPr>
            <w:tcW w:w="0" w:type="auto"/>
          </w:tcPr>
          <w:p w14:paraId="2A2C8ECA" w14:textId="77777777" w:rsidR="00E70EE0" w:rsidRDefault="00E70EE0" w:rsidP="00E70EE0">
            <w:pPr>
              <w:rPr>
                <w:ins w:id="2099" w:author="David Conklin" w:date="2020-11-10T16:55:00Z"/>
              </w:rPr>
            </w:pPr>
          </w:p>
        </w:tc>
        <w:tc>
          <w:tcPr>
            <w:tcW w:w="0" w:type="auto"/>
          </w:tcPr>
          <w:p w14:paraId="0A6EAA23" w14:textId="77777777" w:rsidR="00E70EE0" w:rsidRDefault="00E70EE0" w:rsidP="00E70EE0">
            <w:pPr>
              <w:rPr>
                <w:ins w:id="2100" w:author="David Conklin" w:date="2020-11-10T16:55:00Z"/>
              </w:rPr>
            </w:pPr>
          </w:p>
        </w:tc>
        <w:tc>
          <w:tcPr>
            <w:tcW w:w="0" w:type="auto"/>
          </w:tcPr>
          <w:p w14:paraId="5281B085" w14:textId="2575B5BE" w:rsidR="00E70EE0" w:rsidRDefault="00E70EE0" w:rsidP="00E70EE0">
            <w:pPr>
              <w:rPr>
                <w:ins w:id="2101" w:author="David Conklin" w:date="2020-11-10T16:55:00Z"/>
              </w:rPr>
            </w:pPr>
            <w:ins w:id="2102" w:author="David Conklin" w:date="2020-11-10T16:57:00Z">
              <w:r>
                <w:t>RSR</w:t>
              </w:r>
            </w:ins>
          </w:p>
        </w:tc>
        <w:tc>
          <w:tcPr>
            <w:tcW w:w="0" w:type="auto"/>
          </w:tcPr>
          <w:p w14:paraId="545DB3CF" w14:textId="6F57D986" w:rsidR="00E70EE0" w:rsidRDefault="00E70EE0" w:rsidP="00E70EE0">
            <w:pPr>
              <w:rPr>
                <w:ins w:id="2103" w:author="David Conklin" w:date="2020-11-10T16:55:00Z"/>
              </w:rPr>
            </w:pPr>
            <w:ins w:id="2104" w:author="David Conklin" w:date="2020-11-10T16:57:00Z">
              <w:r>
                <w:t>0.</w:t>
              </w:r>
            </w:ins>
            <w:ins w:id="2105" w:author="David Conklin" w:date="2020-11-10T16:58:00Z">
              <w:r>
                <w:t>59</w:t>
              </w:r>
            </w:ins>
          </w:p>
        </w:tc>
        <w:tc>
          <w:tcPr>
            <w:tcW w:w="0" w:type="auto"/>
          </w:tcPr>
          <w:p w14:paraId="29C7EFB5" w14:textId="1840DEA5" w:rsidR="00E70EE0" w:rsidRDefault="00E70EE0" w:rsidP="00E70EE0">
            <w:pPr>
              <w:rPr>
                <w:ins w:id="2106" w:author="David Conklin" w:date="2020-11-10T16:55:00Z"/>
              </w:rPr>
            </w:pPr>
            <w:ins w:id="2107" w:author="David Conklin" w:date="2020-11-10T16:57:00Z">
              <w:r>
                <w:t>G</w:t>
              </w:r>
            </w:ins>
          </w:p>
        </w:tc>
      </w:tr>
      <w:tr w:rsidR="00E70EE0" w14:paraId="7219706D" w14:textId="77777777" w:rsidTr="0064217D">
        <w:trPr>
          <w:ins w:id="2108" w:author="David Conklin" w:date="2020-11-10T16:57:00Z"/>
        </w:trPr>
        <w:tc>
          <w:tcPr>
            <w:tcW w:w="0" w:type="auto"/>
          </w:tcPr>
          <w:p w14:paraId="5701AB61" w14:textId="77777777" w:rsidR="00E70EE0" w:rsidRDefault="00E70EE0" w:rsidP="00E70EE0">
            <w:pPr>
              <w:rPr>
                <w:ins w:id="2109" w:author="David Conklin" w:date="2020-11-10T16:57:00Z"/>
              </w:rPr>
            </w:pPr>
          </w:p>
        </w:tc>
        <w:tc>
          <w:tcPr>
            <w:tcW w:w="0" w:type="auto"/>
          </w:tcPr>
          <w:p w14:paraId="76187D81" w14:textId="77777777" w:rsidR="00E70EE0" w:rsidRDefault="00E70EE0" w:rsidP="00E70EE0">
            <w:pPr>
              <w:rPr>
                <w:ins w:id="2110" w:author="David Conklin" w:date="2020-11-10T16:57:00Z"/>
              </w:rPr>
            </w:pPr>
          </w:p>
        </w:tc>
        <w:tc>
          <w:tcPr>
            <w:tcW w:w="0" w:type="auto"/>
          </w:tcPr>
          <w:p w14:paraId="2493B2D4" w14:textId="77777777" w:rsidR="00E70EE0" w:rsidRDefault="00E70EE0" w:rsidP="00E70EE0">
            <w:pPr>
              <w:rPr>
                <w:ins w:id="2111" w:author="David Conklin" w:date="2020-11-10T16:57:00Z"/>
              </w:rPr>
            </w:pPr>
          </w:p>
        </w:tc>
        <w:tc>
          <w:tcPr>
            <w:tcW w:w="0" w:type="auto"/>
          </w:tcPr>
          <w:p w14:paraId="51403752" w14:textId="1C2582DD" w:rsidR="00E70EE0" w:rsidRDefault="00E70EE0" w:rsidP="00E70EE0">
            <w:pPr>
              <w:rPr>
                <w:ins w:id="2112" w:author="David Conklin" w:date="2020-11-10T16:57:00Z"/>
              </w:rPr>
            </w:pPr>
            <w:ins w:id="2113" w:author="David Conklin" w:date="2020-11-10T16:57:00Z">
              <w:r>
                <w:t>R2</w:t>
              </w:r>
            </w:ins>
          </w:p>
        </w:tc>
        <w:tc>
          <w:tcPr>
            <w:tcW w:w="0" w:type="auto"/>
          </w:tcPr>
          <w:p w14:paraId="2797297F" w14:textId="19D6DD98" w:rsidR="00E70EE0" w:rsidRDefault="00E70EE0" w:rsidP="00E70EE0">
            <w:pPr>
              <w:rPr>
                <w:ins w:id="2114" w:author="David Conklin" w:date="2020-11-10T16:57:00Z"/>
              </w:rPr>
            </w:pPr>
            <w:ins w:id="2115" w:author="David Conklin" w:date="2020-11-10T16:57:00Z">
              <w:r>
                <w:t>0.8</w:t>
              </w:r>
            </w:ins>
            <w:ins w:id="2116" w:author="David Conklin" w:date="2020-11-10T16:58:00Z">
              <w:r>
                <w:t>7</w:t>
              </w:r>
            </w:ins>
          </w:p>
        </w:tc>
        <w:tc>
          <w:tcPr>
            <w:tcW w:w="0" w:type="auto"/>
          </w:tcPr>
          <w:p w14:paraId="6D1FA568" w14:textId="718816A2" w:rsidR="00E70EE0" w:rsidRDefault="00E70EE0" w:rsidP="00E70EE0">
            <w:pPr>
              <w:rPr>
                <w:ins w:id="2117" w:author="David Conklin" w:date="2020-11-10T16:57:00Z"/>
              </w:rPr>
            </w:pPr>
            <w:ins w:id="2118" w:author="David Conklin" w:date="2020-11-10T16:59:00Z">
              <w:r>
                <w:t>VG</w:t>
              </w:r>
            </w:ins>
          </w:p>
        </w:tc>
      </w:tr>
      <w:tr w:rsidR="00E70EE0" w14:paraId="0BDEEC7C" w14:textId="77777777" w:rsidTr="0064217D">
        <w:trPr>
          <w:ins w:id="2119" w:author="David Conklin" w:date="2020-11-10T16:55:00Z"/>
        </w:trPr>
        <w:tc>
          <w:tcPr>
            <w:tcW w:w="0" w:type="auto"/>
          </w:tcPr>
          <w:p w14:paraId="65F13272" w14:textId="0DAC9DDD" w:rsidR="00E70EE0" w:rsidRDefault="00E70EE0" w:rsidP="00E70EE0">
            <w:pPr>
              <w:rPr>
                <w:ins w:id="2120" w:author="David Conklin" w:date="2020-11-10T16:55:00Z"/>
              </w:rPr>
            </w:pPr>
            <w:ins w:id="2121" w:author="David Conklin" w:date="2020-11-10T16:55:00Z">
              <w:r>
                <w:t>14164900</w:t>
              </w:r>
            </w:ins>
          </w:p>
        </w:tc>
        <w:tc>
          <w:tcPr>
            <w:tcW w:w="0" w:type="auto"/>
          </w:tcPr>
          <w:p w14:paraId="71292158" w14:textId="0940B5D7" w:rsidR="00E70EE0" w:rsidRDefault="00E70EE0" w:rsidP="00E70EE0">
            <w:pPr>
              <w:rPr>
                <w:ins w:id="2122" w:author="David Conklin" w:date="2020-11-10T16:55:00Z"/>
              </w:rPr>
            </w:pPr>
            <w:ins w:id="2123" w:author="David Conklin" w:date="2020-11-10T16:55:00Z">
              <w:r>
                <w:t>23772751</w:t>
              </w:r>
            </w:ins>
          </w:p>
        </w:tc>
        <w:tc>
          <w:tcPr>
            <w:tcW w:w="0" w:type="auto"/>
          </w:tcPr>
          <w:p w14:paraId="51F11651" w14:textId="21B51263" w:rsidR="00E70EE0" w:rsidRDefault="00E70EE0" w:rsidP="00E70EE0">
            <w:pPr>
              <w:rPr>
                <w:ins w:id="2124" w:author="David Conklin" w:date="2020-11-10T16:55:00Z"/>
              </w:rPr>
            </w:pPr>
            <w:ins w:id="2125" w:author="David Conklin" w:date="2020-11-10T16:56:00Z">
              <w:r>
                <w:t>MCKENZIE RIVER ABV HAYDEN BR</w:t>
              </w:r>
            </w:ins>
          </w:p>
        </w:tc>
        <w:tc>
          <w:tcPr>
            <w:tcW w:w="0" w:type="auto"/>
          </w:tcPr>
          <w:p w14:paraId="28F20A41" w14:textId="3A8F165D" w:rsidR="00E70EE0" w:rsidRDefault="00E70EE0" w:rsidP="00E70EE0">
            <w:pPr>
              <w:rPr>
                <w:ins w:id="2126" w:author="David Conklin" w:date="2020-11-10T16:55:00Z"/>
              </w:rPr>
            </w:pPr>
            <w:ins w:id="2127" w:author="David Conklin" w:date="2020-11-10T16:56:00Z">
              <w:r>
                <w:t>%bias</w:t>
              </w:r>
            </w:ins>
          </w:p>
        </w:tc>
        <w:tc>
          <w:tcPr>
            <w:tcW w:w="0" w:type="auto"/>
          </w:tcPr>
          <w:p w14:paraId="68801782" w14:textId="7FF5789A" w:rsidR="00E70EE0" w:rsidRDefault="00E70EE0" w:rsidP="00E70EE0">
            <w:pPr>
              <w:rPr>
                <w:ins w:id="2128" w:author="David Conklin" w:date="2020-11-10T16:55:00Z"/>
              </w:rPr>
            </w:pPr>
            <w:ins w:id="2129" w:author="David Conklin" w:date="2020-11-10T16:56:00Z">
              <w:r>
                <w:t>-5.3%</w:t>
              </w:r>
            </w:ins>
          </w:p>
        </w:tc>
        <w:tc>
          <w:tcPr>
            <w:tcW w:w="0" w:type="auto"/>
          </w:tcPr>
          <w:p w14:paraId="1512C366" w14:textId="0720B9F0" w:rsidR="00E70EE0" w:rsidRDefault="00E70EE0" w:rsidP="00E70EE0">
            <w:pPr>
              <w:rPr>
                <w:ins w:id="2130" w:author="David Conklin" w:date="2020-11-10T16:55:00Z"/>
              </w:rPr>
            </w:pPr>
            <w:ins w:id="2131" w:author="David Conklin" w:date="2020-11-10T16:56:00Z">
              <w:r>
                <w:t>G</w:t>
              </w:r>
            </w:ins>
          </w:p>
        </w:tc>
      </w:tr>
      <w:tr w:rsidR="00E70EE0" w14:paraId="1B5FE809" w14:textId="77777777" w:rsidTr="0064217D">
        <w:trPr>
          <w:ins w:id="2132" w:author="David Conklin" w:date="2020-11-10T16:56:00Z"/>
        </w:trPr>
        <w:tc>
          <w:tcPr>
            <w:tcW w:w="0" w:type="auto"/>
          </w:tcPr>
          <w:p w14:paraId="23C9832C" w14:textId="77777777" w:rsidR="00E70EE0" w:rsidRDefault="00E70EE0" w:rsidP="00E70EE0">
            <w:pPr>
              <w:rPr>
                <w:ins w:id="2133" w:author="David Conklin" w:date="2020-11-10T16:56:00Z"/>
              </w:rPr>
            </w:pPr>
          </w:p>
        </w:tc>
        <w:tc>
          <w:tcPr>
            <w:tcW w:w="0" w:type="auto"/>
          </w:tcPr>
          <w:p w14:paraId="04B9EA8E" w14:textId="77777777" w:rsidR="00E70EE0" w:rsidRDefault="00E70EE0" w:rsidP="00E70EE0">
            <w:pPr>
              <w:rPr>
                <w:ins w:id="2134" w:author="David Conklin" w:date="2020-11-10T16:56:00Z"/>
              </w:rPr>
            </w:pPr>
          </w:p>
        </w:tc>
        <w:tc>
          <w:tcPr>
            <w:tcW w:w="0" w:type="auto"/>
          </w:tcPr>
          <w:p w14:paraId="6B680C92" w14:textId="77777777" w:rsidR="00E70EE0" w:rsidRDefault="00E70EE0" w:rsidP="00E70EE0">
            <w:pPr>
              <w:rPr>
                <w:ins w:id="2135" w:author="David Conklin" w:date="2020-11-10T16:56:00Z"/>
              </w:rPr>
            </w:pPr>
          </w:p>
        </w:tc>
        <w:tc>
          <w:tcPr>
            <w:tcW w:w="0" w:type="auto"/>
          </w:tcPr>
          <w:p w14:paraId="11B725B8" w14:textId="14EC1CB8" w:rsidR="00E70EE0" w:rsidRDefault="00E70EE0" w:rsidP="00E70EE0">
            <w:pPr>
              <w:rPr>
                <w:ins w:id="2136" w:author="David Conklin" w:date="2020-11-10T16:56:00Z"/>
              </w:rPr>
            </w:pPr>
            <w:ins w:id="2137" w:author="David Conklin" w:date="2020-11-10T16:56:00Z">
              <w:r>
                <w:t>NSE</w:t>
              </w:r>
            </w:ins>
          </w:p>
        </w:tc>
        <w:tc>
          <w:tcPr>
            <w:tcW w:w="0" w:type="auto"/>
          </w:tcPr>
          <w:p w14:paraId="3A2EADE1" w14:textId="44440382" w:rsidR="00E70EE0" w:rsidRDefault="00E70EE0" w:rsidP="00E70EE0">
            <w:pPr>
              <w:rPr>
                <w:ins w:id="2138" w:author="David Conklin" w:date="2020-11-10T16:56:00Z"/>
              </w:rPr>
            </w:pPr>
            <w:ins w:id="2139" w:author="David Conklin" w:date="2020-11-10T16:56:00Z">
              <w:r>
                <w:t>0.78</w:t>
              </w:r>
            </w:ins>
          </w:p>
        </w:tc>
        <w:tc>
          <w:tcPr>
            <w:tcW w:w="0" w:type="auto"/>
          </w:tcPr>
          <w:p w14:paraId="2BD166C2" w14:textId="157D01D8" w:rsidR="00E70EE0" w:rsidRDefault="00E70EE0" w:rsidP="00E70EE0">
            <w:pPr>
              <w:rPr>
                <w:ins w:id="2140" w:author="David Conklin" w:date="2020-11-10T16:56:00Z"/>
              </w:rPr>
            </w:pPr>
            <w:ins w:id="2141" w:author="David Conklin" w:date="2020-11-10T16:56:00Z">
              <w:r>
                <w:t>G</w:t>
              </w:r>
            </w:ins>
          </w:p>
        </w:tc>
      </w:tr>
      <w:tr w:rsidR="00E70EE0" w14:paraId="397FB880" w14:textId="77777777" w:rsidTr="0064217D">
        <w:trPr>
          <w:ins w:id="2142" w:author="David Conklin" w:date="2020-11-10T16:56:00Z"/>
        </w:trPr>
        <w:tc>
          <w:tcPr>
            <w:tcW w:w="0" w:type="auto"/>
          </w:tcPr>
          <w:p w14:paraId="4D9DE3D0" w14:textId="77777777" w:rsidR="00E70EE0" w:rsidRDefault="00E70EE0" w:rsidP="00E70EE0">
            <w:pPr>
              <w:rPr>
                <w:ins w:id="2143" w:author="David Conklin" w:date="2020-11-10T16:56:00Z"/>
              </w:rPr>
            </w:pPr>
          </w:p>
        </w:tc>
        <w:tc>
          <w:tcPr>
            <w:tcW w:w="0" w:type="auto"/>
          </w:tcPr>
          <w:p w14:paraId="3D3982B2" w14:textId="77777777" w:rsidR="00E70EE0" w:rsidRDefault="00E70EE0" w:rsidP="00E70EE0">
            <w:pPr>
              <w:rPr>
                <w:ins w:id="2144" w:author="David Conklin" w:date="2020-11-10T16:56:00Z"/>
              </w:rPr>
            </w:pPr>
          </w:p>
        </w:tc>
        <w:tc>
          <w:tcPr>
            <w:tcW w:w="0" w:type="auto"/>
          </w:tcPr>
          <w:p w14:paraId="6257C23A" w14:textId="77777777" w:rsidR="00E70EE0" w:rsidRDefault="00E70EE0" w:rsidP="00E70EE0">
            <w:pPr>
              <w:rPr>
                <w:ins w:id="2145" w:author="David Conklin" w:date="2020-11-10T16:56:00Z"/>
              </w:rPr>
            </w:pPr>
          </w:p>
        </w:tc>
        <w:tc>
          <w:tcPr>
            <w:tcW w:w="0" w:type="auto"/>
          </w:tcPr>
          <w:p w14:paraId="5BC3038F" w14:textId="77BC6E31" w:rsidR="00E70EE0" w:rsidRDefault="00E70EE0" w:rsidP="00E70EE0">
            <w:pPr>
              <w:rPr>
                <w:ins w:id="2146" w:author="David Conklin" w:date="2020-11-10T16:56:00Z"/>
              </w:rPr>
            </w:pPr>
            <w:ins w:id="2147" w:author="David Conklin" w:date="2020-11-10T16:56:00Z">
              <w:r>
                <w:t>RSR</w:t>
              </w:r>
            </w:ins>
          </w:p>
        </w:tc>
        <w:tc>
          <w:tcPr>
            <w:tcW w:w="0" w:type="auto"/>
          </w:tcPr>
          <w:p w14:paraId="636C72A4" w14:textId="05EB3FE6" w:rsidR="00E70EE0" w:rsidRDefault="00E70EE0" w:rsidP="00E70EE0">
            <w:pPr>
              <w:rPr>
                <w:ins w:id="2148" w:author="David Conklin" w:date="2020-11-10T16:56:00Z"/>
              </w:rPr>
            </w:pPr>
            <w:ins w:id="2149" w:author="David Conklin" w:date="2020-11-10T16:56:00Z">
              <w:r>
                <w:t>0.4</w:t>
              </w:r>
            </w:ins>
            <w:ins w:id="2150" w:author="David Conklin" w:date="2020-11-10T16:57:00Z">
              <w:r>
                <w:t>7</w:t>
              </w:r>
            </w:ins>
          </w:p>
        </w:tc>
        <w:tc>
          <w:tcPr>
            <w:tcW w:w="0" w:type="auto"/>
          </w:tcPr>
          <w:p w14:paraId="5276FAC8" w14:textId="287E2FFA" w:rsidR="00E70EE0" w:rsidRDefault="00E70EE0" w:rsidP="00E70EE0">
            <w:pPr>
              <w:rPr>
                <w:ins w:id="2151" w:author="David Conklin" w:date="2020-11-10T16:56:00Z"/>
              </w:rPr>
            </w:pPr>
            <w:ins w:id="2152" w:author="David Conklin" w:date="2020-11-10T16:56:00Z">
              <w:r>
                <w:t>VG</w:t>
              </w:r>
            </w:ins>
          </w:p>
        </w:tc>
      </w:tr>
      <w:tr w:rsidR="00E70EE0" w14:paraId="5326D1E3" w14:textId="77777777" w:rsidTr="0064217D">
        <w:trPr>
          <w:ins w:id="2153" w:author="David Conklin" w:date="2020-11-10T16:56:00Z"/>
        </w:trPr>
        <w:tc>
          <w:tcPr>
            <w:tcW w:w="0" w:type="auto"/>
          </w:tcPr>
          <w:p w14:paraId="5851877E" w14:textId="77777777" w:rsidR="00E70EE0" w:rsidRDefault="00E70EE0" w:rsidP="00E70EE0">
            <w:pPr>
              <w:rPr>
                <w:ins w:id="2154" w:author="David Conklin" w:date="2020-11-10T16:56:00Z"/>
              </w:rPr>
            </w:pPr>
          </w:p>
        </w:tc>
        <w:tc>
          <w:tcPr>
            <w:tcW w:w="0" w:type="auto"/>
          </w:tcPr>
          <w:p w14:paraId="4AC7E3AF" w14:textId="77777777" w:rsidR="00E70EE0" w:rsidRDefault="00E70EE0" w:rsidP="00E70EE0">
            <w:pPr>
              <w:rPr>
                <w:ins w:id="2155" w:author="David Conklin" w:date="2020-11-10T16:56:00Z"/>
              </w:rPr>
            </w:pPr>
          </w:p>
        </w:tc>
        <w:tc>
          <w:tcPr>
            <w:tcW w:w="0" w:type="auto"/>
          </w:tcPr>
          <w:p w14:paraId="71769487" w14:textId="77777777" w:rsidR="00E70EE0" w:rsidRDefault="00E70EE0" w:rsidP="00E70EE0">
            <w:pPr>
              <w:rPr>
                <w:ins w:id="2156" w:author="David Conklin" w:date="2020-11-10T16:56:00Z"/>
              </w:rPr>
            </w:pPr>
          </w:p>
        </w:tc>
        <w:tc>
          <w:tcPr>
            <w:tcW w:w="0" w:type="auto"/>
          </w:tcPr>
          <w:p w14:paraId="6D2CE4B8" w14:textId="0C03544D" w:rsidR="00E70EE0" w:rsidRDefault="00E70EE0" w:rsidP="00E70EE0">
            <w:pPr>
              <w:rPr>
                <w:ins w:id="2157" w:author="David Conklin" w:date="2020-11-10T16:56:00Z"/>
              </w:rPr>
            </w:pPr>
            <w:ins w:id="2158" w:author="David Conklin" w:date="2020-11-10T16:56:00Z">
              <w:r>
                <w:t>R2</w:t>
              </w:r>
            </w:ins>
          </w:p>
        </w:tc>
        <w:tc>
          <w:tcPr>
            <w:tcW w:w="0" w:type="auto"/>
          </w:tcPr>
          <w:p w14:paraId="6E4F536A" w14:textId="45CF179E" w:rsidR="00E70EE0" w:rsidRDefault="00E70EE0" w:rsidP="00E70EE0">
            <w:pPr>
              <w:rPr>
                <w:ins w:id="2159" w:author="David Conklin" w:date="2020-11-10T16:56:00Z"/>
              </w:rPr>
            </w:pPr>
            <w:ins w:id="2160" w:author="David Conklin" w:date="2020-11-10T16:56:00Z">
              <w:r>
                <w:t>0.</w:t>
              </w:r>
            </w:ins>
            <w:ins w:id="2161" w:author="David Conklin" w:date="2020-11-10T16:57:00Z">
              <w:r>
                <w:t>83</w:t>
              </w:r>
            </w:ins>
          </w:p>
        </w:tc>
        <w:tc>
          <w:tcPr>
            <w:tcW w:w="0" w:type="auto"/>
          </w:tcPr>
          <w:p w14:paraId="743FEAFD" w14:textId="1EC5C5FB" w:rsidR="00E70EE0" w:rsidRDefault="00E70EE0" w:rsidP="00E70EE0">
            <w:pPr>
              <w:rPr>
                <w:ins w:id="2162" w:author="David Conklin" w:date="2020-11-10T16:56:00Z"/>
              </w:rPr>
            </w:pPr>
            <w:ins w:id="2163" w:author="David Conklin" w:date="2020-11-10T16:56:00Z">
              <w:r>
                <w:t>G</w:t>
              </w:r>
            </w:ins>
          </w:p>
        </w:tc>
      </w:tr>
    </w:tbl>
    <w:p w14:paraId="3D49907E" w14:textId="49ADA59D" w:rsidR="00F81EFD" w:rsidRDefault="00F81EFD" w:rsidP="007E57E4">
      <w:pPr>
        <w:rPr>
          <w:ins w:id="2164" w:author="David Conklin" w:date="2020-11-10T17:00:00Z"/>
        </w:rPr>
      </w:pPr>
    </w:p>
    <w:p w14:paraId="25B7589F" w14:textId="65343948" w:rsidR="00E70EE0" w:rsidRDefault="00E70EE0" w:rsidP="007E57E4">
      <w:pPr>
        <w:rPr>
          <w:ins w:id="2165" w:author="David Conklin" w:date="2020-11-10T17:01:00Z"/>
        </w:rPr>
      </w:pPr>
      <w:ins w:id="2166" w:author="David Conklin" w:date="2020-11-10T17:00:00Z">
        <w:r>
          <w:t>Temperature sensor loca</w:t>
        </w:r>
      </w:ins>
      <w:ins w:id="2167" w:author="David Conklin" w:date="2020-11-10T17:01:00Z">
        <w:r>
          <w:t>tions with unsatisfactory simulation skill grades</w:t>
        </w:r>
      </w:ins>
    </w:p>
    <w:tbl>
      <w:tblPr>
        <w:tblStyle w:val="TableGrid"/>
        <w:tblW w:w="0" w:type="auto"/>
        <w:tblLook w:val="04A0" w:firstRow="1" w:lastRow="0" w:firstColumn="1" w:lastColumn="0" w:noHBand="0" w:noVBand="1"/>
      </w:tblPr>
      <w:tblGrid>
        <w:gridCol w:w="1109"/>
        <w:gridCol w:w="1109"/>
        <w:gridCol w:w="4441"/>
      </w:tblGrid>
      <w:tr w:rsidR="00257E8F" w14:paraId="02B22380" w14:textId="77777777" w:rsidTr="00257E8F">
        <w:trPr>
          <w:ins w:id="2168" w:author="David Conklin" w:date="2020-11-10T17:18:00Z"/>
        </w:trPr>
        <w:tc>
          <w:tcPr>
            <w:tcW w:w="0" w:type="auto"/>
          </w:tcPr>
          <w:p w14:paraId="307F270A" w14:textId="24FDD930" w:rsidR="00257E8F" w:rsidRDefault="00257E8F" w:rsidP="007E57E4">
            <w:pPr>
              <w:rPr>
                <w:ins w:id="2169" w:author="David Conklin" w:date="2020-11-10T17:18:00Z"/>
              </w:rPr>
            </w:pPr>
            <w:ins w:id="2170" w:author="David Conklin" w:date="2020-11-10T17:18:00Z">
              <w:r>
                <w:t>gage</w:t>
              </w:r>
            </w:ins>
          </w:p>
        </w:tc>
        <w:tc>
          <w:tcPr>
            <w:tcW w:w="0" w:type="auto"/>
          </w:tcPr>
          <w:p w14:paraId="19097198" w14:textId="36D4552A" w:rsidR="00257E8F" w:rsidRDefault="00257E8F" w:rsidP="007E57E4">
            <w:pPr>
              <w:rPr>
                <w:ins w:id="2171" w:author="David Conklin" w:date="2020-11-10T17:18:00Z"/>
              </w:rPr>
            </w:pPr>
            <w:ins w:id="2172" w:author="David Conklin" w:date="2020-11-10T17:18:00Z">
              <w:r>
                <w:t>COMID</w:t>
              </w:r>
            </w:ins>
          </w:p>
        </w:tc>
        <w:tc>
          <w:tcPr>
            <w:tcW w:w="0" w:type="auto"/>
          </w:tcPr>
          <w:p w14:paraId="1A578839" w14:textId="3FC923B7" w:rsidR="00257E8F" w:rsidRDefault="00257E8F" w:rsidP="007E57E4">
            <w:pPr>
              <w:rPr>
                <w:ins w:id="2173" w:author="David Conklin" w:date="2020-11-10T17:18:00Z"/>
              </w:rPr>
            </w:pPr>
            <w:ins w:id="2174" w:author="David Conklin" w:date="2020-11-10T17:19:00Z">
              <w:r>
                <w:t>location</w:t>
              </w:r>
            </w:ins>
          </w:p>
        </w:tc>
      </w:tr>
      <w:tr w:rsidR="00257E8F" w14:paraId="239C847A" w14:textId="77777777" w:rsidTr="00257E8F">
        <w:trPr>
          <w:ins w:id="2175" w:author="David Conklin" w:date="2020-11-10T17:18:00Z"/>
        </w:trPr>
        <w:tc>
          <w:tcPr>
            <w:tcW w:w="0" w:type="auto"/>
          </w:tcPr>
          <w:p w14:paraId="0708989B" w14:textId="11122C66" w:rsidR="00257E8F" w:rsidRDefault="00257E8F" w:rsidP="007E57E4">
            <w:pPr>
              <w:rPr>
                <w:ins w:id="2176" w:author="David Conklin" w:date="2020-11-10T17:18:00Z"/>
              </w:rPr>
            </w:pPr>
            <w:ins w:id="2177" w:author="David Conklin" w:date="2020-11-10T17:19:00Z">
              <w:r>
                <w:t>14159500</w:t>
              </w:r>
            </w:ins>
          </w:p>
        </w:tc>
        <w:tc>
          <w:tcPr>
            <w:tcW w:w="0" w:type="auto"/>
          </w:tcPr>
          <w:p w14:paraId="6FD32123" w14:textId="1E0A6327" w:rsidR="00257E8F" w:rsidRDefault="00257E8F" w:rsidP="007E57E4">
            <w:pPr>
              <w:rPr>
                <w:ins w:id="2178" w:author="David Conklin" w:date="2020-11-10T17:18:00Z"/>
              </w:rPr>
            </w:pPr>
            <w:ins w:id="2179" w:author="David Conklin" w:date="2020-11-10T17:19:00Z">
              <w:r>
                <w:t>23773009</w:t>
              </w:r>
            </w:ins>
          </w:p>
        </w:tc>
        <w:tc>
          <w:tcPr>
            <w:tcW w:w="0" w:type="auto"/>
          </w:tcPr>
          <w:p w14:paraId="11AB40B5" w14:textId="71796B4F" w:rsidR="00257E8F" w:rsidRDefault="00257E8F" w:rsidP="007E57E4">
            <w:pPr>
              <w:rPr>
                <w:ins w:id="2180" w:author="David Conklin" w:date="2020-11-10T17:18:00Z"/>
              </w:rPr>
            </w:pPr>
            <w:ins w:id="2181" w:author="David Conklin" w:date="2020-11-10T17:20:00Z">
              <w:r>
                <w:t>SOUTH FORK MCKENZIE RIVER NEAR RAINBOW</w:t>
              </w:r>
            </w:ins>
          </w:p>
        </w:tc>
      </w:tr>
      <w:tr w:rsidR="00257E8F" w14:paraId="3377929B" w14:textId="77777777" w:rsidTr="00257E8F">
        <w:trPr>
          <w:ins w:id="2182" w:author="David Conklin" w:date="2020-11-10T17:20:00Z"/>
        </w:trPr>
        <w:tc>
          <w:tcPr>
            <w:tcW w:w="0" w:type="auto"/>
          </w:tcPr>
          <w:p w14:paraId="32874625" w14:textId="5948C6DD" w:rsidR="00257E8F" w:rsidRDefault="00257E8F" w:rsidP="007E57E4">
            <w:pPr>
              <w:rPr>
                <w:ins w:id="2183" w:author="David Conklin" w:date="2020-11-10T17:20:00Z"/>
              </w:rPr>
            </w:pPr>
            <w:ins w:id="2184" w:author="David Conklin" w:date="2020-11-10T17:20:00Z">
              <w:r>
                <w:t>14161100</w:t>
              </w:r>
            </w:ins>
          </w:p>
        </w:tc>
        <w:tc>
          <w:tcPr>
            <w:tcW w:w="0" w:type="auto"/>
          </w:tcPr>
          <w:p w14:paraId="0A9ACDAA" w14:textId="5831A369" w:rsidR="00257E8F" w:rsidRDefault="00257E8F" w:rsidP="007E57E4">
            <w:pPr>
              <w:rPr>
                <w:ins w:id="2185" w:author="David Conklin" w:date="2020-11-10T17:20:00Z"/>
              </w:rPr>
            </w:pPr>
            <w:ins w:id="2186" w:author="David Conklin" w:date="2020-11-10T17:20:00Z">
              <w:r>
                <w:t>237734</w:t>
              </w:r>
            </w:ins>
            <w:ins w:id="2187" w:author="David Conklin" w:date="2020-11-10T17:21:00Z">
              <w:r>
                <w:t>29</w:t>
              </w:r>
            </w:ins>
          </w:p>
        </w:tc>
        <w:tc>
          <w:tcPr>
            <w:tcW w:w="0" w:type="auto"/>
          </w:tcPr>
          <w:p w14:paraId="6FD0AC86" w14:textId="7AA715B3" w:rsidR="00257E8F" w:rsidRDefault="00257E8F" w:rsidP="007E57E4">
            <w:pPr>
              <w:rPr>
                <w:ins w:id="2188" w:author="David Conklin" w:date="2020-11-10T17:20:00Z"/>
              </w:rPr>
            </w:pPr>
            <w:ins w:id="2189" w:author="David Conklin" w:date="2020-11-10T17:20:00Z">
              <w:r>
                <w:t>BLUE RIVER BELOW TIDBITS CR</w:t>
              </w:r>
            </w:ins>
            <w:ins w:id="2190" w:author="David Conklin" w:date="2020-11-10T17:21:00Z">
              <w:r>
                <w:t>EEK</w:t>
              </w:r>
            </w:ins>
          </w:p>
        </w:tc>
      </w:tr>
      <w:tr w:rsidR="00257E8F" w14:paraId="5F28D6FF" w14:textId="77777777" w:rsidTr="00257E8F">
        <w:trPr>
          <w:ins w:id="2191" w:author="David Conklin" w:date="2020-11-10T17:21:00Z"/>
        </w:trPr>
        <w:tc>
          <w:tcPr>
            <w:tcW w:w="0" w:type="auto"/>
          </w:tcPr>
          <w:p w14:paraId="4C00307E" w14:textId="50AE2CA5" w:rsidR="00257E8F" w:rsidRDefault="00257E8F" w:rsidP="007E57E4">
            <w:pPr>
              <w:rPr>
                <w:ins w:id="2192" w:author="David Conklin" w:date="2020-11-10T17:21:00Z"/>
              </w:rPr>
            </w:pPr>
            <w:ins w:id="2193" w:author="David Conklin" w:date="2020-11-10T17:21:00Z">
              <w:r>
                <w:t>14162200</w:t>
              </w:r>
            </w:ins>
          </w:p>
        </w:tc>
        <w:tc>
          <w:tcPr>
            <w:tcW w:w="0" w:type="auto"/>
          </w:tcPr>
          <w:p w14:paraId="3E513CD9" w14:textId="492288C1" w:rsidR="00257E8F" w:rsidRDefault="00257E8F" w:rsidP="007E57E4">
            <w:pPr>
              <w:rPr>
                <w:ins w:id="2194" w:author="David Conklin" w:date="2020-11-10T17:21:00Z"/>
              </w:rPr>
            </w:pPr>
            <w:ins w:id="2195" w:author="David Conklin" w:date="2020-11-10T17:21:00Z">
              <w:r>
                <w:t>23773405</w:t>
              </w:r>
            </w:ins>
          </w:p>
        </w:tc>
        <w:tc>
          <w:tcPr>
            <w:tcW w:w="0" w:type="auto"/>
          </w:tcPr>
          <w:p w14:paraId="4D9819F6" w14:textId="39901D7A" w:rsidR="00257E8F" w:rsidRDefault="00257E8F" w:rsidP="007E57E4">
            <w:pPr>
              <w:rPr>
                <w:ins w:id="2196" w:author="David Conklin" w:date="2020-11-10T17:21:00Z"/>
              </w:rPr>
            </w:pPr>
            <w:ins w:id="2197" w:author="David Conklin" w:date="2020-11-10T17:21:00Z">
              <w:r>
                <w:t>BLUE RIVER AT BLUE RIVER</w:t>
              </w:r>
            </w:ins>
          </w:p>
        </w:tc>
      </w:tr>
      <w:tr w:rsidR="00257E8F" w14:paraId="7549FD54" w14:textId="77777777" w:rsidTr="00257E8F">
        <w:trPr>
          <w:ins w:id="2198" w:author="David Conklin" w:date="2020-11-10T17:21:00Z"/>
        </w:trPr>
        <w:tc>
          <w:tcPr>
            <w:tcW w:w="0" w:type="auto"/>
          </w:tcPr>
          <w:p w14:paraId="600243E1" w14:textId="34826399" w:rsidR="00257E8F" w:rsidRDefault="00257E8F" w:rsidP="007E57E4">
            <w:pPr>
              <w:rPr>
                <w:ins w:id="2199" w:author="David Conklin" w:date="2020-11-10T17:21:00Z"/>
              </w:rPr>
            </w:pPr>
            <w:ins w:id="2200" w:author="David Conklin" w:date="2020-11-10T17:21:00Z">
              <w:r>
                <w:t>14162500</w:t>
              </w:r>
            </w:ins>
          </w:p>
        </w:tc>
        <w:tc>
          <w:tcPr>
            <w:tcW w:w="0" w:type="auto"/>
          </w:tcPr>
          <w:p w14:paraId="51F2F35E" w14:textId="02F16FA5" w:rsidR="00257E8F" w:rsidRDefault="00257E8F" w:rsidP="007E57E4">
            <w:pPr>
              <w:rPr>
                <w:ins w:id="2201" w:author="David Conklin" w:date="2020-11-10T17:21:00Z"/>
              </w:rPr>
            </w:pPr>
            <w:ins w:id="2202" w:author="David Conklin" w:date="2020-11-10T17:22:00Z">
              <w:r>
                <w:t>23772909</w:t>
              </w:r>
            </w:ins>
          </w:p>
        </w:tc>
        <w:tc>
          <w:tcPr>
            <w:tcW w:w="0" w:type="auto"/>
          </w:tcPr>
          <w:p w14:paraId="706F34D0" w14:textId="6AC08E84" w:rsidR="00257E8F" w:rsidRDefault="00257E8F" w:rsidP="007E57E4">
            <w:pPr>
              <w:rPr>
                <w:ins w:id="2203" w:author="David Conklin" w:date="2020-11-10T17:21:00Z"/>
              </w:rPr>
            </w:pPr>
            <w:ins w:id="2204" w:author="David Conklin" w:date="2020-11-10T17:22:00Z">
              <w:r>
                <w:t>MCKENZIE RIVER NEAR VIDA</w:t>
              </w:r>
            </w:ins>
          </w:p>
        </w:tc>
      </w:tr>
    </w:tbl>
    <w:p w14:paraId="1F8675B2" w14:textId="77777777" w:rsidR="00E70EE0" w:rsidRDefault="00E70EE0" w:rsidP="007E57E4">
      <w:pPr>
        <w:rPr>
          <w:ins w:id="2205" w:author="David Conklin" w:date="2020-11-10T16:46:00Z"/>
        </w:rPr>
      </w:pPr>
    </w:p>
    <w:p w14:paraId="05DF6212" w14:textId="3895B969" w:rsidR="002E7078" w:rsidRDefault="00257E8F" w:rsidP="007E57E4">
      <w:pPr>
        <w:rPr>
          <w:ins w:id="2206" w:author="David Conklin" w:date="2020-11-10T17:48:00Z"/>
        </w:rPr>
      </w:pPr>
      <w:ins w:id="2207" w:author="David Conklin" w:date="2020-11-10T17:28:00Z">
        <w:r>
          <w:t xml:space="preserve">As of 11/10/20, two </w:t>
        </w:r>
      </w:ins>
      <w:ins w:id="2208" w:author="David Conklin" w:date="2020-11-10T17:30:00Z">
        <w:r w:rsidR="00AB31D0">
          <w:t xml:space="preserve">types of </w:t>
        </w:r>
      </w:ins>
      <w:ins w:id="2209" w:author="David Conklin" w:date="2020-11-10T17:28:00Z">
        <w:r>
          <w:t xml:space="preserve">“tuning knobs” have been used to </w:t>
        </w:r>
        <w:r w:rsidR="00AB31D0">
          <w:t>improve CW3</w:t>
        </w:r>
      </w:ins>
      <w:ins w:id="2210" w:author="David Conklin" w:date="2020-11-10T17:29:00Z">
        <w:r w:rsidR="00AB31D0">
          <w:t xml:space="preserve">M’s simulation skill for flows in the McKenzie basin: the placement and flow rates of the </w:t>
        </w:r>
      </w:ins>
      <w:ins w:id="2211" w:author="David Conklin" w:date="2020-11-10T17:31:00Z">
        <w:r w:rsidR="00AB31D0">
          <w:t>springs, and the ET_MULT parameter in the HBV.csv parameter set used by the HBV precipitation-</w:t>
        </w:r>
      </w:ins>
      <w:ins w:id="2212" w:author="David Conklin" w:date="2020-11-10T17:32:00Z">
        <w:r w:rsidR="00AB31D0">
          <w:t>runoff submodel.</w:t>
        </w:r>
      </w:ins>
      <w:ins w:id="2213" w:author="David Conklin" w:date="2020-11-10T17:33:00Z">
        <w:r w:rsidR="00AB31D0">
          <w:t xml:space="preserve">  Spring flows are represented as</w:t>
        </w:r>
      </w:ins>
      <w:ins w:id="2214" w:author="David Conklin" w:date="2020-11-10T17:34:00Z">
        <w:r w:rsidR="00AB31D0">
          <w:t xml:space="preserve"> constant – the same amount of water is added at the same temperature every day of the year, there </w:t>
        </w:r>
      </w:ins>
      <w:ins w:id="2215" w:author="David Conklin" w:date="2020-11-10T17:35:00Z">
        <w:r w:rsidR="00AB31D0">
          <w:t>is no seasonal variation.  The ET_</w:t>
        </w:r>
      </w:ins>
      <w:ins w:id="2216" w:author="David Conklin" w:date="2020-11-10T17:36:00Z">
        <w:r w:rsidR="00AB31D0">
          <w:t>MULT parameter was originally added to HBV.csv</w:t>
        </w:r>
      </w:ins>
      <w:ins w:id="2217" w:author="David Conklin" w:date="2020-11-10T17:37:00Z">
        <w:r w:rsidR="00AB31D0">
          <w:t xml:space="preserve"> as a multiplier on evapotranspiration </w:t>
        </w:r>
      </w:ins>
      <w:ins w:id="2218" w:author="David Conklin" w:date="2020-11-10T17:36:00Z">
        <w:r w:rsidR="00AB31D0">
          <w:t xml:space="preserve"> to ac</w:t>
        </w:r>
      </w:ins>
      <w:ins w:id="2219" w:author="David Conklin" w:date="2020-11-10T17:37:00Z">
        <w:r w:rsidR="00AB31D0">
          <w:t xml:space="preserve">count for the fact that the average leaf area is </w:t>
        </w:r>
      </w:ins>
      <w:ins w:id="2220" w:author="David Conklin" w:date="2020-11-10T17:38:00Z">
        <w:r w:rsidR="00AB31D0">
          <w:t>poorly known in the</w:t>
        </w:r>
        <w:r w:rsidR="002E7078">
          <w:t xml:space="preserve"> forested uplands</w:t>
        </w:r>
      </w:ins>
      <w:ins w:id="2221" w:author="David Conklin" w:date="2020-11-10T17:40:00Z">
        <w:r w:rsidR="002E7078">
          <w:t xml:space="preserve">. </w:t>
        </w:r>
      </w:ins>
      <w:ins w:id="2222" w:author="David Conklin" w:date="2020-11-10T17:41:00Z">
        <w:r w:rsidR="002E7078">
          <w:t>Real and simulated e</w:t>
        </w:r>
      </w:ins>
      <w:ins w:id="2223" w:author="David Conklin" w:date="2020-11-10T17:40:00Z">
        <w:r w:rsidR="002E7078">
          <w:t>vapotransp</w:t>
        </w:r>
      </w:ins>
      <w:ins w:id="2224" w:author="David Conklin" w:date="2020-11-10T17:41:00Z">
        <w:r w:rsidR="002E7078">
          <w:t>iration varies seasonally, so adjustments to ET</w:t>
        </w:r>
      </w:ins>
      <w:ins w:id="2225" w:author="David Conklin" w:date="2020-11-10T17:42:00Z">
        <w:r w:rsidR="002E7078">
          <w:t>_MULT affect the seasonal pattern of flows as well as their annual averages.</w:t>
        </w:r>
      </w:ins>
    </w:p>
    <w:p w14:paraId="2B5F8E61" w14:textId="77777777" w:rsidR="00B47F76" w:rsidRDefault="00B47F76" w:rsidP="00535731">
      <w:pPr>
        <w:pStyle w:val="Heading2"/>
        <w:rPr>
          <w:ins w:id="2226" w:author="David Conklin" w:date="2020-11-11T06:43:00Z"/>
        </w:rPr>
      </w:pPr>
    </w:p>
    <w:p w14:paraId="321228FE" w14:textId="7787AF5E" w:rsidR="00535731" w:rsidRDefault="00535731" w:rsidP="00535731">
      <w:pPr>
        <w:pStyle w:val="Heading2"/>
        <w:rPr>
          <w:ins w:id="2227" w:author="David Conklin" w:date="2020-11-11T04:46:00Z"/>
        </w:rPr>
      </w:pPr>
      <w:bookmarkStart w:id="2228" w:name="_Toc56764291"/>
      <w:ins w:id="2229" w:author="David Conklin" w:date="2020-11-11T04:46:00Z">
        <w:r>
          <w:t>Analysis of calibration and skill</w:t>
        </w:r>
        <w:bookmarkEnd w:id="2228"/>
        <w:r>
          <w:t xml:space="preserve"> </w:t>
        </w:r>
      </w:ins>
    </w:p>
    <w:p w14:paraId="57E1DBA4" w14:textId="04DEAE5F" w:rsidR="00535731" w:rsidRDefault="00535731" w:rsidP="00535731">
      <w:pPr>
        <w:rPr>
          <w:ins w:id="2230" w:author="David Conklin" w:date="2020-11-11T04:56:00Z"/>
        </w:rPr>
      </w:pPr>
      <w:ins w:id="2231" w:author="David Conklin" w:date="2020-11-11T04:48:00Z">
        <w:r>
          <w:t>As of 11/11/20, s</w:t>
        </w:r>
      </w:ins>
      <w:ins w:id="2232" w:author="David Conklin" w:date="2020-11-11T04:47:00Z">
        <w:r>
          <w:t>ix</w:t>
        </w:r>
      </w:ins>
      <w:ins w:id="2233" w:author="David Conklin" w:date="2020-11-11T04:48:00Z">
        <w:r>
          <w:t xml:space="preserve"> flow gage locations and 4 temperature sensor locations</w:t>
        </w:r>
      </w:ins>
      <w:ins w:id="2234" w:author="David Conklin" w:date="2020-11-11T04:49:00Z">
        <w:r>
          <w:t xml:space="preserve"> have unsatisfactory skill grades.  Two of the flow locations are downstream of d</w:t>
        </w:r>
      </w:ins>
      <w:ins w:id="2235" w:author="David Conklin" w:date="2020-11-11T04:50:00Z">
        <w:r>
          <w:t xml:space="preserve">ams; the </w:t>
        </w:r>
        <w:r w:rsidR="003F363E">
          <w:t>poor skill is presumably a result of poor representation of the dam operations.  That is almo</w:t>
        </w:r>
      </w:ins>
      <w:ins w:id="2236" w:author="David Conklin" w:date="2020-11-11T04:51:00Z">
        <w:r w:rsidR="003F363E">
          <w:t xml:space="preserve">st certainly the case at reach 23773359 below Trail Bridge dam, since </w:t>
        </w:r>
      </w:ins>
      <w:ins w:id="2237" w:author="David Conklin" w:date="2020-11-11T04:52:00Z">
        <w:r w:rsidR="003F363E">
          <w:t>the Trail Bridge dam is not represented in the model at all.</w:t>
        </w:r>
      </w:ins>
      <w:ins w:id="2238" w:author="David Conklin" w:date="2020-11-11T04:48:00Z">
        <w:r>
          <w:t xml:space="preserve"> </w:t>
        </w:r>
      </w:ins>
      <w:ins w:id="2239" w:author="David Conklin" w:date="2020-11-11T04:52:00Z">
        <w:r w:rsidR="003F363E">
          <w:t xml:space="preserve"> Reach 23773009</w:t>
        </w:r>
      </w:ins>
      <w:ins w:id="2240" w:author="David Conklin" w:date="2020-11-11T04:53:00Z">
        <w:r w:rsidR="003F363E">
          <w:t xml:space="preserve"> on the South Fork near Rainbow is downstream of the Cougar dam.  Cougar, one of the USACE Willamette </w:t>
        </w:r>
      </w:ins>
      <w:ins w:id="2241" w:author="David Conklin" w:date="2020-11-11T04:54:00Z">
        <w:r w:rsidR="003F363E">
          <w:t>Project dams, is represented explicitly in the model, using operating curves c. 2010.</w:t>
        </w:r>
      </w:ins>
      <w:ins w:id="2242" w:author="David Conklin" w:date="2020-11-11T04:55:00Z">
        <w:r w:rsidR="003F363E">
          <w:t xml:space="preserve">  Further analysis, and updating the Cougar operating curves, </w:t>
        </w:r>
      </w:ins>
      <w:ins w:id="2243" w:author="David Conklin" w:date="2020-11-11T04:56:00Z">
        <w:r w:rsidR="003F363E">
          <w:t>may allow us to improve the skill at that location.</w:t>
        </w:r>
      </w:ins>
    </w:p>
    <w:p w14:paraId="6DD41520" w14:textId="7C3B69AD" w:rsidR="003F363E" w:rsidRDefault="003F363E" w:rsidP="00535731">
      <w:pPr>
        <w:rPr>
          <w:ins w:id="2244" w:author="David Conklin" w:date="2020-11-11T04:56:00Z"/>
        </w:rPr>
      </w:pPr>
    </w:p>
    <w:p w14:paraId="0E521833" w14:textId="381C3E79" w:rsidR="003F363E" w:rsidRDefault="003F363E" w:rsidP="00535731">
      <w:pPr>
        <w:rPr>
          <w:ins w:id="2245" w:author="David Conklin" w:date="2020-11-11T05:02:00Z"/>
        </w:rPr>
      </w:pPr>
      <w:ins w:id="2246" w:author="David Conklin" w:date="2020-11-11T04:58:00Z">
        <w:r>
          <w:t xml:space="preserve">Two more of flow locations with unsatisfactory skill </w:t>
        </w:r>
      </w:ins>
      <w:ins w:id="2247" w:author="David Conklin" w:date="2020-11-11T04:59:00Z">
        <w:r>
          <w:t xml:space="preserve">(reaches 23772857 and 23772801) are affected by the </w:t>
        </w:r>
      </w:ins>
      <w:ins w:id="2248" w:author="David Conklin" w:date="2020-11-11T05:00:00Z">
        <w:r>
          <w:t xml:space="preserve">Leaburg and Walterville </w:t>
        </w:r>
        <w:r w:rsidR="005271A6">
          <w:t>canals, which divert water from the river to produce hydroelectric power, and re</w:t>
        </w:r>
      </w:ins>
      <w:ins w:id="2249" w:author="David Conklin" w:date="2020-11-11T05:01:00Z">
        <w:r w:rsidR="005271A6">
          <w:t>turn it further downstream.  CW3M does not include a representation of the canals.</w:t>
        </w:r>
      </w:ins>
    </w:p>
    <w:p w14:paraId="2E956D31" w14:textId="358AC459" w:rsidR="005271A6" w:rsidRDefault="005271A6" w:rsidP="00535731">
      <w:pPr>
        <w:rPr>
          <w:ins w:id="2250" w:author="David Conklin" w:date="2020-11-11T05:02:00Z"/>
        </w:rPr>
      </w:pPr>
    </w:p>
    <w:p w14:paraId="279B521D" w14:textId="1CF46646" w:rsidR="005271A6" w:rsidRDefault="005271A6" w:rsidP="00535731">
      <w:pPr>
        <w:rPr>
          <w:ins w:id="2251" w:author="David Conklin" w:date="2020-11-11T05:09:00Z"/>
        </w:rPr>
      </w:pPr>
      <w:ins w:id="2252" w:author="David Conklin" w:date="2020-11-11T05:02:00Z">
        <w:r>
          <w:t xml:space="preserve">Low simulation skill for </w:t>
        </w:r>
      </w:ins>
      <w:ins w:id="2253" w:author="David Conklin" w:date="2020-11-11T05:04:00Z">
        <w:r>
          <w:t>Cedar Creek at Springfield (reach 23774369</w:t>
        </w:r>
      </w:ins>
      <w:ins w:id="2254" w:author="David Conklin" w:date="2020-11-11T05:05:00Z">
        <w:r>
          <w:t>, average gaged flow 0.78 cms for 2010-18) may be due to ur</w:t>
        </w:r>
      </w:ins>
      <w:ins w:id="2255" w:author="David Conklin" w:date="2020-11-11T05:06:00Z">
        <w:r>
          <w:t>banization of its drainage area.</w:t>
        </w:r>
      </w:ins>
      <w:ins w:id="2256" w:author="David Conklin" w:date="2020-11-11T05:07:00Z">
        <w:r>
          <w:t xml:space="preserve">  Further analysis could lead to improvements, but </w:t>
        </w:r>
      </w:ins>
      <w:ins w:id="2257" w:author="David Conklin" w:date="2020-11-11T05:08:00Z">
        <w:r>
          <w:t xml:space="preserve">the creek contributes less than 1% of the basin discharge, so </w:t>
        </w:r>
      </w:ins>
      <w:ins w:id="2258" w:author="David Conklin" w:date="2020-11-11T05:09:00Z">
        <w:r>
          <w:t>any improvements are likely to make only a small difference to the picture of the basin as a whole.</w:t>
        </w:r>
      </w:ins>
    </w:p>
    <w:p w14:paraId="67044DAA" w14:textId="2B24627A" w:rsidR="005271A6" w:rsidRDefault="005271A6" w:rsidP="00535731">
      <w:pPr>
        <w:rPr>
          <w:ins w:id="2259" w:author="David Conklin" w:date="2020-11-11T05:09:00Z"/>
        </w:rPr>
      </w:pPr>
    </w:p>
    <w:p w14:paraId="67BC7B18" w14:textId="327F27D3" w:rsidR="00767E36" w:rsidRDefault="005271A6" w:rsidP="00535731">
      <w:pPr>
        <w:rPr>
          <w:ins w:id="2260" w:author="David Conklin" w:date="2020-11-11T05:12:00Z"/>
        </w:rPr>
      </w:pPr>
      <w:ins w:id="2261" w:author="David Conklin" w:date="2020-11-11T05:09:00Z">
        <w:r>
          <w:t>Th</w:t>
        </w:r>
      </w:ins>
      <w:ins w:id="2262" w:author="David Conklin" w:date="2020-11-11T05:10:00Z">
        <w:r>
          <w:t>e sixth gage location with unsatisfactory simulation skill is</w:t>
        </w:r>
        <w:r w:rsidR="00767E36">
          <w:t xml:space="preserve"> at the outlet of Clear Lake (reach</w:t>
        </w:r>
      </w:ins>
      <w:ins w:id="2263" w:author="David Conklin" w:date="2020-11-11T05:11:00Z">
        <w:r w:rsidR="00767E36">
          <w:t xml:space="preserve"> 23773373), the actual source of the McKenzie.</w:t>
        </w:r>
      </w:ins>
      <w:ins w:id="2264" w:author="David Conklin" w:date="2020-11-11T05:14:00Z">
        <w:r w:rsidR="00767E36">
          <w:t xml:space="preserve">  The simulation accurately r</w:t>
        </w:r>
      </w:ins>
      <w:ins w:id="2265" w:author="David Conklin" w:date="2020-11-11T05:15:00Z">
        <w:r w:rsidR="00767E36">
          <w:t>eproduces</w:t>
        </w:r>
      </w:ins>
      <w:ins w:id="2266" w:author="David Conklin" w:date="2020-11-11T05:14:00Z">
        <w:r w:rsidR="00767E36">
          <w:t xml:space="preserve"> the magnitude of </w:t>
        </w:r>
        <w:r w:rsidR="00767E36">
          <w:lastRenderedPageBreak/>
          <w:t>the flows</w:t>
        </w:r>
      </w:ins>
      <w:ins w:id="2267" w:author="David Conklin" w:date="2020-11-11T05:15:00Z">
        <w:r w:rsidR="00767E36">
          <w:t xml:space="preserve"> (PBIAS 0.2%) but does poorly at </w:t>
        </w:r>
      </w:ins>
      <w:ins w:id="2268" w:author="David Conklin" w:date="2020-11-11T05:16:00Z">
        <w:r w:rsidR="00767E36">
          <w:t>reproducing the seasonal variation</w:t>
        </w:r>
      </w:ins>
      <w:ins w:id="2269" w:author="David Conklin" w:date="2020-11-11T05:23:00Z">
        <w:r w:rsidR="0027285C">
          <w:t xml:space="preserve"> (NSE 0.38, RSR 0.79, R</w:t>
        </w:r>
      </w:ins>
      <w:ins w:id="2270" w:author="David Conklin" w:date="2020-11-11T05:31:00Z">
        <w:r w:rsidR="003B76A2">
          <w:rPr>
            <w:vertAlign w:val="superscript"/>
          </w:rPr>
          <w:t>2</w:t>
        </w:r>
      </w:ins>
      <w:ins w:id="2271" w:author="David Conklin" w:date="2020-11-11T05:24:00Z">
        <w:r w:rsidR="0027285C">
          <w:t xml:space="preserve"> 0.40)</w:t>
        </w:r>
      </w:ins>
      <w:ins w:id="2272" w:author="David Conklin" w:date="2020-11-11T05:16:00Z">
        <w:r w:rsidR="00767E36">
          <w:t>.</w:t>
        </w:r>
      </w:ins>
      <w:ins w:id="2273" w:author="David Conklin" w:date="2020-11-11T05:25:00Z">
        <w:r w:rsidR="003B76A2">
          <w:t xml:space="preserve">  Improvement of skill at this location wil</w:t>
        </w:r>
      </w:ins>
      <w:ins w:id="2274" w:author="David Conklin" w:date="2020-11-11T05:26:00Z">
        <w:r w:rsidR="003B76A2">
          <w:t xml:space="preserve">l likely require identifying the </w:t>
        </w:r>
      </w:ins>
      <w:ins w:id="2275" w:author="David Conklin" w:date="2020-11-11T05:27:00Z">
        <w:r w:rsidR="003B76A2">
          <w:t xml:space="preserve">surface land </w:t>
        </w:r>
      </w:ins>
      <w:ins w:id="2276" w:author="David Conklin" w:date="2020-11-11T05:26:00Z">
        <w:r w:rsidR="003B76A2">
          <w:t>area drained by Clear Lake</w:t>
        </w:r>
      </w:ins>
      <w:ins w:id="2277" w:author="David Conklin" w:date="2020-11-11T05:27:00Z">
        <w:r w:rsidR="003B76A2">
          <w:t xml:space="preserve"> and</w:t>
        </w:r>
      </w:ins>
      <w:ins w:id="2278" w:author="David Conklin" w:date="2020-11-11T05:28:00Z">
        <w:r w:rsidR="003B76A2">
          <w:t xml:space="preserve"> </w:t>
        </w:r>
      </w:ins>
      <w:ins w:id="2279" w:author="David Conklin" w:date="2020-11-11T05:27:00Z">
        <w:r w:rsidR="003B76A2">
          <w:t xml:space="preserve">running </w:t>
        </w:r>
      </w:ins>
      <w:ins w:id="2280" w:author="David Conklin" w:date="2020-11-11T05:28:00Z">
        <w:r w:rsidR="003B76A2">
          <w:t>a</w:t>
        </w:r>
      </w:ins>
      <w:ins w:id="2281" w:author="David Conklin" w:date="2020-11-11T05:27:00Z">
        <w:r w:rsidR="003B76A2">
          <w:t xml:space="preserve"> PEST calibration</w:t>
        </w:r>
      </w:ins>
      <w:ins w:id="2282" w:author="David Conklin" w:date="2020-11-11T05:28:00Z">
        <w:r w:rsidR="003B76A2">
          <w:t xml:space="preserve"> for it, to get new values for HBV parameters</w:t>
        </w:r>
      </w:ins>
      <w:ins w:id="2283" w:author="David Conklin" w:date="2020-11-11T05:29:00Z">
        <w:r w:rsidR="003B76A2">
          <w:t xml:space="preserve">, including </w:t>
        </w:r>
      </w:ins>
      <w:ins w:id="2284" w:author="David Conklin" w:date="2020-11-11T05:30:00Z">
        <w:r w:rsidR="003B76A2">
          <w:t xml:space="preserve">ET_MULT and </w:t>
        </w:r>
      </w:ins>
      <w:ins w:id="2285" w:author="David Conklin" w:date="2020-11-11T05:29:00Z">
        <w:r w:rsidR="003B76A2">
          <w:t>the spring flow, which affect the</w:t>
        </w:r>
      </w:ins>
      <w:ins w:id="2286" w:author="David Conklin" w:date="2020-11-11T05:30:00Z">
        <w:r w:rsidR="003B76A2">
          <w:t xml:space="preserve"> reces</w:t>
        </w:r>
      </w:ins>
      <w:ins w:id="2287" w:author="David Conklin" w:date="2020-11-11T05:31:00Z">
        <w:r w:rsidR="003B76A2">
          <w:t>sion curves and seasonality.</w:t>
        </w:r>
      </w:ins>
    </w:p>
    <w:p w14:paraId="168058C4" w14:textId="35F5146D" w:rsidR="00767E36" w:rsidRDefault="00767E36" w:rsidP="00535731">
      <w:pPr>
        <w:rPr>
          <w:ins w:id="2288" w:author="David Conklin" w:date="2020-11-11T05:16:00Z"/>
        </w:rPr>
      </w:pPr>
    </w:p>
    <w:p w14:paraId="161D656E" w14:textId="3DE4F4EB" w:rsidR="00767E36" w:rsidRDefault="00767E36" w:rsidP="00535731">
      <w:pPr>
        <w:rPr>
          <w:ins w:id="2289" w:author="David Conklin" w:date="2020-11-11T06:28:00Z"/>
        </w:rPr>
      </w:pPr>
      <w:ins w:id="2290" w:author="David Conklin" w:date="2020-11-11T05:16:00Z">
        <w:r>
          <w:rPr>
            <w:noProof/>
          </w:rPr>
          <w:drawing>
            <wp:inline distT="0" distB="0" distL="0" distR="0" wp14:anchorId="651C5C62" wp14:editId="355D825B">
              <wp:extent cx="5943600" cy="2145030"/>
              <wp:effectExtent l="0" t="0" r="0" b="7620"/>
              <wp:docPr id="13" name="Chart 13">
                <a:extLst xmlns:a="http://schemas.openxmlformats.org/drawingml/2006/main">
                  <a:ext uri="{FF2B5EF4-FFF2-40B4-BE49-F238E27FC236}">
                    <a16:creationId xmlns:a16="http://schemas.microsoft.com/office/drawing/2014/main" id="{AC1C27B8-74B0-4A07-9CEE-1A5ED2F49C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ins>
    </w:p>
    <w:p w14:paraId="13949D89" w14:textId="476C5328" w:rsidR="002B6EA4" w:rsidRDefault="002B6EA4" w:rsidP="00535731">
      <w:pPr>
        <w:rPr>
          <w:ins w:id="2291" w:author="David Conklin" w:date="2020-11-11T06:28:00Z"/>
        </w:rPr>
      </w:pPr>
    </w:p>
    <w:p w14:paraId="21BEFCD3" w14:textId="09EAEAD5" w:rsidR="002B6EA4" w:rsidRDefault="002B6EA4" w:rsidP="00535731">
      <w:pPr>
        <w:rPr>
          <w:ins w:id="2292" w:author="David Conklin" w:date="2020-11-11T05:22:00Z"/>
        </w:rPr>
      </w:pPr>
      <w:ins w:id="2293" w:author="David Conklin" w:date="2020-11-11T06:28:00Z">
        <w:r>
          <w:t>As of 11/11/20, since there are still pa</w:t>
        </w:r>
      </w:ins>
      <w:ins w:id="2294" w:author="David Conklin" w:date="2020-11-11T06:29:00Z">
        <w:r>
          <w:t xml:space="preserve">rts of the CW3M stream temperature </w:t>
        </w:r>
      </w:ins>
      <w:ins w:id="2295" w:author="David Conklin" w:date="2020-11-11T06:30:00Z">
        <w:r>
          <w:t xml:space="preserve">code and data </w:t>
        </w:r>
      </w:ins>
      <w:ins w:id="2296" w:author="David Conklin" w:date="2020-11-11T06:29:00Z">
        <w:r>
          <w:t xml:space="preserve"> which are incomplete, it is a pleasant surprise that </w:t>
        </w:r>
      </w:ins>
      <w:ins w:id="2297" w:author="David Conklin" w:date="2020-11-11T06:30:00Z">
        <w:r>
          <w:t xml:space="preserve">simulated stream temperatures at 2 locations get </w:t>
        </w:r>
      </w:ins>
      <w:ins w:id="2298" w:author="David Conklin" w:date="2020-11-11T06:31:00Z">
        <w:r>
          <w:t xml:space="preserve">satisfactory or better grades, especially </w:t>
        </w:r>
      </w:ins>
      <w:ins w:id="2299" w:author="David Conklin" w:date="2020-11-11T06:32:00Z">
        <w:r>
          <w:t>at gag</w:t>
        </w:r>
      </w:ins>
      <w:ins w:id="2300" w:author="David Conklin" w:date="2020-11-11T06:33:00Z">
        <w:r>
          <w:t>e (14164900) location on McKenzie reach</w:t>
        </w:r>
      </w:ins>
      <w:ins w:id="2301" w:author="David Conklin" w:date="2020-11-11T06:31:00Z">
        <w:r>
          <w:t xml:space="preserve"> (23772751) closest to </w:t>
        </w:r>
      </w:ins>
      <w:ins w:id="2302" w:author="David Conklin" w:date="2020-11-11T06:34:00Z">
        <w:r w:rsidR="00B47F76">
          <w:t>its</w:t>
        </w:r>
      </w:ins>
      <w:ins w:id="2303" w:author="David Conklin" w:date="2020-11-11T06:32:00Z">
        <w:r>
          <w:t xml:space="preserve"> confluence with the Willamette.</w:t>
        </w:r>
      </w:ins>
      <w:ins w:id="2304" w:author="David Conklin" w:date="2020-11-11T06:34:00Z">
        <w:r w:rsidR="00B47F76">
          <w:t xml:space="preserve">  The missing piece</w:t>
        </w:r>
      </w:ins>
      <w:ins w:id="2305" w:author="David Conklin" w:date="2020-11-11T06:35:00Z">
        <w:r w:rsidR="00B47F76">
          <w:t>s of the stream temperature model include representation of shading from stream banks and vegetation, informat</w:t>
        </w:r>
      </w:ins>
      <w:ins w:id="2306" w:author="David Conklin" w:date="2020-11-11T06:36:00Z">
        <w:r w:rsidR="00B47F76">
          <w:t>ion about the temperature of runoff into the reaches and how it varies seasonally, and</w:t>
        </w:r>
      </w:ins>
      <w:ins w:id="2307" w:author="David Conklin" w:date="2020-11-11T06:37:00Z">
        <w:r w:rsidR="00B47F76">
          <w:t xml:space="preserve"> an accounting for the warming of </w:t>
        </w:r>
      </w:ins>
      <w:ins w:id="2308" w:author="David Conklin" w:date="2020-11-11T06:38:00Z">
        <w:r w:rsidR="00B47F76">
          <w:t xml:space="preserve">surface water in reservoirs in the summertime.  Currently, </w:t>
        </w:r>
      </w:ins>
      <w:ins w:id="2309" w:author="David Conklin" w:date="2020-11-11T07:03:00Z">
        <w:r w:rsidR="00FF0F24">
          <w:t>water in</w:t>
        </w:r>
      </w:ins>
      <w:ins w:id="2310" w:author="David Conklin" w:date="2020-11-11T07:04:00Z">
        <w:r w:rsidR="00FF0F24">
          <w:t xml:space="preserve"> reaches and reservoirs is initialized at 10 deg C, and runoff enters the reaches at a constant </w:t>
        </w:r>
      </w:ins>
      <w:ins w:id="2311" w:author="David Conklin" w:date="2020-11-11T07:05:00Z">
        <w:r w:rsidR="00FF0F24">
          <w:t>5 deg C year</w:t>
        </w:r>
      </w:ins>
      <w:ins w:id="2312" w:author="David Conklin" w:date="2020-11-11T07:06:00Z">
        <w:r w:rsidR="00FF0F24">
          <w:t xml:space="preserve"> </w:t>
        </w:r>
      </w:ins>
      <w:ins w:id="2313" w:author="David Conklin" w:date="2020-11-11T07:05:00Z">
        <w:r w:rsidR="00FF0F24">
          <w:t>around</w:t>
        </w:r>
      </w:ins>
      <w:ins w:id="2314" w:author="David Conklin" w:date="2020-11-11T06:40:00Z">
        <w:r w:rsidR="00B47F76">
          <w:t>.  Spring water is simulated as entering the reache</w:t>
        </w:r>
      </w:ins>
      <w:ins w:id="2315" w:author="David Conklin" w:date="2020-11-11T07:06:00Z">
        <w:r w:rsidR="00FF0F24">
          <w:t>s</w:t>
        </w:r>
      </w:ins>
      <w:ins w:id="2316" w:author="David Conklin" w:date="2020-11-11T06:40:00Z">
        <w:r w:rsidR="00B47F76">
          <w:t xml:space="preserve"> at </w:t>
        </w:r>
      </w:ins>
      <w:ins w:id="2317" w:author="David Conklin" w:date="2020-11-11T06:41:00Z">
        <w:r w:rsidR="00B47F76">
          <w:t>4.9 deg C.</w:t>
        </w:r>
      </w:ins>
    </w:p>
    <w:p w14:paraId="59FAF5A0" w14:textId="0909CBE3" w:rsidR="0027285C" w:rsidRDefault="0027285C" w:rsidP="00535731">
      <w:pPr>
        <w:rPr>
          <w:ins w:id="2318" w:author="David Conklin" w:date="2020-11-11T05:24:00Z"/>
        </w:rPr>
      </w:pPr>
    </w:p>
    <w:p w14:paraId="0BE5E201" w14:textId="77777777" w:rsidR="00B47F76" w:rsidRDefault="00B47F76" w:rsidP="00B47F76">
      <w:pPr>
        <w:rPr>
          <w:ins w:id="2319" w:author="David Conklin" w:date="2020-11-11T06:43:00Z"/>
        </w:rPr>
      </w:pPr>
    </w:p>
    <w:p w14:paraId="0D1BEDC6" w14:textId="77777777" w:rsidR="00B47F76" w:rsidRDefault="00B47F76" w:rsidP="00B47F76">
      <w:pPr>
        <w:pStyle w:val="Heading2"/>
        <w:rPr>
          <w:ins w:id="2320" w:author="David Conklin" w:date="2020-11-11T06:43:00Z"/>
        </w:rPr>
      </w:pPr>
      <w:bookmarkStart w:id="2321" w:name="_Toc56764292"/>
      <w:ins w:id="2322" w:author="David Conklin" w:date="2020-11-11T06:43:00Z">
        <w:r>
          <w:t>Simulated McKenzie basin water budget</w:t>
        </w:r>
        <w:bookmarkEnd w:id="2321"/>
      </w:ins>
    </w:p>
    <w:p w14:paraId="037D7B42" w14:textId="77777777" w:rsidR="00B47F76" w:rsidRDefault="00B47F76" w:rsidP="00B47F76">
      <w:pPr>
        <w:rPr>
          <w:ins w:id="2323" w:author="David Conklin" w:date="2020-11-11T06:43:00Z"/>
        </w:rPr>
      </w:pPr>
      <w:ins w:id="2324" w:author="David Conklin" w:date="2020-11-11T06:43:00Z">
        <w:r>
          <w:t>As of 11/10/20, for the period 2010-18, CW3M simulates this water budget for the McKenzie basin.</w:t>
        </w:r>
      </w:ins>
    </w:p>
    <w:tbl>
      <w:tblPr>
        <w:tblStyle w:val="TableGrid"/>
        <w:tblW w:w="0" w:type="auto"/>
        <w:tblLook w:val="04A0" w:firstRow="1" w:lastRow="0" w:firstColumn="1" w:lastColumn="0" w:noHBand="0" w:noVBand="1"/>
      </w:tblPr>
      <w:tblGrid>
        <w:gridCol w:w="2009"/>
        <w:gridCol w:w="1620"/>
        <w:gridCol w:w="1803"/>
        <w:gridCol w:w="830"/>
        <w:gridCol w:w="2035"/>
      </w:tblGrid>
      <w:tr w:rsidR="00B47F76" w14:paraId="19978A84" w14:textId="77777777" w:rsidTr="006636CC">
        <w:trPr>
          <w:ins w:id="2325" w:author="David Conklin" w:date="2020-11-11T06:43:00Z"/>
        </w:trPr>
        <w:tc>
          <w:tcPr>
            <w:tcW w:w="0" w:type="auto"/>
          </w:tcPr>
          <w:p w14:paraId="7FEE3A89" w14:textId="77777777" w:rsidR="00B47F76" w:rsidRPr="00036F50" w:rsidRDefault="00B47F76" w:rsidP="006636CC">
            <w:pPr>
              <w:jc w:val="center"/>
              <w:rPr>
                <w:ins w:id="2326" w:author="David Conklin" w:date="2020-11-11T06:43:00Z"/>
                <w:b/>
                <w:bCs/>
              </w:rPr>
            </w:pPr>
            <w:ins w:id="2327" w:author="David Conklin" w:date="2020-11-11T06:43:00Z">
              <w:r w:rsidRPr="00036F50">
                <w:rPr>
                  <w:b/>
                  <w:bCs/>
                </w:rPr>
                <w:t>Inputs</w:t>
              </w:r>
            </w:ins>
          </w:p>
        </w:tc>
        <w:tc>
          <w:tcPr>
            <w:tcW w:w="0" w:type="auto"/>
          </w:tcPr>
          <w:p w14:paraId="7148965F" w14:textId="77777777" w:rsidR="00B47F76" w:rsidRDefault="00B47F76" w:rsidP="006636CC">
            <w:pPr>
              <w:rPr>
                <w:ins w:id="2328" w:author="David Conklin" w:date="2020-11-11T06:43:00Z"/>
              </w:rPr>
            </w:pPr>
            <w:ins w:id="2329" w:author="David Conklin" w:date="2020-11-11T06:43:00Z">
              <w:r>
                <w:t>annual mmH2O</w:t>
              </w:r>
            </w:ins>
          </w:p>
        </w:tc>
        <w:tc>
          <w:tcPr>
            <w:tcW w:w="0" w:type="auto"/>
          </w:tcPr>
          <w:p w14:paraId="08BDBD6A" w14:textId="77777777" w:rsidR="00B47F76" w:rsidRDefault="00B47F76" w:rsidP="006636CC">
            <w:pPr>
              <w:rPr>
                <w:ins w:id="2330" w:author="David Conklin" w:date="2020-11-11T06:43:00Z"/>
              </w:rPr>
            </w:pPr>
            <w:ins w:id="2331" w:author="David Conklin" w:date="2020-11-11T06:43:00Z">
              <w:r>
                <w:t>% of total inputs</w:t>
              </w:r>
            </w:ins>
          </w:p>
        </w:tc>
        <w:tc>
          <w:tcPr>
            <w:tcW w:w="0" w:type="auto"/>
          </w:tcPr>
          <w:p w14:paraId="72184B92" w14:textId="77777777" w:rsidR="00B47F76" w:rsidRDefault="00B47F76" w:rsidP="006636CC">
            <w:pPr>
              <w:rPr>
                <w:ins w:id="2332" w:author="David Conklin" w:date="2020-11-11T06:43:00Z"/>
              </w:rPr>
            </w:pPr>
            <w:ins w:id="2333" w:author="David Conklin" w:date="2020-11-11T06:43:00Z">
              <w:r>
                <w:t>cms</w:t>
              </w:r>
            </w:ins>
          </w:p>
        </w:tc>
        <w:tc>
          <w:tcPr>
            <w:tcW w:w="0" w:type="auto"/>
          </w:tcPr>
          <w:p w14:paraId="2918057E" w14:textId="77777777" w:rsidR="00B47F76" w:rsidRDefault="00B47F76" w:rsidP="006636CC">
            <w:pPr>
              <w:rPr>
                <w:ins w:id="2334" w:author="David Conklin" w:date="2020-11-11T06:43:00Z"/>
              </w:rPr>
            </w:pPr>
            <w:ins w:id="2335" w:author="David Conklin" w:date="2020-11-11T06:43:00Z">
              <w:r>
                <w:t>% of basin discharge</w:t>
              </w:r>
            </w:ins>
          </w:p>
        </w:tc>
      </w:tr>
      <w:tr w:rsidR="00B47F76" w14:paraId="012B4F42" w14:textId="77777777" w:rsidTr="006636CC">
        <w:trPr>
          <w:ins w:id="2336" w:author="David Conklin" w:date="2020-11-11T06:43:00Z"/>
        </w:trPr>
        <w:tc>
          <w:tcPr>
            <w:tcW w:w="0" w:type="auto"/>
          </w:tcPr>
          <w:p w14:paraId="65A9B853" w14:textId="77777777" w:rsidR="00B47F76" w:rsidRDefault="00B47F76" w:rsidP="006636CC">
            <w:pPr>
              <w:rPr>
                <w:ins w:id="2337" w:author="David Conklin" w:date="2020-11-11T06:43:00Z"/>
              </w:rPr>
            </w:pPr>
            <w:ins w:id="2338" w:author="David Conklin" w:date="2020-11-11T06:43:00Z">
              <w:r>
                <w:t>precipitation</w:t>
              </w:r>
            </w:ins>
          </w:p>
        </w:tc>
        <w:tc>
          <w:tcPr>
            <w:tcW w:w="0" w:type="auto"/>
          </w:tcPr>
          <w:p w14:paraId="3B114835" w14:textId="77777777" w:rsidR="00B47F76" w:rsidRDefault="00B47F76" w:rsidP="006636CC">
            <w:pPr>
              <w:jc w:val="right"/>
              <w:rPr>
                <w:ins w:id="2339" w:author="David Conklin" w:date="2020-11-11T06:43:00Z"/>
              </w:rPr>
            </w:pPr>
            <w:ins w:id="2340" w:author="David Conklin" w:date="2020-11-11T06:43:00Z">
              <w:r>
                <w:t>1901</w:t>
              </w:r>
            </w:ins>
          </w:p>
        </w:tc>
        <w:tc>
          <w:tcPr>
            <w:tcW w:w="0" w:type="auto"/>
          </w:tcPr>
          <w:p w14:paraId="210BDCFE" w14:textId="77777777" w:rsidR="00B47F76" w:rsidRDefault="00B47F76" w:rsidP="006636CC">
            <w:pPr>
              <w:rPr>
                <w:ins w:id="2341" w:author="David Conklin" w:date="2020-11-11T06:43:00Z"/>
              </w:rPr>
            </w:pPr>
            <w:ins w:id="2342" w:author="David Conklin" w:date="2020-11-11T06:43:00Z">
              <w:r>
                <w:t>85.7%</w:t>
              </w:r>
            </w:ins>
          </w:p>
        </w:tc>
        <w:tc>
          <w:tcPr>
            <w:tcW w:w="0" w:type="auto"/>
          </w:tcPr>
          <w:p w14:paraId="5F29B78A" w14:textId="77777777" w:rsidR="00B47F76" w:rsidRDefault="00B47F76" w:rsidP="006636CC">
            <w:pPr>
              <w:rPr>
                <w:ins w:id="2343" w:author="David Conklin" w:date="2020-11-11T06:43:00Z"/>
              </w:rPr>
            </w:pPr>
          </w:p>
        </w:tc>
        <w:tc>
          <w:tcPr>
            <w:tcW w:w="0" w:type="auto"/>
          </w:tcPr>
          <w:p w14:paraId="5E731CF8" w14:textId="77777777" w:rsidR="00B47F76" w:rsidRDefault="00B47F76" w:rsidP="006636CC">
            <w:pPr>
              <w:rPr>
                <w:ins w:id="2344" w:author="David Conklin" w:date="2020-11-11T06:43:00Z"/>
              </w:rPr>
            </w:pPr>
          </w:p>
        </w:tc>
      </w:tr>
      <w:tr w:rsidR="00B47F76" w14:paraId="323E3694" w14:textId="77777777" w:rsidTr="006636CC">
        <w:trPr>
          <w:ins w:id="2345" w:author="David Conklin" w:date="2020-11-11T06:43:00Z"/>
        </w:trPr>
        <w:tc>
          <w:tcPr>
            <w:tcW w:w="0" w:type="auto"/>
          </w:tcPr>
          <w:p w14:paraId="758C3F6F" w14:textId="77777777" w:rsidR="00B47F76" w:rsidRDefault="00B47F76" w:rsidP="006636CC">
            <w:pPr>
              <w:rPr>
                <w:ins w:id="2346" w:author="David Conklin" w:date="2020-11-11T06:43:00Z"/>
              </w:rPr>
            </w:pPr>
            <w:ins w:id="2347" w:author="David Conklin" w:date="2020-11-11T06:43:00Z">
              <w:r>
                <w:t>springs</w:t>
              </w:r>
            </w:ins>
          </w:p>
        </w:tc>
        <w:tc>
          <w:tcPr>
            <w:tcW w:w="0" w:type="auto"/>
          </w:tcPr>
          <w:p w14:paraId="206A88D4" w14:textId="77777777" w:rsidR="00B47F76" w:rsidRDefault="00B47F76" w:rsidP="006636CC">
            <w:pPr>
              <w:jc w:val="right"/>
              <w:rPr>
                <w:ins w:id="2348" w:author="David Conklin" w:date="2020-11-11T06:43:00Z"/>
              </w:rPr>
            </w:pPr>
            <w:ins w:id="2349" w:author="David Conklin" w:date="2020-11-11T06:43:00Z">
              <w:r>
                <w:t>292</w:t>
              </w:r>
            </w:ins>
          </w:p>
        </w:tc>
        <w:tc>
          <w:tcPr>
            <w:tcW w:w="0" w:type="auto"/>
          </w:tcPr>
          <w:p w14:paraId="320FE3A4" w14:textId="77777777" w:rsidR="00B47F76" w:rsidRDefault="00B47F76" w:rsidP="006636CC">
            <w:pPr>
              <w:rPr>
                <w:ins w:id="2350" w:author="David Conklin" w:date="2020-11-11T06:43:00Z"/>
              </w:rPr>
            </w:pPr>
            <w:ins w:id="2351" w:author="David Conklin" w:date="2020-11-11T06:43:00Z">
              <w:r>
                <w:t>13.2%</w:t>
              </w:r>
            </w:ins>
          </w:p>
        </w:tc>
        <w:tc>
          <w:tcPr>
            <w:tcW w:w="0" w:type="auto"/>
          </w:tcPr>
          <w:p w14:paraId="269CCE04" w14:textId="77777777" w:rsidR="00B47F76" w:rsidRDefault="00B47F76" w:rsidP="006636CC">
            <w:pPr>
              <w:rPr>
                <w:ins w:id="2352" w:author="David Conklin" w:date="2020-11-11T06:43:00Z"/>
              </w:rPr>
            </w:pPr>
            <w:ins w:id="2353" w:author="David Conklin" w:date="2020-11-11T06:43:00Z">
              <w:r>
                <w:t>30.57</w:t>
              </w:r>
            </w:ins>
          </w:p>
        </w:tc>
        <w:tc>
          <w:tcPr>
            <w:tcW w:w="0" w:type="auto"/>
          </w:tcPr>
          <w:p w14:paraId="68983536" w14:textId="77777777" w:rsidR="00B47F76" w:rsidRDefault="00B47F76" w:rsidP="006636CC">
            <w:pPr>
              <w:jc w:val="right"/>
              <w:rPr>
                <w:ins w:id="2354" w:author="David Conklin" w:date="2020-11-11T06:43:00Z"/>
              </w:rPr>
            </w:pPr>
            <w:ins w:id="2355" w:author="David Conklin" w:date="2020-11-11T06:43:00Z">
              <w:r>
                <w:t>20.4 %</w:t>
              </w:r>
            </w:ins>
          </w:p>
        </w:tc>
      </w:tr>
      <w:tr w:rsidR="00B47F76" w14:paraId="01234E2C" w14:textId="77777777" w:rsidTr="006636CC">
        <w:trPr>
          <w:ins w:id="2356" w:author="David Conklin" w:date="2020-11-11T06:43:00Z"/>
        </w:trPr>
        <w:tc>
          <w:tcPr>
            <w:tcW w:w="0" w:type="auto"/>
          </w:tcPr>
          <w:p w14:paraId="17C09D11" w14:textId="77777777" w:rsidR="00B47F76" w:rsidRDefault="00B47F76" w:rsidP="006636CC">
            <w:pPr>
              <w:rPr>
                <w:ins w:id="2357" w:author="David Conklin" w:date="2020-11-11T06:43:00Z"/>
              </w:rPr>
            </w:pPr>
            <w:ins w:id="2358" w:author="David Conklin" w:date="2020-11-11T06:43:00Z">
              <w:r>
                <w:t>wells</w:t>
              </w:r>
            </w:ins>
          </w:p>
        </w:tc>
        <w:tc>
          <w:tcPr>
            <w:tcW w:w="0" w:type="auto"/>
          </w:tcPr>
          <w:p w14:paraId="53564BB9" w14:textId="77777777" w:rsidR="00B47F76" w:rsidRDefault="00B47F76" w:rsidP="006636CC">
            <w:pPr>
              <w:jc w:val="right"/>
              <w:rPr>
                <w:ins w:id="2359" w:author="David Conklin" w:date="2020-11-11T06:43:00Z"/>
              </w:rPr>
            </w:pPr>
            <w:ins w:id="2360" w:author="David Conklin" w:date="2020-11-11T06:43:00Z">
              <w:r>
                <w:t>11</w:t>
              </w:r>
            </w:ins>
          </w:p>
        </w:tc>
        <w:tc>
          <w:tcPr>
            <w:tcW w:w="0" w:type="auto"/>
          </w:tcPr>
          <w:p w14:paraId="30A3DB0A" w14:textId="77777777" w:rsidR="00B47F76" w:rsidRDefault="00B47F76" w:rsidP="006636CC">
            <w:pPr>
              <w:rPr>
                <w:ins w:id="2361" w:author="David Conklin" w:date="2020-11-11T06:43:00Z"/>
              </w:rPr>
            </w:pPr>
            <w:ins w:id="2362" w:author="David Conklin" w:date="2020-11-11T06:43:00Z">
              <w:r>
                <w:t>0.5%</w:t>
              </w:r>
            </w:ins>
          </w:p>
        </w:tc>
        <w:tc>
          <w:tcPr>
            <w:tcW w:w="0" w:type="auto"/>
          </w:tcPr>
          <w:p w14:paraId="1916D884" w14:textId="77777777" w:rsidR="00B47F76" w:rsidRDefault="00B47F76" w:rsidP="006636CC">
            <w:pPr>
              <w:rPr>
                <w:ins w:id="2363" w:author="David Conklin" w:date="2020-11-11T06:43:00Z"/>
              </w:rPr>
            </w:pPr>
          </w:p>
        </w:tc>
        <w:tc>
          <w:tcPr>
            <w:tcW w:w="0" w:type="auto"/>
          </w:tcPr>
          <w:p w14:paraId="1C7CF72E" w14:textId="77777777" w:rsidR="00B47F76" w:rsidRDefault="00B47F76" w:rsidP="006636CC">
            <w:pPr>
              <w:rPr>
                <w:ins w:id="2364" w:author="David Conklin" w:date="2020-11-11T06:43:00Z"/>
              </w:rPr>
            </w:pPr>
          </w:p>
        </w:tc>
      </w:tr>
      <w:tr w:rsidR="00B47F76" w14:paraId="1287A064" w14:textId="77777777" w:rsidTr="006636CC">
        <w:trPr>
          <w:ins w:id="2365" w:author="David Conklin" w:date="2020-11-11T06:43:00Z"/>
        </w:trPr>
        <w:tc>
          <w:tcPr>
            <w:tcW w:w="0" w:type="auto"/>
          </w:tcPr>
          <w:p w14:paraId="427A92C6" w14:textId="77777777" w:rsidR="00B47F76" w:rsidRDefault="00B47F76" w:rsidP="006636CC">
            <w:pPr>
              <w:rPr>
                <w:ins w:id="2366" w:author="David Conklin" w:date="2020-11-11T06:43:00Z"/>
              </w:rPr>
            </w:pPr>
            <w:ins w:id="2367" w:author="David Conklin" w:date="2020-11-11T06:43:00Z">
              <w:r>
                <w:t>added by model</w:t>
              </w:r>
            </w:ins>
          </w:p>
        </w:tc>
        <w:tc>
          <w:tcPr>
            <w:tcW w:w="0" w:type="auto"/>
          </w:tcPr>
          <w:p w14:paraId="735D96E3" w14:textId="77777777" w:rsidR="00B47F76" w:rsidRDefault="00B47F76" w:rsidP="006636CC">
            <w:pPr>
              <w:jc w:val="right"/>
              <w:rPr>
                <w:ins w:id="2368" w:author="David Conklin" w:date="2020-11-11T06:43:00Z"/>
              </w:rPr>
            </w:pPr>
            <w:ins w:id="2369" w:author="David Conklin" w:date="2020-11-11T06:43:00Z">
              <w:r>
                <w:t>14</w:t>
              </w:r>
            </w:ins>
          </w:p>
        </w:tc>
        <w:tc>
          <w:tcPr>
            <w:tcW w:w="0" w:type="auto"/>
          </w:tcPr>
          <w:p w14:paraId="6872696A" w14:textId="77777777" w:rsidR="00B47F76" w:rsidRDefault="00B47F76" w:rsidP="006636CC">
            <w:pPr>
              <w:rPr>
                <w:ins w:id="2370" w:author="David Conklin" w:date="2020-11-11T06:43:00Z"/>
              </w:rPr>
            </w:pPr>
            <w:ins w:id="2371" w:author="David Conklin" w:date="2020-11-11T06:43:00Z">
              <w:r>
                <w:t>0.6%</w:t>
              </w:r>
            </w:ins>
          </w:p>
        </w:tc>
        <w:tc>
          <w:tcPr>
            <w:tcW w:w="0" w:type="auto"/>
          </w:tcPr>
          <w:p w14:paraId="0842F788" w14:textId="77777777" w:rsidR="00B47F76" w:rsidRDefault="00B47F76" w:rsidP="006636CC">
            <w:pPr>
              <w:rPr>
                <w:ins w:id="2372" w:author="David Conklin" w:date="2020-11-11T06:43:00Z"/>
              </w:rPr>
            </w:pPr>
          </w:p>
        </w:tc>
        <w:tc>
          <w:tcPr>
            <w:tcW w:w="0" w:type="auto"/>
          </w:tcPr>
          <w:p w14:paraId="0C1EBEBA" w14:textId="77777777" w:rsidR="00B47F76" w:rsidRDefault="00B47F76" w:rsidP="006636CC">
            <w:pPr>
              <w:rPr>
                <w:ins w:id="2373" w:author="David Conklin" w:date="2020-11-11T06:43:00Z"/>
              </w:rPr>
            </w:pPr>
          </w:p>
        </w:tc>
      </w:tr>
      <w:tr w:rsidR="00B47F76" w14:paraId="5BE499C1" w14:textId="77777777" w:rsidTr="006636CC">
        <w:trPr>
          <w:ins w:id="2374" w:author="David Conklin" w:date="2020-11-11T06:43:00Z"/>
        </w:trPr>
        <w:tc>
          <w:tcPr>
            <w:tcW w:w="0" w:type="auto"/>
          </w:tcPr>
          <w:p w14:paraId="7820E65B" w14:textId="77777777" w:rsidR="00B47F76" w:rsidRDefault="00B47F76" w:rsidP="006636CC">
            <w:pPr>
              <w:jc w:val="right"/>
              <w:rPr>
                <w:ins w:id="2375" w:author="David Conklin" w:date="2020-11-11T06:43:00Z"/>
              </w:rPr>
            </w:pPr>
            <w:ins w:id="2376" w:author="David Conklin" w:date="2020-11-11T06:43:00Z">
              <w:r>
                <w:t>total in</w:t>
              </w:r>
            </w:ins>
          </w:p>
        </w:tc>
        <w:tc>
          <w:tcPr>
            <w:tcW w:w="0" w:type="auto"/>
          </w:tcPr>
          <w:p w14:paraId="21321C95" w14:textId="77777777" w:rsidR="00B47F76" w:rsidRDefault="00B47F76" w:rsidP="006636CC">
            <w:pPr>
              <w:jc w:val="right"/>
              <w:rPr>
                <w:ins w:id="2377" w:author="David Conklin" w:date="2020-11-11T06:43:00Z"/>
              </w:rPr>
            </w:pPr>
            <w:ins w:id="2378" w:author="David Conklin" w:date="2020-11-11T06:43:00Z">
              <w:r>
                <w:t>2218</w:t>
              </w:r>
            </w:ins>
          </w:p>
        </w:tc>
        <w:tc>
          <w:tcPr>
            <w:tcW w:w="0" w:type="auto"/>
          </w:tcPr>
          <w:p w14:paraId="1A7F4CC8" w14:textId="77777777" w:rsidR="00B47F76" w:rsidRDefault="00B47F76" w:rsidP="006636CC">
            <w:pPr>
              <w:rPr>
                <w:ins w:id="2379" w:author="David Conklin" w:date="2020-11-11T06:43:00Z"/>
              </w:rPr>
            </w:pPr>
            <w:ins w:id="2380" w:author="David Conklin" w:date="2020-11-11T06:43:00Z">
              <w:r>
                <w:t>100.0%</w:t>
              </w:r>
            </w:ins>
          </w:p>
        </w:tc>
        <w:tc>
          <w:tcPr>
            <w:tcW w:w="0" w:type="auto"/>
          </w:tcPr>
          <w:p w14:paraId="20B16787" w14:textId="77777777" w:rsidR="00B47F76" w:rsidRDefault="00B47F76" w:rsidP="006636CC">
            <w:pPr>
              <w:rPr>
                <w:ins w:id="2381" w:author="David Conklin" w:date="2020-11-11T06:43:00Z"/>
              </w:rPr>
            </w:pPr>
          </w:p>
        </w:tc>
        <w:tc>
          <w:tcPr>
            <w:tcW w:w="0" w:type="auto"/>
          </w:tcPr>
          <w:p w14:paraId="50DD7BD6" w14:textId="77777777" w:rsidR="00B47F76" w:rsidRDefault="00B47F76" w:rsidP="006636CC">
            <w:pPr>
              <w:rPr>
                <w:ins w:id="2382" w:author="David Conklin" w:date="2020-11-11T06:43:00Z"/>
              </w:rPr>
            </w:pPr>
          </w:p>
        </w:tc>
      </w:tr>
      <w:tr w:rsidR="00B47F76" w14:paraId="2AE24F52" w14:textId="77777777" w:rsidTr="006636CC">
        <w:trPr>
          <w:ins w:id="2383" w:author="David Conklin" w:date="2020-11-11T06:43:00Z"/>
        </w:trPr>
        <w:tc>
          <w:tcPr>
            <w:tcW w:w="0" w:type="auto"/>
          </w:tcPr>
          <w:p w14:paraId="6BEB7939" w14:textId="77777777" w:rsidR="00B47F76" w:rsidRDefault="00B47F76" w:rsidP="006636CC">
            <w:pPr>
              <w:jc w:val="right"/>
              <w:rPr>
                <w:ins w:id="2384" w:author="David Conklin" w:date="2020-11-11T06:43:00Z"/>
              </w:rPr>
            </w:pPr>
          </w:p>
        </w:tc>
        <w:tc>
          <w:tcPr>
            <w:tcW w:w="0" w:type="auto"/>
          </w:tcPr>
          <w:p w14:paraId="43966011" w14:textId="77777777" w:rsidR="00B47F76" w:rsidRDefault="00B47F76" w:rsidP="006636CC">
            <w:pPr>
              <w:jc w:val="right"/>
              <w:rPr>
                <w:ins w:id="2385" w:author="David Conklin" w:date="2020-11-11T06:43:00Z"/>
              </w:rPr>
            </w:pPr>
          </w:p>
        </w:tc>
        <w:tc>
          <w:tcPr>
            <w:tcW w:w="0" w:type="auto"/>
          </w:tcPr>
          <w:p w14:paraId="7AF0366D" w14:textId="77777777" w:rsidR="00B47F76" w:rsidRDefault="00B47F76" w:rsidP="006636CC">
            <w:pPr>
              <w:rPr>
                <w:ins w:id="2386" w:author="David Conklin" w:date="2020-11-11T06:43:00Z"/>
              </w:rPr>
            </w:pPr>
          </w:p>
        </w:tc>
        <w:tc>
          <w:tcPr>
            <w:tcW w:w="0" w:type="auto"/>
          </w:tcPr>
          <w:p w14:paraId="6C64F406" w14:textId="77777777" w:rsidR="00B47F76" w:rsidRDefault="00B47F76" w:rsidP="006636CC">
            <w:pPr>
              <w:rPr>
                <w:ins w:id="2387" w:author="David Conklin" w:date="2020-11-11T06:43:00Z"/>
              </w:rPr>
            </w:pPr>
          </w:p>
        </w:tc>
        <w:tc>
          <w:tcPr>
            <w:tcW w:w="0" w:type="auto"/>
          </w:tcPr>
          <w:p w14:paraId="77F270E7" w14:textId="77777777" w:rsidR="00B47F76" w:rsidRDefault="00B47F76" w:rsidP="006636CC">
            <w:pPr>
              <w:rPr>
                <w:ins w:id="2388" w:author="David Conklin" w:date="2020-11-11T06:43:00Z"/>
              </w:rPr>
            </w:pPr>
          </w:p>
        </w:tc>
      </w:tr>
      <w:tr w:rsidR="00B47F76" w14:paraId="7F331EA6" w14:textId="77777777" w:rsidTr="006636CC">
        <w:trPr>
          <w:ins w:id="2389" w:author="David Conklin" w:date="2020-11-11T06:43:00Z"/>
        </w:trPr>
        <w:tc>
          <w:tcPr>
            <w:tcW w:w="0" w:type="auto"/>
          </w:tcPr>
          <w:p w14:paraId="4709CAF0" w14:textId="77777777" w:rsidR="00B47F76" w:rsidRPr="00036F50" w:rsidRDefault="00B47F76" w:rsidP="006636CC">
            <w:pPr>
              <w:jc w:val="center"/>
              <w:rPr>
                <w:ins w:id="2390" w:author="David Conklin" w:date="2020-11-11T06:43:00Z"/>
                <w:b/>
                <w:bCs/>
              </w:rPr>
            </w:pPr>
            <w:ins w:id="2391" w:author="David Conklin" w:date="2020-11-11T06:43:00Z">
              <w:r w:rsidRPr="00036F50">
                <w:rPr>
                  <w:b/>
                  <w:bCs/>
                </w:rPr>
                <w:t>Outputs</w:t>
              </w:r>
            </w:ins>
          </w:p>
        </w:tc>
        <w:tc>
          <w:tcPr>
            <w:tcW w:w="0" w:type="auto"/>
          </w:tcPr>
          <w:p w14:paraId="5DBB4455" w14:textId="77777777" w:rsidR="00B47F76" w:rsidRDefault="00B47F76" w:rsidP="006636CC">
            <w:pPr>
              <w:jc w:val="right"/>
              <w:rPr>
                <w:ins w:id="2392" w:author="David Conklin" w:date="2020-11-11T06:43:00Z"/>
              </w:rPr>
            </w:pPr>
            <w:ins w:id="2393" w:author="David Conklin" w:date="2020-11-11T06:43:00Z">
              <w:r>
                <w:t>annual mmH2O</w:t>
              </w:r>
            </w:ins>
          </w:p>
        </w:tc>
        <w:tc>
          <w:tcPr>
            <w:tcW w:w="0" w:type="auto"/>
          </w:tcPr>
          <w:p w14:paraId="74396756" w14:textId="77777777" w:rsidR="00B47F76" w:rsidRDefault="00B47F76" w:rsidP="006636CC">
            <w:pPr>
              <w:rPr>
                <w:ins w:id="2394" w:author="David Conklin" w:date="2020-11-11T06:43:00Z"/>
              </w:rPr>
            </w:pPr>
            <w:ins w:id="2395" w:author="David Conklin" w:date="2020-11-11T06:43:00Z">
              <w:r>
                <w:t>% of precipitation</w:t>
              </w:r>
            </w:ins>
          </w:p>
        </w:tc>
        <w:tc>
          <w:tcPr>
            <w:tcW w:w="0" w:type="auto"/>
          </w:tcPr>
          <w:p w14:paraId="593E551D" w14:textId="77777777" w:rsidR="00B47F76" w:rsidRDefault="00B47F76" w:rsidP="006636CC">
            <w:pPr>
              <w:rPr>
                <w:ins w:id="2396" w:author="David Conklin" w:date="2020-11-11T06:43:00Z"/>
              </w:rPr>
            </w:pPr>
            <w:ins w:id="2397" w:author="David Conklin" w:date="2020-11-11T06:43:00Z">
              <w:r>
                <w:t>cms</w:t>
              </w:r>
            </w:ins>
          </w:p>
        </w:tc>
        <w:tc>
          <w:tcPr>
            <w:tcW w:w="0" w:type="auto"/>
          </w:tcPr>
          <w:p w14:paraId="47541193" w14:textId="77777777" w:rsidR="00B47F76" w:rsidRDefault="00B47F76" w:rsidP="006636CC">
            <w:pPr>
              <w:rPr>
                <w:ins w:id="2398" w:author="David Conklin" w:date="2020-11-11T06:43:00Z"/>
              </w:rPr>
            </w:pPr>
          </w:p>
        </w:tc>
      </w:tr>
      <w:tr w:rsidR="00B47F76" w14:paraId="32F9057F" w14:textId="77777777" w:rsidTr="006636CC">
        <w:trPr>
          <w:ins w:id="2399" w:author="David Conklin" w:date="2020-11-11T06:43:00Z"/>
        </w:trPr>
        <w:tc>
          <w:tcPr>
            <w:tcW w:w="0" w:type="auto"/>
          </w:tcPr>
          <w:p w14:paraId="672BB5DF" w14:textId="77777777" w:rsidR="00B47F76" w:rsidRDefault="00B47F76" w:rsidP="006636CC">
            <w:pPr>
              <w:rPr>
                <w:ins w:id="2400" w:author="David Conklin" w:date="2020-11-11T06:43:00Z"/>
              </w:rPr>
            </w:pPr>
            <w:ins w:id="2401" w:author="David Conklin" w:date="2020-11-11T06:43:00Z">
              <w:r>
                <w:t>basin discharge</w:t>
              </w:r>
            </w:ins>
          </w:p>
        </w:tc>
        <w:tc>
          <w:tcPr>
            <w:tcW w:w="0" w:type="auto"/>
          </w:tcPr>
          <w:p w14:paraId="12ED17B0" w14:textId="77777777" w:rsidR="00B47F76" w:rsidRDefault="00B47F76" w:rsidP="006636CC">
            <w:pPr>
              <w:jc w:val="right"/>
              <w:rPr>
                <w:ins w:id="2402" w:author="David Conklin" w:date="2020-11-11T06:43:00Z"/>
              </w:rPr>
            </w:pPr>
            <w:ins w:id="2403" w:author="David Conklin" w:date="2020-11-11T06:43:00Z">
              <w:r>
                <w:t>1431</w:t>
              </w:r>
            </w:ins>
          </w:p>
        </w:tc>
        <w:tc>
          <w:tcPr>
            <w:tcW w:w="0" w:type="auto"/>
          </w:tcPr>
          <w:p w14:paraId="2CB26F17" w14:textId="77777777" w:rsidR="00B47F76" w:rsidRDefault="00B47F76" w:rsidP="006636CC">
            <w:pPr>
              <w:rPr>
                <w:ins w:id="2404" w:author="David Conklin" w:date="2020-11-11T06:43:00Z"/>
              </w:rPr>
            </w:pPr>
            <w:ins w:id="2405" w:author="David Conklin" w:date="2020-11-11T06:43:00Z">
              <w:r>
                <w:t>75.3%</w:t>
              </w:r>
            </w:ins>
          </w:p>
        </w:tc>
        <w:tc>
          <w:tcPr>
            <w:tcW w:w="0" w:type="auto"/>
          </w:tcPr>
          <w:p w14:paraId="545C8904" w14:textId="77777777" w:rsidR="00B47F76" w:rsidRDefault="00B47F76" w:rsidP="006636CC">
            <w:pPr>
              <w:rPr>
                <w:ins w:id="2406" w:author="David Conklin" w:date="2020-11-11T06:43:00Z"/>
              </w:rPr>
            </w:pPr>
            <w:ins w:id="2407" w:author="David Conklin" w:date="2020-11-11T06:43:00Z">
              <w:r>
                <w:t>150.06</w:t>
              </w:r>
            </w:ins>
          </w:p>
        </w:tc>
        <w:tc>
          <w:tcPr>
            <w:tcW w:w="0" w:type="auto"/>
          </w:tcPr>
          <w:p w14:paraId="7D01391D" w14:textId="77777777" w:rsidR="00B47F76" w:rsidRDefault="00B47F76" w:rsidP="006636CC">
            <w:pPr>
              <w:rPr>
                <w:ins w:id="2408" w:author="David Conklin" w:date="2020-11-11T06:43:00Z"/>
              </w:rPr>
            </w:pPr>
          </w:p>
        </w:tc>
      </w:tr>
      <w:tr w:rsidR="00B47F76" w14:paraId="25FBA19F" w14:textId="77777777" w:rsidTr="006636CC">
        <w:trPr>
          <w:ins w:id="2409" w:author="David Conklin" w:date="2020-11-11T06:43:00Z"/>
        </w:trPr>
        <w:tc>
          <w:tcPr>
            <w:tcW w:w="0" w:type="auto"/>
          </w:tcPr>
          <w:p w14:paraId="1654ABA3" w14:textId="77777777" w:rsidR="00B47F76" w:rsidRDefault="00B47F76" w:rsidP="006636CC">
            <w:pPr>
              <w:rPr>
                <w:ins w:id="2410" w:author="David Conklin" w:date="2020-11-11T06:43:00Z"/>
              </w:rPr>
            </w:pPr>
            <w:ins w:id="2411" w:author="David Conklin" w:date="2020-11-11T06:43:00Z">
              <w:r>
                <w:t>evapotranspiration</w:t>
              </w:r>
            </w:ins>
          </w:p>
        </w:tc>
        <w:tc>
          <w:tcPr>
            <w:tcW w:w="0" w:type="auto"/>
          </w:tcPr>
          <w:p w14:paraId="49493F2A" w14:textId="77777777" w:rsidR="00B47F76" w:rsidRDefault="00B47F76" w:rsidP="006636CC">
            <w:pPr>
              <w:jc w:val="right"/>
              <w:rPr>
                <w:ins w:id="2412" w:author="David Conklin" w:date="2020-11-11T06:43:00Z"/>
              </w:rPr>
            </w:pPr>
            <w:ins w:id="2413" w:author="David Conklin" w:date="2020-11-11T06:43:00Z">
              <w:r>
                <w:t>691</w:t>
              </w:r>
            </w:ins>
          </w:p>
        </w:tc>
        <w:tc>
          <w:tcPr>
            <w:tcW w:w="0" w:type="auto"/>
          </w:tcPr>
          <w:p w14:paraId="1A091BE1" w14:textId="77777777" w:rsidR="00B47F76" w:rsidRDefault="00B47F76" w:rsidP="006636CC">
            <w:pPr>
              <w:rPr>
                <w:ins w:id="2414" w:author="David Conklin" w:date="2020-11-11T06:43:00Z"/>
              </w:rPr>
            </w:pPr>
            <w:ins w:id="2415" w:author="David Conklin" w:date="2020-11-11T06:43:00Z">
              <w:r>
                <w:t>36.3%</w:t>
              </w:r>
            </w:ins>
          </w:p>
        </w:tc>
        <w:tc>
          <w:tcPr>
            <w:tcW w:w="0" w:type="auto"/>
          </w:tcPr>
          <w:p w14:paraId="6A7F569C" w14:textId="77777777" w:rsidR="00B47F76" w:rsidRDefault="00B47F76" w:rsidP="006636CC">
            <w:pPr>
              <w:rPr>
                <w:ins w:id="2416" w:author="David Conklin" w:date="2020-11-11T06:43:00Z"/>
              </w:rPr>
            </w:pPr>
          </w:p>
        </w:tc>
        <w:tc>
          <w:tcPr>
            <w:tcW w:w="0" w:type="auto"/>
          </w:tcPr>
          <w:p w14:paraId="322A90A4" w14:textId="77777777" w:rsidR="00B47F76" w:rsidRDefault="00B47F76" w:rsidP="006636CC">
            <w:pPr>
              <w:rPr>
                <w:ins w:id="2417" w:author="David Conklin" w:date="2020-11-11T06:43:00Z"/>
              </w:rPr>
            </w:pPr>
          </w:p>
        </w:tc>
      </w:tr>
      <w:tr w:rsidR="00B47F76" w14:paraId="38D3FE64" w14:textId="77777777" w:rsidTr="006636CC">
        <w:trPr>
          <w:ins w:id="2418" w:author="David Conklin" w:date="2020-11-11T06:43:00Z"/>
        </w:trPr>
        <w:tc>
          <w:tcPr>
            <w:tcW w:w="0" w:type="auto"/>
          </w:tcPr>
          <w:p w14:paraId="41741386" w14:textId="77777777" w:rsidR="00B47F76" w:rsidRDefault="00B47F76" w:rsidP="006636CC">
            <w:pPr>
              <w:rPr>
                <w:ins w:id="2419" w:author="David Conklin" w:date="2020-11-11T06:43:00Z"/>
              </w:rPr>
            </w:pPr>
            <w:ins w:id="2420" w:author="David Conklin" w:date="2020-11-11T06:43:00Z">
              <w:r>
                <w:t>snow “evaporation”</w:t>
              </w:r>
            </w:ins>
          </w:p>
        </w:tc>
        <w:tc>
          <w:tcPr>
            <w:tcW w:w="0" w:type="auto"/>
          </w:tcPr>
          <w:p w14:paraId="1D1DCF74" w14:textId="77777777" w:rsidR="00B47F76" w:rsidRDefault="00B47F76" w:rsidP="006636CC">
            <w:pPr>
              <w:jc w:val="right"/>
              <w:rPr>
                <w:ins w:id="2421" w:author="David Conklin" w:date="2020-11-11T06:43:00Z"/>
              </w:rPr>
            </w:pPr>
            <w:ins w:id="2422" w:author="David Conklin" w:date="2020-11-11T06:43:00Z">
              <w:r>
                <w:t>83</w:t>
              </w:r>
            </w:ins>
          </w:p>
        </w:tc>
        <w:tc>
          <w:tcPr>
            <w:tcW w:w="0" w:type="auto"/>
          </w:tcPr>
          <w:p w14:paraId="1BAC4B77" w14:textId="77777777" w:rsidR="00B47F76" w:rsidRDefault="00B47F76" w:rsidP="006636CC">
            <w:pPr>
              <w:rPr>
                <w:ins w:id="2423" w:author="David Conklin" w:date="2020-11-11T06:43:00Z"/>
              </w:rPr>
            </w:pPr>
            <w:ins w:id="2424" w:author="David Conklin" w:date="2020-11-11T06:43:00Z">
              <w:r>
                <w:t>4.4%</w:t>
              </w:r>
            </w:ins>
          </w:p>
        </w:tc>
        <w:tc>
          <w:tcPr>
            <w:tcW w:w="0" w:type="auto"/>
          </w:tcPr>
          <w:p w14:paraId="3BD7E228" w14:textId="77777777" w:rsidR="00B47F76" w:rsidRDefault="00B47F76" w:rsidP="006636CC">
            <w:pPr>
              <w:rPr>
                <w:ins w:id="2425" w:author="David Conklin" w:date="2020-11-11T06:43:00Z"/>
              </w:rPr>
            </w:pPr>
          </w:p>
        </w:tc>
        <w:tc>
          <w:tcPr>
            <w:tcW w:w="0" w:type="auto"/>
          </w:tcPr>
          <w:p w14:paraId="640BEEC6" w14:textId="77777777" w:rsidR="00B47F76" w:rsidRDefault="00B47F76" w:rsidP="006636CC">
            <w:pPr>
              <w:rPr>
                <w:ins w:id="2426" w:author="David Conklin" w:date="2020-11-11T06:43:00Z"/>
              </w:rPr>
            </w:pPr>
          </w:p>
        </w:tc>
      </w:tr>
      <w:tr w:rsidR="00B47F76" w14:paraId="1245F3E5" w14:textId="77777777" w:rsidTr="006636CC">
        <w:trPr>
          <w:ins w:id="2427" w:author="David Conklin" w:date="2020-11-11T06:43:00Z"/>
        </w:trPr>
        <w:tc>
          <w:tcPr>
            <w:tcW w:w="0" w:type="auto"/>
          </w:tcPr>
          <w:p w14:paraId="37D321B6" w14:textId="77777777" w:rsidR="00B47F76" w:rsidRDefault="00B47F76" w:rsidP="006636CC">
            <w:pPr>
              <w:rPr>
                <w:ins w:id="2428" w:author="David Conklin" w:date="2020-11-11T06:43:00Z"/>
              </w:rPr>
            </w:pPr>
            <w:ins w:id="2429" w:author="David Conklin" w:date="2020-11-11T06:43:00Z">
              <w:r>
                <w:t>piped out</w:t>
              </w:r>
            </w:ins>
          </w:p>
        </w:tc>
        <w:tc>
          <w:tcPr>
            <w:tcW w:w="0" w:type="auto"/>
          </w:tcPr>
          <w:p w14:paraId="39C125B9" w14:textId="77777777" w:rsidR="00B47F76" w:rsidRDefault="00B47F76" w:rsidP="006636CC">
            <w:pPr>
              <w:jc w:val="right"/>
              <w:rPr>
                <w:ins w:id="2430" w:author="David Conklin" w:date="2020-11-11T06:43:00Z"/>
              </w:rPr>
            </w:pPr>
            <w:ins w:id="2431" w:author="David Conklin" w:date="2020-11-11T06:43:00Z">
              <w:r>
                <w:t>8</w:t>
              </w:r>
            </w:ins>
          </w:p>
        </w:tc>
        <w:tc>
          <w:tcPr>
            <w:tcW w:w="0" w:type="auto"/>
          </w:tcPr>
          <w:p w14:paraId="41D1058B" w14:textId="77777777" w:rsidR="00B47F76" w:rsidRDefault="00B47F76" w:rsidP="006636CC">
            <w:pPr>
              <w:rPr>
                <w:ins w:id="2432" w:author="David Conklin" w:date="2020-11-11T06:43:00Z"/>
              </w:rPr>
            </w:pPr>
            <w:ins w:id="2433" w:author="David Conklin" w:date="2020-11-11T06:43:00Z">
              <w:r>
                <w:t>0.4%</w:t>
              </w:r>
            </w:ins>
          </w:p>
        </w:tc>
        <w:tc>
          <w:tcPr>
            <w:tcW w:w="0" w:type="auto"/>
          </w:tcPr>
          <w:p w14:paraId="0ACE8F73" w14:textId="77777777" w:rsidR="00B47F76" w:rsidRDefault="00B47F76" w:rsidP="006636CC">
            <w:pPr>
              <w:rPr>
                <w:ins w:id="2434" w:author="David Conklin" w:date="2020-11-11T06:43:00Z"/>
              </w:rPr>
            </w:pPr>
          </w:p>
        </w:tc>
        <w:tc>
          <w:tcPr>
            <w:tcW w:w="0" w:type="auto"/>
          </w:tcPr>
          <w:p w14:paraId="3161DC1C" w14:textId="77777777" w:rsidR="00B47F76" w:rsidRDefault="00B47F76" w:rsidP="006636CC">
            <w:pPr>
              <w:rPr>
                <w:ins w:id="2435" w:author="David Conklin" w:date="2020-11-11T06:43:00Z"/>
              </w:rPr>
            </w:pPr>
          </w:p>
        </w:tc>
      </w:tr>
      <w:tr w:rsidR="00B47F76" w14:paraId="1A44680C" w14:textId="77777777" w:rsidTr="006636CC">
        <w:trPr>
          <w:ins w:id="2436" w:author="David Conklin" w:date="2020-11-11T06:43:00Z"/>
        </w:trPr>
        <w:tc>
          <w:tcPr>
            <w:tcW w:w="0" w:type="auto"/>
          </w:tcPr>
          <w:p w14:paraId="20AA43E0" w14:textId="77777777" w:rsidR="00B47F76" w:rsidRDefault="00B47F76" w:rsidP="006636CC">
            <w:pPr>
              <w:jc w:val="right"/>
              <w:rPr>
                <w:ins w:id="2437" w:author="David Conklin" w:date="2020-11-11T06:43:00Z"/>
              </w:rPr>
            </w:pPr>
            <w:ins w:id="2438" w:author="David Conklin" w:date="2020-11-11T06:43:00Z">
              <w:r>
                <w:t>total out</w:t>
              </w:r>
            </w:ins>
          </w:p>
        </w:tc>
        <w:tc>
          <w:tcPr>
            <w:tcW w:w="0" w:type="auto"/>
          </w:tcPr>
          <w:p w14:paraId="3EFABE3E" w14:textId="77777777" w:rsidR="00B47F76" w:rsidRDefault="00B47F76" w:rsidP="006636CC">
            <w:pPr>
              <w:jc w:val="right"/>
              <w:rPr>
                <w:ins w:id="2439" w:author="David Conklin" w:date="2020-11-11T06:43:00Z"/>
              </w:rPr>
            </w:pPr>
            <w:ins w:id="2440" w:author="David Conklin" w:date="2020-11-11T06:43:00Z">
              <w:r>
                <w:t>2213</w:t>
              </w:r>
            </w:ins>
          </w:p>
        </w:tc>
        <w:tc>
          <w:tcPr>
            <w:tcW w:w="0" w:type="auto"/>
          </w:tcPr>
          <w:p w14:paraId="34613082" w14:textId="77777777" w:rsidR="00B47F76" w:rsidRDefault="00B47F76" w:rsidP="006636CC">
            <w:pPr>
              <w:rPr>
                <w:ins w:id="2441" w:author="David Conklin" w:date="2020-11-11T06:43:00Z"/>
              </w:rPr>
            </w:pPr>
            <w:ins w:id="2442" w:author="David Conklin" w:date="2020-11-11T06:43:00Z">
              <w:r>
                <w:t>116.4%</w:t>
              </w:r>
            </w:ins>
          </w:p>
        </w:tc>
        <w:tc>
          <w:tcPr>
            <w:tcW w:w="0" w:type="auto"/>
          </w:tcPr>
          <w:p w14:paraId="0F8EB8DB" w14:textId="77777777" w:rsidR="00B47F76" w:rsidRDefault="00B47F76" w:rsidP="006636CC">
            <w:pPr>
              <w:rPr>
                <w:ins w:id="2443" w:author="David Conklin" w:date="2020-11-11T06:43:00Z"/>
              </w:rPr>
            </w:pPr>
          </w:p>
        </w:tc>
        <w:tc>
          <w:tcPr>
            <w:tcW w:w="0" w:type="auto"/>
          </w:tcPr>
          <w:p w14:paraId="715663ED" w14:textId="77777777" w:rsidR="00B47F76" w:rsidRDefault="00B47F76" w:rsidP="006636CC">
            <w:pPr>
              <w:rPr>
                <w:ins w:id="2444" w:author="David Conklin" w:date="2020-11-11T06:43:00Z"/>
              </w:rPr>
            </w:pPr>
          </w:p>
        </w:tc>
      </w:tr>
    </w:tbl>
    <w:p w14:paraId="4D584C08" w14:textId="77777777" w:rsidR="00B47F76" w:rsidRDefault="00B47F76" w:rsidP="00B47F76">
      <w:pPr>
        <w:rPr>
          <w:ins w:id="2445" w:author="David Conklin" w:date="2020-11-11T06:43:00Z"/>
        </w:rPr>
      </w:pPr>
    </w:p>
    <w:p w14:paraId="4F69A72C" w14:textId="6B066388" w:rsidR="00B47F76" w:rsidRDefault="00010FCE" w:rsidP="00B47F76">
      <w:pPr>
        <w:rPr>
          <w:ins w:id="2446" w:author="David Conklin" w:date="2020-11-11T06:57:00Z"/>
        </w:rPr>
      </w:pPr>
      <w:ins w:id="2447" w:author="David Conklin" w:date="2020-11-11T06:56:00Z">
        <w:r>
          <w:lastRenderedPageBreak/>
          <w:t>The monthly flows and stream temperatures for 2010-18 at the USGS gage location close</w:t>
        </w:r>
      </w:ins>
      <w:ins w:id="2448" w:author="David Conklin" w:date="2020-11-11T06:57:00Z">
        <w:r>
          <w:t>st to the confluence of the McKenzie and the Willamette are graphed below.</w:t>
        </w:r>
      </w:ins>
      <w:ins w:id="2449" w:author="David Conklin" w:date="2020-11-11T07:07:00Z">
        <w:r w:rsidR="009F1ED9">
          <w:t xml:space="preserve">  Simulation skill grades for these two data streams are G to VG</w:t>
        </w:r>
      </w:ins>
      <w:ins w:id="2450" w:author="David Conklin" w:date="2020-11-11T07:08:00Z">
        <w:r w:rsidR="009F1ED9">
          <w:t>.</w:t>
        </w:r>
      </w:ins>
    </w:p>
    <w:p w14:paraId="44083944" w14:textId="77777777" w:rsidR="00010FCE" w:rsidRDefault="00010FCE" w:rsidP="00B47F76">
      <w:pPr>
        <w:rPr>
          <w:ins w:id="2451" w:author="David Conklin" w:date="2020-11-11T06:43:00Z"/>
        </w:rPr>
      </w:pPr>
    </w:p>
    <w:p w14:paraId="57DF6781" w14:textId="0D1F9D51" w:rsidR="003B76A2" w:rsidRDefault="00B47F76" w:rsidP="00535731">
      <w:pPr>
        <w:rPr>
          <w:ins w:id="2452" w:author="David Conklin" w:date="2020-11-11T06:49:00Z"/>
        </w:rPr>
      </w:pPr>
      <w:ins w:id="2453" w:author="David Conklin" w:date="2020-11-11T06:49:00Z">
        <w:r>
          <w:rPr>
            <w:noProof/>
          </w:rPr>
          <w:drawing>
            <wp:inline distT="0" distB="0" distL="0" distR="0" wp14:anchorId="594C577B" wp14:editId="64402D88">
              <wp:extent cx="5943600" cy="30626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62605"/>
                      </a:xfrm>
                      <a:prstGeom prst="rect">
                        <a:avLst/>
                      </a:prstGeom>
                    </pic:spPr>
                  </pic:pic>
                </a:graphicData>
              </a:graphic>
            </wp:inline>
          </w:drawing>
        </w:r>
      </w:ins>
    </w:p>
    <w:p w14:paraId="10E2D6EA" w14:textId="77777777" w:rsidR="00B47F76" w:rsidRDefault="00B47F76" w:rsidP="00535731">
      <w:pPr>
        <w:rPr>
          <w:ins w:id="2454" w:author="David Conklin" w:date="2020-11-11T05:22:00Z"/>
        </w:rPr>
      </w:pPr>
    </w:p>
    <w:p w14:paraId="2B592528" w14:textId="0A89ACF7" w:rsidR="0027285C" w:rsidRDefault="00AE7826" w:rsidP="002854B5">
      <w:pPr>
        <w:rPr>
          <w:ins w:id="2455" w:author="David Conklin" w:date="2020-11-11T06:57:00Z"/>
        </w:rPr>
      </w:pPr>
      <w:ins w:id="2456" w:author="David Conklin" w:date="2020-11-11T06:55:00Z">
        <w:r>
          <w:rPr>
            <w:noProof/>
          </w:rPr>
          <w:drawing>
            <wp:inline distT="0" distB="0" distL="0" distR="0" wp14:anchorId="5C2E3FBF" wp14:editId="5783828C">
              <wp:extent cx="5943600" cy="30149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14980"/>
                      </a:xfrm>
                      <a:prstGeom prst="rect">
                        <a:avLst/>
                      </a:prstGeom>
                    </pic:spPr>
                  </pic:pic>
                </a:graphicData>
              </a:graphic>
            </wp:inline>
          </w:drawing>
        </w:r>
      </w:ins>
    </w:p>
    <w:p w14:paraId="5EBD293D" w14:textId="19E3FB21" w:rsidR="00010FCE" w:rsidRDefault="00010FCE">
      <w:pPr>
        <w:rPr>
          <w:ins w:id="2457" w:author="David Conklin" w:date="2020-11-11T06:58:00Z"/>
        </w:rPr>
      </w:pPr>
      <w:ins w:id="2458" w:author="David Conklin" w:date="2020-11-11T06:58:00Z">
        <w:r>
          <w:br w:type="page"/>
        </w:r>
      </w:ins>
    </w:p>
    <w:p w14:paraId="5A25DF07" w14:textId="77777777" w:rsidR="00010FCE" w:rsidRPr="002854B5" w:rsidRDefault="00010FCE" w:rsidP="002854B5"/>
    <w:p w14:paraId="2C48710D" w14:textId="1B938C52" w:rsidR="00E90646" w:rsidRDefault="00E90646" w:rsidP="00E90646">
      <w:pPr>
        <w:pStyle w:val="Heading2"/>
      </w:pPr>
      <w:bookmarkStart w:id="2459" w:name="_Toc56764293"/>
      <w:r>
        <w:t>Clackamas wetlands v. McKenzie wetlands</w:t>
      </w:r>
      <w:bookmarkEnd w:id="2459"/>
    </w:p>
    <w:p w14:paraId="067AD90B" w14:textId="75BB17E2" w:rsidR="00E90646" w:rsidRDefault="00E90646" w:rsidP="00E90646">
      <w:r>
        <w:t>At least in the initial phase of the study, simulations of the Clackamas basin</w:t>
      </w:r>
      <w:r w:rsidR="005C537E">
        <w:t xml:space="preserve"> (</w:t>
      </w:r>
      <w:r w:rsidR="005C537E">
        <w:fldChar w:fldCharType="begin"/>
      </w:r>
      <w:r w:rsidR="005C537E">
        <w:instrText xml:space="preserve"> REF _Ref48286765 \h </w:instrText>
      </w:r>
      <w:r w:rsidR="005C537E">
        <w:fldChar w:fldCharType="separate"/>
      </w:r>
      <w:r w:rsidR="00F90C07">
        <w:t xml:space="preserve">Figure </w:t>
      </w:r>
      <w:r w:rsidR="00F90C07">
        <w:rPr>
          <w:noProof/>
        </w:rPr>
        <w:t>9</w:t>
      </w:r>
      <w:r w:rsidR="005C537E">
        <w:fldChar w:fldCharType="end"/>
      </w:r>
      <w:r w:rsidR="005C537E">
        <w:t>)</w:t>
      </w:r>
      <w:r>
        <w:t xml:space="preserve"> and its wetlands will be run in addition to those of the McKenzie basin, for comparison and calibration purposes.  The Clackamas basin study area and simulations are described in a separate chapter of this document.</w:t>
      </w:r>
    </w:p>
    <w:p w14:paraId="32370016" w14:textId="1FA30AE6" w:rsidR="005C537E" w:rsidRDefault="005C537E">
      <w:r>
        <w:br w:type="page"/>
      </w:r>
    </w:p>
    <w:p w14:paraId="42309989" w14:textId="5C0FBB29" w:rsidR="00B76B73" w:rsidRDefault="00B76B73" w:rsidP="00E90646"/>
    <w:p w14:paraId="03783116" w14:textId="08EA9A84" w:rsidR="005C537E" w:rsidRDefault="005C537E" w:rsidP="009D249C"/>
    <w:p w14:paraId="29D49C49" w14:textId="77777777" w:rsidR="005C537E" w:rsidRDefault="005C537E" w:rsidP="00A8214A">
      <w:pPr>
        <w:keepNext/>
      </w:pPr>
      <w:r>
        <w:rPr>
          <w:noProof/>
        </w:rPr>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26797869" w:rsidR="005C537E" w:rsidRDefault="005C537E" w:rsidP="005C537E">
      <w:pPr>
        <w:pStyle w:val="Caption"/>
      </w:pPr>
      <w:bookmarkStart w:id="2460" w:name="_Ref48286765"/>
      <w:bookmarkStart w:id="2461" w:name="_Toc53219841"/>
      <w:r>
        <w:t xml:space="preserve">Figure </w:t>
      </w:r>
      <w:fldSimple w:instr=" SEQ Figure \* ARABIC ">
        <w:r w:rsidR="00F90C07">
          <w:rPr>
            <w:noProof/>
          </w:rPr>
          <w:t>9</w:t>
        </w:r>
      </w:fldSimple>
      <w:bookmarkEnd w:id="2460"/>
      <w:r>
        <w:t>. Clackamas basin in CW3M screen capture</w:t>
      </w:r>
      <w:bookmarkEnd w:id="2461"/>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2462" w:name="_Toc56764294"/>
      <w:r>
        <w:t>The Clackamas Basin</w:t>
      </w:r>
      <w:bookmarkEnd w:id="2462"/>
    </w:p>
    <w:p w14:paraId="4A96B042" w14:textId="77777777" w:rsidR="005C537E" w:rsidRPr="000E6A65" w:rsidRDefault="005C537E" w:rsidP="005C537E"/>
    <w:p w14:paraId="11F4A966" w14:textId="71E605E4" w:rsidR="005C537E" w:rsidRDefault="005C537E" w:rsidP="005C537E">
      <w:r>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F90C07">
        <w:t xml:space="preserve">Figure </w:t>
      </w:r>
      <w:r w:rsidR="00F90C07">
        <w:rPr>
          <w:noProof/>
        </w:rPr>
        <w:t>9</w:t>
      </w:r>
      <w:r w:rsidR="003A61FF">
        <w:fldChar w:fldCharType="end"/>
      </w:r>
      <w:r w:rsidR="003A61FF">
        <w:t>)</w:t>
      </w:r>
      <w:r>
        <w:t xml:space="preserve">.  Simulations of the Clackamas basin are being run as part of the McKenzie Basin Wetlands Study, for </w:t>
      </w:r>
      <w:r>
        <w:lastRenderedPageBreak/>
        <w:t xml:space="preserve">comparative purposes.  The Wetlands.xslx spreadsheet, part of the CW3M Digital Handbook, identifies 12 wetlands in the Clackamas basin, in the 0.3.3 release of CW3M.   </w:t>
      </w:r>
    </w:p>
    <w:p w14:paraId="5E4AC4A2" w14:textId="77777777" w:rsidR="000E6A65" w:rsidRPr="009D249C" w:rsidRDefault="000E6A65" w:rsidP="009D249C"/>
    <w:p w14:paraId="00806AC5" w14:textId="77777777" w:rsidR="008567FC" w:rsidRDefault="008567FC" w:rsidP="003410F4">
      <w:pPr>
        <w:pStyle w:val="Heading1"/>
      </w:pPr>
      <w:bookmarkStart w:id="2463" w:name="_Toc56764295"/>
      <w:r>
        <w:t>Directory structure and file names</w:t>
      </w:r>
      <w:bookmarkEnd w:id="2463"/>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631A9D48" w14:textId="4414830B" w:rsidR="003410F4" w:rsidRDefault="003410F4" w:rsidP="003410F4">
      <w:pPr>
        <w:pStyle w:val="Heading1"/>
      </w:pPr>
      <w:bookmarkStart w:id="2464" w:name="_Toc56764296"/>
      <w:r>
        <w:lastRenderedPageBreak/>
        <w:t xml:space="preserve">Release </w:t>
      </w:r>
      <w:r w:rsidR="00E735F4">
        <w:t>Log</w:t>
      </w:r>
      <w:bookmarkEnd w:id="2464"/>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 xml:space="preserve">CW3M_Installer_0.2.6.exe 6/3/19 from CW3M ver. 182. Fix bugs in IGet(), GetTimeIndex(), and GetDailyWeatherfield(). Get the MIROC5 and HadGEM-ES scenarios working. Add the </w:t>
      </w:r>
      <w:r>
        <w:lastRenderedPageBreak/>
        <w:t>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CW3M_Installer_0.2.7.exe 6/4/19 from CW3M ver. 184. Fix a bug in GetJulianDay() which was causing the 365dayBaseline scenario to crash in 2005.  The Baseline and 365dayBaseline scenarios are both working now, but precip from the multi-year v2metdata climate files used by 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lastRenderedPageBreak/>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69B2B01" w14:textId="68DE1691" w:rsidR="004C3F2F" w:rsidRDefault="004C3F2F" w:rsidP="004C3F2F">
      <w:pPr>
        <w:pStyle w:val="Body"/>
        <w:rPr>
          <w:ins w:id="2465" w:author="David Conklin" w:date="2020-11-23T10:11:00Z"/>
          <w:rFonts w:cs="Times New Roman"/>
          <w:szCs w:val="24"/>
        </w:rPr>
      </w:pPr>
      <w:ins w:id="2466" w:author="David Conklin" w:date="2020-11-23T10:11:00Z">
        <w:r>
          <w:t>CW3M_Installer_McKenzie_0.4.0.exe 10/30/20 from CW3M ver. 87 on GitHub</w:t>
        </w:r>
        <w:r w:rsidRPr="00D42089">
          <w:rPr>
            <w:rFonts w:cs="Times New Roman"/>
            <w:szCs w:val="24"/>
          </w:rPr>
          <w:t>.</w:t>
        </w:r>
        <w:r>
          <w:rPr>
            <w:rFonts w:cs="Times New Roman"/>
            <w:szCs w:val="24"/>
          </w:rPr>
          <w:t xml:space="preserve">  First draft of stream temperature code based on HeatSource 7.0.</w:t>
        </w:r>
      </w:ins>
    </w:p>
    <w:p w14:paraId="2B14A6AC" w14:textId="77777777" w:rsidR="004C3F2F" w:rsidRDefault="004C3F2F" w:rsidP="004C3F2F">
      <w:pPr>
        <w:pStyle w:val="Body"/>
        <w:rPr>
          <w:ins w:id="2467" w:author="David Conklin" w:date="2020-11-23T10:11:00Z"/>
          <w:rFonts w:cs="Times New Roman"/>
          <w:szCs w:val="24"/>
        </w:rPr>
      </w:pPr>
    </w:p>
    <w:p w14:paraId="49CDA738" w14:textId="30164C49" w:rsidR="004C3F2F" w:rsidRDefault="004C3F2F" w:rsidP="004C3F2F">
      <w:pPr>
        <w:pStyle w:val="Body"/>
        <w:rPr>
          <w:ins w:id="2468" w:author="David Conklin" w:date="2020-11-23T10:11:00Z"/>
          <w:rFonts w:cs="Times New Roman"/>
          <w:szCs w:val="24"/>
        </w:rPr>
      </w:pPr>
      <w:ins w:id="2469" w:author="David Conklin" w:date="2020-11-23T10:11:00Z">
        <w:r>
          <w:t xml:space="preserve">CW3M_Installer_McKenzie_0.4.1.exe 11/23/20 from CW3M ver. </w:t>
        </w:r>
      </w:ins>
      <w:ins w:id="2470" w:author="David Conklin" w:date="2020-11-23T10:12:00Z">
        <w:r>
          <w:t>124</w:t>
        </w:r>
      </w:ins>
      <w:ins w:id="2471" w:author="David Conklin" w:date="2020-11-23T10:11:00Z">
        <w:r>
          <w:t xml:space="preserve"> on GitHub</w:t>
        </w:r>
        <w:r w:rsidRPr="00D42089">
          <w:rPr>
            <w:rFonts w:cs="Times New Roman"/>
            <w:szCs w:val="24"/>
          </w:rPr>
          <w:t>.</w:t>
        </w:r>
        <w:r>
          <w:rPr>
            <w:rFonts w:cs="Times New Roman"/>
            <w:szCs w:val="24"/>
          </w:rPr>
          <w:t xml:space="preserve"> </w:t>
        </w:r>
      </w:ins>
      <w:ins w:id="2472" w:author="David Conklin" w:date="2020-11-23T10:16:00Z">
        <w:r>
          <w:rPr>
            <w:rFonts w:cs="Times New Roman"/>
            <w:szCs w:val="24"/>
          </w:rPr>
          <w:t xml:space="preserve"> Stream temperatures are being simulated, although not yet with the effects of vegeta</w:t>
        </w:r>
      </w:ins>
      <w:ins w:id="2473" w:author="David Conklin" w:date="2020-11-23T10:17:00Z">
        <w:r>
          <w:rPr>
            <w:rFonts w:cs="Times New Roman"/>
            <w:szCs w:val="24"/>
          </w:rPr>
          <w:t xml:space="preserve">tion or streambank shading. </w:t>
        </w:r>
      </w:ins>
      <w:ins w:id="2474" w:author="David Conklin" w:date="2020-11-23T10:18:00Z">
        <w:r>
          <w:rPr>
            <w:rFonts w:cs="Times New Roman"/>
            <w:szCs w:val="24"/>
          </w:rPr>
          <w:t xml:space="preserve"> A coarse</w:t>
        </w:r>
      </w:ins>
      <w:ins w:id="2475" w:author="David Conklin" w:date="2020-11-23T10:19:00Z">
        <w:r>
          <w:rPr>
            <w:rFonts w:cs="Times New Roman"/>
            <w:szCs w:val="24"/>
          </w:rPr>
          <w:t xml:space="preserve"> calibration has been done.  Reservoir data has been updated for Blue River and Cougar.</w:t>
        </w:r>
      </w:ins>
    </w:p>
    <w:p w14:paraId="4287D0AA" w14:textId="2A9238D6" w:rsidR="00864A13" w:rsidDel="004C3F2F" w:rsidRDefault="00864A13" w:rsidP="00864A13">
      <w:pPr>
        <w:pStyle w:val="Body"/>
        <w:rPr>
          <w:del w:id="2476" w:author="David Conklin" w:date="2020-11-23T10:11:00Z"/>
          <w:rFonts w:cs="Times New Roman"/>
          <w:szCs w:val="24"/>
        </w:rPr>
      </w:pPr>
      <w:del w:id="2477" w:author="David Conklin" w:date="2020-11-23T10:11:00Z">
        <w:r w:rsidDel="004C3F2F">
          <w:delText>CW3M_Installer_McKenzie_0.4.0.exe 10/30/20 from CW3M ver. 87 on GitHub</w:delText>
        </w:r>
        <w:r w:rsidRPr="00D42089" w:rsidDel="004C3F2F">
          <w:rPr>
            <w:rFonts w:cs="Times New Roman"/>
            <w:szCs w:val="24"/>
          </w:rPr>
          <w:delText>.</w:delText>
        </w:r>
        <w:r w:rsidDel="004C3F2F">
          <w:rPr>
            <w:rFonts w:cs="Times New Roman"/>
            <w:szCs w:val="24"/>
          </w:rPr>
          <w:delText xml:space="preserve">  </w:delText>
        </w:r>
        <w:r w:rsidR="00FB6831" w:rsidDel="004C3F2F">
          <w:rPr>
            <w:rFonts w:cs="Times New Roman"/>
            <w:szCs w:val="24"/>
          </w:rPr>
          <w:delText>First draft of stream temperature code based on HeatSource 7.0.</w:delText>
        </w:r>
      </w:del>
    </w:p>
    <w:p w14:paraId="6F5CEF82" w14:textId="77777777" w:rsidR="00864A13" w:rsidRDefault="00864A13" w:rsidP="00864A13">
      <w:pPr>
        <w:pStyle w:val="Body"/>
      </w:pPr>
    </w:p>
    <w:p w14:paraId="7840B9A7" w14:textId="77777777" w:rsidR="005F3D22" w:rsidRDefault="005F3D22" w:rsidP="005F3D22">
      <w:pPr>
        <w:pStyle w:val="Heading1"/>
      </w:pPr>
      <w:bookmarkStart w:id="2478" w:name="_Toc56764297"/>
      <w:r>
        <w:t>References</w:t>
      </w:r>
      <w:bookmarkEnd w:id="2478"/>
    </w:p>
    <w:p w14:paraId="661F2AEF" w14:textId="77777777" w:rsidR="005F3D22" w:rsidRDefault="005F3D22" w:rsidP="005F3D22"/>
    <w:p w14:paraId="635B6B03" w14:textId="64705300"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pPr>
        <w:rPr>
          <w:ins w:id="2479" w:author="David Conklin" w:date="2020-11-09T17:11:00Z"/>
        </w:rPr>
      </w:pPr>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25" w:history="1">
        <w:r w:rsidRPr="007A4A6E">
          <w:rPr>
            <w:rStyle w:val="Hyperlink"/>
          </w:rPr>
          <w:t>https://www.oregon.gov/deq/FilterDocs/heatsourcemanual.pdf</w:t>
        </w:r>
      </w:hyperlink>
      <w:r>
        <w:t xml:space="preserve"> </w:t>
      </w:r>
    </w:p>
    <w:p w14:paraId="5820126A" w14:textId="616F3F27" w:rsidR="002F67CA" w:rsidRDefault="002F67CA">
      <w:pPr>
        <w:rPr>
          <w:ins w:id="2480" w:author="David Conklin" w:date="2020-11-09T17:11:00Z"/>
        </w:rPr>
      </w:pPr>
    </w:p>
    <w:p w14:paraId="03D6A26C" w14:textId="2A9ED653" w:rsidR="002F67CA" w:rsidRDefault="002F67CA">
      <w:pPr>
        <w:rPr>
          <w:ins w:id="2481" w:author="David Conklin" w:date="2020-11-09T17:29:00Z"/>
        </w:rPr>
      </w:pPr>
      <w:ins w:id="2482" w:author="David Conklin" w:date="2020-11-09T17:11:00Z">
        <w:r>
          <w:t>Conklin DR (2016).</w:t>
        </w:r>
      </w:ins>
      <w:ins w:id="2483" w:author="David Conklin" w:date="2020-11-09T17:12:00Z">
        <w:r>
          <w:t xml:space="preserve"> WW2100 HBV Parameter Calibration</w:t>
        </w:r>
      </w:ins>
      <w:ins w:id="2484" w:author="David Conklin" w:date="2020-11-09T17:23:00Z">
        <w:r w:rsidR="007F5C02">
          <w:t>, 9/15/2016</w:t>
        </w:r>
      </w:ins>
      <w:ins w:id="2485" w:author="David Conklin" w:date="2020-11-09T17:12:00Z">
        <w:r>
          <w:t>. Oregon Freshw</w:t>
        </w:r>
      </w:ins>
      <w:ins w:id="2486" w:author="David Conklin" w:date="2020-11-09T17:13:00Z">
        <w:r>
          <w:t>ater Simulations, u</w:t>
        </w:r>
      </w:ins>
      <w:ins w:id="2487" w:author="David Conklin" w:date="2020-11-09T17:12:00Z">
        <w:r>
          <w:t>npublished</w:t>
        </w:r>
      </w:ins>
      <w:ins w:id="2488" w:author="David Conklin" w:date="2020-11-09T17:13:00Z">
        <w:r>
          <w:t>.  In the CW3M repository at t</w:t>
        </w:r>
      </w:ins>
      <w:ins w:id="2489" w:author="David Conklin" w:date="2020-11-09T17:14:00Z">
        <w:r>
          <w:t>runk/DataCW3M/CW3MdigitalHandbook/WW2100 HBV Parameter Calibration.doc</w:t>
        </w:r>
      </w:ins>
      <w:ins w:id="2490" w:author="David Conklin" w:date="2020-11-09T17:15:00Z">
        <w:r>
          <w:t>x.</w:t>
        </w:r>
      </w:ins>
    </w:p>
    <w:p w14:paraId="2A90E706" w14:textId="13FBA5DA" w:rsidR="007F5C02" w:rsidRDefault="007F5C02">
      <w:pPr>
        <w:rPr>
          <w:ins w:id="2491" w:author="David Conklin" w:date="2020-11-09T17:29:00Z"/>
        </w:rPr>
      </w:pPr>
    </w:p>
    <w:p w14:paraId="3816596A" w14:textId="3F1C2DBF" w:rsidR="007F5C02" w:rsidRDefault="007F5C02">
      <w:ins w:id="2492" w:author="David Conklin" w:date="2020-11-09T17:29:00Z">
        <w:r>
          <w:t>Conklin DR (2019).</w:t>
        </w:r>
      </w:ins>
      <w:ins w:id="2493" w:author="David Conklin" w:date="2020-11-09T17:30:00Z">
        <w:r>
          <w:t xml:space="preserve"> OUWIN Chicken Creek Calibration, 8/29/2019. Oregon Freshwater Simulations, unpublished. </w:t>
        </w:r>
      </w:ins>
      <w:ins w:id="2494" w:author="David Conklin" w:date="2020-11-09T17:31:00Z">
        <w:r>
          <w:t>In the CW3M repository at trunk/DataCW3M/CW3MdigitalHandbook/OUWIN Chicken Creek Calibration.docx.</w:t>
        </w:r>
      </w:ins>
    </w:p>
    <w:p w14:paraId="7EA27044" w14:textId="38B9DA8A" w:rsidR="006F5915" w:rsidRDefault="006F5915"/>
    <w:p w14:paraId="240485A0" w14:textId="58221A6F" w:rsidR="006B6EE1" w:rsidRDefault="006B6EE1" w:rsidP="006B6EE1">
      <w:pPr>
        <w:autoSpaceDE w:val="0"/>
        <w:autoSpaceDN w:val="0"/>
        <w:adjustRightInd w:val="0"/>
        <w:rPr>
          <w:ins w:id="2495" w:author="David Conklin" w:date="2020-11-09T15:32:00Z"/>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26" w:history="1">
        <w:r w:rsidRPr="007E053D">
          <w:rPr>
            <w:rStyle w:val="Hyperlink"/>
            <w:rFonts w:cstheme="minorHAnsi"/>
          </w:rPr>
          <w:t>https://doi.org/10.1007/BF00045196</w:t>
        </w:r>
      </w:hyperlink>
    </w:p>
    <w:p w14:paraId="2F5D03F8" w14:textId="1E6E0D4C" w:rsidR="00B22A8A" w:rsidRDefault="00B22A8A" w:rsidP="006B6EE1">
      <w:pPr>
        <w:autoSpaceDE w:val="0"/>
        <w:autoSpaceDN w:val="0"/>
        <w:adjustRightInd w:val="0"/>
        <w:rPr>
          <w:ins w:id="2496" w:author="David Conklin" w:date="2020-11-09T15:32:00Z"/>
          <w:rStyle w:val="Hyperlink"/>
          <w:rFonts w:cstheme="minorHAnsi"/>
        </w:rPr>
      </w:pPr>
    </w:p>
    <w:p w14:paraId="7F00EC08" w14:textId="4CA9BBBA" w:rsidR="00B22A8A" w:rsidRPr="00B22A8A" w:rsidRDefault="00B22A8A" w:rsidP="006B6EE1">
      <w:pPr>
        <w:autoSpaceDE w:val="0"/>
        <w:autoSpaceDN w:val="0"/>
        <w:adjustRightInd w:val="0"/>
        <w:rPr>
          <w:rStyle w:val="Hyperlink"/>
          <w:rFonts w:cstheme="minorHAnsi"/>
          <w:color w:val="auto"/>
          <w:u w:val="none"/>
          <w:rPrChange w:id="2497" w:author="David Conklin" w:date="2020-11-09T15:34:00Z">
            <w:rPr>
              <w:rStyle w:val="Hyperlink"/>
              <w:rFonts w:cstheme="minorHAnsi"/>
            </w:rPr>
          </w:rPrChange>
        </w:rPr>
      </w:pPr>
      <w:ins w:id="2498" w:author="David Conklin" w:date="2020-11-09T15:32:00Z">
        <w:r w:rsidRPr="00B22A8A">
          <w:rPr>
            <w:rStyle w:val="Hyperlink"/>
            <w:rFonts w:cstheme="minorHAnsi"/>
            <w:color w:val="auto"/>
            <w:u w:val="none"/>
            <w:rPrChange w:id="2499" w:author="David Conklin" w:date="2020-11-09T15:34:00Z">
              <w:rPr>
                <w:rStyle w:val="Hyperlink"/>
                <w:rFonts w:cstheme="minorHAnsi"/>
              </w:rPr>
            </w:rPrChange>
          </w:rPr>
          <w:t xml:space="preserve">Jefferson A, Grant G, Rose T </w:t>
        </w:r>
      </w:ins>
      <w:ins w:id="2500" w:author="David Conklin" w:date="2020-11-09T15:33:00Z">
        <w:r w:rsidRPr="00B22A8A">
          <w:rPr>
            <w:rStyle w:val="Hyperlink"/>
            <w:rFonts w:cstheme="minorHAnsi"/>
            <w:color w:val="auto"/>
            <w:u w:val="none"/>
            <w:rPrChange w:id="2501" w:author="David Conklin" w:date="2020-11-09T15:34:00Z">
              <w:rPr>
                <w:rStyle w:val="Hyperlink"/>
                <w:rFonts w:cstheme="minorHAnsi"/>
              </w:rPr>
            </w:rPrChange>
          </w:rPr>
          <w:t xml:space="preserve">(2006). </w:t>
        </w:r>
      </w:ins>
      <w:ins w:id="2502" w:author="David Conklin" w:date="2020-11-09T15:35:00Z">
        <w:r>
          <w:rPr>
            <w:rStyle w:val="Hyperlink"/>
            <w:rFonts w:cstheme="minorHAnsi"/>
            <w:color w:val="auto"/>
            <w:u w:val="none"/>
          </w:rPr>
          <w:t xml:space="preserve">Influence of volcanic history on groundwater patterns on the west slope of the Oregon High Cascades. </w:t>
        </w:r>
      </w:ins>
      <w:ins w:id="2503" w:author="David Conklin" w:date="2020-11-09T15:33:00Z">
        <w:r w:rsidRPr="00B22A8A">
          <w:rPr>
            <w:rStyle w:val="Hyperlink"/>
            <w:rFonts w:cstheme="minorHAnsi"/>
            <w:color w:val="auto"/>
            <w:u w:val="none"/>
            <w:rPrChange w:id="2504" w:author="David Conklin" w:date="2020-11-09T15:34:00Z">
              <w:rPr>
                <w:rStyle w:val="Hyperlink"/>
                <w:rFonts w:cstheme="minorHAnsi"/>
              </w:rPr>
            </w:rPrChange>
          </w:rPr>
          <w:t xml:space="preserve">Water Resources Research 42:W12411. </w:t>
        </w:r>
      </w:ins>
      <w:ins w:id="2505" w:author="David Conklin" w:date="2020-11-09T15:36:00Z">
        <w:r>
          <w:rPr>
            <w:rStyle w:val="Hyperlink"/>
            <w:rFonts w:cstheme="minorHAnsi"/>
            <w:color w:val="auto"/>
            <w:u w:val="none"/>
          </w:rPr>
          <w:t xml:space="preserve"> </w:t>
        </w:r>
      </w:ins>
      <w:ins w:id="2506" w:author="David Conklin" w:date="2020-11-09T15:38:00Z">
        <w:r>
          <w:rPr>
            <w:rStyle w:val="Hyperlink"/>
            <w:rFonts w:cstheme="minorHAnsi"/>
            <w:color w:val="auto"/>
            <w:u w:val="none"/>
          </w:rPr>
          <w:fldChar w:fldCharType="begin"/>
        </w:r>
        <w:r>
          <w:rPr>
            <w:rStyle w:val="Hyperlink"/>
            <w:rFonts w:cstheme="minorHAnsi"/>
            <w:color w:val="auto"/>
            <w:u w:val="none"/>
          </w:rPr>
          <w:instrText xml:space="preserve"> HYPERLINK "https://doi.org/10.1029/2005WR004812" </w:instrText>
        </w:r>
        <w:r>
          <w:rPr>
            <w:rStyle w:val="Hyperlink"/>
            <w:rFonts w:cstheme="minorHAnsi"/>
            <w:color w:val="auto"/>
            <w:u w:val="none"/>
          </w:rPr>
          <w:fldChar w:fldCharType="separate"/>
        </w:r>
        <w:r w:rsidRPr="00B22A8A">
          <w:rPr>
            <w:rStyle w:val="Hyperlink"/>
            <w:rFonts w:cstheme="minorHAnsi"/>
          </w:rPr>
          <w:t>https://doi.org/10.1029/2005WR004812</w:t>
        </w:r>
        <w:r>
          <w:rPr>
            <w:rStyle w:val="Hyperlink"/>
            <w:rFonts w:cstheme="minorHAnsi"/>
            <w:color w:val="auto"/>
            <w:u w:val="none"/>
          </w:rPr>
          <w:fldChar w:fldCharType="end"/>
        </w:r>
      </w:ins>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lastRenderedPageBreak/>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27"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ins w:id="2507" w:author="David Conklin" w:date="2020-11-10T16:17:00Z"/>
          <w:rStyle w:val="Hyperlink"/>
          <w:rFonts w:cstheme="minorHAnsi"/>
        </w:rPr>
      </w:pPr>
    </w:p>
    <w:p w14:paraId="1D1355C3" w14:textId="77777777" w:rsidR="00B64193" w:rsidRPr="00320149" w:rsidRDefault="00B64193" w:rsidP="00B64193">
      <w:pPr>
        <w:pStyle w:val="NoSpacing"/>
        <w:rPr>
          <w:ins w:id="2508" w:author="David Conklin" w:date="2020-11-10T16:17:00Z"/>
          <w:rFonts w:asciiTheme="minorHAnsi" w:hAnsiTheme="minorHAnsi" w:cstheme="minorHAnsi"/>
          <w:sz w:val="22"/>
          <w:szCs w:val="22"/>
        </w:rPr>
      </w:pPr>
      <w:ins w:id="2509" w:author="David Conklin" w:date="2020-11-10T16:17:00Z">
        <w:r w:rsidRPr="00320149">
          <w:rPr>
            <w:rFonts w:asciiTheme="minorHAnsi" w:hAnsiTheme="minorHAnsi" w:cstheme="minorHAnsi"/>
            <w:sz w:val="22"/>
            <w:szCs w:val="22"/>
          </w:rPr>
          <w:t>Moriasi DN, Arnold JG, Van Liew MW, Bingner RL, Harmel RD, and Veith TL (2007). Model Evaluation Guidelines for Systematic Quantification of Accuracy in Watershed Simulations. Transactions of the ASABE, 50(3): 885-900.</w:t>
        </w:r>
      </w:ins>
    </w:p>
    <w:p w14:paraId="09CDD064" w14:textId="77777777" w:rsidR="00B64193" w:rsidRPr="00320149" w:rsidRDefault="00B64193" w:rsidP="00B64193">
      <w:pPr>
        <w:rPr>
          <w:ins w:id="2510" w:author="David Conklin" w:date="2020-11-10T16:17:00Z"/>
          <w:rFonts w:cstheme="minorHAnsi"/>
        </w:rPr>
      </w:pPr>
    </w:p>
    <w:p w14:paraId="37C048CC" w14:textId="77777777" w:rsidR="00B64193" w:rsidRPr="00320149" w:rsidRDefault="00B64193" w:rsidP="00B64193">
      <w:pPr>
        <w:rPr>
          <w:ins w:id="2511" w:author="David Conklin" w:date="2020-11-10T16:17:00Z"/>
          <w:rFonts w:cstheme="minorHAnsi"/>
        </w:rPr>
      </w:pPr>
      <w:ins w:id="2512" w:author="David Conklin" w:date="2020-11-10T16:17:00Z">
        <w:r w:rsidRPr="00320149">
          <w:rPr>
            <w:rFonts w:cstheme="minorHAnsi"/>
          </w:rPr>
          <w:t>Moriasi DN, Gitau MW, Pai N, Daggupati P (2015).  Hydrologic and Water Quality Models: Performance Measures and Evaluation Criteria.  Transactions of the ASABE, 58(6): 1763-1785.</w:t>
        </w:r>
      </w:ins>
    </w:p>
    <w:p w14:paraId="66B583FD" w14:textId="77777777" w:rsidR="00B64193" w:rsidRPr="00320149" w:rsidRDefault="00B64193" w:rsidP="00B64193">
      <w:pPr>
        <w:rPr>
          <w:ins w:id="2513" w:author="David Conklin" w:date="2020-11-10T16:17:00Z"/>
          <w:rFonts w:cstheme="minorHAnsi"/>
        </w:rPr>
      </w:pPr>
    </w:p>
    <w:p w14:paraId="3E4CA2EE" w14:textId="77777777" w:rsidR="00B64193" w:rsidRDefault="00B64193" w:rsidP="006B6EE1">
      <w:pPr>
        <w:autoSpaceDE w:val="0"/>
        <w:autoSpaceDN w:val="0"/>
        <w:adjustRightInd w:val="0"/>
        <w:rPr>
          <w:rStyle w:val="Hyperlink"/>
          <w:rFonts w:cstheme="minorHAnsi"/>
        </w:rPr>
      </w:pPr>
    </w:p>
    <w:p w14:paraId="73E13EC5" w14:textId="65244EBD" w:rsidR="005F629F" w:rsidRDefault="005F629F" w:rsidP="006B6EE1">
      <w:pPr>
        <w:autoSpaceDE w:val="0"/>
        <w:autoSpaceDN w:val="0"/>
        <w:adjustRightInd w:val="0"/>
        <w:rPr>
          <w:ins w:id="2514" w:author="David Conklin" w:date="2020-11-18T14:45:00Z"/>
          <w:rStyle w:val="Hyperlink"/>
          <w:rFonts w:cstheme="minorHAnsi"/>
          <w:color w:val="auto"/>
          <w:u w:val="none"/>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28" w:history="1">
        <w:r w:rsidRPr="00F746EE">
          <w:rPr>
            <w:rStyle w:val="Hyperlink"/>
            <w:rFonts w:cstheme="minorHAnsi"/>
          </w:rPr>
          <w:t>http://www.jstor.com/stable/1941831</w:t>
        </w:r>
      </w:hyperlink>
      <w:r>
        <w:rPr>
          <w:rStyle w:val="Hyperlink"/>
          <w:rFonts w:cstheme="minorHAnsi"/>
          <w:color w:val="auto"/>
          <w:u w:val="none"/>
        </w:rPr>
        <w:t xml:space="preserve"> </w:t>
      </w:r>
    </w:p>
    <w:p w14:paraId="3CED8559" w14:textId="7F217541" w:rsidR="00F90C07" w:rsidRDefault="00F90C07" w:rsidP="006B6EE1">
      <w:pPr>
        <w:autoSpaceDE w:val="0"/>
        <w:autoSpaceDN w:val="0"/>
        <w:adjustRightInd w:val="0"/>
        <w:rPr>
          <w:ins w:id="2515" w:author="David Conklin" w:date="2020-11-18T14:45:00Z"/>
          <w:rStyle w:val="Hyperlink"/>
          <w:rFonts w:cstheme="minorHAnsi"/>
          <w:color w:val="auto"/>
          <w:u w:val="none"/>
        </w:rPr>
      </w:pPr>
    </w:p>
    <w:p w14:paraId="419C3B38" w14:textId="0C4D1E51" w:rsidR="00F90C07" w:rsidRPr="00A8214A" w:rsidRDefault="005E090B" w:rsidP="006B6EE1">
      <w:pPr>
        <w:autoSpaceDE w:val="0"/>
        <w:autoSpaceDN w:val="0"/>
        <w:adjustRightInd w:val="0"/>
        <w:rPr>
          <w:rFonts w:cstheme="minorHAnsi"/>
        </w:rPr>
      </w:pPr>
      <w:ins w:id="2516" w:author="David Conklin" w:date="2020-11-18T14:45:00Z">
        <w:r>
          <w:rPr>
            <w:rStyle w:val="Hyperlink"/>
            <w:rFonts w:cstheme="minorHAnsi"/>
            <w:color w:val="auto"/>
            <w:u w:val="none"/>
          </w:rPr>
          <w:t xml:space="preserve">USACE (2019) </w:t>
        </w:r>
        <w:r>
          <w:t xml:space="preserve">Willamette Basin Review Feasibility Study/Final Integrated Feasibility Report and Environmental Assessment, </w:t>
        </w:r>
      </w:ins>
      <w:ins w:id="2517" w:author="David Conklin" w:date="2020-11-18T14:46:00Z">
        <w:r>
          <w:t xml:space="preserve">USACE Portland District, </w:t>
        </w:r>
      </w:ins>
      <w:ins w:id="2518" w:author="David Conklin" w:date="2020-11-18T14:45:00Z">
        <w:r>
          <w:t>December 2019</w:t>
        </w:r>
      </w:ins>
      <w:ins w:id="2519" w:author="David Conklin" w:date="2020-11-18T14:48:00Z">
        <w:r>
          <w:t xml:space="preserve">. </w:t>
        </w:r>
        <w:r>
          <w:fldChar w:fldCharType="begin"/>
        </w:r>
        <w:r>
          <w:instrText xml:space="preserve"> HYPERLINK "</w:instrText>
        </w:r>
        <w:r w:rsidRPr="005E090B">
          <w:instrText>https://usace.contentdm.oclc.org/digital/collection/p16021coll7/id/13273</w:instrText>
        </w:r>
        <w:r>
          <w:instrText xml:space="preserve">" </w:instrText>
        </w:r>
        <w:r>
          <w:fldChar w:fldCharType="separate"/>
        </w:r>
        <w:r w:rsidRPr="00DC7EF9">
          <w:rPr>
            <w:rStyle w:val="Hyperlink"/>
          </w:rPr>
          <w:t>https://usace.contentdm.oclc.org/digital/collection/p16021coll7/id/13273</w:t>
        </w:r>
        <w:r>
          <w:fldChar w:fldCharType="end"/>
        </w:r>
        <w:r>
          <w:t xml:space="preserve"> </w:t>
        </w:r>
      </w:ins>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2CF212AE" w14:textId="4C808591" w:rsidR="006F5915" w:rsidRDefault="006F5915" w:rsidP="006F5915">
      <w:pPr>
        <w:pStyle w:val="Heading1"/>
        <w:rPr>
          <w:rFonts w:eastAsiaTheme="minorHAnsi"/>
        </w:rPr>
      </w:pPr>
      <w:bookmarkStart w:id="2520" w:name="_Toc56764298"/>
      <w:r>
        <w:rPr>
          <w:rFonts w:eastAsiaTheme="minorHAnsi"/>
        </w:rPr>
        <w:t>Acronyms</w:t>
      </w:r>
      <w:r w:rsidR="009D540F">
        <w:rPr>
          <w:rFonts w:eastAsiaTheme="minorHAnsi"/>
        </w:rPr>
        <w:t xml:space="preserve"> and Abbreviations</w:t>
      </w:r>
      <w:bookmarkEnd w:id="2520"/>
    </w:p>
    <w:p w14:paraId="3926A59D" w14:textId="5BCDF27D" w:rsidR="006F5915" w:rsidRDefault="006F5915" w:rsidP="006F5915"/>
    <w:p w14:paraId="38E0B0E9" w14:textId="381CDD3B"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29" w:history="1">
        <w:r w:rsidR="00275338" w:rsidRPr="00F444DE">
          <w:rPr>
            <w:rStyle w:val="Hyperlink"/>
          </w:rPr>
          <w:t>http://www.climatologylab.org/gridmet.html</w:t>
        </w:r>
      </w:hyperlink>
    </w:p>
    <w:p w14:paraId="6FDA26A5" w14:textId="79B65A7B" w:rsidR="00275338" w:rsidRDefault="0027533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53281CC4" w:rsidR="004F54A5" w:rsidRDefault="004F54A5" w:rsidP="00A06758">
      <w:r>
        <w:rPr>
          <w:b/>
          <w:bCs/>
        </w:rPr>
        <w:t>MOU</w:t>
      </w:r>
      <w:r>
        <w:t xml:space="preserve"> – Memorandum of Understanding</w:t>
      </w:r>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lastRenderedPageBreak/>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4ADA959F" w:rsidR="00933943" w:rsidRPr="00D97CDA" w:rsidRDefault="00933943" w:rsidP="00A06758">
      <w:pPr>
        <w:rPr>
          <w:rFonts w:cstheme="minorHAnsi"/>
        </w:rPr>
      </w:pPr>
      <w:r>
        <w:rPr>
          <w:rFonts w:cstheme="minorHAnsi"/>
          <w:color w:val="222222"/>
          <w:shd w:val="clear" w:color="auto" w:fill="FFFFFF"/>
        </w:rPr>
        <w:t>USACE – United States Army Corps of Engineers</w:t>
      </w:r>
    </w:p>
    <w:sectPr w:rsidR="00933943" w:rsidRPr="00D97CDA">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8B19C8" w14:textId="77777777" w:rsidR="00B36A50" w:rsidRDefault="00B36A50" w:rsidP="00064E77">
      <w:r>
        <w:separator/>
      </w:r>
    </w:p>
  </w:endnote>
  <w:endnote w:type="continuationSeparator" w:id="0">
    <w:p w14:paraId="34B2E931" w14:textId="77777777" w:rsidR="00B36A50" w:rsidRDefault="00B36A50"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94761279"/>
      <w:docPartObj>
        <w:docPartGallery w:val="Page Numbers (Bottom of Page)"/>
        <w:docPartUnique/>
      </w:docPartObj>
    </w:sdtPr>
    <w:sdtEndPr>
      <w:rPr>
        <w:noProof/>
      </w:rPr>
    </w:sdtEndPr>
    <w:sdtContent>
      <w:p w14:paraId="6E2FBDF9" w14:textId="77777777" w:rsidR="00D9019C" w:rsidRDefault="00D9019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D9019C" w:rsidRDefault="00D901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44B375" w14:textId="77777777" w:rsidR="00B36A50" w:rsidRDefault="00B36A50" w:rsidP="00064E77">
      <w:r>
        <w:separator/>
      </w:r>
    </w:p>
  </w:footnote>
  <w:footnote w:type="continuationSeparator" w:id="0">
    <w:p w14:paraId="564ADE29" w14:textId="77777777" w:rsidR="00B36A50" w:rsidRDefault="00B36A50"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BEB"/>
    <w:rsid w:val="000027C9"/>
    <w:rsid w:val="00002AB9"/>
    <w:rsid w:val="00004B85"/>
    <w:rsid w:val="00006331"/>
    <w:rsid w:val="000079BB"/>
    <w:rsid w:val="00010FCE"/>
    <w:rsid w:val="00014226"/>
    <w:rsid w:val="000167D7"/>
    <w:rsid w:val="000219DD"/>
    <w:rsid w:val="00022B0F"/>
    <w:rsid w:val="000266FC"/>
    <w:rsid w:val="00031F81"/>
    <w:rsid w:val="000336D8"/>
    <w:rsid w:val="00033F57"/>
    <w:rsid w:val="0003534E"/>
    <w:rsid w:val="00037790"/>
    <w:rsid w:val="0004200C"/>
    <w:rsid w:val="000433C1"/>
    <w:rsid w:val="000462BF"/>
    <w:rsid w:val="0005085B"/>
    <w:rsid w:val="00054B41"/>
    <w:rsid w:val="00054B65"/>
    <w:rsid w:val="00054BDD"/>
    <w:rsid w:val="00054FCC"/>
    <w:rsid w:val="0005603B"/>
    <w:rsid w:val="00057A5D"/>
    <w:rsid w:val="00057CFD"/>
    <w:rsid w:val="00060258"/>
    <w:rsid w:val="0006062B"/>
    <w:rsid w:val="00061D96"/>
    <w:rsid w:val="00064E77"/>
    <w:rsid w:val="00067529"/>
    <w:rsid w:val="000756EF"/>
    <w:rsid w:val="00077987"/>
    <w:rsid w:val="000806A1"/>
    <w:rsid w:val="00084A31"/>
    <w:rsid w:val="0009281D"/>
    <w:rsid w:val="00097361"/>
    <w:rsid w:val="00097976"/>
    <w:rsid w:val="000A1E81"/>
    <w:rsid w:val="000A28C2"/>
    <w:rsid w:val="000A466E"/>
    <w:rsid w:val="000B183E"/>
    <w:rsid w:val="000B2249"/>
    <w:rsid w:val="000C3E29"/>
    <w:rsid w:val="000C5A18"/>
    <w:rsid w:val="000C5B61"/>
    <w:rsid w:val="000D6396"/>
    <w:rsid w:val="000E342D"/>
    <w:rsid w:val="000E53D1"/>
    <w:rsid w:val="000E6A65"/>
    <w:rsid w:val="000F3107"/>
    <w:rsid w:val="0010247C"/>
    <w:rsid w:val="001051D3"/>
    <w:rsid w:val="00105F73"/>
    <w:rsid w:val="00130043"/>
    <w:rsid w:val="00136B9C"/>
    <w:rsid w:val="00140959"/>
    <w:rsid w:val="00141BA9"/>
    <w:rsid w:val="001426A7"/>
    <w:rsid w:val="00147635"/>
    <w:rsid w:val="001511F4"/>
    <w:rsid w:val="00154AFB"/>
    <w:rsid w:val="00156AFB"/>
    <w:rsid w:val="001602E1"/>
    <w:rsid w:val="00165835"/>
    <w:rsid w:val="00167AC6"/>
    <w:rsid w:val="00173147"/>
    <w:rsid w:val="00174337"/>
    <w:rsid w:val="00176B6C"/>
    <w:rsid w:val="00176FFA"/>
    <w:rsid w:val="00192A0B"/>
    <w:rsid w:val="00195906"/>
    <w:rsid w:val="001B411C"/>
    <w:rsid w:val="001B42FA"/>
    <w:rsid w:val="001B4B07"/>
    <w:rsid w:val="001B6B33"/>
    <w:rsid w:val="001C0FE8"/>
    <w:rsid w:val="001C227C"/>
    <w:rsid w:val="001C68ED"/>
    <w:rsid w:val="001D6736"/>
    <w:rsid w:val="001E7FA6"/>
    <w:rsid w:val="001F3D28"/>
    <w:rsid w:val="001F6EDB"/>
    <w:rsid w:val="00201EB4"/>
    <w:rsid w:val="002036EA"/>
    <w:rsid w:val="00213464"/>
    <w:rsid w:val="00221F0F"/>
    <w:rsid w:val="00223D2E"/>
    <w:rsid w:val="00223E80"/>
    <w:rsid w:val="00224E69"/>
    <w:rsid w:val="00230BDE"/>
    <w:rsid w:val="00232699"/>
    <w:rsid w:val="00232CB2"/>
    <w:rsid w:val="00234CF9"/>
    <w:rsid w:val="002432E4"/>
    <w:rsid w:val="00255861"/>
    <w:rsid w:val="00257E8F"/>
    <w:rsid w:val="00263AF4"/>
    <w:rsid w:val="00264293"/>
    <w:rsid w:val="00267FD4"/>
    <w:rsid w:val="00272344"/>
    <w:rsid w:val="0027285C"/>
    <w:rsid w:val="00273B32"/>
    <w:rsid w:val="00275338"/>
    <w:rsid w:val="002770CE"/>
    <w:rsid w:val="002822A5"/>
    <w:rsid w:val="002854B5"/>
    <w:rsid w:val="00286383"/>
    <w:rsid w:val="00287358"/>
    <w:rsid w:val="002971E8"/>
    <w:rsid w:val="002A34F3"/>
    <w:rsid w:val="002A54A5"/>
    <w:rsid w:val="002A6FA8"/>
    <w:rsid w:val="002B1A1D"/>
    <w:rsid w:val="002B6EA4"/>
    <w:rsid w:val="002B7117"/>
    <w:rsid w:val="002C16CA"/>
    <w:rsid w:val="002C303A"/>
    <w:rsid w:val="002C3E17"/>
    <w:rsid w:val="002C4C7A"/>
    <w:rsid w:val="002D2159"/>
    <w:rsid w:val="002D4074"/>
    <w:rsid w:val="002D4214"/>
    <w:rsid w:val="002D6657"/>
    <w:rsid w:val="002E0FEC"/>
    <w:rsid w:val="002E1CD4"/>
    <w:rsid w:val="002E6A03"/>
    <w:rsid w:val="002E7078"/>
    <w:rsid w:val="002E747C"/>
    <w:rsid w:val="002F13AD"/>
    <w:rsid w:val="002F5005"/>
    <w:rsid w:val="002F67CA"/>
    <w:rsid w:val="003014CA"/>
    <w:rsid w:val="00304172"/>
    <w:rsid w:val="00312039"/>
    <w:rsid w:val="00312BD4"/>
    <w:rsid w:val="00312D50"/>
    <w:rsid w:val="00313184"/>
    <w:rsid w:val="00314F62"/>
    <w:rsid w:val="0031526F"/>
    <w:rsid w:val="00320791"/>
    <w:rsid w:val="00321E8A"/>
    <w:rsid w:val="003248C7"/>
    <w:rsid w:val="003271F0"/>
    <w:rsid w:val="00327CA3"/>
    <w:rsid w:val="00334570"/>
    <w:rsid w:val="003345E8"/>
    <w:rsid w:val="00334BEF"/>
    <w:rsid w:val="0033601E"/>
    <w:rsid w:val="003410F4"/>
    <w:rsid w:val="003426E9"/>
    <w:rsid w:val="0034623E"/>
    <w:rsid w:val="003500F7"/>
    <w:rsid w:val="003613A1"/>
    <w:rsid w:val="0036489E"/>
    <w:rsid w:val="00364BDC"/>
    <w:rsid w:val="003655CF"/>
    <w:rsid w:val="00372E03"/>
    <w:rsid w:val="00382B0B"/>
    <w:rsid w:val="00390417"/>
    <w:rsid w:val="00393586"/>
    <w:rsid w:val="003A61FF"/>
    <w:rsid w:val="003A7CFD"/>
    <w:rsid w:val="003B3B98"/>
    <w:rsid w:val="003B5FA8"/>
    <w:rsid w:val="003B76A2"/>
    <w:rsid w:val="003D56B3"/>
    <w:rsid w:val="003D64A1"/>
    <w:rsid w:val="003E578D"/>
    <w:rsid w:val="003F21D3"/>
    <w:rsid w:val="003F360E"/>
    <w:rsid w:val="003F363E"/>
    <w:rsid w:val="003F72F2"/>
    <w:rsid w:val="004021FE"/>
    <w:rsid w:val="00403174"/>
    <w:rsid w:val="00406032"/>
    <w:rsid w:val="004061C2"/>
    <w:rsid w:val="00407672"/>
    <w:rsid w:val="004107FB"/>
    <w:rsid w:val="004111AF"/>
    <w:rsid w:val="00411AA2"/>
    <w:rsid w:val="00411CC0"/>
    <w:rsid w:val="00415923"/>
    <w:rsid w:val="004168B8"/>
    <w:rsid w:val="00427566"/>
    <w:rsid w:val="00443306"/>
    <w:rsid w:val="0044336B"/>
    <w:rsid w:val="00446DD1"/>
    <w:rsid w:val="00451A73"/>
    <w:rsid w:val="004551D7"/>
    <w:rsid w:val="004604E0"/>
    <w:rsid w:val="004613B3"/>
    <w:rsid w:val="00462D80"/>
    <w:rsid w:val="004650FC"/>
    <w:rsid w:val="0047053B"/>
    <w:rsid w:val="00474F6A"/>
    <w:rsid w:val="00485E18"/>
    <w:rsid w:val="004966FD"/>
    <w:rsid w:val="004A0118"/>
    <w:rsid w:val="004A5E49"/>
    <w:rsid w:val="004B3A38"/>
    <w:rsid w:val="004B556A"/>
    <w:rsid w:val="004C14AB"/>
    <w:rsid w:val="004C20CD"/>
    <w:rsid w:val="004C2384"/>
    <w:rsid w:val="004C3A29"/>
    <w:rsid w:val="004C3F2F"/>
    <w:rsid w:val="004C750A"/>
    <w:rsid w:val="004D33B7"/>
    <w:rsid w:val="004D53D7"/>
    <w:rsid w:val="004E5E65"/>
    <w:rsid w:val="004F2098"/>
    <w:rsid w:val="004F54A5"/>
    <w:rsid w:val="004F7B84"/>
    <w:rsid w:val="0050511E"/>
    <w:rsid w:val="005107A7"/>
    <w:rsid w:val="00521727"/>
    <w:rsid w:val="00525BEB"/>
    <w:rsid w:val="005271A6"/>
    <w:rsid w:val="00527425"/>
    <w:rsid w:val="00531AC5"/>
    <w:rsid w:val="005343D4"/>
    <w:rsid w:val="00535731"/>
    <w:rsid w:val="005369C0"/>
    <w:rsid w:val="0054028D"/>
    <w:rsid w:val="0055476E"/>
    <w:rsid w:val="0056152A"/>
    <w:rsid w:val="005729DB"/>
    <w:rsid w:val="00581BEB"/>
    <w:rsid w:val="00585C7E"/>
    <w:rsid w:val="005875B4"/>
    <w:rsid w:val="00593C5F"/>
    <w:rsid w:val="00595105"/>
    <w:rsid w:val="005A2A0B"/>
    <w:rsid w:val="005A5638"/>
    <w:rsid w:val="005A6F58"/>
    <w:rsid w:val="005B4DD9"/>
    <w:rsid w:val="005B5E46"/>
    <w:rsid w:val="005C01BD"/>
    <w:rsid w:val="005C1A69"/>
    <w:rsid w:val="005C2F4A"/>
    <w:rsid w:val="005C537E"/>
    <w:rsid w:val="005D4F10"/>
    <w:rsid w:val="005E090B"/>
    <w:rsid w:val="005F3164"/>
    <w:rsid w:val="005F3D22"/>
    <w:rsid w:val="005F46C8"/>
    <w:rsid w:val="005F5843"/>
    <w:rsid w:val="005F629F"/>
    <w:rsid w:val="005F7F6C"/>
    <w:rsid w:val="006076FE"/>
    <w:rsid w:val="006200EB"/>
    <w:rsid w:val="006313A1"/>
    <w:rsid w:val="00632DCA"/>
    <w:rsid w:val="0064217D"/>
    <w:rsid w:val="00645753"/>
    <w:rsid w:val="00647F96"/>
    <w:rsid w:val="00655BC7"/>
    <w:rsid w:val="006569CE"/>
    <w:rsid w:val="006636CC"/>
    <w:rsid w:val="00672FFF"/>
    <w:rsid w:val="006764F3"/>
    <w:rsid w:val="00683502"/>
    <w:rsid w:val="00684B5F"/>
    <w:rsid w:val="0068783A"/>
    <w:rsid w:val="00691D6A"/>
    <w:rsid w:val="006A06E4"/>
    <w:rsid w:val="006A1260"/>
    <w:rsid w:val="006A13B7"/>
    <w:rsid w:val="006A1CF2"/>
    <w:rsid w:val="006B20AF"/>
    <w:rsid w:val="006B5B79"/>
    <w:rsid w:val="006B6EE1"/>
    <w:rsid w:val="006C2435"/>
    <w:rsid w:val="006C64CF"/>
    <w:rsid w:val="006D28E9"/>
    <w:rsid w:val="006D40C9"/>
    <w:rsid w:val="006D4FDF"/>
    <w:rsid w:val="006D6388"/>
    <w:rsid w:val="006F1246"/>
    <w:rsid w:val="006F174A"/>
    <w:rsid w:val="006F30D2"/>
    <w:rsid w:val="006F5915"/>
    <w:rsid w:val="006F5D7E"/>
    <w:rsid w:val="007063C8"/>
    <w:rsid w:val="00717D5B"/>
    <w:rsid w:val="00722BBC"/>
    <w:rsid w:val="007257C6"/>
    <w:rsid w:val="00732C63"/>
    <w:rsid w:val="00732D7E"/>
    <w:rsid w:val="00734986"/>
    <w:rsid w:val="00736461"/>
    <w:rsid w:val="00742BBC"/>
    <w:rsid w:val="007441D2"/>
    <w:rsid w:val="00751211"/>
    <w:rsid w:val="007512E5"/>
    <w:rsid w:val="007534AF"/>
    <w:rsid w:val="007639FF"/>
    <w:rsid w:val="00767641"/>
    <w:rsid w:val="00767E36"/>
    <w:rsid w:val="00771FED"/>
    <w:rsid w:val="00785F2A"/>
    <w:rsid w:val="007861B3"/>
    <w:rsid w:val="00791547"/>
    <w:rsid w:val="007A07CC"/>
    <w:rsid w:val="007A1AB6"/>
    <w:rsid w:val="007A55EC"/>
    <w:rsid w:val="007A5CBA"/>
    <w:rsid w:val="007B1928"/>
    <w:rsid w:val="007B2879"/>
    <w:rsid w:val="007D47B3"/>
    <w:rsid w:val="007D61AE"/>
    <w:rsid w:val="007D6672"/>
    <w:rsid w:val="007D6B56"/>
    <w:rsid w:val="007D6ECA"/>
    <w:rsid w:val="007E053D"/>
    <w:rsid w:val="007E2AF3"/>
    <w:rsid w:val="007E3B3F"/>
    <w:rsid w:val="007E3C93"/>
    <w:rsid w:val="007E51F7"/>
    <w:rsid w:val="007E57E4"/>
    <w:rsid w:val="007F4C1F"/>
    <w:rsid w:val="007F5C02"/>
    <w:rsid w:val="008009EB"/>
    <w:rsid w:val="008026E7"/>
    <w:rsid w:val="00810296"/>
    <w:rsid w:val="008110C5"/>
    <w:rsid w:val="00815A18"/>
    <w:rsid w:val="00822953"/>
    <w:rsid w:val="00823D41"/>
    <w:rsid w:val="0082582D"/>
    <w:rsid w:val="00826A6C"/>
    <w:rsid w:val="00827338"/>
    <w:rsid w:val="00834EE4"/>
    <w:rsid w:val="00842485"/>
    <w:rsid w:val="0084628D"/>
    <w:rsid w:val="008505BB"/>
    <w:rsid w:val="008567FC"/>
    <w:rsid w:val="008575BA"/>
    <w:rsid w:val="00861163"/>
    <w:rsid w:val="00864A13"/>
    <w:rsid w:val="00867943"/>
    <w:rsid w:val="00867B2E"/>
    <w:rsid w:val="00871F69"/>
    <w:rsid w:val="008740A4"/>
    <w:rsid w:val="008770E3"/>
    <w:rsid w:val="00881DF0"/>
    <w:rsid w:val="00882C17"/>
    <w:rsid w:val="0088329B"/>
    <w:rsid w:val="00885D48"/>
    <w:rsid w:val="00885DEF"/>
    <w:rsid w:val="00887D92"/>
    <w:rsid w:val="008920B1"/>
    <w:rsid w:val="00893F4B"/>
    <w:rsid w:val="00894992"/>
    <w:rsid w:val="008A2C49"/>
    <w:rsid w:val="008A3B2B"/>
    <w:rsid w:val="008A487C"/>
    <w:rsid w:val="008A493C"/>
    <w:rsid w:val="008B095E"/>
    <w:rsid w:val="008B36F2"/>
    <w:rsid w:val="008B7F8E"/>
    <w:rsid w:val="008C0B03"/>
    <w:rsid w:val="008C41BA"/>
    <w:rsid w:val="008C7362"/>
    <w:rsid w:val="008E4511"/>
    <w:rsid w:val="008E6C13"/>
    <w:rsid w:val="008E7929"/>
    <w:rsid w:val="008F3962"/>
    <w:rsid w:val="008F7342"/>
    <w:rsid w:val="0090110A"/>
    <w:rsid w:val="00903B23"/>
    <w:rsid w:val="00906BBF"/>
    <w:rsid w:val="00906CF9"/>
    <w:rsid w:val="00906F5B"/>
    <w:rsid w:val="009123A7"/>
    <w:rsid w:val="00916473"/>
    <w:rsid w:val="00916DC9"/>
    <w:rsid w:val="0092040E"/>
    <w:rsid w:val="009236BE"/>
    <w:rsid w:val="009265EA"/>
    <w:rsid w:val="00933943"/>
    <w:rsid w:val="00940A74"/>
    <w:rsid w:val="009425BC"/>
    <w:rsid w:val="00943389"/>
    <w:rsid w:val="00950765"/>
    <w:rsid w:val="00950F74"/>
    <w:rsid w:val="00953D2B"/>
    <w:rsid w:val="00954D4B"/>
    <w:rsid w:val="0095647E"/>
    <w:rsid w:val="00967B0D"/>
    <w:rsid w:val="00971FD7"/>
    <w:rsid w:val="0097392C"/>
    <w:rsid w:val="00973C38"/>
    <w:rsid w:val="0097591A"/>
    <w:rsid w:val="009767A5"/>
    <w:rsid w:val="00980016"/>
    <w:rsid w:val="0098253A"/>
    <w:rsid w:val="00990AF3"/>
    <w:rsid w:val="00993602"/>
    <w:rsid w:val="00993916"/>
    <w:rsid w:val="009A1DC8"/>
    <w:rsid w:val="009A327B"/>
    <w:rsid w:val="009B218C"/>
    <w:rsid w:val="009C132A"/>
    <w:rsid w:val="009C1707"/>
    <w:rsid w:val="009C4FBC"/>
    <w:rsid w:val="009D0358"/>
    <w:rsid w:val="009D249C"/>
    <w:rsid w:val="009D540F"/>
    <w:rsid w:val="009D6DEE"/>
    <w:rsid w:val="009F0E39"/>
    <w:rsid w:val="009F132A"/>
    <w:rsid w:val="009F139C"/>
    <w:rsid w:val="009F16B9"/>
    <w:rsid w:val="009F1ED9"/>
    <w:rsid w:val="009F2CF4"/>
    <w:rsid w:val="009F6E43"/>
    <w:rsid w:val="00A06758"/>
    <w:rsid w:val="00A0759A"/>
    <w:rsid w:val="00A112B7"/>
    <w:rsid w:val="00A20B4A"/>
    <w:rsid w:val="00A20FF9"/>
    <w:rsid w:val="00A21124"/>
    <w:rsid w:val="00A24D01"/>
    <w:rsid w:val="00A35AEA"/>
    <w:rsid w:val="00A37865"/>
    <w:rsid w:val="00A403F2"/>
    <w:rsid w:val="00A41DB9"/>
    <w:rsid w:val="00A43D30"/>
    <w:rsid w:val="00A45D66"/>
    <w:rsid w:val="00A51BEA"/>
    <w:rsid w:val="00A5284D"/>
    <w:rsid w:val="00A55502"/>
    <w:rsid w:val="00A57AB6"/>
    <w:rsid w:val="00A63C5B"/>
    <w:rsid w:val="00A63DAE"/>
    <w:rsid w:val="00A72932"/>
    <w:rsid w:val="00A75EF8"/>
    <w:rsid w:val="00A81ED1"/>
    <w:rsid w:val="00A8214A"/>
    <w:rsid w:val="00A827C4"/>
    <w:rsid w:val="00A858FC"/>
    <w:rsid w:val="00A8733F"/>
    <w:rsid w:val="00A928D9"/>
    <w:rsid w:val="00A92F06"/>
    <w:rsid w:val="00AA220A"/>
    <w:rsid w:val="00AB1E51"/>
    <w:rsid w:val="00AB31D0"/>
    <w:rsid w:val="00AB4A43"/>
    <w:rsid w:val="00AC6CF6"/>
    <w:rsid w:val="00AD0B00"/>
    <w:rsid w:val="00AD22DC"/>
    <w:rsid w:val="00AD412A"/>
    <w:rsid w:val="00AE355A"/>
    <w:rsid w:val="00AE364B"/>
    <w:rsid w:val="00AE7826"/>
    <w:rsid w:val="00AF7701"/>
    <w:rsid w:val="00B0089C"/>
    <w:rsid w:val="00B01693"/>
    <w:rsid w:val="00B06ED6"/>
    <w:rsid w:val="00B10B8F"/>
    <w:rsid w:val="00B17BF2"/>
    <w:rsid w:val="00B20483"/>
    <w:rsid w:val="00B216A9"/>
    <w:rsid w:val="00B22A8A"/>
    <w:rsid w:val="00B2572B"/>
    <w:rsid w:val="00B273FF"/>
    <w:rsid w:val="00B34F16"/>
    <w:rsid w:val="00B36A50"/>
    <w:rsid w:val="00B37892"/>
    <w:rsid w:val="00B447EE"/>
    <w:rsid w:val="00B47486"/>
    <w:rsid w:val="00B47F76"/>
    <w:rsid w:val="00B5577C"/>
    <w:rsid w:val="00B57484"/>
    <w:rsid w:val="00B62984"/>
    <w:rsid w:val="00B64193"/>
    <w:rsid w:val="00B65B7C"/>
    <w:rsid w:val="00B707C3"/>
    <w:rsid w:val="00B70EF0"/>
    <w:rsid w:val="00B764D6"/>
    <w:rsid w:val="00B76B73"/>
    <w:rsid w:val="00B879F8"/>
    <w:rsid w:val="00B912FF"/>
    <w:rsid w:val="00B91F45"/>
    <w:rsid w:val="00B939DE"/>
    <w:rsid w:val="00B94EEB"/>
    <w:rsid w:val="00BA7163"/>
    <w:rsid w:val="00BB1179"/>
    <w:rsid w:val="00BD0A05"/>
    <w:rsid w:val="00BD0F8C"/>
    <w:rsid w:val="00BD5610"/>
    <w:rsid w:val="00BD69AE"/>
    <w:rsid w:val="00BE0962"/>
    <w:rsid w:val="00BE0D88"/>
    <w:rsid w:val="00C13229"/>
    <w:rsid w:val="00C163DA"/>
    <w:rsid w:val="00C26282"/>
    <w:rsid w:val="00C3243C"/>
    <w:rsid w:val="00C34EBD"/>
    <w:rsid w:val="00C364E7"/>
    <w:rsid w:val="00C4199C"/>
    <w:rsid w:val="00C46F0A"/>
    <w:rsid w:val="00C551F9"/>
    <w:rsid w:val="00C66A50"/>
    <w:rsid w:val="00C67CA6"/>
    <w:rsid w:val="00C70B81"/>
    <w:rsid w:val="00C739DC"/>
    <w:rsid w:val="00C74675"/>
    <w:rsid w:val="00C76427"/>
    <w:rsid w:val="00C77A33"/>
    <w:rsid w:val="00C91B08"/>
    <w:rsid w:val="00C93662"/>
    <w:rsid w:val="00C97C9B"/>
    <w:rsid w:val="00CA1F9F"/>
    <w:rsid w:val="00CA564C"/>
    <w:rsid w:val="00CA57D5"/>
    <w:rsid w:val="00CA72BF"/>
    <w:rsid w:val="00CB152A"/>
    <w:rsid w:val="00CB4C46"/>
    <w:rsid w:val="00CB7A37"/>
    <w:rsid w:val="00CF4732"/>
    <w:rsid w:val="00D07292"/>
    <w:rsid w:val="00D139AA"/>
    <w:rsid w:val="00D165C3"/>
    <w:rsid w:val="00D23CD9"/>
    <w:rsid w:val="00D2456B"/>
    <w:rsid w:val="00D33A9A"/>
    <w:rsid w:val="00D35AF7"/>
    <w:rsid w:val="00D35D53"/>
    <w:rsid w:val="00D37188"/>
    <w:rsid w:val="00D374A0"/>
    <w:rsid w:val="00D37681"/>
    <w:rsid w:val="00D4091B"/>
    <w:rsid w:val="00D42CAC"/>
    <w:rsid w:val="00D51F6E"/>
    <w:rsid w:val="00D5623E"/>
    <w:rsid w:val="00D62A8A"/>
    <w:rsid w:val="00D717A3"/>
    <w:rsid w:val="00D74473"/>
    <w:rsid w:val="00D76EDD"/>
    <w:rsid w:val="00D81915"/>
    <w:rsid w:val="00D81BAE"/>
    <w:rsid w:val="00D824EC"/>
    <w:rsid w:val="00D9019C"/>
    <w:rsid w:val="00D95F90"/>
    <w:rsid w:val="00D97755"/>
    <w:rsid w:val="00D97CDA"/>
    <w:rsid w:val="00DA2F14"/>
    <w:rsid w:val="00DA6D1B"/>
    <w:rsid w:val="00DB423F"/>
    <w:rsid w:val="00DB51E5"/>
    <w:rsid w:val="00DB520F"/>
    <w:rsid w:val="00DB7E71"/>
    <w:rsid w:val="00DC2179"/>
    <w:rsid w:val="00DC262D"/>
    <w:rsid w:val="00DC2EF1"/>
    <w:rsid w:val="00DD2AF6"/>
    <w:rsid w:val="00DD61F9"/>
    <w:rsid w:val="00DD71D6"/>
    <w:rsid w:val="00DE1B0B"/>
    <w:rsid w:val="00DE5480"/>
    <w:rsid w:val="00DE569D"/>
    <w:rsid w:val="00DF1805"/>
    <w:rsid w:val="00DF2362"/>
    <w:rsid w:val="00DF2C1A"/>
    <w:rsid w:val="00DF349B"/>
    <w:rsid w:val="00DF5ECA"/>
    <w:rsid w:val="00E0306D"/>
    <w:rsid w:val="00E04B96"/>
    <w:rsid w:val="00E11E6C"/>
    <w:rsid w:val="00E148C3"/>
    <w:rsid w:val="00E148E2"/>
    <w:rsid w:val="00E27506"/>
    <w:rsid w:val="00E3424C"/>
    <w:rsid w:val="00E40F75"/>
    <w:rsid w:val="00E4269C"/>
    <w:rsid w:val="00E42C86"/>
    <w:rsid w:val="00E44C5F"/>
    <w:rsid w:val="00E45D19"/>
    <w:rsid w:val="00E5024C"/>
    <w:rsid w:val="00E54FFC"/>
    <w:rsid w:val="00E624C2"/>
    <w:rsid w:val="00E66595"/>
    <w:rsid w:val="00E66A7C"/>
    <w:rsid w:val="00E66BC2"/>
    <w:rsid w:val="00E675D5"/>
    <w:rsid w:val="00E705B6"/>
    <w:rsid w:val="00E70EE0"/>
    <w:rsid w:val="00E72638"/>
    <w:rsid w:val="00E735F4"/>
    <w:rsid w:val="00E7709F"/>
    <w:rsid w:val="00E80ACF"/>
    <w:rsid w:val="00E82496"/>
    <w:rsid w:val="00E85A4D"/>
    <w:rsid w:val="00E90646"/>
    <w:rsid w:val="00E91BC9"/>
    <w:rsid w:val="00E965AC"/>
    <w:rsid w:val="00E979CF"/>
    <w:rsid w:val="00EA30D9"/>
    <w:rsid w:val="00EA5C3A"/>
    <w:rsid w:val="00EB3145"/>
    <w:rsid w:val="00EB51AF"/>
    <w:rsid w:val="00EB66B0"/>
    <w:rsid w:val="00EC2225"/>
    <w:rsid w:val="00EC7B8F"/>
    <w:rsid w:val="00ED2ABA"/>
    <w:rsid w:val="00ED5EB4"/>
    <w:rsid w:val="00ED6238"/>
    <w:rsid w:val="00EE1735"/>
    <w:rsid w:val="00EE1929"/>
    <w:rsid w:val="00EE44D6"/>
    <w:rsid w:val="00EF5CF0"/>
    <w:rsid w:val="00F01A67"/>
    <w:rsid w:val="00F11A3C"/>
    <w:rsid w:val="00F11AF0"/>
    <w:rsid w:val="00F20635"/>
    <w:rsid w:val="00F275A8"/>
    <w:rsid w:val="00F30940"/>
    <w:rsid w:val="00F31665"/>
    <w:rsid w:val="00F32242"/>
    <w:rsid w:val="00F40120"/>
    <w:rsid w:val="00F45CDF"/>
    <w:rsid w:val="00F47B71"/>
    <w:rsid w:val="00F54E41"/>
    <w:rsid w:val="00F666D4"/>
    <w:rsid w:val="00F66D28"/>
    <w:rsid w:val="00F66D95"/>
    <w:rsid w:val="00F77810"/>
    <w:rsid w:val="00F80218"/>
    <w:rsid w:val="00F81EFD"/>
    <w:rsid w:val="00F8477A"/>
    <w:rsid w:val="00F90C07"/>
    <w:rsid w:val="00F9474B"/>
    <w:rsid w:val="00F94E7F"/>
    <w:rsid w:val="00F95AB4"/>
    <w:rsid w:val="00FB2FA9"/>
    <w:rsid w:val="00FB5588"/>
    <w:rsid w:val="00FB6831"/>
    <w:rsid w:val="00FC0533"/>
    <w:rsid w:val="00FC290B"/>
    <w:rsid w:val="00FC642F"/>
    <w:rsid w:val="00FD7EFE"/>
    <w:rsid w:val="00FE728D"/>
    <w:rsid w:val="00FF071C"/>
    <w:rsid w:val="00FF0F24"/>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chartTrackingRefBased/>
  <w15:docId w15:val="{404274E2-A2FF-4F22-B7F7-9F37F69C7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hyperlink" Target="https://doi.org/10.1007/BF00045196" TargetMode="External"/><Relationship Id="rId3" Type="http://schemas.openxmlformats.org/officeDocument/2006/relationships/styles" Target="styles.xml"/><Relationship Id="rId21" Type="http://schemas.openxmlformats.org/officeDocument/2006/relationships/chart" Target="charts/chart1.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https://www.epa.gov/national-aquatic-resource-surveys/what-national-wetland-condition-assessment" TargetMode="External"/><Relationship Id="rId25" Type="http://schemas.openxmlformats.org/officeDocument/2006/relationships/hyperlink" Target="https://www.oregon.gov/deq/FilterDocs/heatsourcemanual.pdf"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1.png"/><Relationship Id="rId29" Type="http://schemas.openxmlformats.org/officeDocument/2006/relationships/hyperlink" Target="http://www.climatologylab.org/gridmet.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5.JP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4.png"/><Relationship Id="rId28" Type="http://schemas.openxmlformats.org/officeDocument/2006/relationships/hyperlink" Target="http://www.jstor.com/stable/1941831" TargetMode="External"/><Relationship Id="rId10" Type="http://schemas.openxmlformats.org/officeDocument/2006/relationships/image" Target="media/image2.JP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doi.org/10.1029/2018WR024236" TargetMode="External"/><Relationship Id="rId30" Type="http://schemas.openxmlformats.org/officeDocument/2006/relationships/footer" Target="footer1.xml"/><Relationship Id="rId8" Type="http://schemas.openxmlformats.org/officeDocument/2006/relationships/hyperlink" Target="mailto:cw3m@freshwatersim.com"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CW3M.git\trunk\DataCW3M\SkillAssessment\StatisticsCalculator108months.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'Statistics calculator'!$H$3</c:f>
          <c:strCache>
            <c:ptCount val="1"/>
            <c:pt idx="0">
              <c:v>simulated temperatures on reach 23772751</c:v>
            </c:pt>
          </c:strCache>
        </c:strRef>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'Statistics calculator'!$H$3</c:f>
              <c:strCache>
                <c:ptCount val="1"/>
                <c:pt idx="0">
                  <c:v>simulated temperatures on reach 23772751</c:v>
                </c:pt>
              </c:strCache>
            </c:strRef>
          </c:tx>
          <c:spPr>
            <a:ln w="28575" cap="rnd">
              <a:solidFill>
                <a:schemeClr val="accent1"/>
              </a:solidFill>
              <a:round/>
            </a:ln>
            <a:effectLst/>
          </c:spPr>
          <c:marker>
            <c:symbol val="none"/>
          </c:marker>
          <c:val>
            <c:numRef>
              <c:f>'Statistics calculator'!$H$4:$H$111</c:f>
              <c:numCache>
                <c:formatCode>General</c:formatCode>
                <c:ptCount val="108"/>
                <c:pt idx="0">
                  <c:v>4.7275349999999996</c:v>
                </c:pt>
                <c:pt idx="1">
                  <c:v>6.1626500000000002</c:v>
                </c:pt>
                <c:pt idx="2">
                  <c:v>7.7647190000000004</c:v>
                </c:pt>
                <c:pt idx="3">
                  <c:v>8.7394440000000007</c:v>
                </c:pt>
                <c:pt idx="4">
                  <c:v>10.895346999999999</c:v>
                </c:pt>
                <c:pt idx="5">
                  <c:v>12.041124</c:v>
                </c:pt>
                <c:pt idx="6">
                  <c:v>15.565261</c:v>
                </c:pt>
                <c:pt idx="7">
                  <c:v>15.418196</c:v>
                </c:pt>
                <c:pt idx="8">
                  <c:v>16.614798</c:v>
                </c:pt>
                <c:pt idx="9">
                  <c:v>14.551155</c:v>
                </c:pt>
                <c:pt idx="10">
                  <c:v>9.5244169999999997</c:v>
                </c:pt>
                <c:pt idx="11">
                  <c:v>6.6511800000000001</c:v>
                </c:pt>
                <c:pt idx="12">
                  <c:v>5.9907450000000004</c:v>
                </c:pt>
                <c:pt idx="13">
                  <c:v>5.5388979999999997</c:v>
                </c:pt>
                <c:pt idx="14">
                  <c:v>6.738721</c:v>
                </c:pt>
                <c:pt idx="15">
                  <c:v>8.0542259999999999</c:v>
                </c:pt>
                <c:pt idx="16">
                  <c:v>9.7390469999999993</c:v>
                </c:pt>
                <c:pt idx="17">
                  <c:v>11.279282</c:v>
                </c:pt>
                <c:pt idx="18">
                  <c:v>13.358419</c:v>
                </c:pt>
                <c:pt idx="19">
                  <c:v>15.152473000000001</c:v>
                </c:pt>
                <c:pt idx="20">
                  <c:v>17.007148999999998</c:v>
                </c:pt>
                <c:pt idx="21">
                  <c:v>14.107922</c:v>
                </c:pt>
                <c:pt idx="22">
                  <c:v>10.607386</c:v>
                </c:pt>
                <c:pt idx="23">
                  <c:v>6.5614030000000003</c:v>
                </c:pt>
                <c:pt idx="24">
                  <c:v>6.3881779999999999</c:v>
                </c:pt>
                <c:pt idx="25">
                  <c:v>6.1364869999999998</c:v>
                </c:pt>
                <c:pt idx="26">
                  <c:v>6.6723759999999999</c:v>
                </c:pt>
                <c:pt idx="27">
                  <c:v>8.7064810000000001</c:v>
                </c:pt>
                <c:pt idx="28">
                  <c:v>10.619035</c:v>
                </c:pt>
                <c:pt idx="29">
                  <c:v>10.813514</c:v>
                </c:pt>
                <c:pt idx="30">
                  <c:v>14.513451</c:v>
                </c:pt>
                <c:pt idx="31">
                  <c:v>15.289508</c:v>
                </c:pt>
                <c:pt idx="32">
                  <c:v>17.181339000000001</c:v>
                </c:pt>
                <c:pt idx="33">
                  <c:v>14.215125</c:v>
                </c:pt>
                <c:pt idx="34">
                  <c:v>9.6511329999999997</c:v>
                </c:pt>
                <c:pt idx="35">
                  <c:v>5.7783899999999999</c:v>
                </c:pt>
                <c:pt idx="36">
                  <c:v>5.4992270000000003</c:v>
                </c:pt>
                <c:pt idx="37">
                  <c:v>5.9884880000000003</c:v>
                </c:pt>
                <c:pt idx="38">
                  <c:v>7.3878209999999997</c:v>
                </c:pt>
                <c:pt idx="39">
                  <c:v>8.9383820000000007</c:v>
                </c:pt>
                <c:pt idx="40">
                  <c:v>11.033396</c:v>
                </c:pt>
                <c:pt idx="41">
                  <c:v>13.514919000000001</c:v>
                </c:pt>
                <c:pt idx="42">
                  <c:v>15.611948999999999</c:v>
                </c:pt>
                <c:pt idx="43">
                  <c:v>14.909757000000001</c:v>
                </c:pt>
                <c:pt idx="44">
                  <c:v>16.552647</c:v>
                </c:pt>
                <c:pt idx="45">
                  <c:v>13.421500999999999</c:v>
                </c:pt>
                <c:pt idx="46">
                  <c:v>9.4158310000000007</c:v>
                </c:pt>
                <c:pt idx="47">
                  <c:v>6.1741349999999997</c:v>
                </c:pt>
                <c:pt idx="48">
                  <c:v>6.163926</c:v>
                </c:pt>
                <c:pt idx="49">
                  <c:v>5.6749840000000003</c:v>
                </c:pt>
                <c:pt idx="50">
                  <c:v>7.5663410000000004</c:v>
                </c:pt>
                <c:pt idx="51">
                  <c:v>9.4826519999999999</c:v>
                </c:pt>
                <c:pt idx="52">
                  <c:v>11.436361</c:v>
                </c:pt>
                <c:pt idx="53">
                  <c:v>13.574808000000001</c:v>
                </c:pt>
                <c:pt idx="54">
                  <c:v>15.500493000000001</c:v>
                </c:pt>
                <c:pt idx="55">
                  <c:v>15.345357999999999</c:v>
                </c:pt>
                <c:pt idx="56">
                  <c:v>17.055077000000001</c:v>
                </c:pt>
                <c:pt idx="57">
                  <c:v>14.612627</c:v>
                </c:pt>
                <c:pt idx="58">
                  <c:v>9.8216470000000005</c:v>
                </c:pt>
                <c:pt idx="59">
                  <c:v>6.6149459999999998</c:v>
                </c:pt>
                <c:pt idx="60">
                  <c:v>5.8225959999999999</c:v>
                </c:pt>
                <c:pt idx="61">
                  <c:v>6.6302139999999996</c:v>
                </c:pt>
                <c:pt idx="62">
                  <c:v>8.7359899999999993</c:v>
                </c:pt>
                <c:pt idx="63">
                  <c:v>9.6482729999999997</c:v>
                </c:pt>
                <c:pt idx="64">
                  <c:v>12.460485</c:v>
                </c:pt>
                <c:pt idx="65">
                  <c:v>14.855195999999999</c:v>
                </c:pt>
                <c:pt idx="66">
                  <c:v>15.279545000000001</c:v>
                </c:pt>
                <c:pt idx="67">
                  <c:v>14.812206</c:v>
                </c:pt>
                <c:pt idx="68">
                  <c:v>16.262654999999999</c:v>
                </c:pt>
                <c:pt idx="69">
                  <c:v>16.541996000000001</c:v>
                </c:pt>
                <c:pt idx="70">
                  <c:v>11.254122000000001</c:v>
                </c:pt>
                <c:pt idx="71">
                  <c:v>6.8625230000000004</c:v>
                </c:pt>
                <c:pt idx="72">
                  <c:v>6.5806110000000002</c:v>
                </c:pt>
                <c:pt idx="73">
                  <c:v>6.4230900000000002</c:v>
                </c:pt>
                <c:pt idx="74">
                  <c:v>7.4702000000000002</c:v>
                </c:pt>
                <c:pt idx="75">
                  <c:v>9.8483719999999995</c:v>
                </c:pt>
                <c:pt idx="76">
                  <c:v>12.070455000000001</c:v>
                </c:pt>
                <c:pt idx="77">
                  <c:v>14.555984</c:v>
                </c:pt>
                <c:pt idx="78">
                  <c:v>15.188807000000001</c:v>
                </c:pt>
                <c:pt idx="79">
                  <c:v>15.615691</c:v>
                </c:pt>
                <c:pt idx="80">
                  <c:v>17.271536000000001</c:v>
                </c:pt>
                <c:pt idx="81">
                  <c:v>12.931481</c:v>
                </c:pt>
                <c:pt idx="82">
                  <c:v>9.4772859999999994</c:v>
                </c:pt>
                <c:pt idx="83">
                  <c:v>6.7547280000000001</c:v>
                </c:pt>
                <c:pt idx="84">
                  <c:v>4.1905950000000001</c:v>
                </c:pt>
                <c:pt idx="85">
                  <c:v>4.7459280000000001</c:v>
                </c:pt>
                <c:pt idx="86">
                  <c:v>6.1841929999999996</c:v>
                </c:pt>
                <c:pt idx="87">
                  <c:v>8.5678520000000002</c:v>
                </c:pt>
                <c:pt idx="88">
                  <c:v>11.300515000000001</c:v>
                </c:pt>
                <c:pt idx="89">
                  <c:v>13.585314</c:v>
                </c:pt>
                <c:pt idx="90">
                  <c:v>15.703260999999999</c:v>
                </c:pt>
                <c:pt idx="91">
                  <c:v>13.843431000000001</c:v>
                </c:pt>
                <c:pt idx="92">
                  <c:v>14.891836</c:v>
                </c:pt>
                <c:pt idx="93">
                  <c:v>11.794454</c:v>
                </c:pt>
                <c:pt idx="94">
                  <c:v>7.7232640000000004</c:v>
                </c:pt>
                <c:pt idx="95">
                  <c:v>4.1864150000000002</c:v>
                </c:pt>
                <c:pt idx="96">
                  <c:v>5.3123110000000002</c:v>
                </c:pt>
                <c:pt idx="97">
                  <c:v>5.6927399999999997</c:v>
                </c:pt>
                <c:pt idx="98">
                  <c:v>7.6800879999999996</c:v>
                </c:pt>
                <c:pt idx="99">
                  <c:v>8.8228159999999995</c:v>
                </c:pt>
                <c:pt idx="100">
                  <c:v>12.990052</c:v>
                </c:pt>
                <c:pt idx="101">
                  <c:v>14.684977</c:v>
                </c:pt>
                <c:pt idx="102">
                  <c:v>16.392443</c:v>
                </c:pt>
                <c:pt idx="103">
                  <c:v>15.642115</c:v>
                </c:pt>
                <c:pt idx="104">
                  <c:v>18.338342999999998</c:v>
                </c:pt>
                <c:pt idx="105">
                  <c:v>14.586402</c:v>
                </c:pt>
                <c:pt idx="106">
                  <c:v>11.111635</c:v>
                </c:pt>
                <c:pt idx="107">
                  <c:v>7.7483259999999996</c:v>
                </c:pt>
              </c:numCache>
            </c:numRef>
          </c:val>
          <c:smooth val="0"/>
          <c:extLst>
            <c:ext xmlns:c16="http://schemas.microsoft.com/office/drawing/2014/chart" uri="{C3380CC4-5D6E-409C-BE32-E72D297353CC}">
              <c16:uniqueId val="{00000000-2FE1-4ED1-8112-E2A7CAA96BF3}"/>
            </c:ext>
          </c:extLst>
        </c:ser>
        <c:ser>
          <c:idx val="1"/>
          <c:order val="1"/>
          <c:tx>
            <c:strRef>
              <c:f>'Statistics calculator'!$I$3</c:f>
              <c:strCache>
                <c:ptCount val="1"/>
                <c:pt idx="0">
                  <c:v>measured stream temperatures at USGS gage 14164900</c:v>
                </c:pt>
              </c:strCache>
            </c:strRef>
          </c:tx>
          <c:spPr>
            <a:ln w="28575" cap="rnd">
              <a:solidFill>
                <a:schemeClr val="accent2"/>
              </a:solidFill>
              <a:round/>
            </a:ln>
            <a:effectLst/>
          </c:spPr>
          <c:marker>
            <c:symbol val="none"/>
          </c:marker>
          <c:val>
            <c:numRef>
              <c:f>'Statistics calculator'!$I$4:$I$111</c:f>
              <c:numCache>
                <c:formatCode>General</c:formatCode>
                <c:ptCount val="108"/>
                <c:pt idx="0">
                  <c:v>6.7575260000000004</c:v>
                </c:pt>
                <c:pt idx="1">
                  <c:v>7.0468979999999997</c:v>
                </c:pt>
                <c:pt idx="2">
                  <c:v>7.5625140000000002</c:v>
                </c:pt>
                <c:pt idx="3">
                  <c:v>8.5006950000000003</c:v>
                </c:pt>
                <c:pt idx="4">
                  <c:v>10.083938</c:v>
                </c:pt>
                <c:pt idx="5">
                  <c:v>11.837152</c:v>
                </c:pt>
                <c:pt idx="6">
                  <c:v>16.065334</c:v>
                </c:pt>
                <c:pt idx="7">
                  <c:v>15.599329000000001</c:v>
                </c:pt>
                <c:pt idx="8">
                  <c:v>13.234444999999999</c:v>
                </c:pt>
                <c:pt idx="9">
                  <c:v>11.104032999999999</c:v>
                </c:pt>
                <c:pt idx="10">
                  <c:v>7.7684309999999996</c:v>
                </c:pt>
                <c:pt idx="11">
                  <c:v>6.5254580000000004</c:v>
                </c:pt>
                <c:pt idx="12">
                  <c:v>5.8123259999999997</c:v>
                </c:pt>
                <c:pt idx="13">
                  <c:v>5.5251479999999997</c:v>
                </c:pt>
                <c:pt idx="14">
                  <c:v>6.5961270000000001</c:v>
                </c:pt>
                <c:pt idx="15">
                  <c:v>7.4708329999999998</c:v>
                </c:pt>
                <c:pt idx="16">
                  <c:v>8.912903</c:v>
                </c:pt>
                <c:pt idx="17">
                  <c:v>10.841665000000001</c:v>
                </c:pt>
                <c:pt idx="18">
                  <c:v>13.848522000000001</c:v>
                </c:pt>
                <c:pt idx="19">
                  <c:v>15.150067999999999</c:v>
                </c:pt>
                <c:pt idx="20">
                  <c:v>12.886526999999999</c:v>
                </c:pt>
                <c:pt idx="21">
                  <c:v>10.686559000000001</c:v>
                </c:pt>
                <c:pt idx="22">
                  <c:v>7.3908750000000003</c:v>
                </c:pt>
                <c:pt idx="23">
                  <c:v>4.6762090000000001</c:v>
                </c:pt>
                <c:pt idx="24">
                  <c:v>5.7243950000000003</c:v>
                </c:pt>
                <c:pt idx="25">
                  <c:v>6.0212640000000004</c:v>
                </c:pt>
                <c:pt idx="26">
                  <c:v>6.2946020000000003</c:v>
                </c:pt>
                <c:pt idx="27">
                  <c:v>8.0125010000000003</c:v>
                </c:pt>
                <c:pt idx="28">
                  <c:v>9.9014100000000003</c:v>
                </c:pt>
                <c:pt idx="29">
                  <c:v>11.643750000000001</c:v>
                </c:pt>
                <c:pt idx="30">
                  <c:v>14.857324999999999</c:v>
                </c:pt>
                <c:pt idx="31">
                  <c:v>15.432864</c:v>
                </c:pt>
                <c:pt idx="32">
                  <c:v>12.870347000000001</c:v>
                </c:pt>
                <c:pt idx="33">
                  <c:v>10.587904999999999</c:v>
                </c:pt>
                <c:pt idx="34">
                  <c:v>8.4551409999999994</c:v>
                </c:pt>
                <c:pt idx="35">
                  <c:v>6.7407919999999999</c:v>
                </c:pt>
                <c:pt idx="36">
                  <c:v>4.9180770000000003</c:v>
                </c:pt>
                <c:pt idx="37">
                  <c:v>6.1956850000000001</c:v>
                </c:pt>
                <c:pt idx="38">
                  <c:v>7.492057</c:v>
                </c:pt>
                <c:pt idx="39">
                  <c:v>8.5971530000000005</c:v>
                </c:pt>
                <c:pt idx="40">
                  <c:v>11.077218</c:v>
                </c:pt>
                <c:pt idx="41">
                  <c:v>13.704166000000001</c:v>
                </c:pt>
                <c:pt idx="42">
                  <c:v>16.750347000000001</c:v>
                </c:pt>
                <c:pt idx="43">
                  <c:v>15.772145</c:v>
                </c:pt>
                <c:pt idx="44">
                  <c:v>13.215868</c:v>
                </c:pt>
                <c:pt idx="45">
                  <c:v>9.9914310000000004</c:v>
                </c:pt>
                <c:pt idx="46">
                  <c:v>7.4102540000000001</c:v>
                </c:pt>
                <c:pt idx="47">
                  <c:v>4.2807459999999997</c:v>
                </c:pt>
                <c:pt idx="48">
                  <c:v>5.2900869999999998</c:v>
                </c:pt>
                <c:pt idx="49">
                  <c:v>5.9716139999999998</c:v>
                </c:pt>
                <c:pt idx="50">
                  <c:v>7.3243400000000003</c:v>
                </c:pt>
                <c:pt idx="51">
                  <c:v>8.8320469999999993</c:v>
                </c:pt>
                <c:pt idx="52">
                  <c:v>11.221339</c:v>
                </c:pt>
                <c:pt idx="53">
                  <c:v>13.324306</c:v>
                </c:pt>
                <c:pt idx="54">
                  <c:v>16.180609</c:v>
                </c:pt>
                <c:pt idx="55">
                  <c:v>15.435485</c:v>
                </c:pt>
                <c:pt idx="56">
                  <c:v>13.738193000000001</c:v>
                </c:pt>
                <c:pt idx="57">
                  <c:v>11.838914000000001</c:v>
                </c:pt>
                <c:pt idx="58">
                  <c:v>8.3758119999999998</c:v>
                </c:pt>
                <c:pt idx="59">
                  <c:v>7.792554</c:v>
                </c:pt>
                <c:pt idx="60">
                  <c:v>6.7203629999999999</c:v>
                </c:pt>
                <c:pt idx="61">
                  <c:v>7.6048359999999997</c:v>
                </c:pt>
                <c:pt idx="62">
                  <c:v>8.8436210000000006</c:v>
                </c:pt>
                <c:pt idx="63">
                  <c:v>10.058611000000001</c:v>
                </c:pt>
                <c:pt idx="64">
                  <c:v>13.074730000000001</c:v>
                </c:pt>
                <c:pt idx="65">
                  <c:v>16.857534000000001</c:v>
                </c:pt>
                <c:pt idx="66">
                  <c:v>18.027048000000001</c:v>
                </c:pt>
                <c:pt idx="67">
                  <c:v>17.185048999999999</c:v>
                </c:pt>
                <c:pt idx="68">
                  <c:v>14.390521</c:v>
                </c:pt>
                <c:pt idx="69">
                  <c:v>11.777958</c:v>
                </c:pt>
                <c:pt idx="70">
                  <c:v>8.0507980000000003</c:v>
                </c:pt>
                <c:pt idx="71">
                  <c:v>7.1561149999999998</c:v>
                </c:pt>
                <c:pt idx="72">
                  <c:v>6.2070230000000004</c:v>
                </c:pt>
                <c:pt idx="73">
                  <c:v>7.2024429999999997</c:v>
                </c:pt>
                <c:pt idx="74">
                  <c:v>7.5207629999999996</c:v>
                </c:pt>
                <c:pt idx="75">
                  <c:v>10.099689</c:v>
                </c:pt>
                <c:pt idx="76">
                  <c:v>12.167942999999999</c:v>
                </c:pt>
                <c:pt idx="77">
                  <c:v>14.868748</c:v>
                </c:pt>
                <c:pt idx="78">
                  <c:v>16.696805999999999</c:v>
                </c:pt>
                <c:pt idx="79">
                  <c:v>16.748556000000001</c:v>
                </c:pt>
                <c:pt idx="80">
                  <c:v>14.161457</c:v>
                </c:pt>
                <c:pt idx="81">
                  <c:v>11.1876</c:v>
                </c:pt>
                <c:pt idx="82">
                  <c:v>9.3414070000000002</c:v>
                </c:pt>
                <c:pt idx="83">
                  <c:v>6.1767459999999996</c:v>
                </c:pt>
                <c:pt idx="84">
                  <c:v>4.7506050000000002</c:v>
                </c:pt>
                <c:pt idx="85">
                  <c:v>6.3771940000000003</c:v>
                </c:pt>
                <c:pt idx="86">
                  <c:v>7.0906229999999999</c:v>
                </c:pt>
                <c:pt idx="87">
                  <c:v>8.3418410000000005</c:v>
                </c:pt>
                <c:pt idx="88">
                  <c:v>10.444659</c:v>
                </c:pt>
                <c:pt idx="89">
                  <c:v>13.197846</c:v>
                </c:pt>
                <c:pt idx="90">
                  <c:v>16.418118</c:v>
                </c:pt>
                <c:pt idx="91">
                  <c:v>14.948691</c:v>
                </c:pt>
                <c:pt idx="92">
                  <c:v>12.859022</c:v>
                </c:pt>
                <c:pt idx="93">
                  <c:v>10.140311000000001</c:v>
                </c:pt>
                <c:pt idx="94">
                  <c:v>7.9655129999999996</c:v>
                </c:pt>
                <c:pt idx="95">
                  <c:v>5.5748559999999996</c:v>
                </c:pt>
                <c:pt idx="96">
                  <c:v>6.7227480000000002</c:v>
                </c:pt>
                <c:pt idx="97">
                  <c:v>6.0133390000000002</c:v>
                </c:pt>
                <c:pt idx="98">
                  <c:v>7.0182650000000004</c:v>
                </c:pt>
                <c:pt idx="99">
                  <c:v>8.6028570000000002</c:v>
                </c:pt>
                <c:pt idx="100">
                  <c:v>11.752383999999999</c:v>
                </c:pt>
                <c:pt idx="101">
                  <c:v>13.440951999999999</c:v>
                </c:pt>
                <c:pt idx="102">
                  <c:v>16.549931999999998</c:v>
                </c:pt>
                <c:pt idx="103">
                  <c:v>16.771944000000001</c:v>
                </c:pt>
                <c:pt idx="104">
                  <c:v>13.094060000000001</c:v>
                </c:pt>
                <c:pt idx="105">
                  <c:v>10.210146</c:v>
                </c:pt>
                <c:pt idx="106">
                  <c:v>7.540826</c:v>
                </c:pt>
                <c:pt idx="107">
                  <c:v>6.1656829999999996</c:v>
                </c:pt>
              </c:numCache>
            </c:numRef>
          </c:val>
          <c:smooth val="0"/>
          <c:extLst>
            <c:ext xmlns:c16="http://schemas.microsoft.com/office/drawing/2014/chart" uri="{C3380CC4-5D6E-409C-BE32-E72D297353CC}">
              <c16:uniqueId val="{00000001-2FE1-4ED1-8112-E2A7CAA96BF3}"/>
            </c:ext>
          </c:extLst>
        </c:ser>
        <c:dLbls>
          <c:showLegendKey val="0"/>
          <c:showVal val="0"/>
          <c:showCatName val="0"/>
          <c:showSerName val="0"/>
          <c:showPercent val="0"/>
          <c:showBubbleSize val="0"/>
        </c:dLbls>
        <c:smooth val="0"/>
        <c:axId val="13206144"/>
        <c:axId val="646079568"/>
      </c:lineChart>
      <c:catAx>
        <c:axId val="132061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Month index in 2010-18</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6079568"/>
        <c:crosses val="autoZero"/>
        <c:auto val="1"/>
        <c:lblAlgn val="ctr"/>
        <c:lblOffset val="100"/>
        <c:noMultiLvlLbl val="0"/>
      </c:catAx>
      <c:valAx>
        <c:axId val="6460795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flow, cfs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06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_rels/drawing1.xml.rels><?xml version="1.0" encoding="UTF-8" standalone="yes"?>
<Relationships xmlns="http://schemas.openxmlformats.org/package/2006/relationships"><Relationship Id="rId1" Type="http://schemas.openxmlformats.org/officeDocument/2006/relationships/image" Target="../media/image12.png"/></Relationships>
</file>

<file path=word/drawings/drawing1.xml><?xml version="1.0" encoding="utf-8"?>
<c:userShapes xmlns:c="http://schemas.openxmlformats.org/drawingml/2006/chart">
  <cdr:relSizeAnchor xmlns:cdr="http://schemas.openxmlformats.org/drawingml/2006/chartDrawing">
    <cdr:from>
      <cdr:x>0</cdr:x>
      <cdr:y>0</cdr:y>
    </cdr:from>
    <cdr:to>
      <cdr:x>1</cdr:x>
      <cdr:y>1</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8476190" cy="4304762"/>
        </a:xfrm>
        <a:prstGeom xmlns:a="http://schemas.openxmlformats.org/drawingml/2006/main" prst="rect">
          <a:avLst/>
        </a:prstGeom>
      </cdr:spPr>
    </cdr:pic>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56548</TotalTime>
  <Pages>53</Pages>
  <Words>18662</Words>
  <Characters>106380</Characters>
  <Application>Microsoft Office Word</Application>
  <DocSecurity>0</DocSecurity>
  <Lines>886</Lines>
  <Paragraphs>249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286</cp:revision>
  <cp:lastPrinted>2020-11-18T20:16:00Z</cp:lastPrinted>
  <dcterms:created xsi:type="dcterms:W3CDTF">2018-11-09T13:56:00Z</dcterms:created>
  <dcterms:modified xsi:type="dcterms:W3CDTF">2020-11-23T18:31:00Z</dcterms:modified>
</cp:coreProperties>
</file>