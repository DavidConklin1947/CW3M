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6CE6ADC" w:rsidR="00064E77" w:rsidRPr="00064E77" w:rsidRDefault="007B1928" w:rsidP="00064E77">
      <w:pPr>
        <w:pStyle w:val="Subtitle"/>
      </w:pPr>
      <w:r>
        <w:t>1</w:t>
      </w:r>
      <w:r w:rsidR="005160F8">
        <w:t>2/</w:t>
      </w:r>
      <w:ins w:id="0" w:author="David Conklin" w:date="2020-12-21T20:36:00Z">
        <w:r w:rsidR="00135589">
          <w:t>21</w:t>
        </w:r>
      </w:ins>
      <w:del w:id="1"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2" w:author="David Conklin" w:date="2020-12-08T14:52:00Z"/>
        </w:rPr>
        <w:pPrChange w:id="3" w:author="David Conklin" w:date="2020-12-08T14:53:00Z">
          <w:pPr>
            <w:pStyle w:val="Heading2"/>
          </w:pPr>
        </w:pPrChange>
      </w:pPr>
      <w:r>
        <w:rPr>
          <w:rStyle w:val="Hyperlink"/>
          <w:color w:val="auto"/>
          <w:u w:val="none"/>
        </w:rPr>
        <w:t xml:space="preserve">- Updated the </w:t>
      </w:r>
      <w:del w:id="4"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5" w:author="David Conklin" w:date="2020-12-08T14:53:00Z">
        <w:r w:rsidR="00977ECE">
          <w:rPr>
            <w:rStyle w:val="Hyperlink"/>
            <w:color w:val="auto"/>
            <w:u w:val="none"/>
          </w:rPr>
          <w:t xml:space="preserve"> “</w:t>
        </w:r>
      </w:ins>
      <w:del w:id="6" w:author="David Conklin" w:date="2020-12-08T14:53:00Z">
        <w:r w:rsidDel="00977ECE">
          <w:rPr>
            <w:rStyle w:val="Hyperlink"/>
            <w:color w:val="auto"/>
            <w:u w:val="none"/>
          </w:rPr>
          <w:delText>.</w:delText>
        </w:r>
      </w:del>
      <w:ins w:id="7" w:author="David Conklin" w:date="2020-12-08T14:52:00Z">
        <w:r w:rsidR="00977ECE">
          <w:t>Boundary conditions for stream water temperature</w:t>
        </w:r>
      </w:ins>
      <w:ins w:id="8" w:author="David Conklin" w:date="2020-12-08T14:53:00Z">
        <w:r w:rsidR="00977ECE">
          <w:t>”.</w:t>
        </w:r>
      </w:ins>
    </w:p>
    <w:p w14:paraId="11AE2C5B" w14:textId="62DFB5B0" w:rsidR="00977ECE" w:rsidRDefault="00543BA6">
      <w:pPr>
        <w:rPr>
          <w:ins w:id="9" w:author="David Conklin" w:date="2020-12-13T05:39:00Z"/>
          <w:rStyle w:val="Hyperlink"/>
          <w:color w:val="auto"/>
          <w:u w:val="none"/>
        </w:rPr>
      </w:pPr>
      <w:ins w:id="10" w:author="David Conklin" w:date="2020-12-08T17:45:00Z">
        <w:r>
          <w:rPr>
            <w:rStyle w:val="Hyperlink"/>
            <w:color w:val="auto"/>
            <w:u w:val="none"/>
          </w:rPr>
          <w:t>- Updated the section “Calculating the rate of flow in a stream reach”.</w:t>
        </w:r>
      </w:ins>
    </w:p>
    <w:p w14:paraId="3B4A1AFF" w14:textId="3EFE9682" w:rsidR="00E36C09" w:rsidRDefault="00E36C09">
      <w:pPr>
        <w:rPr>
          <w:ins w:id="11" w:author="David Conklin" w:date="2020-12-13T05:40:00Z"/>
          <w:rStyle w:val="Hyperlink"/>
          <w:color w:val="auto"/>
          <w:u w:val="none"/>
        </w:rPr>
      </w:pPr>
      <w:ins w:id="12" w:author="David Conklin" w:date="2020-12-13T05:39:00Z">
        <w:r>
          <w:rPr>
            <w:rStyle w:val="Hyperlink"/>
            <w:color w:val="auto"/>
            <w:u w:val="none"/>
          </w:rPr>
          <w:t>- Added the section “CW3M – A ‘first princip</w:t>
        </w:r>
      </w:ins>
      <w:ins w:id="13" w:author="David Conklin" w:date="2020-12-13T05:40:00Z">
        <w:r>
          <w:rPr>
            <w:rStyle w:val="Hyperlink"/>
            <w:color w:val="auto"/>
            <w:u w:val="none"/>
          </w:rPr>
          <w:t>les’ model with tuning knobs”</w:t>
        </w:r>
      </w:ins>
    </w:p>
    <w:p w14:paraId="47E0E1C0" w14:textId="1342BBA7" w:rsidR="00E36C09" w:rsidRDefault="00E36C09">
      <w:pPr>
        <w:rPr>
          <w:ins w:id="14" w:author="David Conklin" w:date="2020-12-13T05:47:00Z"/>
          <w:rStyle w:val="Hyperlink"/>
          <w:color w:val="auto"/>
          <w:u w:val="none"/>
        </w:rPr>
      </w:pPr>
      <w:ins w:id="15" w:author="David Conklin" w:date="2020-12-13T05:40:00Z">
        <w:r>
          <w:rPr>
            <w:rStyle w:val="Hyperlink"/>
            <w:color w:val="auto"/>
            <w:u w:val="none"/>
          </w:rPr>
          <w:t>- Added the section “The tuning knobs”</w:t>
        </w:r>
      </w:ins>
    </w:p>
    <w:p w14:paraId="0225AA0C" w14:textId="07E63D83" w:rsidR="00E36C09" w:rsidRDefault="00E36C09">
      <w:pPr>
        <w:rPr>
          <w:ins w:id="16" w:author="David Conklin" w:date="2020-12-21T20:36:00Z"/>
          <w:rStyle w:val="Hyperlink"/>
          <w:color w:val="auto"/>
          <w:u w:val="none"/>
        </w:rPr>
      </w:pPr>
      <w:ins w:id="17" w:author="David Conklin" w:date="2020-12-13T05:47:00Z">
        <w:r>
          <w:rPr>
            <w:rStyle w:val="Hyperlink"/>
            <w:color w:val="auto"/>
            <w:u w:val="none"/>
          </w:rPr>
          <w:t xml:space="preserve">- </w:t>
        </w:r>
      </w:ins>
      <w:ins w:id="18" w:author="David Conklin" w:date="2020-12-13T05:48:00Z">
        <w:r>
          <w:rPr>
            <w:rStyle w:val="Hyperlink"/>
            <w:color w:val="auto"/>
            <w:u w:val="none"/>
          </w:rPr>
          <w:t>Reduced</w:t>
        </w:r>
      </w:ins>
      <w:ins w:id="19" w:author="David Conklin" w:date="2020-12-13T05:47:00Z">
        <w:r>
          <w:rPr>
            <w:rStyle w:val="Hyperlink"/>
            <w:color w:val="auto"/>
            <w:u w:val="none"/>
          </w:rPr>
          <w:t xml:space="preserve"> CW3</w:t>
        </w:r>
      </w:ins>
      <w:ins w:id="20" w:author="David Conklin" w:date="2020-12-13T05:48:00Z">
        <w:r>
          <w:rPr>
            <w:rStyle w:val="Hyperlink"/>
            <w:color w:val="auto"/>
            <w:u w:val="none"/>
          </w:rPr>
          <w:t xml:space="preserve">M’s default value for Manning’s </w:t>
        </w:r>
        <w:r>
          <w:rPr>
            <w:rStyle w:val="Hyperlink"/>
            <w:i/>
            <w:iCs/>
            <w:color w:val="auto"/>
            <w:u w:val="none"/>
          </w:rPr>
          <w:t>n</w:t>
        </w:r>
        <w:r>
          <w:rPr>
            <w:rStyle w:val="Hyperlink"/>
            <w:color w:val="auto"/>
            <w:u w:val="none"/>
          </w:rPr>
          <w:t xml:space="preserve"> </w:t>
        </w:r>
        <w:r w:rsidR="008734DE">
          <w:rPr>
            <w:rStyle w:val="Hyperlink"/>
            <w:color w:val="auto"/>
            <w:u w:val="none"/>
          </w:rPr>
          <w:t>to the equivalent</w:t>
        </w:r>
      </w:ins>
      <w:ins w:id="21" w:author="David Conklin" w:date="2020-12-13T05:49:00Z">
        <w:r w:rsidR="008734DE">
          <w:rPr>
            <w:rStyle w:val="Hyperlink"/>
            <w:color w:val="auto"/>
            <w:u w:val="none"/>
          </w:rPr>
          <w:t xml:space="preserve"> of 0.030 s/ft^(1/3).</w:t>
        </w:r>
      </w:ins>
      <w:ins w:id="22" w:author="David Conklin" w:date="2020-12-13T05:48:00Z">
        <w:r>
          <w:rPr>
            <w:rStyle w:val="Hyperlink"/>
            <w:color w:val="auto"/>
            <w:u w:val="none"/>
          </w:rPr>
          <w:t xml:space="preserve"> </w:t>
        </w:r>
      </w:ins>
    </w:p>
    <w:p w14:paraId="26D277EC" w14:textId="77DCEB20" w:rsidR="00135589" w:rsidRDefault="00135589">
      <w:pPr>
        <w:rPr>
          <w:rStyle w:val="Hyperlink"/>
          <w:rFonts w:asciiTheme="majorHAnsi" w:eastAsiaTheme="majorEastAsia" w:hAnsiTheme="majorHAnsi" w:cstheme="majorBidi"/>
          <w:color w:val="auto"/>
          <w:sz w:val="26"/>
          <w:szCs w:val="26"/>
          <w:u w:val="none"/>
        </w:rPr>
      </w:pPr>
      <w:ins w:id="23" w:author="David Conklin" w:date="2020-12-21T20:36:00Z">
        <w:r>
          <w:rPr>
            <w:rStyle w:val="Hyperlink"/>
            <w:color w:val="auto"/>
            <w:u w:val="none"/>
          </w:rPr>
          <w:t>-</w:t>
        </w:r>
      </w:ins>
      <w:ins w:id="24" w:author="David Conklin" w:date="2020-12-21T20:37:00Z">
        <w:r>
          <w:rPr>
            <w:rStyle w:val="Hyperlink"/>
            <w:color w:val="auto"/>
            <w:u w:val="none"/>
          </w:rPr>
          <w:t xml:space="preserve"> Added 2 more climate scenarios, and revised climate scenarios 7 and 8.</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50630B" w14:textId="5A7CE9BA" w:rsidR="00135589" w:rsidRDefault="006636CC">
          <w:pPr>
            <w:pStyle w:val="TOC1"/>
            <w:tabs>
              <w:tab w:val="right" w:leader="dot" w:pos="9350"/>
            </w:tabs>
            <w:rPr>
              <w:ins w:id="25" w:author="David Conklin" w:date="2020-12-21T20:37:00Z"/>
              <w:rFonts w:eastAsiaTheme="minorEastAsia"/>
              <w:noProof/>
            </w:rPr>
          </w:pPr>
          <w:r>
            <w:fldChar w:fldCharType="begin"/>
          </w:r>
          <w:r>
            <w:instrText xml:space="preserve"> TOC \o "1-3" \h \z \u </w:instrText>
          </w:r>
          <w:r>
            <w:fldChar w:fldCharType="separate"/>
          </w:r>
          <w:ins w:id="26" w:author="David Conklin" w:date="2020-12-21T20:37:00Z">
            <w:r w:rsidR="00135589" w:rsidRPr="00904388">
              <w:rPr>
                <w:rStyle w:val="Hyperlink"/>
                <w:noProof/>
              </w:rPr>
              <w:fldChar w:fldCharType="begin"/>
            </w:r>
            <w:r w:rsidR="00135589" w:rsidRPr="00904388">
              <w:rPr>
                <w:rStyle w:val="Hyperlink"/>
                <w:noProof/>
              </w:rPr>
              <w:instrText xml:space="preserve"> </w:instrText>
            </w:r>
            <w:r w:rsidR="00135589">
              <w:rPr>
                <w:noProof/>
              </w:rPr>
              <w:instrText>HYPERLINK \l "_Toc59475485"</w:instrText>
            </w:r>
            <w:r w:rsidR="00135589" w:rsidRPr="00904388">
              <w:rPr>
                <w:rStyle w:val="Hyperlink"/>
                <w:noProof/>
              </w:rPr>
              <w:instrText xml:space="preserve"> </w:instrText>
            </w:r>
            <w:r w:rsidR="00135589" w:rsidRPr="00904388">
              <w:rPr>
                <w:rStyle w:val="Hyperlink"/>
                <w:noProof/>
              </w:rPr>
            </w:r>
            <w:r w:rsidR="00135589" w:rsidRPr="00904388">
              <w:rPr>
                <w:rStyle w:val="Hyperlink"/>
                <w:noProof/>
              </w:rPr>
              <w:fldChar w:fldCharType="separate"/>
            </w:r>
            <w:r w:rsidR="00135589" w:rsidRPr="00904388">
              <w:rPr>
                <w:rStyle w:val="Hyperlink"/>
                <w:noProof/>
              </w:rPr>
              <w:t>What is a digital handbook?</w:t>
            </w:r>
            <w:r w:rsidR="00135589">
              <w:rPr>
                <w:noProof/>
                <w:webHidden/>
              </w:rPr>
              <w:tab/>
            </w:r>
            <w:r w:rsidR="00135589">
              <w:rPr>
                <w:noProof/>
                <w:webHidden/>
              </w:rPr>
              <w:fldChar w:fldCharType="begin"/>
            </w:r>
            <w:r w:rsidR="00135589">
              <w:rPr>
                <w:noProof/>
                <w:webHidden/>
              </w:rPr>
              <w:instrText xml:space="preserve"> PAGEREF _Toc59475485 \h </w:instrText>
            </w:r>
            <w:r w:rsidR="00135589">
              <w:rPr>
                <w:noProof/>
                <w:webHidden/>
              </w:rPr>
            </w:r>
          </w:ins>
          <w:r w:rsidR="00135589">
            <w:rPr>
              <w:noProof/>
              <w:webHidden/>
            </w:rPr>
            <w:fldChar w:fldCharType="separate"/>
          </w:r>
          <w:ins w:id="27" w:author="David Conklin" w:date="2020-12-21T20:37:00Z">
            <w:r w:rsidR="00135589">
              <w:rPr>
                <w:noProof/>
                <w:webHidden/>
              </w:rPr>
              <w:t>5</w:t>
            </w:r>
            <w:r w:rsidR="00135589">
              <w:rPr>
                <w:noProof/>
                <w:webHidden/>
              </w:rPr>
              <w:fldChar w:fldCharType="end"/>
            </w:r>
            <w:r w:rsidR="00135589" w:rsidRPr="00904388">
              <w:rPr>
                <w:rStyle w:val="Hyperlink"/>
                <w:noProof/>
              </w:rPr>
              <w:fldChar w:fldCharType="end"/>
            </w:r>
          </w:ins>
        </w:p>
        <w:p w14:paraId="04F4A1C6" w14:textId="72673D72" w:rsidR="00135589" w:rsidRDefault="00135589">
          <w:pPr>
            <w:pStyle w:val="TOC1"/>
            <w:tabs>
              <w:tab w:val="right" w:leader="dot" w:pos="9350"/>
            </w:tabs>
            <w:rPr>
              <w:ins w:id="28" w:author="David Conklin" w:date="2020-12-21T20:37:00Z"/>
              <w:rFonts w:eastAsiaTheme="minorEastAsia"/>
              <w:noProof/>
            </w:rPr>
          </w:pPr>
          <w:ins w:id="2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"_Toc59475486"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CW3M concept</w:t>
            </w:r>
            <w:r>
              <w:rPr>
                <w:noProof/>
                <w:webHidden/>
              </w:rPr>
              <w:tab/>
            </w:r>
            <w:r>
              <w:rPr>
                <w:noProof/>
                <w:webHidden/>
              </w:rPr>
              <w:fldChar w:fldCharType="begin"/>
            </w:r>
            <w:r>
              <w:rPr>
                <w:noProof/>
                <w:webHidden/>
              </w:rPr>
              <w:instrText xml:space="preserve"> PAGEREF _Toc59475486 \h </w:instrText>
            </w:r>
            <w:r>
              <w:rPr>
                <w:noProof/>
                <w:webHidden/>
              </w:rPr>
            </w:r>
          </w:ins>
          <w:r>
            <w:rPr>
              <w:noProof/>
              <w:webHidden/>
            </w:rPr>
            <w:fldChar w:fldCharType="separate"/>
          </w:r>
          <w:ins w:id="30" w:author="David Conklin" w:date="2020-12-21T20:37:00Z">
            <w:r>
              <w:rPr>
                <w:noProof/>
                <w:webHidden/>
              </w:rPr>
              <w:t>6</w:t>
            </w:r>
            <w:r>
              <w:rPr>
                <w:noProof/>
                <w:webHidden/>
              </w:rPr>
              <w:fldChar w:fldCharType="end"/>
            </w:r>
            <w:r w:rsidRPr="00904388">
              <w:rPr>
                <w:rStyle w:val="Hyperlink"/>
                <w:noProof/>
              </w:rPr>
              <w:fldChar w:fldCharType="end"/>
            </w:r>
          </w:ins>
        </w:p>
        <w:p w14:paraId="37EED750" w14:textId="3AB44B26" w:rsidR="00135589" w:rsidRDefault="00135589">
          <w:pPr>
            <w:pStyle w:val="TOC2"/>
            <w:tabs>
              <w:tab w:val="right" w:leader="dot" w:pos="9350"/>
            </w:tabs>
            <w:rPr>
              <w:ins w:id="31" w:author="David Conklin" w:date="2020-12-21T20:37:00Z"/>
              <w:rFonts w:eastAsiaTheme="minorEastAsia"/>
              <w:noProof/>
            </w:rPr>
          </w:pPr>
          <w:ins w:id="3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"_Toc59475487"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 different kind of community model</w:t>
            </w:r>
            <w:r>
              <w:rPr>
                <w:noProof/>
                <w:webHidden/>
              </w:rPr>
              <w:tab/>
            </w:r>
            <w:r>
              <w:rPr>
                <w:noProof/>
                <w:webHidden/>
              </w:rPr>
              <w:fldChar w:fldCharType="begin"/>
            </w:r>
            <w:r>
              <w:rPr>
                <w:noProof/>
                <w:webHidden/>
              </w:rPr>
              <w:instrText xml:space="preserve"> PAGEREF _Toc59475487 \h </w:instrText>
            </w:r>
            <w:r>
              <w:rPr>
                <w:noProof/>
                <w:webHidden/>
              </w:rPr>
            </w:r>
          </w:ins>
          <w:r>
            <w:rPr>
              <w:noProof/>
              <w:webHidden/>
            </w:rPr>
            <w:fldChar w:fldCharType="separate"/>
          </w:r>
          <w:ins w:id="33" w:author="David Conklin" w:date="2020-12-21T20:37:00Z">
            <w:r>
              <w:rPr>
                <w:noProof/>
                <w:webHidden/>
              </w:rPr>
              <w:t>6</w:t>
            </w:r>
            <w:r>
              <w:rPr>
                <w:noProof/>
                <w:webHidden/>
              </w:rPr>
              <w:fldChar w:fldCharType="end"/>
            </w:r>
            <w:r w:rsidRPr="00904388">
              <w:rPr>
                <w:rStyle w:val="Hyperlink"/>
                <w:noProof/>
              </w:rPr>
              <w:fldChar w:fldCharType="end"/>
            </w:r>
          </w:ins>
        </w:p>
        <w:p w14:paraId="60C6DC3F" w14:textId="1BA1DCDE" w:rsidR="00135589" w:rsidRDefault="00135589">
          <w:pPr>
            <w:pStyle w:val="TOC2"/>
            <w:tabs>
              <w:tab w:val="right" w:leader="dot" w:pos="9350"/>
            </w:tabs>
            <w:rPr>
              <w:ins w:id="34" w:author="David Conklin" w:date="2020-12-21T20:37:00Z"/>
              <w:rFonts w:eastAsiaTheme="minorEastAsia"/>
              <w:noProof/>
            </w:rPr>
          </w:pPr>
          <w:ins w:id="3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"_Toc59475488"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What CW3M is for</w:t>
            </w:r>
            <w:r>
              <w:rPr>
                <w:noProof/>
                <w:webHidden/>
              </w:rPr>
              <w:tab/>
            </w:r>
            <w:r>
              <w:rPr>
                <w:noProof/>
                <w:webHidden/>
              </w:rPr>
              <w:fldChar w:fldCharType="begin"/>
            </w:r>
            <w:r>
              <w:rPr>
                <w:noProof/>
                <w:webHidden/>
              </w:rPr>
              <w:instrText xml:space="preserve"> PAGEREF _Toc59475488 \h </w:instrText>
            </w:r>
            <w:r>
              <w:rPr>
                <w:noProof/>
                <w:webHidden/>
              </w:rPr>
            </w:r>
          </w:ins>
          <w:r>
            <w:rPr>
              <w:noProof/>
              <w:webHidden/>
            </w:rPr>
            <w:fldChar w:fldCharType="separate"/>
          </w:r>
          <w:ins w:id="36" w:author="David Conklin" w:date="2020-12-21T20:37:00Z">
            <w:r>
              <w:rPr>
                <w:noProof/>
                <w:webHidden/>
              </w:rPr>
              <w:t>6</w:t>
            </w:r>
            <w:r>
              <w:rPr>
                <w:noProof/>
                <w:webHidden/>
              </w:rPr>
              <w:fldChar w:fldCharType="end"/>
            </w:r>
            <w:r w:rsidRPr="00904388">
              <w:rPr>
                <w:rStyle w:val="Hyperlink"/>
                <w:noProof/>
              </w:rPr>
              <w:fldChar w:fldCharType="end"/>
            </w:r>
          </w:ins>
        </w:p>
        <w:p w14:paraId="47FC41F7" w14:textId="0E452D65" w:rsidR="00135589" w:rsidRDefault="00135589">
          <w:pPr>
            <w:pStyle w:val="TOC2"/>
            <w:tabs>
              <w:tab w:val="right" w:leader="dot" w:pos="9350"/>
            </w:tabs>
            <w:rPr>
              <w:ins w:id="37" w:author="David Conklin" w:date="2020-12-21T20:37:00Z"/>
              <w:rFonts w:eastAsiaTheme="minorEastAsia"/>
              <w:noProof/>
            </w:rPr>
          </w:pPr>
          <w:ins w:id="3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"_Toc59475489"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Management and maintenance</w:t>
            </w:r>
            <w:r>
              <w:rPr>
                <w:noProof/>
                <w:webHidden/>
              </w:rPr>
              <w:tab/>
            </w:r>
            <w:r>
              <w:rPr>
                <w:noProof/>
                <w:webHidden/>
              </w:rPr>
              <w:fldChar w:fldCharType="begin"/>
            </w:r>
            <w:r>
              <w:rPr>
                <w:noProof/>
                <w:webHidden/>
              </w:rPr>
              <w:instrText xml:space="preserve"> PAGEREF _Toc59475489 \h </w:instrText>
            </w:r>
            <w:r>
              <w:rPr>
                <w:noProof/>
                <w:webHidden/>
              </w:rPr>
            </w:r>
          </w:ins>
          <w:r>
            <w:rPr>
              <w:noProof/>
              <w:webHidden/>
            </w:rPr>
            <w:fldChar w:fldCharType="separate"/>
          </w:r>
          <w:ins w:id="39" w:author="David Conklin" w:date="2020-12-21T20:37:00Z">
            <w:r>
              <w:rPr>
                <w:noProof/>
                <w:webHidden/>
              </w:rPr>
              <w:t>6</w:t>
            </w:r>
            <w:r>
              <w:rPr>
                <w:noProof/>
                <w:webHidden/>
              </w:rPr>
              <w:fldChar w:fldCharType="end"/>
            </w:r>
            <w:r w:rsidRPr="00904388">
              <w:rPr>
                <w:rStyle w:val="Hyperlink"/>
                <w:noProof/>
              </w:rPr>
              <w:fldChar w:fldCharType="end"/>
            </w:r>
          </w:ins>
        </w:p>
        <w:p w14:paraId="337B7BD8" w14:textId="339C7C84" w:rsidR="00135589" w:rsidRDefault="00135589">
          <w:pPr>
            <w:pStyle w:val="TOC1"/>
            <w:tabs>
              <w:tab w:val="right" w:leader="dot" w:pos="9350"/>
            </w:tabs>
            <w:rPr>
              <w:ins w:id="40" w:author="David Conklin" w:date="2020-12-21T20:37:00Z"/>
              <w:rFonts w:eastAsiaTheme="minorEastAsia"/>
              <w:noProof/>
            </w:rPr>
          </w:pPr>
          <w:ins w:id="4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CW3M – A “first principles” model with tuning knobs</w:t>
            </w:r>
            <w:r>
              <w:rPr>
                <w:noProof/>
                <w:webHidden/>
              </w:rPr>
              <w:tab/>
            </w:r>
            <w:r>
              <w:rPr>
                <w:noProof/>
                <w:webHidden/>
              </w:rPr>
              <w:fldChar w:fldCharType="begin"/>
            </w:r>
            <w:r>
              <w:rPr>
                <w:noProof/>
                <w:webHidden/>
              </w:rPr>
              <w:instrText xml:space="preserve"> PAGEREF _Toc59475490 \h </w:instrText>
            </w:r>
            <w:r>
              <w:rPr>
                <w:noProof/>
                <w:webHidden/>
              </w:rPr>
            </w:r>
          </w:ins>
          <w:r>
            <w:rPr>
              <w:noProof/>
              <w:webHidden/>
            </w:rPr>
            <w:fldChar w:fldCharType="separate"/>
          </w:r>
          <w:ins w:id="42" w:author="David Conklin" w:date="2020-12-21T20:37:00Z">
            <w:r>
              <w:rPr>
                <w:noProof/>
                <w:webHidden/>
              </w:rPr>
              <w:t>7</w:t>
            </w:r>
            <w:r>
              <w:rPr>
                <w:noProof/>
                <w:webHidden/>
              </w:rPr>
              <w:fldChar w:fldCharType="end"/>
            </w:r>
            <w:r w:rsidRPr="00904388">
              <w:rPr>
                <w:rStyle w:val="Hyperlink"/>
                <w:noProof/>
              </w:rPr>
              <w:fldChar w:fldCharType="end"/>
            </w:r>
          </w:ins>
        </w:p>
        <w:p w14:paraId="234AE284" w14:textId="43F2B054" w:rsidR="00135589" w:rsidRDefault="00135589">
          <w:pPr>
            <w:pStyle w:val="TOC1"/>
            <w:tabs>
              <w:tab w:val="right" w:leader="dot" w:pos="9350"/>
            </w:tabs>
            <w:rPr>
              <w:ins w:id="43" w:author="David Conklin" w:date="2020-12-21T20:37:00Z"/>
              <w:rFonts w:eastAsiaTheme="minorEastAsia"/>
              <w:noProof/>
            </w:rPr>
          </w:pPr>
          <w:ins w:id="4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tuning knobs</w:t>
            </w:r>
            <w:r>
              <w:rPr>
                <w:noProof/>
                <w:webHidden/>
              </w:rPr>
              <w:tab/>
            </w:r>
            <w:r>
              <w:rPr>
                <w:noProof/>
                <w:webHidden/>
              </w:rPr>
              <w:fldChar w:fldCharType="begin"/>
            </w:r>
            <w:r>
              <w:rPr>
                <w:noProof/>
                <w:webHidden/>
              </w:rPr>
              <w:instrText xml:space="preserve"> PAGEREF _Toc59475491 \h </w:instrText>
            </w:r>
            <w:r>
              <w:rPr>
                <w:noProof/>
                <w:webHidden/>
              </w:rPr>
            </w:r>
          </w:ins>
          <w:r>
            <w:rPr>
              <w:noProof/>
              <w:webHidden/>
            </w:rPr>
            <w:fldChar w:fldCharType="separate"/>
          </w:r>
          <w:ins w:id="45" w:author="David Conklin" w:date="2020-12-21T20:37:00Z">
            <w:r>
              <w:rPr>
                <w:noProof/>
                <w:webHidden/>
              </w:rPr>
              <w:t>7</w:t>
            </w:r>
            <w:r>
              <w:rPr>
                <w:noProof/>
                <w:webHidden/>
              </w:rPr>
              <w:fldChar w:fldCharType="end"/>
            </w:r>
            <w:r w:rsidRPr="00904388">
              <w:rPr>
                <w:rStyle w:val="Hyperlink"/>
                <w:noProof/>
              </w:rPr>
              <w:fldChar w:fldCharType="end"/>
            </w:r>
          </w:ins>
        </w:p>
        <w:p w14:paraId="0AE09BA7" w14:textId="7B99C699" w:rsidR="00135589" w:rsidRDefault="00135589">
          <w:pPr>
            <w:pStyle w:val="TOC2"/>
            <w:tabs>
              <w:tab w:val="right" w:leader="dot" w:pos="9350"/>
            </w:tabs>
            <w:rPr>
              <w:ins w:id="46" w:author="David Conklin" w:date="2020-12-21T20:37:00Z"/>
              <w:rFonts w:eastAsiaTheme="minorEastAsia"/>
              <w:noProof/>
            </w:rPr>
          </w:pPr>
          <w:ins w:id="4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ET_MULT – forest evapotranspiration</w:t>
            </w:r>
            <w:r>
              <w:rPr>
                <w:noProof/>
                <w:webHidden/>
              </w:rPr>
              <w:tab/>
            </w:r>
            <w:r>
              <w:rPr>
                <w:noProof/>
                <w:webHidden/>
              </w:rPr>
              <w:fldChar w:fldCharType="begin"/>
            </w:r>
            <w:r>
              <w:rPr>
                <w:noProof/>
                <w:webHidden/>
              </w:rPr>
              <w:instrText xml:space="preserve"> PAGEREF _Toc59475492 \h </w:instrText>
            </w:r>
            <w:r>
              <w:rPr>
                <w:noProof/>
                <w:webHidden/>
              </w:rPr>
            </w:r>
          </w:ins>
          <w:r>
            <w:rPr>
              <w:noProof/>
              <w:webHidden/>
            </w:rPr>
            <w:fldChar w:fldCharType="separate"/>
          </w:r>
          <w:ins w:id="48" w:author="David Conklin" w:date="2020-12-21T20:37:00Z">
            <w:r>
              <w:rPr>
                <w:noProof/>
                <w:webHidden/>
              </w:rPr>
              <w:t>7</w:t>
            </w:r>
            <w:r>
              <w:rPr>
                <w:noProof/>
                <w:webHidden/>
              </w:rPr>
              <w:fldChar w:fldCharType="end"/>
            </w:r>
            <w:r w:rsidRPr="00904388">
              <w:rPr>
                <w:rStyle w:val="Hyperlink"/>
                <w:noProof/>
              </w:rPr>
              <w:fldChar w:fldCharType="end"/>
            </w:r>
          </w:ins>
        </w:p>
        <w:p w14:paraId="65C003E6" w14:textId="27D392D9" w:rsidR="00135589" w:rsidRDefault="00135589">
          <w:pPr>
            <w:pStyle w:val="TOC2"/>
            <w:tabs>
              <w:tab w:val="right" w:leader="dot" w:pos="9350"/>
            </w:tabs>
            <w:rPr>
              <w:ins w:id="49" w:author="David Conklin" w:date="2020-12-21T20:37:00Z"/>
              <w:rFonts w:eastAsiaTheme="minorEastAsia"/>
              <w:noProof/>
            </w:rPr>
          </w:pPr>
          <w:ins w:id="5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SOLAR_RADIATION_MULTIPLIER – reservoir insolation</w:t>
            </w:r>
            <w:r>
              <w:rPr>
                <w:noProof/>
                <w:webHidden/>
              </w:rPr>
              <w:tab/>
            </w:r>
            <w:r>
              <w:rPr>
                <w:noProof/>
                <w:webHidden/>
              </w:rPr>
              <w:fldChar w:fldCharType="begin"/>
            </w:r>
            <w:r>
              <w:rPr>
                <w:noProof/>
                <w:webHidden/>
              </w:rPr>
              <w:instrText xml:space="preserve"> PAGEREF _Toc59475493 \h </w:instrText>
            </w:r>
            <w:r>
              <w:rPr>
                <w:noProof/>
                <w:webHidden/>
              </w:rPr>
            </w:r>
          </w:ins>
          <w:r>
            <w:rPr>
              <w:noProof/>
              <w:webHidden/>
            </w:rPr>
            <w:fldChar w:fldCharType="separate"/>
          </w:r>
          <w:ins w:id="51" w:author="David Conklin" w:date="2020-12-21T20:37:00Z">
            <w:r>
              <w:rPr>
                <w:noProof/>
                <w:webHidden/>
              </w:rPr>
              <w:t>8</w:t>
            </w:r>
            <w:r>
              <w:rPr>
                <w:noProof/>
                <w:webHidden/>
              </w:rPr>
              <w:fldChar w:fldCharType="end"/>
            </w:r>
            <w:r w:rsidRPr="00904388">
              <w:rPr>
                <w:rStyle w:val="Hyperlink"/>
                <w:noProof/>
              </w:rPr>
              <w:fldChar w:fldCharType="end"/>
            </w:r>
          </w:ins>
        </w:p>
        <w:p w14:paraId="12626B2B" w14:textId="69443BA0" w:rsidR="00135589" w:rsidRDefault="00135589">
          <w:pPr>
            <w:pStyle w:val="TOC2"/>
            <w:tabs>
              <w:tab w:val="right" w:leader="dot" w:pos="9350"/>
            </w:tabs>
            <w:rPr>
              <w:ins w:id="52" w:author="David Conklin" w:date="2020-12-21T20:37:00Z"/>
              <w:rFonts w:eastAsiaTheme="minorEastAsia"/>
              <w:noProof/>
            </w:rPr>
          </w:pPr>
          <w:ins w:id="5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FLOW_CMS – Discharge from High Cascade springs</w:t>
            </w:r>
            <w:r>
              <w:rPr>
                <w:noProof/>
                <w:webHidden/>
              </w:rPr>
              <w:tab/>
            </w:r>
            <w:r>
              <w:rPr>
                <w:noProof/>
                <w:webHidden/>
              </w:rPr>
              <w:fldChar w:fldCharType="begin"/>
            </w:r>
            <w:r>
              <w:rPr>
                <w:noProof/>
                <w:webHidden/>
              </w:rPr>
              <w:instrText xml:space="preserve"> PAGEREF _Toc59475494 \h </w:instrText>
            </w:r>
            <w:r>
              <w:rPr>
                <w:noProof/>
                <w:webHidden/>
              </w:rPr>
            </w:r>
          </w:ins>
          <w:r>
            <w:rPr>
              <w:noProof/>
              <w:webHidden/>
            </w:rPr>
            <w:fldChar w:fldCharType="separate"/>
          </w:r>
          <w:ins w:id="54" w:author="David Conklin" w:date="2020-12-21T20:37:00Z">
            <w:r>
              <w:rPr>
                <w:noProof/>
                <w:webHidden/>
              </w:rPr>
              <w:t>8</w:t>
            </w:r>
            <w:r>
              <w:rPr>
                <w:noProof/>
                <w:webHidden/>
              </w:rPr>
              <w:fldChar w:fldCharType="end"/>
            </w:r>
            <w:r w:rsidRPr="00904388">
              <w:rPr>
                <w:rStyle w:val="Hyperlink"/>
                <w:noProof/>
              </w:rPr>
              <w:fldChar w:fldCharType="end"/>
            </w:r>
          </w:ins>
        </w:p>
        <w:p w14:paraId="64B61794" w14:textId="55DB30EF" w:rsidR="00135589" w:rsidRDefault="00135589">
          <w:pPr>
            <w:pStyle w:val="TOC1"/>
            <w:tabs>
              <w:tab w:val="right" w:leader="dot" w:pos="9350"/>
            </w:tabs>
            <w:rPr>
              <w:ins w:id="55" w:author="David Conklin" w:date="2020-12-21T20:37:00Z"/>
              <w:rFonts w:eastAsiaTheme="minorEastAsia"/>
              <w:noProof/>
            </w:rPr>
          </w:pPr>
          <w:ins w:id="5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Study areas</w:t>
            </w:r>
            <w:r>
              <w:rPr>
                <w:noProof/>
                <w:webHidden/>
              </w:rPr>
              <w:tab/>
            </w:r>
            <w:r>
              <w:rPr>
                <w:noProof/>
                <w:webHidden/>
              </w:rPr>
              <w:fldChar w:fldCharType="begin"/>
            </w:r>
            <w:r>
              <w:rPr>
                <w:noProof/>
                <w:webHidden/>
              </w:rPr>
              <w:instrText xml:space="preserve"> PAGEREF _Toc59475495 \h </w:instrText>
            </w:r>
            <w:r>
              <w:rPr>
                <w:noProof/>
                <w:webHidden/>
              </w:rPr>
            </w:r>
          </w:ins>
          <w:r>
            <w:rPr>
              <w:noProof/>
              <w:webHidden/>
            </w:rPr>
            <w:fldChar w:fldCharType="separate"/>
          </w:r>
          <w:ins w:id="57" w:author="David Conklin" w:date="2020-12-21T20:37:00Z">
            <w:r>
              <w:rPr>
                <w:noProof/>
                <w:webHidden/>
              </w:rPr>
              <w:t>8</w:t>
            </w:r>
            <w:r>
              <w:rPr>
                <w:noProof/>
                <w:webHidden/>
              </w:rPr>
              <w:fldChar w:fldCharType="end"/>
            </w:r>
            <w:r w:rsidRPr="00904388">
              <w:rPr>
                <w:rStyle w:val="Hyperlink"/>
                <w:noProof/>
              </w:rPr>
              <w:fldChar w:fldCharType="end"/>
            </w:r>
          </w:ins>
        </w:p>
        <w:p w14:paraId="38B36321" w14:textId="27D99269" w:rsidR="00135589" w:rsidRDefault="00135589">
          <w:pPr>
            <w:pStyle w:val="TOC2"/>
            <w:tabs>
              <w:tab w:val="right" w:leader="dot" w:pos="9350"/>
            </w:tabs>
            <w:rPr>
              <w:ins w:id="58" w:author="David Conklin" w:date="2020-12-21T20:37:00Z"/>
              <w:rFonts w:eastAsiaTheme="minorEastAsia"/>
              <w:noProof/>
            </w:rPr>
          </w:pPr>
          <w:ins w:id="5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DataCW3M directory structure</w:t>
            </w:r>
            <w:r>
              <w:rPr>
                <w:noProof/>
                <w:webHidden/>
              </w:rPr>
              <w:tab/>
            </w:r>
            <w:r>
              <w:rPr>
                <w:noProof/>
                <w:webHidden/>
              </w:rPr>
              <w:fldChar w:fldCharType="begin"/>
            </w:r>
            <w:r>
              <w:rPr>
                <w:noProof/>
                <w:webHidden/>
              </w:rPr>
              <w:instrText xml:space="preserve"> PAGEREF _Toc59475496 \h </w:instrText>
            </w:r>
            <w:r>
              <w:rPr>
                <w:noProof/>
                <w:webHidden/>
              </w:rPr>
            </w:r>
          </w:ins>
          <w:r>
            <w:rPr>
              <w:noProof/>
              <w:webHidden/>
            </w:rPr>
            <w:fldChar w:fldCharType="separate"/>
          </w:r>
          <w:ins w:id="60" w:author="David Conklin" w:date="2020-12-21T20:37:00Z">
            <w:r>
              <w:rPr>
                <w:noProof/>
                <w:webHidden/>
              </w:rPr>
              <w:t>8</w:t>
            </w:r>
            <w:r>
              <w:rPr>
                <w:noProof/>
                <w:webHidden/>
              </w:rPr>
              <w:fldChar w:fldCharType="end"/>
            </w:r>
            <w:r w:rsidRPr="00904388">
              <w:rPr>
                <w:rStyle w:val="Hyperlink"/>
                <w:noProof/>
              </w:rPr>
              <w:fldChar w:fldCharType="end"/>
            </w:r>
          </w:ins>
        </w:p>
        <w:p w14:paraId="54EEC513" w14:textId="22F7834B" w:rsidR="00135589" w:rsidRDefault="00135589">
          <w:pPr>
            <w:pStyle w:val="TOC2"/>
            <w:tabs>
              <w:tab w:val="right" w:leader="dot" w:pos="9350"/>
            </w:tabs>
            <w:rPr>
              <w:ins w:id="61" w:author="David Conklin" w:date="2020-12-21T20:37:00Z"/>
              <w:rFonts w:eastAsiaTheme="minorEastAsia"/>
              <w:noProof/>
            </w:rPr>
          </w:pPr>
          <w:ins w:id="6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DataCW3M\ScenarioData directory structure</w:t>
            </w:r>
            <w:r>
              <w:rPr>
                <w:noProof/>
                <w:webHidden/>
              </w:rPr>
              <w:tab/>
            </w:r>
            <w:r>
              <w:rPr>
                <w:noProof/>
                <w:webHidden/>
              </w:rPr>
              <w:fldChar w:fldCharType="begin"/>
            </w:r>
            <w:r>
              <w:rPr>
                <w:noProof/>
                <w:webHidden/>
              </w:rPr>
              <w:instrText xml:space="preserve"> PAGEREF _Toc59475497 \h </w:instrText>
            </w:r>
            <w:r>
              <w:rPr>
                <w:noProof/>
                <w:webHidden/>
              </w:rPr>
            </w:r>
          </w:ins>
          <w:r>
            <w:rPr>
              <w:noProof/>
              <w:webHidden/>
            </w:rPr>
            <w:fldChar w:fldCharType="separate"/>
          </w:r>
          <w:ins w:id="63" w:author="David Conklin" w:date="2020-12-21T20:37:00Z">
            <w:r>
              <w:rPr>
                <w:noProof/>
                <w:webHidden/>
              </w:rPr>
              <w:t>9</w:t>
            </w:r>
            <w:r>
              <w:rPr>
                <w:noProof/>
                <w:webHidden/>
              </w:rPr>
              <w:fldChar w:fldCharType="end"/>
            </w:r>
            <w:r w:rsidRPr="00904388">
              <w:rPr>
                <w:rStyle w:val="Hyperlink"/>
                <w:noProof/>
              </w:rPr>
              <w:fldChar w:fldCharType="end"/>
            </w:r>
          </w:ins>
        </w:p>
        <w:p w14:paraId="670B4CCE" w14:textId="63B8A92A" w:rsidR="00135589" w:rsidRDefault="00135589">
          <w:pPr>
            <w:pStyle w:val="TOC2"/>
            <w:tabs>
              <w:tab w:val="right" w:leader="dot" w:pos="9350"/>
            </w:tabs>
            <w:rPr>
              <w:ins w:id="64" w:author="David Conklin" w:date="2020-12-21T20:37:00Z"/>
              <w:rFonts w:eastAsiaTheme="minorEastAsia"/>
              <w:noProof/>
            </w:rPr>
          </w:pPr>
          <w:ins w:id="6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DataCW3M\ScenarioData\&lt;scenario&gt; folder contents</w:t>
            </w:r>
            <w:r>
              <w:rPr>
                <w:noProof/>
                <w:webHidden/>
              </w:rPr>
              <w:tab/>
            </w:r>
            <w:r>
              <w:rPr>
                <w:noProof/>
                <w:webHidden/>
              </w:rPr>
              <w:fldChar w:fldCharType="begin"/>
            </w:r>
            <w:r>
              <w:rPr>
                <w:noProof/>
                <w:webHidden/>
              </w:rPr>
              <w:instrText xml:space="preserve"> PAGEREF _Toc59475498 \h </w:instrText>
            </w:r>
            <w:r>
              <w:rPr>
                <w:noProof/>
                <w:webHidden/>
              </w:rPr>
            </w:r>
          </w:ins>
          <w:r>
            <w:rPr>
              <w:noProof/>
              <w:webHidden/>
            </w:rPr>
            <w:fldChar w:fldCharType="separate"/>
          </w:r>
          <w:ins w:id="66" w:author="David Conklin" w:date="2020-12-21T20:37:00Z">
            <w:r>
              <w:rPr>
                <w:noProof/>
                <w:webHidden/>
              </w:rPr>
              <w:t>10</w:t>
            </w:r>
            <w:r>
              <w:rPr>
                <w:noProof/>
                <w:webHidden/>
              </w:rPr>
              <w:fldChar w:fldCharType="end"/>
            </w:r>
            <w:r w:rsidRPr="00904388">
              <w:rPr>
                <w:rStyle w:val="Hyperlink"/>
                <w:noProof/>
              </w:rPr>
              <w:fldChar w:fldCharType="end"/>
            </w:r>
          </w:ins>
        </w:p>
        <w:p w14:paraId="378E720C" w14:textId="1952CC54" w:rsidR="00135589" w:rsidRDefault="00135589">
          <w:pPr>
            <w:pStyle w:val="TOC2"/>
            <w:tabs>
              <w:tab w:val="right" w:leader="dot" w:pos="9350"/>
            </w:tabs>
            <w:rPr>
              <w:ins w:id="67" w:author="David Conklin" w:date="2020-12-21T20:37:00Z"/>
              <w:rFonts w:eastAsiaTheme="minorEastAsia"/>
              <w:noProof/>
            </w:rPr>
          </w:pPr>
          <w:ins w:id="6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"_Toc59475499"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DataCW3M\&lt;study area&gt; folder contents</w:t>
            </w:r>
            <w:r>
              <w:rPr>
                <w:noProof/>
                <w:webHidden/>
              </w:rPr>
              <w:tab/>
            </w:r>
            <w:r>
              <w:rPr>
                <w:noProof/>
                <w:webHidden/>
              </w:rPr>
              <w:fldChar w:fldCharType="begin"/>
            </w:r>
            <w:r>
              <w:rPr>
                <w:noProof/>
                <w:webHidden/>
              </w:rPr>
              <w:instrText xml:space="preserve"> PAGEREF _Toc59475499 \h </w:instrText>
            </w:r>
            <w:r>
              <w:rPr>
                <w:noProof/>
                <w:webHidden/>
              </w:rPr>
            </w:r>
          </w:ins>
          <w:r>
            <w:rPr>
              <w:noProof/>
              <w:webHidden/>
            </w:rPr>
            <w:fldChar w:fldCharType="separate"/>
          </w:r>
          <w:ins w:id="69" w:author="David Conklin" w:date="2020-12-21T20:37:00Z">
            <w:r>
              <w:rPr>
                <w:noProof/>
                <w:webHidden/>
              </w:rPr>
              <w:t>10</w:t>
            </w:r>
            <w:r>
              <w:rPr>
                <w:noProof/>
                <w:webHidden/>
              </w:rPr>
              <w:fldChar w:fldCharType="end"/>
            </w:r>
            <w:r w:rsidRPr="00904388">
              <w:rPr>
                <w:rStyle w:val="Hyperlink"/>
                <w:noProof/>
              </w:rPr>
              <w:fldChar w:fldCharType="end"/>
            </w:r>
          </w:ins>
        </w:p>
        <w:p w14:paraId="6EBA0FD2" w14:textId="01BD1F8B" w:rsidR="00135589" w:rsidRDefault="00135589">
          <w:pPr>
            <w:pStyle w:val="TOC1"/>
            <w:tabs>
              <w:tab w:val="right" w:leader="dot" w:pos="9350"/>
            </w:tabs>
            <w:rPr>
              <w:ins w:id="70" w:author="David Conklin" w:date="2020-12-21T20:37:00Z"/>
              <w:rFonts w:eastAsiaTheme="minorEastAsia"/>
              <w:noProof/>
            </w:rPr>
          </w:pPr>
          <w:ins w:id="7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Calendar conventions</w:t>
            </w:r>
            <w:r>
              <w:rPr>
                <w:noProof/>
                <w:webHidden/>
              </w:rPr>
              <w:tab/>
            </w:r>
            <w:r>
              <w:rPr>
                <w:noProof/>
                <w:webHidden/>
              </w:rPr>
              <w:fldChar w:fldCharType="begin"/>
            </w:r>
            <w:r>
              <w:rPr>
                <w:noProof/>
                <w:webHidden/>
              </w:rPr>
              <w:instrText xml:space="preserve"> PAGEREF _Toc59475500 \h </w:instrText>
            </w:r>
            <w:r>
              <w:rPr>
                <w:noProof/>
                <w:webHidden/>
              </w:rPr>
            </w:r>
          </w:ins>
          <w:r>
            <w:rPr>
              <w:noProof/>
              <w:webHidden/>
            </w:rPr>
            <w:fldChar w:fldCharType="separate"/>
          </w:r>
          <w:ins w:id="72" w:author="David Conklin" w:date="2020-12-21T20:37:00Z">
            <w:r>
              <w:rPr>
                <w:noProof/>
                <w:webHidden/>
              </w:rPr>
              <w:t>16</w:t>
            </w:r>
            <w:r>
              <w:rPr>
                <w:noProof/>
                <w:webHidden/>
              </w:rPr>
              <w:fldChar w:fldCharType="end"/>
            </w:r>
            <w:r w:rsidRPr="00904388">
              <w:rPr>
                <w:rStyle w:val="Hyperlink"/>
                <w:noProof/>
              </w:rPr>
              <w:fldChar w:fldCharType="end"/>
            </w:r>
          </w:ins>
        </w:p>
        <w:p w14:paraId="72FDE6D8" w14:textId="05F794E0" w:rsidR="00135589" w:rsidRDefault="00135589">
          <w:pPr>
            <w:pStyle w:val="TOC2"/>
            <w:tabs>
              <w:tab w:val="right" w:leader="dot" w:pos="9350"/>
            </w:tabs>
            <w:rPr>
              <w:ins w:id="73" w:author="David Conklin" w:date="2020-12-21T20:37:00Z"/>
              <w:rFonts w:eastAsiaTheme="minorEastAsia"/>
              <w:noProof/>
            </w:rPr>
          </w:pPr>
          <w:ins w:id="7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Water years</w:t>
            </w:r>
            <w:r>
              <w:rPr>
                <w:noProof/>
                <w:webHidden/>
              </w:rPr>
              <w:tab/>
            </w:r>
            <w:r>
              <w:rPr>
                <w:noProof/>
                <w:webHidden/>
              </w:rPr>
              <w:fldChar w:fldCharType="begin"/>
            </w:r>
            <w:r>
              <w:rPr>
                <w:noProof/>
                <w:webHidden/>
              </w:rPr>
              <w:instrText xml:space="preserve"> PAGEREF _Toc59475501 \h </w:instrText>
            </w:r>
            <w:r>
              <w:rPr>
                <w:noProof/>
                <w:webHidden/>
              </w:rPr>
            </w:r>
          </w:ins>
          <w:r>
            <w:rPr>
              <w:noProof/>
              <w:webHidden/>
            </w:rPr>
            <w:fldChar w:fldCharType="separate"/>
          </w:r>
          <w:ins w:id="75" w:author="David Conklin" w:date="2020-12-21T20:37:00Z">
            <w:r>
              <w:rPr>
                <w:noProof/>
                <w:webHidden/>
              </w:rPr>
              <w:t>16</w:t>
            </w:r>
            <w:r>
              <w:rPr>
                <w:noProof/>
                <w:webHidden/>
              </w:rPr>
              <w:fldChar w:fldCharType="end"/>
            </w:r>
            <w:r w:rsidRPr="00904388">
              <w:rPr>
                <w:rStyle w:val="Hyperlink"/>
                <w:noProof/>
              </w:rPr>
              <w:fldChar w:fldCharType="end"/>
            </w:r>
          </w:ins>
        </w:p>
        <w:p w14:paraId="118DDA8B" w14:textId="7D467F7C" w:rsidR="00135589" w:rsidRDefault="00135589">
          <w:pPr>
            <w:pStyle w:val="TOC1"/>
            <w:tabs>
              <w:tab w:val="right" w:leader="dot" w:pos="9350"/>
            </w:tabs>
            <w:rPr>
              <w:ins w:id="76" w:author="David Conklin" w:date="2020-12-21T20:37:00Z"/>
              <w:rFonts w:eastAsiaTheme="minorEastAsia"/>
              <w:noProof/>
            </w:rPr>
          </w:pPr>
          <w:ins w:id="7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Climate data</w:t>
            </w:r>
            <w:r>
              <w:rPr>
                <w:noProof/>
                <w:webHidden/>
              </w:rPr>
              <w:tab/>
            </w:r>
            <w:r>
              <w:rPr>
                <w:noProof/>
                <w:webHidden/>
              </w:rPr>
              <w:fldChar w:fldCharType="begin"/>
            </w:r>
            <w:r>
              <w:rPr>
                <w:noProof/>
                <w:webHidden/>
              </w:rPr>
              <w:instrText xml:space="preserve"> PAGEREF _Toc59475502 \h </w:instrText>
            </w:r>
            <w:r>
              <w:rPr>
                <w:noProof/>
                <w:webHidden/>
              </w:rPr>
            </w:r>
          </w:ins>
          <w:r>
            <w:rPr>
              <w:noProof/>
              <w:webHidden/>
            </w:rPr>
            <w:fldChar w:fldCharType="separate"/>
          </w:r>
          <w:ins w:id="78" w:author="David Conklin" w:date="2020-12-21T20:37:00Z">
            <w:r>
              <w:rPr>
                <w:noProof/>
                <w:webHidden/>
              </w:rPr>
              <w:t>16</w:t>
            </w:r>
            <w:r>
              <w:rPr>
                <w:noProof/>
                <w:webHidden/>
              </w:rPr>
              <w:fldChar w:fldCharType="end"/>
            </w:r>
            <w:r w:rsidRPr="00904388">
              <w:rPr>
                <w:rStyle w:val="Hyperlink"/>
                <w:noProof/>
              </w:rPr>
              <w:fldChar w:fldCharType="end"/>
            </w:r>
          </w:ins>
        </w:p>
        <w:p w14:paraId="0A05B388" w14:textId="21702ECF" w:rsidR="00135589" w:rsidRDefault="00135589">
          <w:pPr>
            <w:pStyle w:val="TOC2"/>
            <w:tabs>
              <w:tab w:val="right" w:leader="dot" w:pos="9350"/>
            </w:tabs>
            <w:rPr>
              <w:ins w:id="79" w:author="David Conklin" w:date="2020-12-21T20:37:00Z"/>
              <w:rFonts w:eastAsiaTheme="minorEastAsia"/>
              <w:noProof/>
            </w:rPr>
          </w:pPr>
          <w:ins w:id="8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Numbered climate scenarios in the model</w:t>
            </w:r>
            <w:r>
              <w:rPr>
                <w:noProof/>
                <w:webHidden/>
              </w:rPr>
              <w:tab/>
            </w:r>
            <w:r>
              <w:rPr>
                <w:noProof/>
                <w:webHidden/>
              </w:rPr>
              <w:fldChar w:fldCharType="begin"/>
            </w:r>
            <w:r>
              <w:rPr>
                <w:noProof/>
                <w:webHidden/>
              </w:rPr>
              <w:instrText xml:space="preserve"> PAGEREF _Toc59475503 \h </w:instrText>
            </w:r>
            <w:r>
              <w:rPr>
                <w:noProof/>
                <w:webHidden/>
              </w:rPr>
            </w:r>
          </w:ins>
          <w:r>
            <w:rPr>
              <w:noProof/>
              <w:webHidden/>
            </w:rPr>
            <w:fldChar w:fldCharType="separate"/>
          </w:r>
          <w:ins w:id="81" w:author="David Conklin" w:date="2020-12-21T20:37:00Z">
            <w:r>
              <w:rPr>
                <w:noProof/>
                <w:webHidden/>
              </w:rPr>
              <w:t>16</w:t>
            </w:r>
            <w:r>
              <w:rPr>
                <w:noProof/>
                <w:webHidden/>
              </w:rPr>
              <w:fldChar w:fldCharType="end"/>
            </w:r>
            <w:r w:rsidRPr="00904388">
              <w:rPr>
                <w:rStyle w:val="Hyperlink"/>
                <w:noProof/>
              </w:rPr>
              <w:fldChar w:fldCharType="end"/>
            </w:r>
          </w:ins>
        </w:p>
        <w:p w14:paraId="17C52241" w14:textId="37599275" w:rsidR="00135589" w:rsidRDefault="00135589">
          <w:pPr>
            <w:pStyle w:val="TOC2"/>
            <w:tabs>
              <w:tab w:val="right" w:leader="dot" w:pos="9350"/>
            </w:tabs>
            <w:rPr>
              <w:ins w:id="82" w:author="David Conklin" w:date="2020-12-21T20:37:00Z"/>
              <w:rFonts w:eastAsiaTheme="minorEastAsia"/>
              <w:noProof/>
            </w:rPr>
          </w:pPr>
          <w:ins w:id="8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Monthly and seasonal weather data</w:t>
            </w:r>
            <w:r>
              <w:rPr>
                <w:noProof/>
                <w:webHidden/>
              </w:rPr>
              <w:tab/>
            </w:r>
            <w:r>
              <w:rPr>
                <w:noProof/>
                <w:webHidden/>
              </w:rPr>
              <w:fldChar w:fldCharType="begin"/>
            </w:r>
            <w:r>
              <w:rPr>
                <w:noProof/>
                <w:webHidden/>
              </w:rPr>
              <w:instrText xml:space="preserve"> PAGEREF _Toc59475504 \h </w:instrText>
            </w:r>
            <w:r>
              <w:rPr>
                <w:noProof/>
                <w:webHidden/>
              </w:rPr>
            </w:r>
          </w:ins>
          <w:r>
            <w:rPr>
              <w:noProof/>
              <w:webHidden/>
            </w:rPr>
            <w:fldChar w:fldCharType="separate"/>
          </w:r>
          <w:ins w:id="84" w:author="David Conklin" w:date="2020-12-21T20:37:00Z">
            <w:r>
              <w:rPr>
                <w:noProof/>
                <w:webHidden/>
              </w:rPr>
              <w:t>17</w:t>
            </w:r>
            <w:r>
              <w:rPr>
                <w:noProof/>
                <w:webHidden/>
              </w:rPr>
              <w:fldChar w:fldCharType="end"/>
            </w:r>
            <w:r w:rsidRPr="00904388">
              <w:rPr>
                <w:rStyle w:val="Hyperlink"/>
                <w:noProof/>
              </w:rPr>
              <w:fldChar w:fldCharType="end"/>
            </w:r>
          </w:ins>
        </w:p>
        <w:p w14:paraId="00BFD3C9" w14:textId="191F555A" w:rsidR="00135589" w:rsidRDefault="00135589">
          <w:pPr>
            <w:pStyle w:val="TOC2"/>
            <w:tabs>
              <w:tab w:val="right" w:leader="dot" w:pos="9350"/>
            </w:tabs>
            <w:rPr>
              <w:ins w:id="85" w:author="David Conklin" w:date="2020-12-21T20:37:00Z"/>
              <w:rFonts w:eastAsiaTheme="minorEastAsia"/>
              <w:noProof/>
            </w:rPr>
          </w:pPr>
          <w:ins w:id="86" w:author="David Conklin" w:date="2020-12-21T20:37:00Z">
            <w:r w:rsidRPr="00904388">
              <w:rPr>
                <w:rStyle w:val="Hyperlink"/>
                <w:noProof/>
              </w:rPr>
              <w:lastRenderedPageBreak/>
              <w:fldChar w:fldCharType="begin"/>
            </w:r>
            <w:r w:rsidRPr="00904388">
              <w:rPr>
                <w:rStyle w:val="Hyperlink"/>
                <w:noProof/>
              </w:rPr>
              <w:instrText xml:space="preserve"> </w:instrText>
            </w:r>
            <w:r>
              <w:rPr>
                <w:noProof/>
              </w:rPr>
              <w:instrText>HYPERLINK \l "_Toc59475505"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Climate data grids</w:t>
            </w:r>
            <w:r>
              <w:rPr>
                <w:noProof/>
                <w:webHidden/>
              </w:rPr>
              <w:tab/>
            </w:r>
            <w:r>
              <w:rPr>
                <w:noProof/>
                <w:webHidden/>
              </w:rPr>
              <w:fldChar w:fldCharType="begin"/>
            </w:r>
            <w:r>
              <w:rPr>
                <w:noProof/>
                <w:webHidden/>
              </w:rPr>
              <w:instrText xml:space="preserve"> PAGEREF _Toc59475505 \h </w:instrText>
            </w:r>
            <w:r>
              <w:rPr>
                <w:noProof/>
                <w:webHidden/>
              </w:rPr>
            </w:r>
          </w:ins>
          <w:r>
            <w:rPr>
              <w:noProof/>
              <w:webHidden/>
            </w:rPr>
            <w:fldChar w:fldCharType="separate"/>
          </w:r>
          <w:ins w:id="87" w:author="David Conklin" w:date="2020-12-21T20:37:00Z">
            <w:r>
              <w:rPr>
                <w:noProof/>
                <w:webHidden/>
              </w:rPr>
              <w:t>18</w:t>
            </w:r>
            <w:r>
              <w:rPr>
                <w:noProof/>
                <w:webHidden/>
              </w:rPr>
              <w:fldChar w:fldCharType="end"/>
            </w:r>
            <w:r w:rsidRPr="00904388">
              <w:rPr>
                <w:rStyle w:val="Hyperlink"/>
                <w:noProof/>
              </w:rPr>
              <w:fldChar w:fldCharType="end"/>
            </w:r>
          </w:ins>
        </w:p>
        <w:p w14:paraId="5A2C7406" w14:textId="5C50AEDF" w:rsidR="00135589" w:rsidRDefault="00135589">
          <w:pPr>
            <w:pStyle w:val="TOC3"/>
            <w:tabs>
              <w:tab w:val="right" w:leader="dot" w:pos="9350"/>
            </w:tabs>
            <w:rPr>
              <w:ins w:id="88" w:author="David Conklin" w:date="2020-12-21T20:37:00Z"/>
              <w:rFonts w:eastAsiaTheme="minorEastAsia"/>
              <w:noProof/>
            </w:rPr>
          </w:pPr>
          <w:ins w:id="8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WW2100 climate grid</w:t>
            </w:r>
            <w:r>
              <w:rPr>
                <w:noProof/>
                <w:webHidden/>
              </w:rPr>
              <w:tab/>
            </w:r>
            <w:r>
              <w:rPr>
                <w:noProof/>
                <w:webHidden/>
              </w:rPr>
              <w:fldChar w:fldCharType="begin"/>
            </w:r>
            <w:r>
              <w:rPr>
                <w:noProof/>
                <w:webHidden/>
              </w:rPr>
              <w:instrText xml:space="preserve"> PAGEREF _Toc59475506 \h </w:instrText>
            </w:r>
            <w:r>
              <w:rPr>
                <w:noProof/>
                <w:webHidden/>
              </w:rPr>
            </w:r>
          </w:ins>
          <w:r>
            <w:rPr>
              <w:noProof/>
              <w:webHidden/>
            </w:rPr>
            <w:fldChar w:fldCharType="separate"/>
          </w:r>
          <w:ins w:id="90" w:author="David Conklin" w:date="2020-12-21T20:37:00Z">
            <w:r>
              <w:rPr>
                <w:noProof/>
                <w:webHidden/>
              </w:rPr>
              <w:t>18</w:t>
            </w:r>
            <w:r>
              <w:rPr>
                <w:noProof/>
                <w:webHidden/>
              </w:rPr>
              <w:fldChar w:fldCharType="end"/>
            </w:r>
            <w:r w:rsidRPr="00904388">
              <w:rPr>
                <w:rStyle w:val="Hyperlink"/>
                <w:noProof/>
              </w:rPr>
              <w:fldChar w:fldCharType="end"/>
            </w:r>
          </w:ins>
        </w:p>
        <w:p w14:paraId="766BF83F" w14:textId="40164573" w:rsidR="00135589" w:rsidRDefault="00135589">
          <w:pPr>
            <w:pStyle w:val="TOC3"/>
            <w:tabs>
              <w:tab w:val="right" w:leader="dot" w:pos="9350"/>
            </w:tabs>
            <w:rPr>
              <w:ins w:id="91" w:author="David Conklin" w:date="2020-12-21T20:37:00Z"/>
              <w:rFonts w:eastAsiaTheme="minorEastAsia"/>
              <w:noProof/>
            </w:rPr>
          </w:pPr>
          <w:ins w:id="9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v2 climate grid</w:t>
            </w:r>
            <w:r>
              <w:rPr>
                <w:noProof/>
                <w:webHidden/>
              </w:rPr>
              <w:tab/>
            </w:r>
            <w:r>
              <w:rPr>
                <w:noProof/>
                <w:webHidden/>
              </w:rPr>
              <w:fldChar w:fldCharType="begin"/>
            </w:r>
            <w:r>
              <w:rPr>
                <w:noProof/>
                <w:webHidden/>
              </w:rPr>
              <w:instrText xml:space="preserve"> PAGEREF _Toc59475507 \h </w:instrText>
            </w:r>
            <w:r>
              <w:rPr>
                <w:noProof/>
                <w:webHidden/>
              </w:rPr>
            </w:r>
          </w:ins>
          <w:r>
            <w:rPr>
              <w:noProof/>
              <w:webHidden/>
            </w:rPr>
            <w:fldChar w:fldCharType="separate"/>
          </w:r>
          <w:ins w:id="93" w:author="David Conklin" w:date="2020-12-21T20:37:00Z">
            <w:r>
              <w:rPr>
                <w:noProof/>
                <w:webHidden/>
              </w:rPr>
              <w:t>19</w:t>
            </w:r>
            <w:r>
              <w:rPr>
                <w:noProof/>
                <w:webHidden/>
              </w:rPr>
              <w:fldChar w:fldCharType="end"/>
            </w:r>
            <w:r w:rsidRPr="00904388">
              <w:rPr>
                <w:rStyle w:val="Hyperlink"/>
                <w:noProof/>
              </w:rPr>
              <w:fldChar w:fldCharType="end"/>
            </w:r>
          </w:ins>
        </w:p>
        <w:p w14:paraId="271F8E09" w14:textId="46ED3E26" w:rsidR="00135589" w:rsidRDefault="00135589">
          <w:pPr>
            <w:pStyle w:val="TOC2"/>
            <w:tabs>
              <w:tab w:val="right" w:leader="dot" w:pos="9350"/>
            </w:tabs>
            <w:rPr>
              <w:ins w:id="94" w:author="David Conklin" w:date="2020-12-21T20:37:00Z"/>
              <w:rFonts w:eastAsiaTheme="minorEastAsia"/>
              <w:noProof/>
            </w:rPr>
          </w:pPr>
          <w:ins w:id="9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How climate data is looked up</w:t>
            </w:r>
            <w:r>
              <w:rPr>
                <w:noProof/>
                <w:webHidden/>
              </w:rPr>
              <w:tab/>
            </w:r>
            <w:r>
              <w:rPr>
                <w:noProof/>
                <w:webHidden/>
              </w:rPr>
              <w:fldChar w:fldCharType="begin"/>
            </w:r>
            <w:r>
              <w:rPr>
                <w:noProof/>
                <w:webHidden/>
              </w:rPr>
              <w:instrText xml:space="preserve"> PAGEREF _Toc59475508 \h </w:instrText>
            </w:r>
            <w:r>
              <w:rPr>
                <w:noProof/>
                <w:webHidden/>
              </w:rPr>
            </w:r>
          </w:ins>
          <w:r>
            <w:rPr>
              <w:noProof/>
              <w:webHidden/>
            </w:rPr>
            <w:fldChar w:fldCharType="separate"/>
          </w:r>
          <w:ins w:id="96" w:author="David Conklin" w:date="2020-12-21T20:37:00Z">
            <w:r>
              <w:rPr>
                <w:noProof/>
                <w:webHidden/>
              </w:rPr>
              <w:t>19</w:t>
            </w:r>
            <w:r>
              <w:rPr>
                <w:noProof/>
                <w:webHidden/>
              </w:rPr>
              <w:fldChar w:fldCharType="end"/>
            </w:r>
            <w:r w:rsidRPr="00904388">
              <w:rPr>
                <w:rStyle w:val="Hyperlink"/>
                <w:noProof/>
              </w:rPr>
              <w:fldChar w:fldCharType="end"/>
            </w:r>
          </w:ins>
        </w:p>
        <w:p w14:paraId="0098C092" w14:textId="1F74C77B" w:rsidR="00135589" w:rsidRDefault="00135589">
          <w:pPr>
            <w:pStyle w:val="TOC2"/>
            <w:tabs>
              <w:tab w:val="right" w:leader="dot" w:pos="9350"/>
            </w:tabs>
            <w:rPr>
              <w:ins w:id="97" w:author="David Conklin" w:date="2020-12-21T20:37:00Z"/>
              <w:rFonts w:eastAsiaTheme="minorEastAsia"/>
              <w:noProof/>
            </w:rPr>
          </w:pPr>
          <w:ins w:id="9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"_Toc59475509"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What is in a climate dataset</w:t>
            </w:r>
            <w:r>
              <w:rPr>
                <w:noProof/>
                <w:webHidden/>
              </w:rPr>
              <w:tab/>
            </w:r>
            <w:r>
              <w:rPr>
                <w:noProof/>
                <w:webHidden/>
              </w:rPr>
              <w:fldChar w:fldCharType="begin"/>
            </w:r>
            <w:r>
              <w:rPr>
                <w:noProof/>
                <w:webHidden/>
              </w:rPr>
              <w:instrText xml:space="preserve"> PAGEREF _Toc59475509 \h </w:instrText>
            </w:r>
            <w:r>
              <w:rPr>
                <w:noProof/>
                <w:webHidden/>
              </w:rPr>
            </w:r>
          </w:ins>
          <w:r>
            <w:rPr>
              <w:noProof/>
              <w:webHidden/>
            </w:rPr>
            <w:fldChar w:fldCharType="separate"/>
          </w:r>
          <w:ins w:id="99" w:author="David Conklin" w:date="2020-12-21T20:37:00Z">
            <w:r>
              <w:rPr>
                <w:noProof/>
                <w:webHidden/>
              </w:rPr>
              <w:t>20</w:t>
            </w:r>
            <w:r>
              <w:rPr>
                <w:noProof/>
                <w:webHidden/>
              </w:rPr>
              <w:fldChar w:fldCharType="end"/>
            </w:r>
            <w:r w:rsidRPr="00904388">
              <w:rPr>
                <w:rStyle w:val="Hyperlink"/>
                <w:noProof/>
              </w:rPr>
              <w:fldChar w:fldCharType="end"/>
            </w:r>
          </w:ins>
        </w:p>
        <w:p w14:paraId="7F205795" w14:textId="11F38FFE" w:rsidR="00135589" w:rsidRDefault="00135589">
          <w:pPr>
            <w:pStyle w:val="TOC1"/>
            <w:tabs>
              <w:tab w:val="right" w:leader="dot" w:pos="9350"/>
            </w:tabs>
            <w:rPr>
              <w:ins w:id="100" w:author="David Conklin" w:date="2020-12-21T20:37:00Z"/>
              <w:rFonts w:eastAsiaTheme="minorEastAsia"/>
              <w:noProof/>
            </w:rPr>
          </w:pPr>
          <w:ins w:id="10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Water rights</w:t>
            </w:r>
            <w:r>
              <w:rPr>
                <w:noProof/>
                <w:webHidden/>
              </w:rPr>
              <w:tab/>
            </w:r>
            <w:r>
              <w:rPr>
                <w:noProof/>
                <w:webHidden/>
              </w:rPr>
              <w:fldChar w:fldCharType="begin"/>
            </w:r>
            <w:r>
              <w:rPr>
                <w:noProof/>
                <w:webHidden/>
              </w:rPr>
              <w:instrText xml:space="preserve"> PAGEREF _Toc59475510 \h </w:instrText>
            </w:r>
            <w:r>
              <w:rPr>
                <w:noProof/>
                <w:webHidden/>
              </w:rPr>
            </w:r>
          </w:ins>
          <w:r>
            <w:rPr>
              <w:noProof/>
              <w:webHidden/>
            </w:rPr>
            <w:fldChar w:fldCharType="separate"/>
          </w:r>
          <w:ins w:id="102" w:author="David Conklin" w:date="2020-12-21T20:37:00Z">
            <w:r>
              <w:rPr>
                <w:noProof/>
                <w:webHidden/>
              </w:rPr>
              <w:t>20</w:t>
            </w:r>
            <w:r>
              <w:rPr>
                <w:noProof/>
                <w:webHidden/>
              </w:rPr>
              <w:fldChar w:fldCharType="end"/>
            </w:r>
            <w:r w:rsidRPr="00904388">
              <w:rPr>
                <w:rStyle w:val="Hyperlink"/>
                <w:noProof/>
              </w:rPr>
              <w:fldChar w:fldCharType="end"/>
            </w:r>
          </w:ins>
        </w:p>
        <w:p w14:paraId="16CCF854" w14:textId="1F42B53C" w:rsidR="00135589" w:rsidRDefault="00135589">
          <w:pPr>
            <w:pStyle w:val="TOC2"/>
            <w:tabs>
              <w:tab w:val="right" w:leader="dot" w:pos="9350"/>
            </w:tabs>
            <w:rPr>
              <w:ins w:id="103" w:author="David Conklin" w:date="2020-12-21T20:37:00Z"/>
              <w:rFonts w:eastAsiaTheme="minorEastAsia"/>
              <w:noProof/>
            </w:rPr>
          </w:pPr>
          <w:ins w:id="10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Water rights data</w:t>
            </w:r>
            <w:r>
              <w:rPr>
                <w:noProof/>
                <w:webHidden/>
              </w:rPr>
              <w:tab/>
            </w:r>
            <w:r>
              <w:rPr>
                <w:noProof/>
                <w:webHidden/>
              </w:rPr>
              <w:fldChar w:fldCharType="begin"/>
            </w:r>
            <w:r>
              <w:rPr>
                <w:noProof/>
                <w:webHidden/>
              </w:rPr>
              <w:instrText xml:space="preserve"> PAGEREF _Toc59475511 \h </w:instrText>
            </w:r>
            <w:r>
              <w:rPr>
                <w:noProof/>
                <w:webHidden/>
              </w:rPr>
            </w:r>
          </w:ins>
          <w:r>
            <w:rPr>
              <w:noProof/>
              <w:webHidden/>
            </w:rPr>
            <w:fldChar w:fldCharType="separate"/>
          </w:r>
          <w:ins w:id="105" w:author="David Conklin" w:date="2020-12-21T20:37:00Z">
            <w:r>
              <w:rPr>
                <w:noProof/>
                <w:webHidden/>
              </w:rPr>
              <w:t>20</w:t>
            </w:r>
            <w:r>
              <w:rPr>
                <w:noProof/>
                <w:webHidden/>
              </w:rPr>
              <w:fldChar w:fldCharType="end"/>
            </w:r>
            <w:r w:rsidRPr="00904388">
              <w:rPr>
                <w:rStyle w:val="Hyperlink"/>
                <w:noProof/>
              </w:rPr>
              <w:fldChar w:fldCharType="end"/>
            </w:r>
          </w:ins>
        </w:p>
        <w:p w14:paraId="505F5DA5" w14:textId="31DDC593" w:rsidR="00135589" w:rsidRDefault="00135589">
          <w:pPr>
            <w:pStyle w:val="TOC2"/>
            <w:tabs>
              <w:tab w:val="right" w:leader="dot" w:pos="9350"/>
            </w:tabs>
            <w:rPr>
              <w:ins w:id="106" w:author="David Conklin" w:date="2020-12-21T20:37:00Z"/>
              <w:rFonts w:eastAsiaTheme="minorEastAsia"/>
              <w:noProof/>
            </w:rPr>
          </w:pPr>
          <w:ins w:id="10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wr_pods.csv file</w:t>
            </w:r>
            <w:r>
              <w:rPr>
                <w:noProof/>
                <w:webHidden/>
              </w:rPr>
              <w:tab/>
            </w:r>
            <w:r>
              <w:rPr>
                <w:noProof/>
                <w:webHidden/>
              </w:rPr>
              <w:fldChar w:fldCharType="begin"/>
            </w:r>
            <w:r>
              <w:rPr>
                <w:noProof/>
                <w:webHidden/>
              </w:rPr>
              <w:instrText xml:space="preserve"> PAGEREF _Toc59475512 \h </w:instrText>
            </w:r>
            <w:r>
              <w:rPr>
                <w:noProof/>
                <w:webHidden/>
              </w:rPr>
            </w:r>
          </w:ins>
          <w:r>
            <w:rPr>
              <w:noProof/>
              <w:webHidden/>
            </w:rPr>
            <w:fldChar w:fldCharType="separate"/>
          </w:r>
          <w:ins w:id="108" w:author="David Conklin" w:date="2020-12-21T20:37:00Z">
            <w:r>
              <w:rPr>
                <w:noProof/>
                <w:webHidden/>
              </w:rPr>
              <w:t>21</w:t>
            </w:r>
            <w:r>
              <w:rPr>
                <w:noProof/>
                <w:webHidden/>
              </w:rPr>
              <w:fldChar w:fldCharType="end"/>
            </w:r>
            <w:r w:rsidRPr="00904388">
              <w:rPr>
                <w:rStyle w:val="Hyperlink"/>
                <w:noProof/>
              </w:rPr>
              <w:fldChar w:fldCharType="end"/>
            </w:r>
          </w:ins>
        </w:p>
        <w:p w14:paraId="75986671" w14:textId="534ACE62" w:rsidR="00135589" w:rsidRDefault="00135589">
          <w:pPr>
            <w:pStyle w:val="TOC2"/>
            <w:tabs>
              <w:tab w:val="right" w:leader="dot" w:pos="9350"/>
            </w:tabs>
            <w:rPr>
              <w:ins w:id="109" w:author="David Conklin" w:date="2020-12-21T20:37:00Z"/>
              <w:rFonts w:eastAsiaTheme="minorEastAsia"/>
              <w:noProof/>
            </w:rPr>
          </w:pPr>
          <w:ins w:id="11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wr_pous.csv file</w:t>
            </w:r>
            <w:r>
              <w:rPr>
                <w:noProof/>
                <w:webHidden/>
              </w:rPr>
              <w:tab/>
            </w:r>
            <w:r>
              <w:rPr>
                <w:noProof/>
                <w:webHidden/>
              </w:rPr>
              <w:fldChar w:fldCharType="begin"/>
            </w:r>
            <w:r>
              <w:rPr>
                <w:noProof/>
                <w:webHidden/>
              </w:rPr>
              <w:instrText xml:space="preserve"> PAGEREF _Toc59475513 \h </w:instrText>
            </w:r>
            <w:r>
              <w:rPr>
                <w:noProof/>
                <w:webHidden/>
              </w:rPr>
            </w:r>
          </w:ins>
          <w:r>
            <w:rPr>
              <w:noProof/>
              <w:webHidden/>
            </w:rPr>
            <w:fldChar w:fldCharType="separate"/>
          </w:r>
          <w:ins w:id="111" w:author="David Conklin" w:date="2020-12-21T20:37:00Z">
            <w:r>
              <w:rPr>
                <w:noProof/>
                <w:webHidden/>
              </w:rPr>
              <w:t>21</w:t>
            </w:r>
            <w:r>
              <w:rPr>
                <w:noProof/>
                <w:webHidden/>
              </w:rPr>
              <w:fldChar w:fldCharType="end"/>
            </w:r>
            <w:r w:rsidRPr="00904388">
              <w:rPr>
                <w:rStyle w:val="Hyperlink"/>
                <w:noProof/>
              </w:rPr>
              <w:fldChar w:fldCharType="end"/>
            </w:r>
          </w:ins>
        </w:p>
        <w:p w14:paraId="729F05A4" w14:textId="140AD9BE" w:rsidR="00135589" w:rsidRDefault="00135589">
          <w:pPr>
            <w:pStyle w:val="TOC2"/>
            <w:tabs>
              <w:tab w:val="right" w:leader="dot" w:pos="9350"/>
            </w:tabs>
            <w:rPr>
              <w:ins w:id="112" w:author="David Conklin" w:date="2020-12-21T20:37:00Z"/>
              <w:rFonts w:eastAsiaTheme="minorEastAsia"/>
              <w:noProof/>
            </w:rPr>
          </w:pPr>
          <w:ins w:id="11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Adding a water right</w:t>
            </w:r>
            <w:r>
              <w:rPr>
                <w:noProof/>
                <w:webHidden/>
              </w:rPr>
              <w:tab/>
            </w:r>
            <w:r>
              <w:rPr>
                <w:noProof/>
                <w:webHidden/>
              </w:rPr>
              <w:fldChar w:fldCharType="begin"/>
            </w:r>
            <w:r>
              <w:rPr>
                <w:noProof/>
                <w:webHidden/>
              </w:rPr>
              <w:instrText xml:space="preserve"> PAGEREF _Toc59475514 \h </w:instrText>
            </w:r>
            <w:r>
              <w:rPr>
                <w:noProof/>
                <w:webHidden/>
              </w:rPr>
            </w:r>
          </w:ins>
          <w:r>
            <w:rPr>
              <w:noProof/>
              <w:webHidden/>
            </w:rPr>
            <w:fldChar w:fldCharType="separate"/>
          </w:r>
          <w:ins w:id="114" w:author="David Conklin" w:date="2020-12-21T20:37:00Z">
            <w:r>
              <w:rPr>
                <w:noProof/>
                <w:webHidden/>
              </w:rPr>
              <w:t>22</w:t>
            </w:r>
            <w:r>
              <w:rPr>
                <w:noProof/>
                <w:webHidden/>
              </w:rPr>
              <w:fldChar w:fldCharType="end"/>
            </w:r>
            <w:r w:rsidRPr="00904388">
              <w:rPr>
                <w:rStyle w:val="Hyperlink"/>
                <w:noProof/>
              </w:rPr>
              <w:fldChar w:fldCharType="end"/>
            </w:r>
          </w:ins>
        </w:p>
        <w:p w14:paraId="59A869E0" w14:textId="2545B2CE" w:rsidR="00135589" w:rsidRDefault="00135589">
          <w:pPr>
            <w:pStyle w:val="TOC1"/>
            <w:tabs>
              <w:tab w:val="right" w:leader="dot" w:pos="9350"/>
            </w:tabs>
            <w:rPr>
              <w:ins w:id="115" w:author="David Conklin" w:date="2020-12-21T20:37:00Z"/>
              <w:rFonts w:eastAsiaTheme="minorEastAsia"/>
              <w:noProof/>
            </w:rPr>
          </w:pPr>
          <w:ins w:id="11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Stream flow and stream temperature</w:t>
            </w:r>
            <w:r>
              <w:rPr>
                <w:noProof/>
                <w:webHidden/>
              </w:rPr>
              <w:tab/>
            </w:r>
            <w:r>
              <w:rPr>
                <w:noProof/>
                <w:webHidden/>
              </w:rPr>
              <w:fldChar w:fldCharType="begin"/>
            </w:r>
            <w:r>
              <w:rPr>
                <w:noProof/>
                <w:webHidden/>
              </w:rPr>
              <w:instrText xml:space="preserve"> PAGEREF _Toc59475515 \h </w:instrText>
            </w:r>
            <w:r>
              <w:rPr>
                <w:noProof/>
                <w:webHidden/>
              </w:rPr>
            </w:r>
          </w:ins>
          <w:r>
            <w:rPr>
              <w:noProof/>
              <w:webHidden/>
            </w:rPr>
            <w:fldChar w:fldCharType="separate"/>
          </w:r>
          <w:ins w:id="117" w:author="David Conklin" w:date="2020-12-21T20:37:00Z">
            <w:r>
              <w:rPr>
                <w:noProof/>
                <w:webHidden/>
              </w:rPr>
              <w:t>23</w:t>
            </w:r>
            <w:r>
              <w:rPr>
                <w:noProof/>
                <w:webHidden/>
              </w:rPr>
              <w:fldChar w:fldCharType="end"/>
            </w:r>
            <w:r w:rsidRPr="00904388">
              <w:rPr>
                <w:rStyle w:val="Hyperlink"/>
                <w:noProof/>
              </w:rPr>
              <w:fldChar w:fldCharType="end"/>
            </w:r>
          </w:ins>
        </w:p>
        <w:p w14:paraId="2CF2959C" w14:textId="37FBB200" w:rsidR="00135589" w:rsidRDefault="00135589">
          <w:pPr>
            <w:pStyle w:val="TOC2"/>
            <w:tabs>
              <w:tab w:val="right" w:leader="dot" w:pos="9350"/>
            </w:tabs>
            <w:rPr>
              <w:ins w:id="118" w:author="David Conklin" w:date="2020-12-21T20:37:00Z"/>
              <w:rFonts w:eastAsiaTheme="minorEastAsia"/>
              <w:noProof/>
            </w:rPr>
          </w:pPr>
          <w:ins w:id="11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Water parcels</w:t>
            </w:r>
            <w:r>
              <w:rPr>
                <w:noProof/>
                <w:webHidden/>
              </w:rPr>
              <w:tab/>
            </w:r>
            <w:r>
              <w:rPr>
                <w:noProof/>
                <w:webHidden/>
              </w:rPr>
              <w:fldChar w:fldCharType="begin"/>
            </w:r>
            <w:r>
              <w:rPr>
                <w:noProof/>
                <w:webHidden/>
              </w:rPr>
              <w:instrText xml:space="preserve"> PAGEREF _Toc59475516 \h </w:instrText>
            </w:r>
            <w:r>
              <w:rPr>
                <w:noProof/>
                <w:webHidden/>
              </w:rPr>
            </w:r>
          </w:ins>
          <w:r>
            <w:rPr>
              <w:noProof/>
              <w:webHidden/>
            </w:rPr>
            <w:fldChar w:fldCharType="separate"/>
          </w:r>
          <w:ins w:id="120" w:author="David Conklin" w:date="2020-12-21T20:37:00Z">
            <w:r>
              <w:rPr>
                <w:noProof/>
                <w:webHidden/>
              </w:rPr>
              <w:t>23</w:t>
            </w:r>
            <w:r>
              <w:rPr>
                <w:noProof/>
                <w:webHidden/>
              </w:rPr>
              <w:fldChar w:fldCharType="end"/>
            </w:r>
            <w:r w:rsidRPr="00904388">
              <w:rPr>
                <w:rStyle w:val="Hyperlink"/>
                <w:noProof/>
              </w:rPr>
              <w:fldChar w:fldCharType="end"/>
            </w:r>
          </w:ins>
        </w:p>
        <w:p w14:paraId="71625657" w14:textId="71FB4673" w:rsidR="00135589" w:rsidRDefault="00135589">
          <w:pPr>
            <w:pStyle w:val="TOC2"/>
            <w:tabs>
              <w:tab w:val="right" w:leader="dot" w:pos="9350"/>
            </w:tabs>
            <w:rPr>
              <w:ins w:id="121" w:author="David Conklin" w:date="2020-12-21T20:37:00Z"/>
              <w:rFonts w:eastAsiaTheme="minorEastAsia"/>
              <w:noProof/>
            </w:rPr>
          </w:pPr>
          <w:ins w:id="12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Daily water mass and energy balance</w:t>
            </w:r>
            <w:r>
              <w:rPr>
                <w:noProof/>
                <w:webHidden/>
              </w:rPr>
              <w:tab/>
            </w:r>
            <w:r>
              <w:rPr>
                <w:noProof/>
                <w:webHidden/>
              </w:rPr>
              <w:fldChar w:fldCharType="begin"/>
            </w:r>
            <w:r>
              <w:rPr>
                <w:noProof/>
                <w:webHidden/>
              </w:rPr>
              <w:instrText xml:space="preserve"> PAGEREF _Toc59475517 \h </w:instrText>
            </w:r>
            <w:r>
              <w:rPr>
                <w:noProof/>
                <w:webHidden/>
              </w:rPr>
            </w:r>
          </w:ins>
          <w:r>
            <w:rPr>
              <w:noProof/>
              <w:webHidden/>
            </w:rPr>
            <w:fldChar w:fldCharType="separate"/>
          </w:r>
          <w:ins w:id="123" w:author="David Conklin" w:date="2020-12-21T20:37:00Z">
            <w:r>
              <w:rPr>
                <w:noProof/>
                <w:webHidden/>
              </w:rPr>
              <w:t>23</w:t>
            </w:r>
            <w:r>
              <w:rPr>
                <w:noProof/>
                <w:webHidden/>
              </w:rPr>
              <w:fldChar w:fldCharType="end"/>
            </w:r>
            <w:r w:rsidRPr="00904388">
              <w:rPr>
                <w:rStyle w:val="Hyperlink"/>
                <w:noProof/>
              </w:rPr>
              <w:fldChar w:fldCharType="end"/>
            </w:r>
          </w:ins>
        </w:p>
        <w:p w14:paraId="64972B2F" w14:textId="43EE38C4" w:rsidR="00135589" w:rsidRDefault="00135589">
          <w:pPr>
            <w:pStyle w:val="TOC2"/>
            <w:tabs>
              <w:tab w:val="right" w:leader="dot" w:pos="9350"/>
            </w:tabs>
            <w:rPr>
              <w:ins w:id="124" w:author="David Conklin" w:date="2020-12-21T20:37:00Z"/>
              <w:rFonts w:eastAsiaTheme="minorEastAsia"/>
              <w:noProof/>
            </w:rPr>
          </w:pPr>
          <w:ins w:id="12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Estimating the rate of flow in a stream reach</w:t>
            </w:r>
            <w:r>
              <w:rPr>
                <w:noProof/>
                <w:webHidden/>
              </w:rPr>
              <w:tab/>
            </w:r>
            <w:r>
              <w:rPr>
                <w:noProof/>
                <w:webHidden/>
              </w:rPr>
              <w:fldChar w:fldCharType="begin"/>
            </w:r>
            <w:r>
              <w:rPr>
                <w:noProof/>
                <w:webHidden/>
              </w:rPr>
              <w:instrText xml:space="preserve"> PAGEREF _Toc59475518 \h </w:instrText>
            </w:r>
            <w:r>
              <w:rPr>
                <w:noProof/>
                <w:webHidden/>
              </w:rPr>
            </w:r>
          </w:ins>
          <w:r>
            <w:rPr>
              <w:noProof/>
              <w:webHidden/>
            </w:rPr>
            <w:fldChar w:fldCharType="separate"/>
          </w:r>
          <w:ins w:id="126" w:author="David Conklin" w:date="2020-12-21T20:37:00Z">
            <w:r>
              <w:rPr>
                <w:noProof/>
                <w:webHidden/>
              </w:rPr>
              <w:t>24</w:t>
            </w:r>
            <w:r>
              <w:rPr>
                <w:noProof/>
                <w:webHidden/>
              </w:rPr>
              <w:fldChar w:fldCharType="end"/>
            </w:r>
            <w:r w:rsidRPr="00904388">
              <w:rPr>
                <w:rStyle w:val="Hyperlink"/>
                <w:noProof/>
              </w:rPr>
              <w:fldChar w:fldCharType="end"/>
            </w:r>
          </w:ins>
        </w:p>
        <w:p w14:paraId="1660935A" w14:textId="0FA1A40F" w:rsidR="00135589" w:rsidRDefault="00135589">
          <w:pPr>
            <w:pStyle w:val="TOC2"/>
            <w:tabs>
              <w:tab w:val="right" w:leader="dot" w:pos="9350"/>
            </w:tabs>
            <w:rPr>
              <w:ins w:id="127" w:author="David Conklin" w:date="2020-12-21T20:37:00Z"/>
              <w:rFonts w:eastAsiaTheme="minorEastAsia"/>
              <w:noProof/>
            </w:rPr>
          </w:pPr>
          <w:ins w:id="12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"_Toc59475519"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_Toc59475519 \h </w:instrText>
            </w:r>
            <w:r>
              <w:rPr>
                <w:noProof/>
                <w:webHidden/>
              </w:rPr>
            </w:r>
          </w:ins>
          <w:r>
            <w:rPr>
              <w:noProof/>
              <w:webHidden/>
            </w:rPr>
            <w:fldChar w:fldCharType="separate"/>
          </w:r>
          <w:ins w:id="129" w:author="David Conklin" w:date="2020-12-21T20:37:00Z">
            <w:r>
              <w:rPr>
                <w:noProof/>
                <w:webHidden/>
              </w:rPr>
              <w:t>27</w:t>
            </w:r>
            <w:r>
              <w:rPr>
                <w:noProof/>
                <w:webHidden/>
              </w:rPr>
              <w:fldChar w:fldCharType="end"/>
            </w:r>
            <w:r w:rsidRPr="00904388">
              <w:rPr>
                <w:rStyle w:val="Hyperlink"/>
                <w:noProof/>
              </w:rPr>
              <w:fldChar w:fldCharType="end"/>
            </w:r>
          </w:ins>
        </w:p>
        <w:p w14:paraId="12019F0B" w14:textId="308F817F" w:rsidR="00135589" w:rsidRDefault="00135589">
          <w:pPr>
            <w:pStyle w:val="TOC2"/>
            <w:tabs>
              <w:tab w:val="right" w:leader="dot" w:pos="9350"/>
            </w:tabs>
            <w:rPr>
              <w:ins w:id="130" w:author="David Conklin" w:date="2020-12-21T20:37:00Z"/>
              <w:rFonts w:eastAsiaTheme="minorEastAsia"/>
              <w:noProof/>
            </w:rPr>
          </w:pPr>
          <w:ins w:id="13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Water temperature from thermal energy</w:t>
            </w:r>
            <w:r>
              <w:rPr>
                <w:noProof/>
                <w:webHidden/>
              </w:rPr>
              <w:tab/>
            </w:r>
            <w:r>
              <w:rPr>
                <w:noProof/>
                <w:webHidden/>
              </w:rPr>
              <w:fldChar w:fldCharType="begin"/>
            </w:r>
            <w:r>
              <w:rPr>
                <w:noProof/>
                <w:webHidden/>
              </w:rPr>
              <w:instrText xml:space="preserve"> PAGEREF _Toc59475520 \h </w:instrText>
            </w:r>
            <w:r>
              <w:rPr>
                <w:noProof/>
                <w:webHidden/>
              </w:rPr>
            </w:r>
          </w:ins>
          <w:r>
            <w:rPr>
              <w:noProof/>
              <w:webHidden/>
            </w:rPr>
            <w:fldChar w:fldCharType="separate"/>
          </w:r>
          <w:ins w:id="132" w:author="David Conklin" w:date="2020-12-21T20:37:00Z">
            <w:r>
              <w:rPr>
                <w:noProof/>
                <w:webHidden/>
              </w:rPr>
              <w:t>27</w:t>
            </w:r>
            <w:r>
              <w:rPr>
                <w:noProof/>
                <w:webHidden/>
              </w:rPr>
              <w:fldChar w:fldCharType="end"/>
            </w:r>
            <w:r w:rsidRPr="00904388">
              <w:rPr>
                <w:rStyle w:val="Hyperlink"/>
                <w:noProof/>
              </w:rPr>
              <w:fldChar w:fldCharType="end"/>
            </w:r>
          </w:ins>
        </w:p>
        <w:p w14:paraId="633F1713" w14:textId="3D6B6BAA" w:rsidR="00135589" w:rsidRDefault="00135589">
          <w:pPr>
            <w:pStyle w:val="TOC2"/>
            <w:tabs>
              <w:tab w:val="right" w:leader="dot" w:pos="9350"/>
            </w:tabs>
            <w:rPr>
              <w:ins w:id="133" w:author="David Conklin" w:date="2020-12-21T20:37:00Z"/>
              <w:rFonts w:eastAsiaTheme="minorEastAsia"/>
              <w:noProof/>
            </w:rPr>
          </w:pPr>
          <w:ins w:id="13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Initial conditions for Flow: the IC file</w:t>
            </w:r>
            <w:r>
              <w:rPr>
                <w:noProof/>
                <w:webHidden/>
              </w:rPr>
              <w:tab/>
            </w:r>
            <w:r>
              <w:rPr>
                <w:noProof/>
                <w:webHidden/>
              </w:rPr>
              <w:fldChar w:fldCharType="begin"/>
            </w:r>
            <w:r>
              <w:rPr>
                <w:noProof/>
                <w:webHidden/>
              </w:rPr>
              <w:instrText xml:space="preserve"> PAGEREF _Toc59475521 \h </w:instrText>
            </w:r>
            <w:r>
              <w:rPr>
                <w:noProof/>
                <w:webHidden/>
              </w:rPr>
            </w:r>
          </w:ins>
          <w:r>
            <w:rPr>
              <w:noProof/>
              <w:webHidden/>
            </w:rPr>
            <w:fldChar w:fldCharType="separate"/>
          </w:r>
          <w:ins w:id="135" w:author="David Conklin" w:date="2020-12-21T20:37:00Z">
            <w:r>
              <w:rPr>
                <w:noProof/>
                <w:webHidden/>
              </w:rPr>
              <w:t>28</w:t>
            </w:r>
            <w:r>
              <w:rPr>
                <w:noProof/>
                <w:webHidden/>
              </w:rPr>
              <w:fldChar w:fldCharType="end"/>
            </w:r>
            <w:r w:rsidRPr="00904388">
              <w:rPr>
                <w:rStyle w:val="Hyperlink"/>
                <w:noProof/>
              </w:rPr>
              <w:fldChar w:fldCharType="end"/>
            </w:r>
          </w:ins>
        </w:p>
        <w:p w14:paraId="066528F2" w14:textId="68C91A3D" w:rsidR="00135589" w:rsidRDefault="00135589">
          <w:pPr>
            <w:pStyle w:val="TOC2"/>
            <w:tabs>
              <w:tab w:val="right" w:leader="dot" w:pos="9350"/>
            </w:tabs>
            <w:rPr>
              <w:ins w:id="136" w:author="David Conklin" w:date="2020-12-21T20:37:00Z"/>
              <w:rFonts w:eastAsiaTheme="minorEastAsia"/>
              <w:noProof/>
            </w:rPr>
          </w:pPr>
          <w:ins w:id="13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Boundary conditions for stream water temperature</w:t>
            </w:r>
            <w:r>
              <w:rPr>
                <w:noProof/>
                <w:webHidden/>
              </w:rPr>
              <w:tab/>
            </w:r>
            <w:r>
              <w:rPr>
                <w:noProof/>
                <w:webHidden/>
              </w:rPr>
              <w:fldChar w:fldCharType="begin"/>
            </w:r>
            <w:r>
              <w:rPr>
                <w:noProof/>
                <w:webHidden/>
              </w:rPr>
              <w:instrText xml:space="preserve"> PAGEREF _Toc59475522 \h </w:instrText>
            </w:r>
            <w:r>
              <w:rPr>
                <w:noProof/>
                <w:webHidden/>
              </w:rPr>
            </w:r>
          </w:ins>
          <w:r>
            <w:rPr>
              <w:noProof/>
              <w:webHidden/>
            </w:rPr>
            <w:fldChar w:fldCharType="separate"/>
          </w:r>
          <w:ins w:id="138" w:author="David Conklin" w:date="2020-12-21T20:37:00Z">
            <w:r>
              <w:rPr>
                <w:noProof/>
                <w:webHidden/>
              </w:rPr>
              <w:t>28</w:t>
            </w:r>
            <w:r>
              <w:rPr>
                <w:noProof/>
                <w:webHidden/>
              </w:rPr>
              <w:fldChar w:fldCharType="end"/>
            </w:r>
            <w:r w:rsidRPr="00904388">
              <w:rPr>
                <w:rStyle w:val="Hyperlink"/>
                <w:noProof/>
              </w:rPr>
              <w:fldChar w:fldCharType="end"/>
            </w:r>
          </w:ins>
        </w:p>
        <w:p w14:paraId="71E074BF" w14:textId="39A2F449" w:rsidR="00135589" w:rsidRDefault="00135589">
          <w:pPr>
            <w:pStyle w:val="TOC2"/>
            <w:tabs>
              <w:tab w:val="right" w:leader="dot" w:pos="9350"/>
            </w:tabs>
            <w:rPr>
              <w:ins w:id="139" w:author="David Conklin" w:date="2020-12-21T20:37:00Z"/>
              <w:rFonts w:eastAsiaTheme="minorEastAsia"/>
              <w:noProof/>
            </w:rPr>
          </w:pPr>
          <w:ins w:id="14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Thermal stratification in reservoirs</w:t>
            </w:r>
            <w:r>
              <w:rPr>
                <w:noProof/>
                <w:webHidden/>
              </w:rPr>
              <w:tab/>
            </w:r>
            <w:r>
              <w:rPr>
                <w:noProof/>
                <w:webHidden/>
              </w:rPr>
              <w:fldChar w:fldCharType="begin"/>
            </w:r>
            <w:r>
              <w:rPr>
                <w:noProof/>
                <w:webHidden/>
              </w:rPr>
              <w:instrText xml:space="preserve"> PAGEREF _Toc59475523 \h </w:instrText>
            </w:r>
            <w:r>
              <w:rPr>
                <w:noProof/>
                <w:webHidden/>
              </w:rPr>
            </w:r>
          </w:ins>
          <w:r>
            <w:rPr>
              <w:noProof/>
              <w:webHidden/>
            </w:rPr>
            <w:fldChar w:fldCharType="separate"/>
          </w:r>
          <w:ins w:id="141" w:author="David Conklin" w:date="2020-12-21T20:37:00Z">
            <w:r>
              <w:rPr>
                <w:noProof/>
                <w:webHidden/>
              </w:rPr>
              <w:t>29</w:t>
            </w:r>
            <w:r>
              <w:rPr>
                <w:noProof/>
                <w:webHidden/>
              </w:rPr>
              <w:fldChar w:fldCharType="end"/>
            </w:r>
            <w:r w:rsidRPr="00904388">
              <w:rPr>
                <w:rStyle w:val="Hyperlink"/>
                <w:noProof/>
              </w:rPr>
              <w:fldChar w:fldCharType="end"/>
            </w:r>
          </w:ins>
        </w:p>
        <w:p w14:paraId="4AEBC35D" w14:textId="54077FC0" w:rsidR="00135589" w:rsidRDefault="00135589">
          <w:pPr>
            <w:pStyle w:val="TOC2"/>
            <w:tabs>
              <w:tab w:val="right" w:leader="dot" w:pos="9350"/>
            </w:tabs>
            <w:rPr>
              <w:ins w:id="142" w:author="David Conklin" w:date="2020-12-21T20:37:00Z"/>
              <w:rFonts w:eastAsiaTheme="minorEastAsia"/>
              <w:noProof/>
            </w:rPr>
          </w:pPr>
          <w:ins w:id="14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Thermal loading</w:t>
            </w:r>
            <w:r>
              <w:rPr>
                <w:noProof/>
                <w:webHidden/>
              </w:rPr>
              <w:tab/>
            </w:r>
            <w:r>
              <w:rPr>
                <w:noProof/>
                <w:webHidden/>
              </w:rPr>
              <w:fldChar w:fldCharType="begin"/>
            </w:r>
            <w:r>
              <w:rPr>
                <w:noProof/>
                <w:webHidden/>
              </w:rPr>
              <w:instrText xml:space="preserve"> PAGEREF _Toc59475524 \h </w:instrText>
            </w:r>
            <w:r>
              <w:rPr>
                <w:noProof/>
                <w:webHidden/>
              </w:rPr>
            </w:r>
          </w:ins>
          <w:r>
            <w:rPr>
              <w:noProof/>
              <w:webHidden/>
            </w:rPr>
            <w:fldChar w:fldCharType="separate"/>
          </w:r>
          <w:ins w:id="144" w:author="David Conklin" w:date="2020-12-21T20:37:00Z">
            <w:r>
              <w:rPr>
                <w:noProof/>
                <w:webHidden/>
              </w:rPr>
              <w:t>29</w:t>
            </w:r>
            <w:r>
              <w:rPr>
                <w:noProof/>
                <w:webHidden/>
              </w:rPr>
              <w:fldChar w:fldCharType="end"/>
            </w:r>
            <w:r w:rsidRPr="00904388">
              <w:rPr>
                <w:rStyle w:val="Hyperlink"/>
                <w:noProof/>
              </w:rPr>
              <w:fldChar w:fldCharType="end"/>
            </w:r>
          </w:ins>
        </w:p>
        <w:p w14:paraId="51B2A9EA" w14:textId="5EBAD64E" w:rsidR="00135589" w:rsidRDefault="00135589">
          <w:pPr>
            <w:pStyle w:val="TOC1"/>
            <w:tabs>
              <w:tab w:val="right" w:leader="dot" w:pos="9350"/>
            </w:tabs>
            <w:rPr>
              <w:ins w:id="145" w:author="David Conklin" w:date="2020-12-21T20:37:00Z"/>
              <w:rFonts w:eastAsiaTheme="minorEastAsia"/>
              <w:noProof/>
            </w:rPr>
          </w:pPr>
          <w:ins w:id="14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Reservoirs</w:t>
            </w:r>
            <w:r>
              <w:rPr>
                <w:noProof/>
                <w:webHidden/>
              </w:rPr>
              <w:tab/>
            </w:r>
            <w:r>
              <w:rPr>
                <w:noProof/>
                <w:webHidden/>
              </w:rPr>
              <w:fldChar w:fldCharType="begin"/>
            </w:r>
            <w:r>
              <w:rPr>
                <w:noProof/>
                <w:webHidden/>
              </w:rPr>
              <w:instrText xml:space="preserve"> PAGEREF _Toc59475525 \h </w:instrText>
            </w:r>
            <w:r>
              <w:rPr>
                <w:noProof/>
                <w:webHidden/>
              </w:rPr>
            </w:r>
          </w:ins>
          <w:r>
            <w:rPr>
              <w:noProof/>
              <w:webHidden/>
            </w:rPr>
            <w:fldChar w:fldCharType="separate"/>
          </w:r>
          <w:ins w:id="147" w:author="David Conklin" w:date="2020-12-21T20:37:00Z">
            <w:r>
              <w:rPr>
                <w:noProof/>
                <w:webHidden/>
              </w:rPr>
              <w:t>30</w:t>
            </w:r>
            <w:r>
              <w:rPr>
                <w:noProof/>
                <w:webHidden/>
              </w:rPr>
              <w:fldChar w:fldCharType="end"/>
            </w:r>
            <w:r w:rsidRPr="00904388">
              <w:rPr>
                <w:rStyle w:val="Hyperlink"/>
                <w:noProof/>
              </w:rPr>
              <w:fldChar w:fldCharType="end"/>
            </w:r>
          </w:ins>
        </w:p>
        <w:p w14:paraId="4E2D5BC3" w14:textId="6B905233" w:rsidR="00135589" w:rsidRDefault="00135589">
          <w:pPr>
            <w:pStyle w:val="TOC2"/>
            <w:tabs>
              <w:tab w:val="right" w:leader="dot" w:pos="9350"/>
            </w:tabs>
            <w:rPr>
              <w:ins w:id="148" w:author="David Conklin" w:date="2020-12-21T20:37:00Z"/>
              <w:rFonts w:eastAsiaTheme="minorEastAsia"/>
              <w:noProof/>
            </w:rPr>
          </w:pPr>
          <w:ins w:id="14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Reservoir data</w:t>
            </w:r>
            <w:r>
              <w:rPr>
                <w:noProof/>
                <w:webHidden/>
              </w:rPr>
              <w:tab/>
            </w:r>
            <w:r>
              <w:rPr>
                <w:noProof/>
                <w:webHidden/>
              </w:rPr>
              <w:fldChar w:fldCharType="begin"/>
            </w:r>
            <w:r>
              <w:rPr>
                <w:noProof/>
                <w:webHidden/>
              </w:rPr>
              <w:instrText xml:space="preserve"> PAGEREF _Toc59475526 \h </w:instrText>
            </w:r>
            <w:r>
              <w:rPr>
                <w:noProof/>
                <w:webHidden/>
              </w:rPr>
            </w:r>
          </w:ins>
          <w:r>
            <w:rPr>
              <w:noProof/>
              <w:webHidden/>
            </w:rPr>
            <w:fldChar w:fldCharType="separate"/>
          </w:r>
          <w:ins w:id="150" w:author="David Conklin" w:date="2020-12-21T20:37:00Z">
            <w:r>
              <w:rPr>
                <w:noProof/>
                <w:webHidden/>
              </w:rPr>
              <w:t>31</w:t>
            </w:r>
            <w:r>
              <w:rPr>
                <w:noProof/>
                <w:webHidden/>
              </w:rPr>
              <w:fldChar w:fldCharType="end"/>
            </w:r>
            <w:r w:rsidRPr="00904388">
              <w:rPr>
                <w:rStyle w:val="Hyperlink"/>
                <w:noProof/>
              </w:rPr>
              <w:fldChar w:fldCharType="end"/>
            </w:r>
          </w:ins>
        </w:p>
        <w:p w14:paraId="3D2614F1" w14:textId="3268C623" w:rsidR="00135589" w:rsidRDefault="00135589">
          <w:pPr>
            <w:pStyle w:val="TOC2"/>
            <w:tabs>
              <w:tab w:val="right" w:leader="dot" w:pos="9350"/>
            </w:tabs>
            <w:rPr>
              <w:ins w:id="151" w:author="David Conklin" w:date="2020-12-21T20:37:00Z"/>
              <w:rFonts w:eastAsiaTheme="minorEastAsia"/>
              <w:noProof/>
            </w:rPr>
          </w:pPr>
          <w:ins w:id="15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Reservoir data sources</w:t>
            </w:r>
            <w:r>
              <w:rPr>
                <w:noProof/>
                <w:webHidden/>
              </w:rPr>
              <w:tab/>
            </w:r>
            <w:r>
              <w:rPr>
                <w:noProof/>
                <w:webHidden/>
              </w:rPr>
              <w:fldChar w:fldCharType="begin"/>
            </w:r>
            <w:r>
              <w:rPr>
                <w:noProof/>
                <w:webHidden/>
              </w:rPr>
              <w:instrText xml:space="preserve"> PAGEREF _Toc59475527 \h </w:instrText>
            </w:r>
            <w:r>
              <w:rPr>
                <w:noProof/>
                <w:webHidden/>
              </w:rPr>
            </w:r>
          </w:ins>
          <w:r>
            <w:rPr>
              <w:noProof/>
              <w:webHidden/>
            </w:rPr>
            <w:fldChar w:fldCharType="separate"/>
          </w:r>
          <w:ins w:id="153" w:author="David Conklin" w:date="2020-12-21T20:37:00Z">
            <w:r>
              <w:rPr>
                <w:noProof/>
                <w:webHidden/>
              </w:rPr>
              <w:t>33</w:t>
            </w:r>
            <w:r>
              <w:rPr>
                <w:noProof/>
                <w:webHidden/>
              </w:rPr>
              <w:fldChar w:fldCharType="end"/>
            </w:r>
            <w:r w:rsidRPr="00904388">
              <w:rPr>
                <w:rStyle w:val="Hyperlink"/>
                <w:noProof/>
              </w:rPr>
              <w:fldChar w:fldCharType="end"/>
            </w:r>
          </w:ins>
        </w:p>
        <w:p w14:paraId="78FE37DD" w14:textId="0658200A" w:rsidR="00135589" w:rsidRDefault="00135589">
          <w:pPr>
            <w:pStyle w:val="TOC1"/>
            <w:tabs>
              <w:tab w:val="right" w:leader="dot" w:pos="9350"/>
            </w:tabs>
            <w:rPr>
              <w:ins w:id="154" w:author="David Conklin" w:date="2020-12-21T20:37:00Z"/>
              <w:rFonts w:eastAsiaTheme="minorEastAsia"/>
              <w:noProof/>
            </w:rPr>
          </w:pPr>
          <w:ins w:id="15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_Toc59475528 \h </w:instrText>
            </w:r>
            <w:r>
              <w:rPr>
                <w:noProof/>
                <w:webHidden/>
              </w:rPr>
            </w:r>
          </w:ins>
          <w:r>
            <w:rPr>
              <w:noProof/>
              <w:webHidden/>
            </w:rPr>
            <w:fldChar w:fldCharType="separate"/>
          </w:r>
          <w:ins w:id="156" w:author="David Conklin" w:date="2020-12-21T20:37:00Z">
            <w:r>
              <w:rPr>
                <w:noProof/>
                <w:webHidden/>
              </w:rPr>
              <w:t>33</w:t>
            </w:r>
            <w:r>
              <w:rPr>
                <w:noProof/>
                <w:webHidden/>
              </w:rPr>
              <w:fldChar w:fldCharType="end"/>
            </w:r>
            <w:r w:rsidRPr="00904388">
              <w:rPr>
                <w:rStyle w:val="Hyperlink"/>
                <w:noProof/>
              </w:rPr>
              <w:fldChar w:fldCharType="end"/>
            </w:r>
          </w:ins>
        </w:p>
        <w:p w14:paraId="4BB22314" w14:textId="5F2B6A2D" w:rsidR="00135589" w:rsidRDefault="00135589">
          <w:pPr>
            <w:pStyle w:val="TOC2"/>
            <w:tabs>
              <w:tab w:val="right" w:leader="dot" w:pos="9350"/>
            </w:tabs>
            <w:rPr>
              <w:ins w:id="157" w:author="David Conklin" w:date="2020-12-21T20:37:00Z"/>
              <w:rFonts w:eastAsiaTheme="minorEastAsia"/>
              <w:noProof/>
            </w:rPr>
          </w:pPr>
          <w:ins w:id="15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"_Toc59475529"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Limitations of subbasin simulations</w:t>
            </w:r>
            <w:r>
              <w:rPr>
                <w:noProof/>
                <w:webHidden/>
              </w:rPr>
              <w:tab/>
            </w:r>
            <w:r>
              <w:rPr>
                <w:noProof/>
                <w:webHidden/>
              </w:rPr>
              <w:fldChar w:fldCharType="begin"/>
            </w:r>
            <w:r>
              <w:rPr>
                <w:noProof/>
                <w:webHidden/>
              </w:rPr>
              <w:instrText xml:space="preserve"> PAGEREF _Toc59475529 \h </w:instrText>
            </w:r>
            <w:r>
              <w:rPr>
                <w:noProof/>
                <w:webHidden/>
              </w:rPr>
            </w:r>
          </w:ins>
          <w:r>
            <w:rPr>
              <w:noProof/>
              <w:webHidden/>
            </w:rPr>
            <w:fldChar w:fldCharType="separate"/>
          </w:r>
          <w:ins w:id="159" w:author="David Conklin" w:date="2020-12-21T20:37:00Z">
            <w:r>
              <w:rPr>
                <w:noProof/>
                <w:webHidden/>
              </w:rPr>
              <w:t>35</w:t>
            </w:r>
            <w:r>
              <w:rPr>
                <w:noProof/>
                <w:webHidden/>
              </w:rPr>
              <w:fldChar w:fldCharType="end"/>
            </w:r>
            <w:r w:rsidRPr="00904388">
              <w:rPr>
                <w:rStyle w:val="Hyperlink"/>
                <w:noProof/>
              </w:rPr>
              <w:fldChar w:fldCharType="end"/>
            </w:r>
          </w:ins>
        </w:p>
        <w:p w14:paraId="0BF8919B" w14:textId="03312D01" w:rsidR="00135589" w:rsidRDefault="00135589">
          <w:pPr>
            <w:pStyle w:val="TOC1"/>
            <w:tabs>
              <w:tab w:val="right" w:leader="dot" w:pos="9350"/>
            </w:tabs>
            <w:rPr>
              <w:ins w:id="160" w:author="David Conklin" w:date="2020-12-21T20:37:00Z"/>
              <w:rFonts w:eastAsiaTheme="minorEastAsia"/>
              <w:noProof/>
            </w:rPr>
          </w:pPr>
          <w:ins w:id="16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North Santiam study area</w:t>
            </w:r>
            <w:r>
              <w:rPr>
                <w:noProof/>
                <w:webHidden/>
              </w:rPr>
              <w:tab/>
            </w:r>
            <w:r>
              <w:rPr>
                <w:noProof/>
                <w:webHidden/>
              </w:rPr>
              <w:fldChar w:fldCharType="begin"/>
            </w:r>
            <w:r>
              <w:rPr>
                <w:noProof/>
                <w:webHidden/>
              </w:rPr>
              <w:instrText xml:space="preserve"> PAGEREF _Toc59475530 \h </w:instrText>
            </w:r>
            <w:r>
              <w:rPr>
                <w:noProof/>
                <w:webHidden/>
              </w:rPr>
            </w:r>
          </w:ins>
          <w:r>
            <w:rPr>
              <w:noProof/>
              <w:webHidden/>
            </w:rPr>
            <w:fldChar w:fldCharType="separate"/>
          </w:r>
          <w:ins w:id="162" w:author="David Conklin" w:date="2020-12-21T20:37:00Z">
            <w:r>
              <w:rPr>
                <w:noProof/>
                <w:webHidden/>
              </w:rPr>
              <w:t>35</w:t>
            </w:r>
            <w:r>
              <w:rPr>
                <w:noProof/>
                <w:webHidden/>
              </w:rPr>
              <w:fldChar w:fldCharType="end"/>
            </w:r>
            <w:r w:rsidRPr="00904388">
              <w:rPr>
                <w:rStyle w:val="Hyperlink"/>
                <w:noProof/>
              </w:rPr>
              <w:fldChar w:fldCharType="end"/>
            </w:r>
          </w:ins>
        </w:p>
        <w:p w14:paraId="59F6AAE5" w14:textId="2CFC44F1" w:rsidR="00135589" w:rsidRDefault="00135589">
          <w:pPr>
            <w:pStyle w:val="TOC2"/>
            <w:tabs>
              <w:tab w:val="right" w:leader="dot" w:pos="9350"/>
            </w:tabs>
            <w:rPr>
              <w:ins w:id="163" w:author="David Conklin" w:date="2020-12-21T20:37:00Z"/>
              <w:rFonts w:eastAsiaTheme="minorEastAsia"/>
              <w:noProof/>
            </w:rPr>
          </w:pPr>
          <w:ins w:id="16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_Toc59475531 \h </w:instrText>
            </w:r>
            <w:r>
              <w:rPr>
                <w:noProof/>
                <w:webHidden/>
              </w:rPr>
            </w:r>
          </w:ins>
          <w:r>
            <w:rPr>
              <w:noProof/>
              <w:webHidden/>
            </w:rPr>
            <w:fldChar w:fldCharType="separate"/>
          </w:r>
          <w:ins w:id="165" w:author="David Conklin" w:date="2020-12-21T20:37:00Z">
            <w:r>
              <w:rPr>
                <w:noProof/>
                <w:webHidden/>
              </w:rPr>
              <w:t>36</w:t>
            </w:r>
            <w:r>
              <w:rPr>
                <w:noProof/>
                <w:webHidden/>
              </w:rPr>
              <w:fldChar w:fldCharType="end"/>
            </w:r>
            <w:r w:rsidRPr="00904388">
              <w:rPr>
                <w:rStyle w:val="Hyperlink"/>
                <w:noProof/>
              </w:rPr>
              <w:fldChar w:fldCharType="end"/>
            </w:r>
          </w:ins>
        </w:p>
        <w:p w14:paraId="6706E6E2" w14:textId="33429343" w:rsidR="00135589" w:rsidRDefault="00135589">
          <w:pPr>
            <w:pStyle w:val="TOC2"/>
            <w:tabs>
              <w:tab w:val="right" w:leader="dot" w:pos="9350"/>
            </w:tabs>
            <w:rPr>
              <w:ins w:id="166" w:author="David Conklin" w:date="2020-12-21T20:37:00Z"/>
              <w:rFonts w:eastAsiaTheme="minorEastAsia"/>
              <w:noProof/>
            </w:rPr>
          </w:pPr>
          <w:ins w:id="16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Municipal water rights</w:t>
            </w:r>
            <w:r>
              <w:rPr>
                <w:noProof/>
                <w:webHidden/>
              </w:rPr>
              <w:tab/>
            </w:r>
            <w:r>
              <w:rPr>
                <w:noProof/>
                <w:webHidden/>
              </w:rPr>
              <w:fldChar w:fldCharType="begin"/>
            </w:r>
            <w:r>
              <w:rPr>
                <w:noProof/>
                <w:webHidden/>
              </w:rPr>
              <w:instrText xml:space="preserve"> PAGEREF _Toc59475532 \h </w:instrText>
            </w:r>
            <w:r>
              <w:rPr>
                <w:noProof/>
                <w:webHidden/>
              </w:rPr>
            </w:r>
          </w:ins>
          <w:r>
            <w:rPr>
              <w:noProof/>
              <w:webHidden/>
            </w:rPr>
            <w:fldChar w:fldCharType="separate"/>
          </w:r>
          <w:ins w:id="168" w:author="David Conklin" w:date="2020-12-21T20:37:00Z">
            <w:r>
              <w:rPr>
                <w:noProof/>
                <w:webHidden/>
              </w:rPr>
              <w:t>37</w:t>
            </w:r>
            <w:r>
              <w:rPr>
                <w:noProof/>
                <w:webHidden/>
              </w:rPr>
              <w:fldChar w:fldCharType="end"/>
            </w:r>
            <w:r w:rsidRPr="00904388">
              <w:rPr>
                <w:rStyle w:val="Hyperlink"/>
                <w:noProof/>
              </w:rPr>
              <w:fldChar w:fldCharType="end"/>
            </w:r>
          </w:ins>
        </w:p>
        <w:p w14:paraId="0ED46830" w14:textId="1F0C0926" w:rsidR="00135589" w:rsidRDefault="00135589">
          <w:pPr>
            <w:pStyle w:val="TOC1"/>
            <w:tabs>
              <w:tab w:val="right" w:leader="dot" w:pos="9350"/>
            </w:tabs>
            <w:rPr>
              <w:ins w:id="169" w:author="David Conklin" w:date="2020-12-21T20:37:00Z"/>
              <w:rFonts w:eastAsiaTheme="minorEastAsia"/>
              <w:noProof/>
            </w:rPr>
          </w:pPr>
          <w:ins w:id="17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McKenzie Basin Wetlands Study</w:t>
            </w:r>
            <w:r>
              <w:rPr>
                <w:noProof/>
                <w:webHidden/>
              </w:rPr>
              <w:tab/>
            </w:r>
            <w:r>
              <w:rPr>
                <w:noProof/>
                <w:webHidden/>
              </w:rPr>
              <w:fldChar w:fldCharType="begin"/>
            </w:r>
            <w:r>
              <w:rPr>
                <w:noProof/>
                <w:webHidden/>
              </w:rPr>
              <w:instrText xml:space="preserve"> PAGEREF _Toc59475533 \h </w:instrText>
            </w:r>
            <w:r>
              <w:rPr>
                <w:noProof/>
                <w:webHidden/>
              </w:rPr>
            </w:r>
          </w:ins>
          <w:r>
            <w:rPr>
              <w:noProof/>
              <w:webHidden/>
            </w:rPr>
            <w:fldChar w:fldCharType="separate"/>
          </w:r>
          <w:ins w:id="171" w:author="David Conklin" w:date="2020-12-21T20:37:00Z">
            <w:r>
              <w:rPr>
                <w:noProof/>
                <w:webHidden/>
              </w:rPr>
              <w:t>37</w:t>
            </w:r>
            <w:r>
              <w:rPr>
                <w:noProof/>
                <w:webHidden/>
              </w:rPr>
              <w:fldChar w:fldCharType="end"/>
            </w:r>
            <w:r w:rsidRPr="00904388">
              <w:rPr>
                <w:rStyle w:val="Hyperlink"/>
                <w:noProof/>
              </w:rPr>
              <w:fldChar w:fldCharType="end"/>
            </w:r>
          </w:ins>
        </w:p>
        <w:p w14:paraId="05ADA520" w14:textId="090F2319" w:rsidR="00135589" w:rsidRDefault="00135589">
          <w:pPr>
            <w:pStyle w:val="TOC2"/>
            <w:tabs>
              <w:tab w:val="right" w:leader="dot" w:pos="9350"/>
            </w:tabs>
            <w:rPr>
              <w:ins w:id="172" w:author="David Conklin" w:date="2020-12-21T20:37:00Z"/>
              <w:rFonts w:eastAsiaTheme="minorEastAsia"/>
              <w:noProof/>
            </w:rPr>
          </w:pPr>
          <w:ins w:id="17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Project Overview</w:t>
            </w:r>
            <w:r>
              <w:rPr>
                <w:noProof/>
                <w:webHidden/>
              </w:rPr>
              <w:tab/>
            </w:r>
            <w:r>
              <w:rPr>
                <w:noProof/>
                <w:webHidden/>
              </w:rPr>
              <w:fldChar w:fldCharType="begin"/>
            </w:r>
            <w:r>
              <w:rPr>
                <w:noProof/>
                <w:webHidden/>
              </w:rPr>
              <w:instrText xml:space="preserve"> PAGEREF _Toc59475534 \h </w:instrText>
            </w:r>
            <w:r>
              <w:rPr>
                <w:noProof/>
                <w:webHidden/>
              </w:rPr>
            </w:r>
          </w:ins>
          <w:r>
            <w:rPr>
              <w:noProof/>
              <w:webHidden/>
            </w:rPr>
            <w:fldChar w:fldCharType="separate"/>
          </w:r>
          <w:ins w:id="174" w:author="David Conklin" w:date="2020-12-21T20:37:00Z">
            <w:r>
              <w:rPr>
                <w:noProof/>
                <w:webHidden/>
              </w:rPr>
              <w:t>37</w:t>
            </w:r>
            <w:r>
              <w:rPr>
                <w:noProof/>
                <w:webHidden/>
              </w:rPr>
              <w:fldChar w:fldCharType="end"/>
            </w:r>
            <w:r w:rsidRPr="00904388">
              <w:rPr>
                <w:rStyle w:val="Hyperlink"/>
                <w:noProof/>
              </w:rPr>
              <w:fldChar w:fldCharType="end"/>
            </w:r>
          </w:ins>
        </w:p>
        <w:p w14:paraId="71A46C20" w14:textId="21C25856" w:rsidR="00135589" w:rsidRDefault="00135589">
          <w:pPr>
            <w:pStyle w:val="TOC2"/>
            <w:tabs>
              <w:tab w:val="right" w:leader="dot" w:pos="9350"/>
            </w:tabs>
            <w:rPr>
              <w:ins w:id="175" w:author="David Conklin" w:date="2020-12-21T20:37:00Z"/>
              <w:rFonts w:eastAsiaTheme="minorEastAsia"/>
              <w:noProof/>
            </w:rPr>
          </w:pPr>
          <w:ins w:id="17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Model and Simulation Overview</w:t>
            </w:r>
            <w:r>
              <w:rPr>
                <w:noProof/>
                <w:webHidden/>
              </w:rPr>
              <w:tab/>
            </w:r>
            <w:r>
              <w:rPr>
                <w:noProof/>
                <w:webHidden/>
              </w:rPr>
              <w:fldChar w:fldCharType="begin"/>
            </w:r>
            <w:r>
              <w:rPr>
                <w:noProof/>
                <w:webHidden/>
              </w:rPr>
              <w:instrText xml:space="preserve"> PAGEREF _Toc59475535 \h </w:instrText>
            </w:r>
            <w:r>
              <w:rPr>
                <w:noProof/>
                <w:webHidden/>
              </w:rPr>
            </w:r>
          </w:ins>
          <w:r>
            <w:rPr>
              <w:noProof/>
              <w:webHidden/>
            </w:rPr>
            <w:fldChar w:fldCharType="separate"/>
          </w:r>
          <w:ins w:id="177" w:author="David Conklin" w:date="2020-12-21T20:37:00Z">
            <w:r>
              <w:rPr>
                <w:noProof/>
                <w:webHidden/>
              </w:rPr>
              <w:t>40</w:t>
            </w:r>
            <w:r>
              <w:rPr>
                <w:noProof/>
                <w:webHidden/>
              </w:rPr>
              <w:fldChar w:fldCharType="end"/>
            </w:r>
            <w:r w:rsidRPr="00904388">
              <w:rPr>
                <w:rStyle w:val="Hyperlink"/>
                <w:noProof/>
              </w:rPr>
              <w:fldChar w:fldCharType="end"/>
            </w:r>
          </w:ins>
        </w:p>
        <w:p w14:paraId="4BD50DF9" w14:textId="6CEE75F4" w:rsidR="00135589" w:rsidRDefault="00135589">
          <w:pPr>
            <w:pStyle w:val="TOC2"/>
            <w:tabs>
              <w:tab w:val="right" w:leader="dot" w:pos="9350"/>
            </w:tabs>
            <w:rPr>
              <w:ins w:id="178" w:author="David Conklin" w:date="2020-12-21T20:37:00Z"/>
              <w:rFonts w:eastAsiaTheme="minorEastAsia"/>
              <w:noProof/>
            </w:rPr>
          </w:pPr>
          <w:ins w:id="17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_Toc59475536 \h </w:instrText>
            </w:r>
            <w:r>
              <w:rPr>
                <w:noProof/>
                <w:webHidden/>
              </w:rPr>
            </w:r>
          </w:ins>
          <w:r>
            <w:rPr>
              <w:noProof/>
              <w:webHidden/>
            </w:rPr>
            <w:fldChar w:fldCharType="separate"/>
          </w:r>
          <w:ins w:id="180" w:author="David Conklin" w:date="2020-12-21T20:37:00Z">
            <w:r>
              <w:rPr>
                <w:noProof/>
                <w:webHidden/>
              </w:rPr>
              <w:t>41</w:t>
            </w:r>
            <w:r>
              <w:rPr>
                <w:noProof/>
                <w:webHidden/>
              </w:rPr>
              <w:fldChar w:fldCharType="end"/>
            </w:r>
            <w:r w:rsidRPr="00904388">
              <w:rPr>
                <w:rStyle w:val="Hyperlink"/>
                <w:noProof/>
              </w:rPr>
              <w:fldChar w:fldCharType="end"/>
            </w:r>
          </w:ins>
        </w:p>
        <w:p w14:paraId="4785D728" w14:textId="1938B0FE" w:rsidR="00135589" w:rsidRDefault="00135589">
          <w:pPr>
            <w:pStyle w:val="TOC2"/>
            <w:tabs>
              <w:tab w:val="right" w:leader="dot" w:pos="9350"/>
            </w:tabs>
            <w:rPr>
              <w:ins w:id="181" w:author="David Conklin" w:date="2020-12-21T20:37:00Z"/>
              <w:rFonts w:eastAsiaTheme="minorEastAsia"/>
              <w:noProof/>
            </w:rPr>
          </w:pPr>
          <w:ins w:id="18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Data changes for better representation of wetlands</w:t>
            </w:r>
            <w:r>
              <w:rPr>
                <w:noProof/>
                <w:webHidden/>
              </w:rPr>
              <w:tab/>
            </w:r>
            <w:r>
              <w:rPr>
                <w:noProof/>
                <w:webHidden/>
              </w:rPr>
              <w:fldChar w:fldCharType="begin"/>
            </w:r>
            <w:r>
              <w:rPr>
                <w:noProof/>
                <w:webHidden/>
              </w:rPr>
              <w:instrText xml:space="preserve"> PAGEREF _Toc59475537 \h </w:instrText>
            </w:r>
            <w:r>
              <w:rPr>
                <w:noProof/>
                <w:webHidden/>
              </w:rPr>
            </w:r>
          </w:ins>
          <w:r>
            <w:rPr>
              <w:noProof/>
              <w:webHidden/>
            </w:rPr>
            <w:fldChar w:fldCharType="separate"/>
          </w:r>
          <w:ins w:id="183" w:author="David Conklin" w:date="2020-12-21T20:37:00Z">
            <w:r>
              <w:rPr>
                <w:noProof/>
                <w:webHidden/>
              </w:rPr>
              <w:t>41</w:t>
            </w:r>
            <w:r>
              <w:rPr>
                <w:noProof/>
                <w:webHidden/>
              </w:rPr>
              <w:fldChar w:fldCharType="end"/>
            </w:r>
            <w:r w:rsidRPr="00904388">
              <w:rPr>
                <w:rStyle w:val="Hyperlink"/>
                <w:noProof/>
              </w:rPr>
              <w:fldChar w:fldCharType="end"/>
            </w:r>
          </w:ins>
        </w:p>
        <w:p w14:paraId="749C013B" w14:textId="17D3ED78" w:rsidR="00135589" w:rsidRDefault="00135589">
          <w:pPr>
            <w:pStyle w:val="TOC2"/>
            <w:tabs>
              <w:tab w:val="right" w:leader="dot" w:pos="9350"/>
            </w:tabs>
            <w:rPr>
              <w:ins w:id="184" w:author="David Conklin" w:date="2020-12-21T20:37:00Z"/>
              <w:rFonts w:eastAsiaTheme="minorEastAsia"/>
              <w:noProof/>
            </w:rPr>
          </w:pPr>
          <w:ins w:id="18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Projection, Calendar, and Units</w:t>
            </w:r>
            <w:r>
              <w:rPr>
                <w:noProof/>
                <w:webHidden/>
              </w:rPr>
              <w:tab/>
            </w:r>
            <w:r>
              <w:rPr>
                <w:noProof/>
                <w:webHidden/>
              </w:rPr>
              <w:fldChar w:fldCharType="begin"/>
            </w:r>
            <w:r>
              <w:rPr>
                <w:noProof/>
                <w:webHidden/>
              </w:rPr>
              <w:instrText xml:space="preserve"> PAGEREF _Toc59475538 \h </w:instrText>
            </w:r>
            <w:r>
              <w:rPr>
                <w:noProof/>
                <w:webHidden/>
              </w:rPr>
            </w:r>
          </w:ins>
          <w:r>
            <w:rPr>
              <w:noProof/>
              <w:webHidden/>
            </w:rPr>
            <w:fldChar w:fldCharType="separate"/>
          </w:r>
          <w:ins w:id="186" w:author="David Conklin" w:date="2020-12-21T20:37:00Z">
            <w:r>
              <w:rPr>
                <w:noProof/>
                <w:webHidden/>
              </w:rPr>
              <w:t>42</w:t>
            </w:r>
            <w:r>
              <w:rPr>
                <w:noProof/>
                <w:webHidden/>
              </w:rPr>
              <w:fldChar w:fldCharType="end"/>
            </w:r>
            <w:r w:rsidRPr="00904388">
              <w:rPr>
                <w:rStyle w:val="Hyperlink"/>
                <w:noProof/>
              </w:rPr>
              <w:fldChar w:fldCharType="end"/>
            </w:r>
          </w:ins>
        </w:p>
        <w:p w14:paraId="1FE81D43" w14:textId="61FEE024" w:rsidR="00135589" w:rsidRDefault="00135589">
          <w:pPr>
            <w:pStyle w:val="TOC2"/>
            <w:tabs>
              <w:tab w:val="right" w:leader="dot" w:pos="9350"/>
            </w:tabs>
            <w:rPr>
              <w:ins w:id="187" w:author="David Conklin" w:date="2020-12-21T20:37:00Z"/>
              <w:rFonts w:eastAsiaTheme="minorEastAsia"/>
              <w:noProof/>
            </w:rPr>
          </w:pPr>
          <w:ins w:id="18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"_Toc59475539"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Simulation of changes in wetlands over time</w:t>
            </w:r>
            <w:r>
              <w:rPr>
                <w:noProof/>
                <w:webHidden/>
              </w:rPr>
              <w:tab/>
            </w:r>
            <w:r>
              <w:rPr>
                <w:noProof/>
                <w:webHidden/>
              </w:rPr>
              <w:fldChar w:fldCharType="begin"/>
            </w:r>
            <w:r>
              <w:rPr>
                <w:noProof/>
                <w:webHidden/>
              </w:rPr>
              <w:instrText xml:space="preserve"> PAGEREF _Toc59475539 \h </w:instrText>
            </w:r>
            <w:r>
              <w:rPr>
                <w:noProof/>
                <w:webHidden/>
              </w:rPr>
            </w:r>
          </w:ins>
          <w:r>
            <w:rPr>
              <w:noProof/>
              <w:webHidden/>
            </w:rPr>
            <w:fldChar w:fldCharType="separate"/>
          </w:r>
          <w:ins w:id="189" w:author="David Conklin" w:date="2020-12-21T20:37:00Z">
            <w:r>
              <w:rPr>
                <w:noProof/>
                <w:webHidden/>
              </w:rPr>
              <w:t>42</w:t>
            </w:r>
            <w:r>
              <w:rPr>
                <w:noProof/>
                <w:webHidden/>
              </w:rPr>
              <w:fldChar w:fldCharType="end"/>
            </w:r>
            <w:r w:rsidRPr="00904388">
              <w:rPr>
                <w:rStyle w:val="Hyperlink"/>
                <w:noProof/>
              </w:rPr>
              <w:fldChar w:fldCharType="end"/>
            </w:r>
          </w:ins>
        </w:p>
        <w:p w14:paraId="26B74B50" w14:textId="3C67C760" w:rsidR="00135589" w:rsidRDefault="00135589">
          <w:pPr>
            <w:pStyle w:val="TOC2"/>
            <w:tabs>
              <w:tab w:val="right" w:leader="dot" w:pos="9350"/>
            </w:tabs>
            <w:rPr>
              <w:ins w:id="190" w:author="David Conklin" w:date="2020-12-21T20:37:00Z"/>
              <w:rFonts w:eastAsiaTheme="minorEastAsia"/>
              <w:noProof/>
            </w:rPr>
          </w:pPr>
          <w:ins w:id="191" w:author="David Conklin" w:date="2020-12-21T20:37:00Z">
            <w:r w:rsidRPr="00904388">
              <w:rPr>
                <w:rStyle w:val="Hyperlink"/>
                <w:noProof/>
              </w:rPr>
              <w:lastRenderedPageBreak/>
              <w:fldChar w:fldCharType="begin"/>
            </w:r>
            <w:r w:rsidRPr="00904388">
              <w:rPr>
                <w:rStyle w:val="Hyperlink"/>
                <w:noProof/>
              </w:rPr>
              <w:instrText xml:space="preserve"> </w:instrText>
            </w:r>
            <w:r>
              <w:rPr>
                <w:noProof/>
              </w:rPr>
              <w:instrText>HYPERLINK \l "_Toc59475540"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How wetlands are represented in the model</w:t>
            </w:r>
            <w:r>
              <w:rPr>
                <w:noProof/>
                <w:webHidden/>
              </w:rPr>
              <w:tab/>
            </w:r>
            <w:r>
              <w:rPr>
                <w:noProof/>
                <w:webHidden/>
              </w:rPr>
              <w:fldChar w:fldCharType="begin"/>
            </w:r>
            <w:r>
              <w:rPr>
                <w:noProof/>
                <w:webHidden/>
              </w:rPr>
              <w:instrText xml:space="preserve"> PAGEREF _Toc59475540 \h </w:instrText>
            </w:r>
            <w:r>
              <w:rPr>
                <w:noProof/>
                <w:webHidden/>
              </w:rPr>
            </w:r>
          </w:ins>
          <w:r>
            <w:rPr>
              <w:noProof/>
              <w:webHidden/>
            </w:rPr>
            <w:fldChar w:fldCharType="separate"/>
          </w:r>
          <w:ins w:id="192" w:author="David Conklin" w:date="2020-12-21T20:37:00Z">
            <w:r>
              <w:rPr>
                <w:noProof/>
                <w:webHidden/>
              </w:rPr>
              <w:t>42</w:t>
            </w:r>
            <w:r>
              <w:rPr>
                <w:noProof/>
                <w:webHidden/>
              </w:rPr>
              <w:fldChar w:fldCharType="end"/>
            </w:r>
            <w:r w:rsidRPr="00904388">
              <w:rPr>
                <w:rStyle w:val="Hyperlink"/>
                <w:noProof/>
              </w:rPr>
              <w:fldChar w:fldCharType="end"/>
            </w:r>
          </w:ins>
        </w:p>
        <w:p w14:paraId="60D109D6" w14:textId="0A1675CD" w:rsidR="00135589" w:rsidRDefault="00135589">
          <w:pPr>
            <w:pStyle w:val="TOC2"/>
            <w:tabs>
              <w:tab w:val="right" w:leader="dot" w:pos="9350"/>
            </w:tabs>
            <w:rPr>
              <w:ins w:id="193" w:author="David Conklin" w:date="2020-12-21T20:37:00Z"/>
              <w:rFonts w:eastAsiaTheme="minorEastAsia"/>
              <w:noProof/>
            </w:rPr>
          </w:pPr>
          <w:ins w:id="19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Attributes of interest in the wetlands study</w:t>
            </w:r>
            <w:r>
              <w:rPr>
                <w:noProof/>
                <w:webHidden/>
              </w:rPr>
              <w:tab/>
            </w:r>
            <w:r>
              <w:rPr>
                <w:noProof/>
                <w:webHidden/>
              </w:rPr>
              <w:fldChar w:fldCharType="begin"/>
            </w:r>
            <w:r>
              <w:rPr>
                <w:noProof/>
                <w:webHidden/>
              </w:rPr>
              <w:instrText xml:space="preserve"> PAGEREF _Toc59475541 \h </w:instrText>
            </w:r>
            <w:r>
              <w:rPr>
                <w:noProof/>
                <w:webHidden/>
              </w:rPr>
            </w:r>
          </w:ins>
          <w:r>
            <w:rPr>
              <w:noProof/>
              <w:webHidden/>
            </w:rPr>
            <w:fldChar w:fldCharType="separate"/>
          </w:r>
          <w:ins w:id="195" w:author="David Conklin" w:date="2020-12-21T20:37:00Z">
            <w:r>
              <w:rPr>
                <w:noProof/>
                <w:webHidden/>
              </w:rPr>
              <w:t>44</w:t>
            </w:r>
            <w:r>
              <w:rPr>
                <w:noProof/>
                <w:webHidden/>
              </w:rPr>
              <w:fldChar w:fldCharType="end"/>
            </w:r>
            <w:r w:rsidRPr="00904388">
              <w:rPr>
                <w:rStyle w:val="Hyperlink"/>
                <w:noProof/>
              </w:rPr>
              <w:fldChar w:fldCharType="end"/>
            </w:r>
          </w:ins>
        </w:p>
        <w:p w14:paraId="4E734569" w14:textId="218225E0" w:rsidR="00135589" w:rsidRDefault="00135589">
          <w:pPr>
            <w:pStyle w:val="TOC2"/>
            <w:tabs>
              <w:tab w:val="right" w:leader="dot" w:pos="9350"/>
            </w:tabs>
            <w:rPr>
              <w:ins w:id="196" w:author="David Conklin" w:date="2020-12-21T20:37:00Z"/>
              <w:rFonts w:eastAsiaTheme="minorEastAsia"/>
              <w:noProof/>
            </w:rPr>
          </w:pPr>
          <w:ins w:id="19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 WETNESS attribute</w:t>
            </w:r>
            <w:r>
              <w:rPr>
                <w:noProof/>
                <w:webHidden/>
              </w:rPr>
              <w:tab/>
            </w:r>
            <w:r>
              <w:rPr>
                <w:noProof/>
                <w:webHidden/>
              </w:rPr>
              <w:fldChar w:fldCharType="begin"/>
            </w:r>
            <w:r>
              <w:rPr>
                <w:noProof/>
                <w:webHidden/>
              </w:rPr>
              <w:instrText xml:space="preserve"> PAGEREF _Toc59475542 \h </w:instrText>
            </w:r>
            <w:r>
              <w:rPr>
                <w:noProof/>
                <w:webHidden/>
              </w:rPr>
            </w:r>
          </w:ins>
          <w:r>
            <w:rPr>
              <w:noProof/>
              <w:webHidden/>
            </w:rPr>
            <w:fldChar w:fldCharType="separate"/>
          </w:r>
          <w:ins w:id="198" w:author="David Conklin" w:date="2020-12-21T20:37:00Z">
            <w:r>
              <w:rPr>
                <w:noProof/>
                <w:webHidden/>
              </w:rPr>
              <w:t>44</w:t>
            </w:r>
            <w:r>
              <w:rPr>
                <w:noProof/>
                <w:webHidden/>
              </w:rPr>
              <w:fldChar w:fldCharType="end"/>
            </w:r>
            <w:r w:rsidRPr="00904388">
              <w:rPr>
                <w:rStyle w:val="Hyperlink"/>
                <w:noProof/>
              </w:rPr>
              <w:fldChar w:fldCharType="end"/>
            </w:r>
          </w:ins>
        </w:p>
        <w:p w14:paraId="373AB1D9" w14:textId="6AA3A9C6" w:rsidR="00135589" w:rsidRDefault="00135589">
          <w:pPr>
            <w:pStyle w:val="TOC2"/>
            <w:tabs>
              <w:tab w:val="right" w:leader="dot" w:pos="9350"/>
            </w:tabs>
            <w:rPr>
              <w:ins w:id="199" w:author="David Conklin" w:date="2020-12-21T20:37:00Z"/>
              <w:rFonts w:eastAsiaTheme="minorEastAsia"/>
              <w:noProof/>
            </w:rPr>
          </w:pPr>
          <w:ins w:id="20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_Toc59475543 \h </w:instrText>
            </w:r>
            <w:r>
              <w:rPr>
                <w:noProof/>
                <w:webHidden/>
              </w:rPr>
            </w:r>
          </w:ins>
          <w:r>
            <w:rPr>
              <w:noProof/>
              <w:webHidden/>
            </w:rPr>
            <w:fldChar w:fldCharType="separate"/>
          </w:r>
          <w:ins w:id="201" w:author="David Conklin" w:date="2020-12-21T20:37:00Z">
            <w:r>
              <w:rPr>
                <w:noProof/>
                <w:webHidden/>
              </w:rPr>
              <w:t>45</w:t>
            </w:r>
            <w:r>
              <w:rPr>
                <w:noProof/>
                <w:webHidden/>
              </w:rPr>
              <w:fldChar w:fldCharType="end"/>
            </w:r>
            <w:r w:rsidRPr="00904388">
              <w:rPr>
                <w:rStyle w:val="Hyperlink"/>
                <w:noProof/>
              </w:rPr>
              <w:fldChar w:fldCharType="end"/>
            </w:r>
          </w:ins>
        </w:p>
        <w:p w14:paraId="61C5B077" w14:textId="77BAC861" w:rsidR="00135589" w:rsidRDefault="00135589">
          <w:pPr>
            <w:pStyle w:val="TOC3"/>
            <w:tabs>
              <w:tab w:val="right" w:leader="dot" w:pos="9350"/>
            </w:tabs>
            <w:rPr>
              <w:ins w:id="202" w:author="David Conklin" w:date="2020-12-21T20:37:00Z"/>
              <w:rFonts w:eastAsiaTheme="minorEastAsia"/>
              <w:noProof/>
            </w:rPr>
          </w:pPr>
          <w:ins w:id="20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Wetland IDU parameters</w:t>
            </w:r>
            <w:r>
              <w:rPr>
                <w:noProof/>
                <w:webHidden/>
              </w:rPr>
              <w:tab/>
            </w:r>
            <w:r>
              <w:rPr>
                <w:noProof/>
                <w:webHidden/>
              </w:rPr>
              <w:fldChar w:fldCharType="begin"/>
            </w:r>
            <w:r>
              <w:rPr>
                <w:noProof/>
                <w:webHidden/>
              </w:rPr>
              <w:instrText xml:space="preserve"> PAGEREF _Toc59475544 \h </w:instrText>
            </w:r>
            <w:r>
              <w:rPr>
                <w:noProof/>
                <w:webHidden/>
              </w:rPr>
            </w:r>
          </w:ins>
          <w:r>
            <w:rPr>
              <w:noProof/>
              <w:webHidden/>
            </w:rPr>
            <w:fldChar w:fldCharType="separate"/>
          </w:r>
          <w:ins w:id="204" w:author="David Conklin" w:date="2020-12-21T20:37:00Z">
            <w:r>
              <w:rPr>
                <w:noProof/>
                <w:webHidden/>
              </w:rPr>
              <w:t>45</w:t>
            </w:r>
            <w:r>
              <w:rPr>
                <w:noProof/>
                <w:webHidden/>
              </w:rPr>
              <w:fldChar w:fldCharType="end"/>
            </w:r>
            <w:r w:rsidRPr="00904388">
              <w:rPr>
                <w:rStyle w:val="Hyperlink"/>
                <w:noProof/>
              </w:rPr>
              <w:fldChar w:fldCharType="end"/>
            </w:r>
          </w:ins>
        </w:p>
        <w:p w14:paraId="780FAEE0" w14:textId="1EEE5EF7" w:rsidR="00135589" w:rsidRDefault="00135589">
          <w:pPr>
            <w:pStyle w:val="TOC3"/>
            <w:tabs>
              <w:tab w:val="right" w:leader="dot" w:pos="9350"/>
            </w:tabs>
            <w:rPr>
              <w:ins w:id="205" w:author="David Conklin" w:date="2020-12-21T20:37:00Z"/>
              <w:rFonts w:eastAsiaTheme="minorEastAsia"/>
              <w:noProof/>
            </w:rPr>
          </w:pPr>
          <w:ins w:id="20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Reach parameters</w:t>
            </w:r>
            <w:r>
              <w:rPr>
                <w:noProof/>
                <w:webHidden/>
              </w:rPr>
              <w:tab/>
            </w:r>
            <w:r>
              <w:rPr>
                <w:noProof/>
                <w:webHidden/>
              </w:rPr>
              <w:fldChar w:fldCharType="begin"/>
            </w:r>
            <w:r>
              <w:rPr>
                <w:noProof/>
                <w:webHidden/>
              </w:rPr>
              <w:instrText xml:space="preserve"> PAGEREF _Toc59475545 \h </w:instrText>
            </w:r>
            <w:r>
              <w:rPr>
                <w:noProof/>
                <w:webHidden/>
              </w:rPr>
            </w:r>
          </w:ins>
          <w:r>
            <w:rPr>
              <w:noProof/>
              <w:webHidden/>
            </w:rPr>
            <w:fldChar w:fldCharType="separate"/>
          </w:r>
          <w:ins w:id="207" w:author="David Conklin" w:date="2020-12-21T20:37:00Z">
            <w:r>
              <w:rPr>
                <w:noProof/>
                <w:webHidden/>
              </w:rPr>
              <w:t>45</w:t>
            </w:r>
            <w:r>
              <w:rPr>
                <w:noProof/>
                <w:webHidden/>
              </w:rPr>
              <w:fldChar w:fldCharType="end"/>
            </w:r>
            <w:r w:rsidRPr="00904388">
              <w:rPr>
                <w:rStyle w:val="Hyperlink"/>
                <w:noProof/>
              </w:rPr>
              <w:fldChar w:fldCharType="end"/>
            </w:r>
          </w:ins>
        </w:p>
        <w:p w14:paraId="0CB4CBED" w14:textId="251105DD" w:rsidR="00135589" w:rsidRDefault="00135589">
          <w:pPr>
            <w:pStyle w:val="TOC2"/>
            <w:tabs>
              <w:tab w:val="right" w:leader="dot" w:pos="9350"/>
            </w:tabs>
            <w:rPr>
              <w:ins w:id="208" w:author="David Conklin" w:date="2020-12-21T20:37:00Z"/>
              <w:rFonts w:eastAsiaTheme="minorEastAsia"/>
              <w:noProof/>
            </w:rPr>
          </w:pPr>
          <w:ins w:id="20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Loss (or gain) of wetlands</w:t>
            </w:r>
            <w:r>
              <w:rPr>
                <w:noProof/>
                <w:webHidden/>
              </w:rPr>
              <w:tab/>
            </w:r>
            <w:r>
              <w:rPr>
                <w:noProof/>
                <w:webHidden/>
              </w:rPr>
              <w:fldChar w:fldCharType="begin"/>
            </w:r>
            <w:r>
              <w:rPr>
                <w:noProof/>
                <w:webHidden/>
              </w:rPr>
              <w:instrText xml:space="preserve"> PAGEREF _Toc59475546 \h </w:instrText>
            </w:r>
            <w:r>
              <w:rPr>
                <w:noProof/>
                <w:webHidden/>
              </w:rPr>
            </w:r>
          </w:ins>
          <w:r>
            <w:rPr>
              <w:noProof/>
              <w:webHidden/>
            </w:rPr>
            <w:fldChar w:fldCharType="separate"/>
          </w:r>
          <w:ins w:id="210" w:author="David Conklin" w:date="2020-12-21T20:37:00Z">
            <w:r>
              <w:rPr>
                <w:noProof/>
                <w:webHidden/>
              </w:rPr>
              <w:t>46</w:t>
            </w:r>
            <w:r>
              <w:rPr>
                <w:noProof/>
                <w:webHidden/>
              </w:rPr>
              <w:fldChar w:fldCharType="end"/>
            </w:r>
            <w:r w:rsidRPr="00904388">
              <w:rPr>
                <w:rStyle w:val="Hyperlink"/>
                <w:noProof/>
              </w:rPr>
              <w:fldChar w:fldCharType="end"/>
            </w:r>
          </w:ins>
        </w:p>
        <w:p w14:paraId="0F000304" w14:textId="1DCD9E67" w:rsidR="00135589" w:rsidRDefault="00135589">
          <w:pPr>
            <w:pStyle w:val="TOC2"/>
            <w:tabs>
              <w:tab w:val="right" w:leader="dot" w:pos="9350"/>
            </w:tabs>
            <w:rPr>
              <w:ins w:id="211" w:author="David Conklin" w:date="2020-12-21T20:37:00Z"/>
              <w:rFonts w:eastAsiaTheme="minorEastAsia"/>
              <w:noProof/>
            </w:rPr>
          </w:pPr>
          <w:ins w:id="21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Reality check</w:t>
            </w:r>
            <w:r>
              <w:rPr>
                <w:noProof/>
                <w:webHidden/>
              </w:rPr>
              <w:tab/>
            </w:r>
            <w:r>
              <w:rPr>
                <w:noProof/>
                <w:webHidden/>
              </w:rPr>
              <w:fldChar w:fldCharType="begin"/>
            </w:r>
            <w:r>
              <w:rPr>
                <w:noProof/>
                <w:webHidden/>
              </w:rPr>
              <w:instrText xml:space="preserve"> PAGEREF _Toc59475547 \h </w:instrText>
            </w:r>
            <w:r>
              <w:rPr>
                <w:noProof/>
                <w:webHidden/>
              </w:rPr>
            </w:r>
          </w:ins>
          <w:r>
            <w:rPr>
              <w:noProof/>
              <w:webHidden/>
            </w:rPr>
            <w:fldChar w:fldCharType="separate"/>
          </w:r>
          <w:ins w:id="213" w:author="David Conklin" w:date="2020-12-21T20:37:00Z">
            <w:r>
              <w:rPr>
                <w:noProof/>
                <w:webHidden/>
              </w:rPr>
              <w:t>46</w:t>
            </w:r>
            <w:r>
              <w:rPr>
                <w:noProof/>
                <w:webHidden/>
              </w:rPr>
              <w:fldChar w:fldCharType="end"/>
            </w:r>
            <w:r w:rsidRPr="00904388">
              <w:rPr>
                <w:rStyle w:val="Hyperlink"/>
                <w:noProof/>
              </w:rPr>
              <w:fldChar w:fldCharType="end"/>
            </w:r>
          </w:ins>
        </w:p>
        <w:p w14:paraId="0E80619C" w14:textId="6FD7458D" w:rsidR="00135589" w:rsidRDefault="00135589">
          <w:pPr>
            <w:pStyle w:val="TOC2"/>
            <w:tabs>
              <w:tab w:val="right" w:leader="dot" w:pos="9350"/>
            </w:tabs>
            <w:rPr>
              <w:ins w:id="214" w:author="David Conklin" w:date="2020-12-21T20:37:00Z"/>
              <w:rFonts w:eastAsiaTheme="minorEastAsia"/>
              <w:noProof/>
            </w:rPr>
          </w:pPr>
          <w:ins w:id="215"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"_Toc59475548"</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High Cascades Springs</w:t>
            </w:r>
            <w:r>
              <w:rPr>
                <w:noProof/>
                <w:webHidden/>
              </w:rPr>
              <w:tab/>
            </w:r>
            <w:r>
              <w:rPr>
                <w:noProof/>
                <w:webHidden/>
              </w:rPr>
              <w:fldChar w:fldCharType="begin"/>
            </w:r>
            <w:r>
              <w:rPr>
                <w:noProof/>
                <w:webHidden/>
              </w:rPr>
              <w:instrText xml:space="preserve"> PAGEREF _Toc59475548 \h </w:instrText>
            </w:r>
            <w:r>
              <w:rPr>
                <w:noProof/>
                <w:webHidden/>
              </w:rPr>
            </w:r>
          </w:ins>
          <w:r>
            <w:rPr>
              <w:noProof/>
              <w:webHidden/>
            </w:rPr>
            <w:fldChar w:fldCharType="separate"/>
          </w:r>
          <w:ins w:id="216" w:author="David Conklin" w:date="2020-12-21T20:37:00Z">
            <w:r>
              <w:rPr>
                <w:noProof/>
                <w:webHidden/>
              </w:rPr>
              <w:t>49</w:t>
            </w:r>
            <w:r>
              <w:rPr>
                <w:noProof/>
                <w:webHidden/>
              </w:rPr>
              <w:fldChar w:fldCharType="end"/>
            </w:r>
            <w:r w:rsidRPr="00904388">
              <w:rPr>
                <w:rStyle w:val="Hyperlink"/>
                <w:noProof/>
              </w:rPr>
              <w:fldChar w:fldCharType="end"/>
            </w:r>
          </w:ins>
        </w:p>
        <w:p w14:paraId="6E2D5724" w14:textId="40E63E08" w:rsidR="00135589" w:rsidRDefault="00135589">
          <w:pPr>
            <w:pStyle w:val="TOC2"/>
            <w:tabs>
              <w:tab w:val="right" w:leader="dot" w:pos="9350"/>
            </w:tabs>
            <w:rPr>
              <w:ins w:id="217" w:author="David Conklin" w:date="2020-12-21T20:37:00Z"/>
              <w:rFonts w:eastAsiaTheme="minorEastAsia"/>
              <w:noProof/>
            </w:rPr>
          </w:pPr>
          <w:ins w:id="218"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"_Toc59475549"</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Calibration and simulation skill</w:t>
            </w:r>
            <w:r>
              <w:rPr>
                <w:noProof/>
                <w:webHidden/>
              </w:rPr>
              <w:tab/>
            </w:r>
            <w:r>
              <w:rPr>
                <w:noProof/>
                <w:webHidden/>
              </w:rPr>
              <w:fldChar w:fldCharType="begin"/>
            </w:r>
            <w:r>
              <w:rPr>
                <w:noProof/>
                <w:webHidden/>
              </w:rPr>
              <w:instrText xml:space="preserve"> PAGEREF _Toc59475549 \h </w:instrText>
            </w:r>
            <w:r>
              <w:rPr>
                <w:noProof/>
                <w:webHidden/>
              </w:rPr>
            </w:r>
          </w:ins>
          <w:r>
            <w:rPr>
              <w:noProof/>
              <w:webHidden/>
            </w:rPr>
            <w:fldChar w:fldCharType="separate"/>
          </w:r>
          <w:ins w:id="219" w:author="David Conklin" w:date="2020-12-21T20:37:00Z">
            <w:r>
              <w:rPr>
                <w:noProof/>
                <w:webHidden/>
              </w:rPr>
              <w:t>50</w:t>
            </w:r>
            <w:r>
              <w:rPr>
                <w:noProof/>
                <w:webHidden/>
              </w:rPr>
              <w:fldChar w:fldCharType="end"/>
            </w:r>
            <w:r w:rsidRPr="00904388">
              <w:rPr>
                <w:rStyle w:val="Hyperlink"/>
                <w:noProof/>
              </w:rPr>
              <w:fldChar w:fldCharType="end"/>
            </w:r>
          </w:ins>
        </w:p>
        <w:p w14:paraId="5C74E621" w14:textId="5743110F" w:rsidR="00135589" w:rsidRDefault="00135589">
          <w:pPr>
            <w:pStyle w:val="TOC2"/>
            <w:tabs>
              <w:tab w:val="right" w:leader="dot" w:pos="9350"/>
            </w:tabs>
            <w:rPr>
              <w:ins w:id="220" w:author="David Conklin" w:date="2020-12-21T20:37:00Z"/>
              <w:rFonts w:eastAsiaTheme="minorEastAsia"/>
              <w:noProof/>
            </w:rPr>
          </w:pPr>
          <w:ins w:id="221"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"_Toc59475550"</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_Toc59475550 \h </w:instrText>
            </w:r>
            <w:r>
              <w:rPr>
                <w:noProof/>
                <w:webHidden/>
              </w:rPr>
            </w:r>
          </w:ins>
          <w:r>
            <w:rPr>
              <w:noProof/>
              <w:webHidden/>
            </w:rPr>
            <w:fldChar w:fldCharType="separate"/>
          </w:r>
          <w:ins w:id="222" w:author="David Conklin" w:date="2020-12-21T20:37:00Z">
            <w:r>
              <w:rPr>
                <w:noProof/>
                <w:webHidden/>
              </w:rPr>
              <w:t>53</w:t>
            </w:r>
            <w:r>
              <w:rPr>
                <w:noProof/>
                <w:webHidden/>
              </w:rPr>
              <w:fldChar w:fldCharType="end"/>
            </w:r>
            <w:r w:rsidRPr="00904388">
              <w:rPr>
                <w:rStyle w:val="Hyperlink"/>
                <w:noProof/>
              </w:rPr>
              <w:fldChar w:fldCharType="end"/>
            </w:r>
          </w:ins>
        </w:p>
        <w:p w14:paraId="0BAD691E" w14:textId="11EA84CF" w:rsidR="00135589" w:rsidRDefault="00135589">
          <w:pPr>
            <w:pStyle w:val="TOC2"/>
            <w:tabs>
              <w:tab w:val="right" w:leader="dot" w:pos="9350"/>
            </w:tabs>
            <w:rPr>
              <w:ins w:id="223" w:author="David Conklin" w:date="2020-12-21T20:37:00Z"/>
              <w:rFonts w:eastAsiaTheme="minorEastAsia"/>
              <w:noProof/>
            </w:rPr>
          </w:pPr>
          <w:ins w:id="224"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"_Toc59475551"</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Simulated McKenzie basin water budget</w:t>
            </w:r>
            <w:r>
              <w:rPr>
                <w:noProof/>
                <w:webHidden/>
              </w:rPr>
              <w:tab/>
            </w:r>
            <w:r>
              <w:rPr>
                <w:noProof/>
                <w:webHidden/>
              </w:rPr>
              <w:fldChar w:fldCharType="begin"/>
            </w:r>
            <w:r>
              <w:rPr>
                <w:noProof/>
                <w:webHidden/>
              </w:rPr>
              <w:instrText xml:space="preserve"> PAGEREF _Toc59475551 \h </w:instrText>
            </w:r>
            <w:r>
              <w:rPr>
                <w:noProof/>
                <w:webHidden/>
              </w:rPr>
            </w:r>
          </w:ins>
          <w:r>
            <w:rPr>
              <w:noProof/>
              <w:webHidden/>
            </w:rPr>
            <w:fldChar w:fldCharType="separate"/>
          </w:r>
          <w:ins w:id="225" w:author="David Conklin" w:date="2020-12-21T20:37:00Z">
            <w:r>
              <w:rPr>
                <w:noProof/>
                <w:webHidden/>
              </w:rPr>
              <w:t>54</w:t>
            </w:r>
            <w:r>
              <w:rPr>
                <w:noProof/>
                <w:webHidden/>
              </w:rPr>
              <w:fldChar w:fldCharType="end"/>
            </w:r>
            <w:r w:rsidRPr="00904388">
              <w:rPr>
                <w:rStyle w:val="Hyperlink"/>
                <w:noProof/>
              </w:rPr>
              <w:fldChar w:fldCharType="end"/>
            </w:r>
          </w:ins>
        </w:p>
        <w:p w14:paraId="16A6514F" w14:textId="26CDB742" w:rsidR="00135589" w:rsidRDefault="00135589">
          <w:pPr>
            <w:pStyle w:val="TOC2"/>
            <w:tabs>
              <w:tab w:val="right" w:leader="dot" w:pos="9350"/>
            </w:tabs>
            <w:rPr>
              <w:ins w:id="226" w:author="David Conklin" w:date="2020-12-21T20:37:00Z"/>
              <w:rFonts w:eastAsiaTheme="minorEastAsia"/>
              <w:noProof/>
            </w:rPr>
          </w:pPr>
          <w:ins w:id="227"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"_Toc59475552"</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Clackamas wetlands v. McKenzie wetlands</w:t>
            </w:r>
            <w:r>
              <w:rPr>
                <w:noProof/>
                <w:webHidden/>
              </w:rPr>
              <w:tab/>
            </w:r>
            <w:r>
              <w:rPr>
                <w:noProof/>
                <w:webHidden/>
              </w:rPr>
              <w:fldChar w:fldCharType="begin"/>
            </w:r>
            <w:r>
              <w:rPr>
                <w:noProof/>
                <w:webHidden/>
              </w:rPr>
              <w:instrText xml:space="preserve"> PAGEREF _Toc59475552 \h </w:instrText>
            </w:r>
            <w:r>
              <w:rPr>
                <w:noProof/>
                <w:webHidden/>
              </w:rPr>
            </w:r>
          </w:ins>
          <w:r>
            <w:rPr>
              <w:noProof/>
              <w:webHidden/>
            </w:rPr>
            <w:fldChar w:fldCharType="separate"/>
          </w:r>
          <w:ins w:id="228" w:author="David Conklin" w:date="2020-12-21T20:37:00Z">
            <w:r>
              <w:rPr>
                <w:noProof/>
                <w:webHidden/>
              </w:rPr>
              <w:t>56</w:t>
            </w:r>
            <w:r>
              <w:rPr>
                <w:noProof/>
                <w:webHidden/>
              </w:rPr>
              <w:fldChar w:fldCharType="end"/>
            </w:r>
            <w:r w:rsidRPr="00904388">
              <w:rPr>
                <w:rStyle w:val="Hyperlink"/>
                <w:noProof/>
              </w:rPr>
              <w:fldChar w:fldCharType="end"/>
            </w:r>
          </w:ins>
        </w:p>
        <w:p w14:paraId="0589FA07" w14:textId="5DB4FCAD" w:rsidR="00135589" w:rsidRDefault="00135589">
          <w:pPr>
            <w:pStyle w:val="TOC1"/>
            <w:tabs>
              <w:tab w:val="right" w:leader="dot" w:pos="9350"/>
            </w:tabs>
            <w:rPr>
              <w:ins w:id="229" w:author="David Conklin" w:date="2020-12-21T20:37:00Z"/>
              <w:rFonts w:eastAsiaTheme="minorEastAsia"/>
              <w:noProof/>
            </w:rPr>
          </w:pPr>
          <w:ins w:id="230"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"_Toc59475553"</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The Clackamas Basin</w:t>
            </w:r>
            <w:r>
              <w:rPr>
                <w:noProof/>
                <w:webHidden/>
              </w:rPr>
              <w:tab/>
            </w:r>
            <w:r>
              <w:rPr>
                <w:noProof/>
                <w:webHidden/>
              </w:rPr>
              <w:fldChar w:fldCharType="begin"/>
            </w:r>
            <w:r>
              <w:rPr>
                <w:noProof/>
                <w:webHidden/>
              </w:rPr>
              <w:instrText xml:space="preserve"> PAGEREF _Toc59475553 \h </w:instrText>
            </w:r>
            <w:r>
              <w:rPr>
                <w:noProof/>
                <w:webHidden/>
              </w:rPr>
            </w:r>
          </w:ins>
          <w:r>
            <w:rPr>
              <w:noProof/>
              <w:webHidden/>
            </w:rPr>
            <w:fldChar w:fldCharType="separate"/>
          </w:r>
          <w:ins w:id="231" w:author="David Conklin" w:date="2020-12-21T20:37:00Z">
            <w:r>
              <w:rPr>
                <w:noProof/>
                <w:webHidden/>
              </w:rPr>
              <w:t>57</w:t>
            </w:r>
            <w:r>
              <w:rPr>
                <w:noProof/>
                <w:webHidden/>
              </w:rPr>
              <w:fldChar w:fldCharType="end"/>
            </w:r>
            <w:r w:rsidRPr="00904388">
              <w:rPr>
                <w:rStyle w:val="Hyperlink"/>
                <w:noProof/>
              </w:rPr>
              <w:fldChar w:fldCharType="end"/>
            </w:r>
          </w:ins>
        </w:p>
        <w:p w14:paraId="1949861C" w14:textId="5E4BFD7F" w:rsidR="00135589" w:rsidRDefault="00135589">
          <w:pPr>
            <w:pStyle w:val="TOC1"/>
            <w:tabs>
              <w:tab w:val="right" w:leader="dot" w:pos="9350"/>
            </w:tabs>
            <w:rPr>
              <w:ins w:id="232" w:author="David Conklin" w:date="2020-12-21T20:37:00Z"/>
              <w:rFonts w:eastAsiaTheme="minorEastAsia"/>
              <w:noProof/>
            </w:rPr>
          </w:pPr>
          <w:ins w:id="233"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"_Toc59475554"</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Directory structure and file names</w:t>
            </w:r>
            <w:r>
              <w:rPr>
                <w:noProof/>
                <w:webHidden/>
              </w:rPr>
              <w:tab/>
            </w:r>
            <w:r>
              <w:rPr>
                <w:noProof/>
                <w:webHidden/>
              </w:rPr>
              <w:fldChar w:fldCharType="begin"/>
            </w:r>
            <w:r>
              <w:rPr>
                <w:noProof/>
                <w:webHidden/>
              </w:rPr>
              <w:instrText xml:space="preserve"> PAGEREF _Toc59475554 \h </w:instrText>
            </w:r>
            <w:r>
              <w:rPr>
                <w:noProof/>
                <w:webHidden/>
              </w:rPr>
            </w:r>
          </w:ins>
          <w:r>
            <w:rPr>
              <w:noProof/>
              <w:webHidden/>
            </w:rPr>
            <w:fldChar w:fldCharType="separate"/>
          </w:r>
          <w:ins w:id="234" w:author="David Conklin" w:date="2020-12-21T20:37:00Z">
            <w:r>
              <w:rPr>
                <w:noProof/>
                <w:webHidden/>
              </w:rPr>
              <w:t>58</w:t>
            </w:r>
            <w:r>
              <w:rPr>
                <w:noProof/>
                <w:webHidden/>
              </w:rPr>
              <w:fldChar w:fldCharType="end"/>
            </w:r>
            <w:r w:rsidRPr="00904388">
              <w:rPr>
                <w:rStyle w:val="Hyperlink"/>
                <w:noProof/>
              </w:rPr>
              <w:fldChar w:fldCharType="end"/>
            </w:r>
          </w:ins>
        </w:p>
        <w:p w14:paraId="34AA900D" w14:textId="425ED51D" w:rsidR="00135589" w:rsidRDefault="00135589">
          <w:pPr>
            <w:pStyle w:val="TOC1"/>
            <w:tabs>
              <w:tab w:val="right" w:leader="dot" w:pos="9350"/>
            </w:tabs>
            <w:rPr>
              <w:ins w:id="235" w:author="David Conklin" w:date="2020-12-21T20:37:00Z"/>
              <w:rFonts w:eastAsiaTheme="minorEastAsia"/>
              <w:noProof/>
            </w:rPr>
          </w:pPr>
          <w:ins w:id="236"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"_Toc59475555"</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Release Log</w:t>
            </w:r>
            <w:r>
              <w:rPr>
                <w:noProof/>
                <w:webHidden/>
              </w:rPr>
              <w:tab/>
            </w:r>
            <w:r>
              <w:rPr>
                <w:noProof/>
                <w:webHidden/>
              </w:rPr>
              <w:fldChar w:fldCharType="begin"/>
            </w:r>
            <w:r>
              <w:rPr>
                <w:noProof/>
                <w:webHidden/>
              </w:rPr>
              <w:instrText xml:space="preserve"> PAGEREF _Toc59475555 \h </w:instrText>
            </w:r>
            <w:r>
              <w:rPr>
                <w:noProof/>
                <w:webHidden/>
              </w:rPr>
            </w:r>
          </w:ins>
          <w:r>
            <w:rPr>
              <w:noProof/>
              <w:webHidden/>
            </w:rPr>
            <w:fldChar w:fldCharType="separate"/>
          </w:r>
          <w:ins w:id="237" w:author="David Conklin" w:date="2020-12-21T20:37:00Z">
            <w:r>
              <w:rPr>
                <w:noProof/>
                <w:webHidden/>
              </w:rPr>
              <w:t>58</w:t>
            </w:r>
            <w:r>
              <w:rPr>
                <w:noProof/>
                <w:webHidden/>
              </w:rPr>
              <w:fldChar w:fldCharType="end"/>
            </w:r>
            <w:r w:rsidRPr="00904388">
              <w:rPr>
                <w:rStyle w:val="Hyperlink"/>
                <w:noProof/>
              </w:rPr>
              <w:fldChar w:fldCharType="end"/>
            </w:r>
          </w:ins>
        </w:p>
        <w:p w14:paraId="0E651F30" w14:textId="38F29DCC" w:rsidR="00135589" w:rsidRDefault="00135589">
          <w:pPr>
            <w:pStyle w:val="TOC1"/>
            <w:tabs>
              <w:tab w:val="right" w:leader="dot" w:pos="9350"/>
            </w:tabs>
            <w:rPr>
              <w:ins w:id="238" w:author="David Conklin" w:date="2020-12-21T20:37:00Z"/>
              <w:rFonts w:eastAsiaTheme="minorEastAsia"/>
              <w:noProof/>
            </w:rPr>
          </w:pPr>
          <w:ins w:id="239"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"_Toc59475556"</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References</w:t>
            </w:r>
            <w:r>
              <w:rPr>
                <w:noProof/>
                <w:webHidden/>
              </w:rPr>
              <w:tab/>
            </w:r>
            <w:r>
              <w:rPr>
                <w:noProof/>
                <w:webHidden/>
              </w:rPr>
              <w:fldChar w:fldCharType="begin"/>
            </w:r>
            <w:r>
              <w:rPr>
                <w:noProof/>
                <w:webHidden/>
              </w:rPr>
              <w:instrText xml:space="preserve"> PAGEREF _Toc59475556 \h </w:instrText>
            </w:r>
            <w:r>
              <w:rPr>
                <w:noProof/>
                <w:webHidden/>
              </w:rPr>
            </w:r>
          </w:ins>
          <w:r>
            <w:rPr>
              <w:noProof/>
              <w:webHidden/>
            </w:rPr>
            <w:fldChar w:fldCharType="separate"/>
          </w:r>
          <w:ins w:id="240" w:author="David Conklin" w:date="2020-12-21T20:37:00Z">
            <w:r>
              <w:rPr>
                <w:noProof/>
                <w:webHidden/>
              </w:rPr>
              <w:t>61</w:t>
            </w:r>
            <w:r>
              <w:rPr>
                <w:noProof/>
                <w:webHidden/>
              </w:rPr>
              <w:fldChar w:fldCharType="end"/>
            </w:r>
            <w:r w:rsidRPr="00904388">
              <w:rPr>
                <w:rStyle w:val="Hyperlink"/>
                <w:noProof/>
              </w:rPr>
              <w:fldChar w:fldCharType="end"/>
            </w:r>
          </w:ins>
        </w:p>
        <w:p w14:paraId="586A2D75" w14:textId="0527CE68" w:rsidR="00135589" w:rsidRDefault="00135589">
          <w:pPr>
            <w:pStyle w:val="TOC1"/>
            <w:tabs>
              <w:tab w:val="right" w:leader="dot" w:pos="9350"/>
            </w:tabs>
            <w:rPr>
              <w:ins w:id="241" w:author="David Conklin" w:date="2020-12-21T20:37:00Z"/>
              <w:rFonts w:eastAsiaTheme="minorEastAsia"/>
              <w:noProof/>
            </w:rPr>
          </w:pPr>
          <w:ins w:id="242" w:author="David Conklin" w:date="2020-12-21T20:37:00Z">
            <w:r w:rsidRPr="00904388">
              <w:rPr>
                <w:rStyle w:val="Hyperlink"/>
                <w:noProof/>
              </w:rPr>
              <w:fldChar w:fldCharType="begin"/>
            </w:r>
            <w:r w:rsidRPr="00904388">
              <w:rPr>
                <w:rStyle w:val="Hyperlink"/>
                <w:noProof/>
              </w:rPr>
              <w:instrText xml:space="preserve"> </w:instrText>
            </w:r>
            <w:r>
              <w:rPr>
                <w:noProof/>
              </w:rPr>
              <w:instrText>HYPERLINK \l "_Toc59475557"</w:instrText>
            </w:r>
            <w:r w:rsidRPr="00904388">
              <w:rPr>
                <w:rStyle w:val="Hyperlink"/>
                <w:noProof/>
              </w:rPr>
              <w:instrText xml:space="preserve"> </w:instrText>
            </w:r>
            <w:r w:rsidRPr="00904388">
              <w:rPr>
                <w:rStyle w:val="Hyperlink"/>
                <w:noProof/>
              </w:rPr>
            </w:r>
            <w:r w:rsidRPr="00904388">
              <w:rPr>
                <w:rStyle w:val="Hyperlink"/>
                <w:noProof/>
              </w:rPr>
              <w:fldChar w:fldCharType="separate"/>
            </w:r>
            <w:r w:rsidRPr="00904388">
              <w:rPr>
                <w:rStyle w:val="Hyperlink"/>
                <w:noProof/>
              </w:rPr>
              <w:t>Acronyms and Abbreviations</w:t>
            </w:r>
            <w:r>
              <w:rPr>
                <w:noProof/>
                <w:webHidden/>
              </w:rPr>
              <w:tab/>
            </w:r>
            <w:r>
              <w:rPr>
                <w:noProof/>
                <w:webHidden/>
              </w:rPr>
              <w:fldChar w:fldCharType="begin"/>
            </w:r>
            <w:r>
              <w:rPr>
                <w:noProof/>
                <w:webHidden/>
              </w:rPr>
              <w:instrText xml:space="preserve"> PAGEREF _Toc59475557 \h </w:instrText>
            </w:r>
            <w:r>
              <w:rPr>
                <w:noProof/>
                <w:webHidden/>
              </w:rPr>
            </w:r>
          </w:ins>
          <w:r>
            <w:rPr>
              <w:noProof/>
              <w:webHidden/>
            </w:rPr>
            <w:fldChar w:fldCharType="separate"/>
          </w:r>
          <w:ins w:id="243" w:author="David Conklin" w:date="2020-12-21T20:37:00Z">
            <w:r>
              <w:rPr>
                <w:noProof/>
                <w:webHidden/>
              </w:rPr>
              <w:t>62</w:t>
            </w:r>
            <w:r>
              <w:rPr>
                <w:noProof/>
                <w:webHidden/>
              </w:rPr>
              <w:fldChar w:fldCharType="end"/>
            </w:r>
            <w:r w:rsidRPr="00904388">
              <w:rPr>
                <w:rStyle w:val="Hyperlink"/>
                <w:noProof/>
              </w:rPr>
              <w:fldChar w:fldCharType="end"/>
            </w:r>
          </w:ins>
        </w:p>
        <w:p w14:paraId="56F43E94" w14:textId="49F1487B" w:rsidR="00054245" w:rsidDel="00977ECE" w:rsidRDefault="00914CB4">
          <w:pPr>
            <w:pStyle w:val="TOC1"/>
            <w:tabs>
              <w:tab w:val="right" w:leader="dot" w:pos="9350"/>
            </w:tabs>
            <w:rPr>
              <w:del w:id="244" w:author="David Conklin" w:date="2020-12-08T14:53:00Z"/>
              <w:rFonts w:eastAsiaTheme="minorEastAsia"/>
              <w:noProof/>
            </w:rPr>
          </w:pPr>
          <w:del w:id="245"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46" w:author="David Conklin" w:date="2020-12-21T20:37:00Z">
            <w:r w:rsidR="00135589">
              <w:rPr>
                <w:b/>
                <w:bCs/>
                <w:noProof/>
              </w:rPr>
              <w:t>Error! Hyperlink reference not valid.</w:t>
            </w:r>
          </w:ins>
          <w:del w:id="247"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600913D" w:rsidR="00054245" w:rsidDel="00977ECE" w:rsidRDefault="00914CB4">
          <w:pPr>
            <w:pStyle w:val="TOC1"/>
            <w:tabs>
              <w:tab w:val="right" w:leader="dot" w:pos="9350"/>
            </w:tabs>
            <w:rPr>
              <w:del w:id="248" w:author="David Conklin" w:date="2020-12-08T14:53:00Z"/>
              <w:rFonts w:eastAsiaTheme="minorEastAsia"/>
              <w:noProof/>
            </w:rPr>
          </w:pPr>
          <w:del w:id="249"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50" w:author="David Conklin" w:date="2020-12-21T20:37:00Z">
            <w:r w:rsidR="00135589">
              <w:rPr>
                <w:b/>
                <w:bCs/>
                <w:noProof/>
              </w:rPr>
              <w:t>Error! Hyperlink reference not valid.</w:t>
            </w:r>
          </w:ins>
          <w:del w:id="251"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0166086A" w:rsidR="00054245" w:rsidDel="00977ECE" w:rsidRDefault="00914CB4">
          <w:pPr>
            <w:pStyle w:val="TOC2"/>
            <w:tabs>
              <w:tab w:val="right" w:leader="dot" w:pos="9350"/>
            </w:tabs>
            <w:rPr>
              <w:del w:id="252" w:author="David Conklin" w:date="2020-12-08T14:53:00Z"/>
              <w:rFonts w:eastAsiaTheme="minorEastAsia"/>
              <w:noProof/>
            </w:rPr>
          </w:pPr>
          <w:del w:id="253"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54" w:author="David Conklin" w:date="2020-12-21T20:37:00Z">
            <w:r w:rsidR="00135589">
              <w:rPr>
                <w:b/>
                <w:bCs/>
                <w:noProof/>
              </w:rPr>
              <w:t>Error! Hyperlink reference not valid.</w:t>
            </w:r>
          </w:ins>
          <w:del w:id="255"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195D8B36" w:rsidR="00054245" w:rsidDel="00977ECE" w:rsidRDefault="00914CB4">
          <w:pPr>
            <w:pStyle w:val="TOC2"/>
            <w:tabs>
              <w:tab w:val="right" w:leader="dot" w:pos="9350"/>
            </w:tabs>
            <w:rPr>
              <w:del w:id="256" w:author="David Conklin" w:date="2020-12-08T14:53:00Z"/>
              <w:rFonts w:eastAsiaTheme="minorEastAsia"/>
              <w:noProof/>
            </w:rPr>
          </w:pPr>
          <w:del w:id="257"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58" w:author="David Conklin" w:date="2020-12-21T20:37:00Z">
            <w:r w:rsidR="00135589">
              <w:rPr>
                <w:b/>
                <w:bCs/>
                <w:noProof/>
              </w:rPr>
              <w:t>Error! Hyperlink reference not valid.</w:t>
            </w:r>
          </w:ins>
          <w:del w:id="259"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39AB6B8B" w:rsidR="00054245" w:rsidDel="00977ECE" w:rsidRDefault="00914CB4">
          <w:pPr>
            <w:pStyle w:val="TOC2"/>
            <w:tabs>
              <w:tab w:val="right" w:leader="dot" w:pos="9350"/>
            </w:tabs>
            <w:rPr>
              <w:del w:id="260" w:author="David Conklin" w:date="2020-12-08T14:53:00Z"/>
              <w:rFonts w:eastAsiaTheme="minorEastAsia"/>
              <w:noProof/>
            </w:rPr>
          </w:pPr>
          <w:del w:id="261"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62" w:author="David Conklin" w:date="2020-12-21T20:37:00Z">
            <w:r w:rsidR="00135589">
              <w:rPr>
                <w:b/>
                <w:bCs/>
                <w:noProof/>
              </w:rPr>
              <w:t>Error! Hyperlink reference not valid.</w:t>
            </w:r>
          </w:ins>
          <w:del w:id="263"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1F0B0193" w:rsidR="00054245" w:rsidDel="00977ECE" w:rsidRDefault="00914CB4">
          <w:pPr>
            <w:pStyle w:val="TOC1"/>
            <w:tabs>
              <w:tab w:val="right" w:leader="dot" w:pos="9350"/>
            </w:tabs>
            <w:rPr>
              <w:del w:id="264" w:author="David Conklin" w:date="2020-12-08T14:53:00Z"/>
              <w:rFonts w:eastAsiaTheme="minorEastAsia"/>
              <w:noProof/>
            </w:rPr>
          </w:pPr>
          <w:del w:id="265"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66" w:author="David Conklin" w:date="2020-12-21T20:37:00Z">
            <w:r w:rsidR="00135589">
              <w:rPr>
                <w:b/>
                <w:bCs/>
                <w:noProof/>
              </w:rPr>
              <w:t>Error! Hyperlink reference not valid.</w:t>
            </w:r>
          </w:ins>
          <w:del w:id="267"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E9A9DD8" w:rsidR="00054245" w:rsidDel="00977ECE" w:rsidRDefault="00914CB4">
          <w:pPr>
            <w:pStyle w:val="TOC2"/>
            <w:tabs>
              <w:tab w:val="right" w:leader="dot" w:pos="9350"/>
            </w:tabs>
            <w:rPr>
              <w:del w:id="268" w:author="David Conklin" w:date="2020-12-08T14:53:00Z"/>
              <w:rFonts w:eastAsiaTheme="minorEastAsia"/>
              <w:noProof/>
            </w:rPr>
          </w:pPr>
          <w:del w:id="269"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70" w:author="David Conklin" w:date="2020-12-21T20:37:00Z">
            <w:r w:rsidR="00135589">
              <w:rPr>
                <w:b/>
                <w:bCs/>
                <w:noProof/>
              </w:rPr>
              <w:t>Error! Hyperlink reference not valid.</w:t>
            </w:r>
          </w:ins>
          <w:del w:id="271"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43CAA6DA" w:rsidR="00054245" w:rsidDel="00977ECE" w:rsidRDefault="00914CB4">
          <w:pPr>
            <w:pStyle w:val="TOC2"/>
            <w:tabs>
              <w:tab w:val="right" w:leader="dot" w:pos="9350"/>
            </w:tabs>
            <w:rPr>
              <w:del w:id="272" w:author="David Conklin" w:date="2020-12-08T14:53:00Z"/>
              <w:rFonts w:eastAsiaTheme="minorEastAsia"/>
              <w:noProof/>
            </w:rPr>
          </w:pPr>
          <w:del w:id="273"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74" w:author="David Conklin" w:date="2020-12-21T20:37:00Z">
            <w:r w:rsidR="00135589">
              <w:rPr>
                <w:b/>
                <w:bCs/>
                <w:noProof/>
              </w:rPr>
              <w:t>Error! Hyperlink reference not valid.</w:t>
            </w:r>
          </w:ins>
          <w:del w:id="275"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6AEEE9BC" w:rsidR="00054245" w:rsidDel="00977ECE" w:rsidRDefault="00914CB4">
          <w:pPr>
            <w:pStyle w:val="TOC2"/>
            <w:tabs>
              <w:tab w:val="right" w:leader="dot" w:pos="9350"/>
            </w:tabs>
            <w:rPr>
              <w:del w:id="276" w:author="David Conklin" w:date="2020-12-08T14:53:00Z"/>
              <w:rFonts w:eastAsiaTheme="minorEastAsia"/>
              <w:noProof/>
            </w:rPr>
          </w:pPr>
          <w:del w:id="277"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78" w:author="David Conklin" w:date="2020-12-21T20:37:00Z">
            <w:r w:rsidR="00135589">
              <w:rPr>
                <w:b/>
                <w:bCs/>
                <w:noProof/>
              </w:rPr>
              <w:t>Error! Hyperlink reference not valid.</w:t>
            </w:r>
          </w:ins>
          <w:del w:id="279"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42CCBD8B" w:rsidR="00054245" w:rsidDel="00977ECE" w:rsidRDefault="00914CB4">
          <w:pPr>
            <w:pStyle w:val="TOC2"/>
            <w:tabs>
              <w:tab w:val="right" w:leader="dot" w:pos="9350"/>
            </w:tabs>
            <w:rPr>
              <w:del w:id="280" w:author="David Conklin" w:date="2020-12-08T14:53:00Z"/>
              <w:rFonts w:eastAsiaTheme="minorEastAsia"/>
              <w:noProof/>
            </w:rPr>
          </w:pPr>
          <w:del w:id="281"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82" w:author="David Conklin" w:date="2020-12-21T20:37:00Z">
            <w:r w:rsidR="00135589">
              <w:rPr>
                <w:b/>
                <w:bCs/>
                <w:noProof/>
              </w:rPr>
              <w:t>Error! Hyperlink reference not valid.</w:t>
            </w:r>
          </w:ins>
          <w:del w:id="283"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11C14372" w:rsidR="00054245" w:rsidDel="00977ECE" w:rsidRDefault="00914CB4">
          <w:pPr>
            <w:pStyle w:val="TOC1"/>
            <w:tabs>
              <w:tab w:val="right" w:leader="dot" w:pos="9350"/>
            </w:tabs>
            <w:rPr>
              <w:del w:id="284" w:author="David Conklin" w:date="2020-12-08T14:53:00Z"/>
              <w:rFonts w:eastAsiaTheme="minorEastAsia"/>
              <w:noProof/>
            </w:rPr>
          </w:pPr>
          <w:del w:id="285"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86" w:author="David Conklin" w:date="2020-12-21T20:37:00Z">
            <w:r w:rsidR="00135589">
              <w:rPr>
                <w:b/>
                <w:bCs/>
                <w:noProof/>
              </w:rPr>
              <w:t>Error! Hyperlink reference not valid.</w:t>
            </w:r>
          </w:ins>
          <w:del w:id="287"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7E18D1A9" w:rsidR="00054245" w:rsidDel="00977ECE" w:rsidRDefault="00914CB4">
          <w:pPr>
            <w:pStyle w:val="TOC2"/>
            <w:tabs>
              <w:tab w:val="right" w:leader="dot" w:pos="9350"/>
            </w:tabs>
            <w:rPr>
              <w:del w:id="288" w:author="David Conklin" w:date="2020-12-08T14:53:00Z"/>
              <w:rFonts w:eastAsiaTheme="minorEastAsia"/>
              <w:noProof/>
            </w:rPr>
          </w:pPr>
          <w:del w:id="289"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90" w:author="David Conklin" w:date="2020-12-21T20:37:00Z">
            <w:r w:rsidR="00135589">
              <w:rPr>
                <w:b/>
                <w:bCs/>
                <w:noProof/>
              </w:rPr>
              <w:t>Error! Hyperlink reference not valid.</w:t>
            </w:r>
          </w:ins>
          <w:del w:id="291"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684280BF" w:rsidR="00054245" w:rsidDel="00977ECE" w:rsidRDefault="00914CB4">
          <w:pPr>
            <w:pStyle w:val="TOC1"/>
            <w:tabs>
              <w:tab w:val="right" w:leader="dot" w:pos="9350"/>
            </w:tabs>
            <w:rPr>
              <w:del w:id="292" w:author="David Conklin" w:date="2020-12-08T14:53:00Z"/>
              <w:rFonts w:eastAsiaTheme="minorEastAsia"/>
              <w:noProof/>
            </w:rPr>
          </w:pPr>
          <w:del w:id="293"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94" w:author="David Conklin" w:date="2020-12-21T20:37:00Z">
            <w:r w:rsidR="00135589">
              <w:rPr>
                <w:b/>
                <w:bCs/>
                <w:noProof/>
              </w:rPr>
              <w:t>Error! Hyperlink reference not valid.</w:t>
            </w:r>
          </w:ins>
          <w:del w:id="295"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A7BE213" w:rsidR="00054245" w:rsidDel="00977ECE" w:rsidRDefault="00914CB4">
          <w:pPr>
            <w:pStyle w:val="TOC2"/>
            <w:tabs>
              <w:tab w:val="right" w:leader="dot" w:pos="9350"/>
            </w:tabs>
            <w:rPr>
              <w:del w:id="296" w:author="David Conklin" w:date="2020-12-08T14:53:00Z"/>
              <w:rFonts w:eastAsiaTheme="minorEastAsia"/>
              <w:noProof/>
            </w:rPr>
          </w:pPr>
          <w:del w:id="297"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98" w:author="David Conklin" w:date="2020-12-21T20:37:00Z">
            <w:r w:rsidR="00135589">
              <w:rPr>
                <w:b/>
                <w:bCs/>
                <w:noProof/>
              </w:rPr>
              <w:t>Error! Hyperlink reference not valid.</w:t>
            </w:r>
          </w:ins>
          <w:del w:id="299"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20006DE2" w:rsidR="00054245" w:rsidDel="00977ECE" w:rsidRDefault="00914CB4">
          <w:pPr>
            <w:pStyle w:val="TOC2"/>
            <w:tabs>
              <w:tab w:val="right" w:leader="dot" w:pos="9350"/>
            </w:tabs>
            <w:rPr>
              <w:del w:id="300" w:author="David Conklin" w:date="2020-12-08T14:53:00Z"/>
              <w:rFonts w:eastAsiaTheme="minorEastAsia"/>
              <w:noProof/>
            </w:rPr>
          </w:pPr>
          <w:del w:id="301"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302" w:author="David Conklin" w:date="2020-12-21T20:37:00Z">
            <w:r w:rsidR="00135589">
              <w:rPr>
                <w:b/>
                <w:bCs/>
                <w:noProof/>
              </w:rPr>
              <w:t>Error! Hyperlink reference not valid.</w:t>
            </w:r>
          </w:ins>
          <w:del w:id="303"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2B78BDE0" w:rsidR="00054245" w:rsidDel="00977ECE" w:rsidRDefault="00914CB4">
          <w:pPr>
            <w:pStyle w:val="TOC2"/>
            <w:tabs>
              <w:tab w:val="right" w:leader="dot" w:pos="9350"/>
            </w:tabs>
            <w:rPr>
              <w:del w:id="304" w:author="David Conklin" w:date="2020-12-08T14:53:00Z"/>
              <w:rFonts w:eastAsiaTheme="minorEastAsia"/>
              <w:noProof/>
            </w:rPr>
          </w:pPr>
          <w:del w:id="305"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306" w:author="David Conklin" w:date="2020-12-21T20:37:00Z">
            <w:r w:rsidR="00135589">
              <w:rPr>
                <w:b/>
                <w:bCs/>
                <w:noProof/>
              </w:rPr>
              <w:t>Error! Hyperlink reference not valid.</w:t>
            </w:r>
          </w:ins>
          <w:del w:id="307"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3FBD841" w:rsidR="00054245" w:rsidDel="00977ECE" w:rsidRDefault="00914CB4">
          <w:pPr>
            <w:pStyle w:val="TOC3"/>
            <w:tabs>
              <w:tab w:val="right" w:leader="dot" w:pos="9350"/>
            </w:tabs>
            <w:rPr>
              <w:del w:id="308" w:author="David Conklin" w:date="2020-12-08T14:53:00Z"/>
              <w:rFonts w:eastAsiaTheme="minorEastAsia"/>
              <w:noProof/>
            </w:rPr>
          </w:pPr>
          <w:del w:id="309"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310" w:author="David Conklin" w:date="2020-12-21T20:37:00Z">
            <w:r w:rsidR="00135589">
              <w:rPr>
                <w:b/>
                <w:bCs/>
                <w:noProof/>
              </w:rPr>
              <w:t>Error! Hyperlink reference not valid.</w:t>
            </w:r>
          </w:ins>
          <w:del w:id="311"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206DEF4B" w:rsidR="00054245" w:rsidDel="00977ECE" w:rsidRDefault="00914CB4">
          <w:pPr>
            <w:pStyle w:val="TOC3"/>
            <w:tabs>
              <w:tab w:val="right" w:leader="dot" w:pos="9350"/>
            </w:tabs>
            <w:rPr>
              <w:del w:id="312" w:author="David Conklin" w:date="2020-12-08T14:53:00Z"/>
              <w:rFonts w:eastAsiaTheme="minorEastAsia"/>
              <w:noProof/>
            </w:rPr>
          </w:pPr>
          <w:del w:id="313"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314" w:author="David Conklin" w:date="2020-12-21T20:37:00Z">
            <w:r w:rsidR="00135589">
              <w:rPr>
                <w:b/>
                <w:bCs/>
                <w:noProof/>
              </w:rPr>
              <w:t>Error! Hyperlink reference not valid.</w:t>
            </w:r>
          </w:ins>
          <w:del w:id="315"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74C21966" w:rsidR="00054245" w:rsidDel="00977ECE" w:rsidRDefault="00914CB4">
          <w:pPr>
            <w:pStyle w:val="TOC2"/>
            <w:tabs>
              <w:tab w:val="right" w:leader="dot" w:pos="9350"/>
            </w:tabs>
            <w:rPr>
              <w:del w:id="316" w:author="David Conklin" w:date="2020-12-08T14:53:00Z"/>
              <w:rFonts w:eastAsiaTheme="minorEastAsia"/>
              <w:noProof/>
            </w:rPr>
          </w:pPr>
          <w:del w:id="317"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318" w:author="David Conklin" w:date="2020-12-21T20:37:00Z">
            <w:r w:rsidR="00135589">
              <w:rPr>
                <w:b/>
                <w:bCs/>
                <w:noProof/>
              </w:rPr>
              <w:t>Error! Hyperlink reference not valid.</w:t>
            </w:r>
          </w:ins>
          <w:del w:id="319"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4367A5D4" w:rsidR="00054245" w:rsidDel="00977ECE" w:rsidRDefault="00914CB4">
          <w:pPr>
            <w:pStyle w:val="TOC2"/>
            <w:tabs>
              <w:tab w:val="right" w:leader="dot" w:pos="9350"/>
            </w:tabs>
            <w:rPr>
              <w:del w:id="320" w:author="David Conklin" w:date="2020-12-08T14:53:00Z"/>
              <w:rFonts w:eastAsiaTheme="minorEastAsia"/>
              <w:noProof/>
            </w:rPr>
          </w:pPr>
          <w:del w:id="321"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322" w:author="David Conklin" w:date="2020-12-21T20:37:00Z">
            <w:r w:rsidR="00135589">
              <w:rPr>
                <w:b/>
                <w:bCs/>
                <w:noProof/>
              </w:rPr>
              <w:t>Error! Hyperlink reference not valid.</w:t>
            </w:r>
          </w:ins>
          <w:del w:id="323"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278CA4C6" w:rsidR="00054245" w:rsidDel="00977ECE" w:rsidRDefault="00914CB4">
          <w:pPr>
            <w:pStyle w:val="TOC1"/>
            <w:tabs>
              <w:tab w:val="right" w:leader="dot" w:pos="9350"/>
            </w:tabs>
            <w:rPr>
              <w:del w:id="324" w:author="David Conklin" w:date="2020-12-08T14:53:00Z"/>
              <w:rFonts w:eastAsiaTheme="minorEastAsia"/>
              <w:noProof/>
            </w:rPr>
          </w:pPr>
          <w:del w:id="325"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326" w:author="David Conklin" w:date="2020-12-21T20:37:00Z">
            <w:r w:rsidR="00135589">
              <w:rPr>
                <w:b/>
                <w:bCs/>
                <w:noProof/>
              </w:rPr>
              <w:t>Error! Hyperlink reference not valid.</w:t>
            </w:r>
          </w:ins>
          <w:del w:id="327"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04EA4E20" w:rsidR="00054245" w:rsidDel="00977ECE" w:rsidRDefault="00914CB4">
          <w:pPr>
            <w:pStyle w:val="TOC2"/>
            <w:tabs>
              <w:tab w:val="right" w:leader="dot" w:pos="9350"/>
            </w:tabs>
            <w:rPr>
              <w:del w:id="328" w:author="David Conklin" w:date="2020-12-08T14:53:00Z"/>
              <w:rFonts w:eastAsiaTheme="minorEastAsia"/>
              <w:noProof/>
            </w:rPr>
          </w:pPr>
          <w:del w:id="329"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330" w:author="David Conklin" w:date="2020-12-21T20:37:00Z">
            <w:r w:rsidR="00135589">
              <w:rPr>
                <w:b/>
                <w:bCs/>
                <w:noProof/>
              </w:rPr>
              <w:t>Error! Hyperlink reference not valid.</w:t>
            </w:r>
          </w:ins>
          <w:del w:id="331"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13968F53" w:rsidR="00054245" w:rsidDel="00977ECE" w:rsidRDefault="00914CB4">
          <w:pPr>
            <w:pStyle w:val="TOC2"/>
            <w:tabs>
              <w:tab w:val="right" w:leader="dot" w:pos="9350"/>
            </w:tabs>
            <w:rPr>
              <w:del w:id="332" w:author="David Conklin" w:date="2020-12-08T14:53:00Z"/>
              <w:rFonts w:eastAsiaTheme="minorEastAsia"/>
              <w:noProof/>
            </w:rPr>
          </w:pPr>
          <w:del w:id="333"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34" w:author="David Conklin" w:date="2020-12-21T20:37:00Z">
            <w:r w:rsidR="00135589">
              <w:rPr>
                <w:b/>
                <w:bCs/>
                <w:noProof/>
              </w:rPr>
              <w:t>Error! Hyperlink reference not valid.</w:t>
            </w:r>
          </w:ins>
          <w:del w:id="335"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6C3002E5" w:rsidR="00054245" w:rsidDel="00977ECE" w:rsidRDefault="00914CB4">
          <w:pPr>
            <w:pStyle w:val="TOC2"/>
            <w:tabs>
              <w:tab w:val="right" w:leader="dot" w:pos="9350"/>
            </w:tabs>
            <w:rPr>
              <w:del w:id="336" w:author="David Conklin" w:date="2020-12-08T14:53:00Z"/>
              <w:rFonts w:eastAsiaTheme="minorEastAsia"/>
              <w:noProof/>
            </w:rPr>
          </w:pPr>
          <w:del w:id="337"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38" w:author="David Conklin" w:date="2020-12-21T20:37:00Z">
            <w:r w:rsidR="00135589">
              <w:rPr>
                <w:b/>
                <w:bCs/>
                <w:noProof/>
              </w:rPr>
              <w:t>Error! Hyperlink reference not valid.</w:t>
            </w:r>
          </w:ins>
          <w:del w:id="339"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5EFD1BC9" w:rsidR="00054245" w:rsidDel="00977ECE" w:rsidRDefault="00914CB4">
          <w:pPr>
            <w:pStyle w:val="TOC2"/>
            <w:tabs>
              <w:tab w:val="right" w:leader="dot" w:pos="9350"/>
            </w:tabs>
            <w:rPr>
              <w:del w:id="340" w:author="David Conklin" w:date="2020-12-08T14:53:00Z"/>
              <w:rFonts w:eastAsiaTheme="minorEastAsia"/>
              <w:noProof/>
            </w:rPr>
          </w:pPr>
          <w:del w:id="341"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42" w:author="David Conklin" w:date="2020-12-21T20:37:00Z">
            <w:r w:rsidR="00135589">
              <w:rPr>
                <w:b/>
                <w:bCs/>
                <w:noProof/>
              </w:rPr>
              <w:t>Error! Hyperlink reference not valid.</w:t>
            </w:r>
          </w:ins>
          <w:del w:id="343"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75340733" w:rsidR="00054245" w:rsidDel="00977ECE" w:rsidRDefault="00914CB4">
          <w:pPr>
            <w:pStyle w:val="TOC1"/>
            <w:tabs>
              <w:tab w:val="right" w:leader="dot" w:pos="9350"/>
            </w:tabs>
            <w:rPr>
              <w:del w:id="344" w:author="David Conklin" w:date="2020-12-08T14:53:00Z"/>
              <w:rFonts w:eastAsiaTheme="minorEastAsia"/>
              <w:noProof/>
            </w:rPr>
          </w:pPr>
          <w:del w:id="345"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46" w:author="David Conklin" w:date="2020-12-21T20:37:00Z">
            <w:r w:rsidR="00135589">
              <w:rPr>
                <w:b/>
                <w:bCs/>
                <w:noProof/>
              </w:rPr>
              <w:t>Error! Hyperlink reference not valid.</w:t>
            </w:r>
          </w:ins>
          <w:del w:id="347"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25E5FA12" w:rsidR="00054245" w:rsidDel="00977ECE" w:rsidRDefault="00914CB4">
          <w:pPr>
            <w:pStyle w:val="TOC2"/>
            <w:tabs>
              <w:tab w:val="right" w:leader="dot" w:pos="9350"/>
            </w:tabs>
            <w:rPr>
              <w:del w:id="348" w:author="David Conklin" w:date="2020-12-08T14:53:00Z"/>
              <w:rFonts w:eastAsiaTheme="minorEastAsia"/>
              <w:noProof/>
            </w:rPr>
          </w:pPr>
          <w:del w:id="349"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50" w:author="David Conklin" w:date="2020-12-21T20:37:00Z">
            <w:r w:rsidR="00135589">
              <w:rPr>
                <w:b/>
                <w:bCs/>
                <w:noProof/>
              </w:rPr>
              <w:t>Error! Hyperlink reference not valid.</w:t>
            </w:r>
          </w:ins>
          <w:del w:id="351"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4C4B47D6" w:rsidR="00054245" w:rsidDel="00977ECE" w:rsidRDefault="00914CB4">
          <w:pPr>
            <w:pStyle w:val="TOC2"/>
            <w:tabs>
              <w:tab w:val="right" w:leader="dot" w:pos="9350"/>
            </w:tabs>
            <w:rPr>
              <w:del w:id="352" w:author="David Conklin" w:date="2020-12-08T14:53:00Z"/>
              <w:rFonts w:eastAsiaTheme="minorEastAsia"/>
              <w:noProof/>
            </w:rPr>
          </w:pPr>
          <w:del w:id="353"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54" w:author="David Conklin" w:date="2020-12-21T20:37:00Z">
            <w:r w:rsidR="00135589">
              <w:rPr>
                <w:b/>
                <w:bCs/>
                <w:noProof/>
              </w:rPr>
              <w:t>Error! Hyperlink reference not valid.</w:t>
            </w:r>
          </w:ins>
          <w:del w:id="355"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1AB6A578" w:rsidR="00054245" w:rsidDel="00977ECE" w:rsidRDefault="00914CB4">
          <w:pPr>
            <w:pStyle w:val="TOC2"/>
            <w:tabs>
              <w:tab w:val="right" w:leader="dot" w:pos="9350"/>
            </w:tabs>
            <w:rPr>
              <w:del w:id="356" w:author="David Conklin" w:date="2020-12-08T14:53:00Z"/>
              <w:rFonts w:eastAsiaTheme="minorEastAsia"/>
              <w:noProof/>
            </w:rPr>
          </w:pPr>
          <w:del w:id="357"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58" w:author="David Conklin" w:date="2020-12-21T20:37:00Z">
            <w:r w:rsidR="00135589">
              <w:rPr>
                <w:b/>
                <w:bCs/>
                <w:noProof/>
              </w:rPr>
              <w:t>Error! Hyperlink reference not valid.</w:t>
            </w:r>
          </w:ins>
          <w:del w:id="359"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6F95A224" w:rsidR="00054245" w:rsidDel="00977ECE" w:rsidRDefault="00914CB4">
          <w:pPr>
            <w:pStyle w:val="TOC2"/>
            <w:tabs>
              <w:tab w:val="right" w:leader="dot" w:pos="9350"/>
            </w:tabs>
            <w:rPr>
              <w:del w:id="360" w:author="David Conklin" w:date="2020-12-08T14:53:00Z"/>
              <w:rFonts w:eastAsiaTheme="minorEastAsia"/>
              <w:noProof/>
            </w:rPr>
          </w:pPr>
          <w:del w:id="361"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62" w:author="David Conklin" w:date="2020-12-21T20:37:00Z">
            <w:r w:rsidR="00135589">
              <w:rPr>
                <w:b/>
                <w:bCs/>
                <w:noProof/>
              </w:rPr>
              <w:t>Error! Hyperlink reference not valid.</w:t>
            </w:r>
          </w:ins>
          <w:del w:id="363"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1AAD2F04" w:rsidR="00054245" w:rsidDel="00977ECE" w:rsidRDefault="00914CB4">
          <w:pPr>
            <w:pStyle w:val="TOC2"/>
            <w:tabs>
              <w:tab w:val="right" w:leader="dot" w:pos="9350"/>
            </w:tabs>
            <w:rPr>
              <w:del w:id="364" w:author="David Conklin" w:date="2020-12-08T14:53:00Z"/>
              <w:rFonts w:eastAsiaTheme="minorEastAsia"/>
              <w:noProof/>
            </w:rPr>
          </w:pPr>
          <w:del w:id="365"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66" w:author="David Conklin" w:date="2020-12-21T20:37:00Z">
            <w:r w:rsidR="00135589">
              <w:rPr>
                <w:b/>
                <w:bCs/>
                <w:noProof/>
              </w:rPr>
              <w:t>Error! Hyperlink reference not valid.</w:t>
            </w:r>
          </w:ins>
          <w:del w:id="367"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47BA9678" w:rsidR="00054245" w:rsidDel="00977ECE" w:rsidRDefault="00914CB4">
          <w:pPr>
            <w:pStyle w:val="TOC2"/>
            <w:tabs>
              <w:tab w:val="right" w:leader="dot" w:pos="9350"/>
            </w:tabs>
            <w:rPr>
              <w:del w:id="368" w:author="David Conklin" w:date="2020-12-08T14:53:00Z"/>
              <w:rFonts w:eastAsiaTheme="minorEastAsia"/>
              <w:noProof/>
            </w:rPr>
          </w:pPr>
          <w:del w:id="369"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70" w:author="David Conklin" w:date="2020-12-21T20:37:00Z">
            <w:r w:rsidR="00135589">
              <w:rPr>
                <w:b/>
                <w:bCs/>
                <w:noProof/>
              </w:rPr>
              <w:t>Error! Hyperlink reference not valid.</w:t>
            </w:r>
          </w:ins>
          <w:del w:id="371"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03F9144D" w:rsidR="00054245" w:rsidDel="00977ECE" w:rsidRDefault="00914CB4">
          <w:pPr>
            <w:pStyle w:val="TOC2"/>
            <w:tabs>
              <w:tab w:val="right" w:leader="dot" w:pos="9350"/>
            </w:tabs>
            <w:rPr>
              <w:del w:id="372" w:author="David Conklin" w:date="2020-12-08T14:53:00Z"/>
              <w:rFonts w:eastAsiaTheme="minorEastAsia"/>
              <w:noProof/>
            </w:rPr>
          </w:pPr>
          <w:del w:id="373"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74" w:author="David Conklin" w:date="2020-12-21T20:37:00Z">
            <w:r w:rsidR="00135589">
              <w:rPr>
                <w:b/>
                <w:bCs/>
                <w:noProof/>
              </w:rPr>
              <w:t>Error! Hyperlink reference not valid.</w:t>
            </w:r>
          </w:ins>
          <w:del w:id="375"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7BE15857" w:rsidR="00054245" w:rsidDel="00977ECE" w:rsidRDefault="00914CB4">
          <w:pPr>
            <w:pStyle w:val="TOC2"/>
            <w:tabs>
              <w:tab w:val="right" w:leader="dot" w:pos="9350"/>
            </w:tabs>
            <w:rPr>
              <w:del w:id="376" w:author="David Conklin" w:date="2020-12-08T14:53:00Z"/>
              <w:rFonts w:eastAsiaTheme="minorEastAsia"/>
              <w:noProof/>
            </w:rPr>
          </w:pPr>
          <w:del w:id="377"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78" w:author="David Conklin" w:date="2020-12-21T20:37:00Z">
            <w:r w:rsidR="00135589">
              <w:rPr>
                <w:b/>
                <w:bCs/>
                <w:noProof/>
              </w:rPr>
              <w:t>Error! Hyperlink reference not valid.</w:t>
            </w:r>
          </w:ins>
          <w:del w:id="379"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1A927750" w:rsidR="00054245" w:rsidDel="00977ECE" w:rsidRDefault="00914CB4">
          <w:pPr>
            <w:pStyle w:val="TOC2"/>
            <w:tabs>
              <w:tab w:val="right" w:leader="dot" w:pos="9350"/>
            </w:tabs>
            <w:rPr>
              <w:del w:id="380" w:author="David Conklin" w:date="2020-12-08T14:53:00Z"/>
              <w:rFonts w:eastAsiaTheme="minorEastAsia"/>
              <w:noProof/>
            </w:rPr>
          </w:pPr>
          <w:del w:id="381"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82" w:author="David Conklin" w:date="2020-12-21T20:37:00Z">
            <w:r w:rsidR="00135589">
              <w:rPr>
                <w:b/>
                <w:bCs/>
                <w:noProof/>
              </w:rPr>
              <w:t>Error! Hyperlink reference not valid.</w:t>
            </w:r>
          </w:ins>
          <w:del w:id="383"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64DD4143" w:rsidR="00054245" w:rsidDel="00977ECE" w:rsidRDefault="00914CB4">
          <w:pPr>
            <w:pStyle w:val="TOC1"/>
            <w:tabs>
              <w:tab w:val="right" w:leader="dot" w:pos="9350"/>
            </w:tabs>
            <w:rPr>
              <w:del w:id="384" w:author="David Conklin" w:date="2020-12-08T14:53:00Z"/>
              <w:rFonts w:eastAsiaTheme="minorEastAsia"/>
              <w:noProof/>
            </w:rPr>
          </w:pPr>
          <w:del w:id="385"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86" w:author="David Conklin" w:date="2020-12-21T20:37:00Z">
            <w:r w:rsidR="00135589">
              <w:rPr>
                <w:b/>
                <w:bCs/>
                <w:noProof/>
              </w:rPr>
              <w:t>Error! Hyperlink reference not valid.</w:t>
            </w:r>
          </w:ins>
          <w:del w:id="387"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21F9150" w:rsidR="00054245" w:rsidDel="00977ECE" w:rsidRDefault="00914CB4">
          <w:pPr>
            <w:pStyle w:val="TOC2"/>
            <w:tabs>
              <w:tab w:val="right" w:leader="dot" w:pos="9350"/>
            </w:tabs>
            <w:rPr>
              <w:del w:id="388" w:author="David Conklin" w:date="2020-12-08T14:53:00Z"/>
              <w:rFonts w:eastAsiaTheme="minorEastAsia"/>
              <w:noProof/>
            </w:rPr>
          </w:pPr>
          <w:del w:id="389"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90" w:author="David Conklin" w:date="2020-12-21T20:37:00Z">
            <w:r w:rsidR="00135589">
              <w:rPr>
                <w:b/>
                <w:bCs/>
                <w:noProof/>
              </w:rPr>
              <w:t>Error! Hyperlink reference not valid.</w:t>
            </w:r>
          </w:ins>
          <w:del w:id="391"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2C5BB4BF" w:rsidR="00054245" w:rsidDel="00977ECE" w:rsidRDefault="00914CB4">
          <w:pPr>
            <w:pStyle w:val="TOC2"/>
            <w:tabs>
              <w:tab w:val="right" w:leader="dot" w:pos="9350"/>
            </w:tabs>
            <w:rPr>
              <w:del w:id="392" w:author="David Conklin" w:date="2020-12-08T14:53:00Z"/>
              <w:rFonts w:eastAsiaTheme="minorEastAsia"/>
              <w:noProof/>
            </w:rPr>
          </w:pPr>
          <w:del w:id="393"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94" w:author="David Conklin" w:date="2020-12-21T20:37:00Z">
            <w:r w:rsidR="00135589">
              <w:rPr>
                <w:b/>
                <w:bCs/>
                <w:noProof/>
              </w:rPr>
              <w:t>Error! Hyperlink reference not valid.</w:t>
            </w:r>
          </w:ins>
          <w:del w:id="395"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70328317" w:rsidR="00054245" w:rsidDel="00977ECE" w:rsidRDefault="00914CB4">
          <w:pPr>
            <w:pStyle w:val="TOC1"/>
            <w:tabs>
              <w:tab w:val="right" w:leader="dot" w:pos="9350"/>
            </w:tabs>
            <w:rPr>
              <w:del w:id="396" w:author="David Conklin" w:date="2020-12-08T14:53:00Z"/>
              <w:rFonts w:eastAsiaTheme="minorEastAsia"/>
              <w:noProof/>
            </w:rPr>
          </w:pPr>
          <w:del w:id="397"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98" w:author="David Conklin" w:date="2020-12-21T20:37:00Z">
            <w:r w:rsidR="00135589">
              <w:rPr>
                <w:b/>
                <w:bCs/>
                <w:noProof/>
              </w:rPr>
              <w:t>Error! Hyperlink reference not valid.</w:t>
            </w:r>
          </w:ins>
          <w:del w:id="399"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0033C707" w:rsidR="00054245" w:rsidDel="00977ECE" w:rsidRDefault="00914CB4">
          <w:pPr>
            <w:pStyle w:val="TOC2"/>
            <w:tabs>
              <w:tab w:val="right" w:leader="dot" w:pos="9350"/>
            </w:tabs>
            <w:rPr>
              <w:del w:id="400" w:author="David Conklin" w:date="2020-12-08T14:53:00Z"/>
              <w:rFonts w:eastAsiaTheme="minorEastAsia"/>
              <w:noProof/>
            </w:rPr>
          </w:pPr>
          <w:del w:id="401"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402" w:author="David Conklin" w:date="2020-12-21T20:37:00Z">
            <w:r w:rsidR="00135589">
              <w:rPr>
                <w:b/>
                <w:bCs/>
                <w:noProof/>
              </w:rPr>
              <w:t>Error! Hyperlink reference not valid.</w:t>
            </w:r>
          </w:ins>
          <w:del w:id="403"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55B6E9A2" w:rsidR="00054245" w:rsidDel="00977ECE" w:rsidRDefault="00914CB4">
          <w:pPr>
            <w:pStyle w:val="TOC1"/>
            <w:tabs>
              <w:tab w:val="right" w:leader="dot" w:pos="9350"/>
            </w:tabs>
            <w:rPr>
              <w:del w:id="404" w:author="David Conklin" w:date="2020-12-08T14:53:00Z"/>
              <w:rFonts w:eastAsiaTheme="minorEastAsia"/>
              <w:noProof/>
            </w:rPr>
          </w:pPr>
          <w:del w:id="405"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406" w:author="David Conklin" w:date="2020-12-21T20:37:00Z">
            <w:r w:rsidR="00135589">
              <w:rPr>
                <w:b/>
                <w:bCs/>
                <w:noProof/>
              </w:rPr>
              <w:t>Error! Hyperlink reference not valid.</w:t>
            </w:r>
          </w:ins>
          <w:del w:id="407"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2BDFDC9E" w:rsidR="00054245" w:rsidDel="00977ECE" w:rsidRDefault="00914CB4">
          <w:pPr>
            <w:pStyle w:val="TOC2"/>
            <w:tabs>
              <w:tab w:val="right" w:leader="dot" w:pos="9350"/>
            </w:tabs>
            <w:rPr>
              <w:del w:id="408" w:author="David Conklin" w:date="2020-12-08T14:53:00Z"/>
              <w:rFonts w:eastAsiaTheme="minorEastAsia"/>
              <w:noProof/>
            </w:rPr>
          </w:pPr>
          <w:del w:id="409"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410" w:author="David Conklin" w:date="2020-12-21T20:37:00Z">
            <w:r w:rsidR="00135589">
              <w:rPr>
                <w:b/>
                <w:bCs/>
                <w:noProof/>
              </w:rPr>
              <w:t>Error! Hyperlink reference not valid.</w:t>
            </w:r>
          </w:ins>
          <w:del w:id="411"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3AA6D59B" w:rsidR="00054245" w:rsidDel="00977ECE" w:rsidRDefault="00914CB4">
          <w:pPr>
            <w:pStyle w:val="TOC2"/>
            <w:tabs>
              <w:tab w:val="right" w:leader="dot" w:pos="9350"/>
            </w:tabs>
            <w:rPr>
              <w:del w:id="412" w:author="David Conklin" w:date="2020-12-08T14:53:00Z"/>
              <w:rFonts w:eastAsiaTheme="minorEastAsia"/>
              <w:noProof/>
            </w:rPr>
          </w:pPr>
          <w:del w:id="413"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414" w:author="David Conklin" w:date="2020-12-21T20:37:00Z">
            <w:r w:rsidR="00135589">
              <w:rPr>
                <w:b/>
                <w:bCs/>
                <w:noProof/>
              </w:rPr>
              <w:t>Error! Hyperlink reference not valid.</w:t>
            </w:r>
          </w:ins>
          <w:del w:id="415"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763B9AC6" w:rsidR="00054245" w:rsidDel="00977ECE" w:rsidRDefault="00914CB4">
          <w:pPr>
            <w:pStyle w:val="TOC1"/>
            <w:tabs>
              <w:tab w:val="right" w:leader="dot" w:pos="9350"/>
            </w:tabs>
            <w:rPr>
              <w:del w:id="416" w:author="David Conklin" w:date="2020-12-08T14:53:00Z"/>
              <w:rFonts w:eastAsiaTheme="minorEastAsia"/>
              <w:noProof/>
            </w:rPr>
          </w:pPr>
          <w:del w:id="417"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418" w:author="David Conklin" w:date="2020-12-21T20:37:00Z">
            <w:r w:rsidR="00135589">
              <w:rPr>
                <w:b/>
                <w:bCs/>
                <w:noProof/>
              </w:rPr>
              <w:t>Error! Hyperlink reference not valid.</w:t>
            </w:r>
          </w:ins>
          <w:del w:id="419"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0A33B48E" w:rsidR="00054245" w:rsidDel="00977ECE" w:rsidRDefault="00914CB4">
          <w:pPr>
            <w:pStyle w:val="TOC2"/>
            <w:tabs>
              <w:tab w:val="right" w:leader="dot" w:pos="9350"/>
            </w:tabs>
            <w:rPr>
              <w:del w:id="420" w:author="David Conklin" w:date="2020-12-08T14:53:00Z"/>
              <w:rFonts w:eastAsiaTheme="minorEastAsia"/>
              <w:noProof/>
            </w:rPr>
          </w:pPr>
          <w:del w:id="421"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422" w:author="David Conklin" w:date="2020-12-21T20:37:00Z">
            <w:r w:rsidR="00135589">
              <w:rPr>
                <w:b/>
                <w:bCs/>
                <w:noProof/>
              </w:rPr>
              <w:t>Error! Hyperlink reference not valid.</w:t>
            </w:r>
          </w:ins>
          <w:del w:id="423"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7AB2EB2A" w:rsidR="00054245" w:rsidDel="00977ECE" w:rsidRDefault="00914CB4">
          <w:pPr>
            <w:pStyle w:val="TOC2"/>
            <w:tabs>
              <w:tab w:val="right" w:leader="dot" w:pos="9350"/>
            </w:tabs>
            <w:rPr>
              <w:del w:id="424" w:author="David Conklin" w:date="2020-12-08T14:53:00Z"/>
              <w:rFonts w:eastAsiaTheme="minorEastAsia"/>
              <w:noProof/>
            </w:rPr>
          </w:pPr>
          <w:del w:id="425"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426" w:author="David Conklin" w:date="2020-12-21T20:37:00Z">
            <w:r w:rsidR="00135589">
              <w:rPr>
                <w:b/>
                <w:bCs/>
                <w:noProof/>
              </w:rPr>
              <w:t>Error! Hyperlink reference not valid.</w:t>
            </w:r>
          </w:ins>
          <w:del w:id="427"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105C0CB4" w:rsidR="00054245" w:rsidDel="00977ECE" w:rsidRDefault="00914CB4">
          <w:pPr>
            <w:pStyle w:val="TOC2"/>
            <w:tabs>
              <w:tab w:val="right" w:leader="dot" w:pos="9350"/>
            </w:tabs>
            <w:rPr>
              <w:del w:id="428" w:author="David Conklin" w:date="2020-12-08T14:53:00Z"/>
              <w:rFonts w:eastAsiaTheme="minorEastAsia"/>
              <w:noProof/>
            </w:rPr>
          </w:pPr>
          <w:del w:id="429"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430" w:author="David Conklin" w:date="2020-12-21T20:37:00Z">
            <w:r w:rsidR="00135589">
              <w:rPr>
                <w:b/>
                <w:bCs/>
                <w:noProof/>
              </w:rPr>
              <w:t>Error! Hyperlink reference not valid.</w:t>
            </w:r>
          </w:ins>
          <w:del w:id="431"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2068B9FB" w:rsidR="00054245" w:rsidDel="00977ECE" w:rsidRDefault="00914CB4">
          <w:pPr>
            <w:pStyle w:val="TOC2"/>
            <w:tabs>
              <w:tab w:val="right" w:leader="dot" w:pos="9350"/>
            </w:tabs>
            <w:rPr>
              <w:del w:id="432" w:author="David Conklin" w:date="2020-12-08T14:53:00Z"/>
              <w:rFonts w:eastAsiaTheme="minorEastAsia"/>
              <w:noProof/>
            </w:rPr>
          </w:pPr>
          <w:del w:id="433"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34" w:author="David Conklin" w:date="2020-12-21T20:37:00Z">
            <w:r w:rsidR="00135589">
              <w:rPr>
                <w:b/>
                <w:bCs/>
                <w:noProof/>
              </w:rPr>
              <w:t>Error! Hyperlink reference not valid.</w:t>
            </w:r>
          </w:ins>
          <w:del w:id="435"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42B8E0EA" w:rsidR="00054245" w:rsidDel="00977ECE" w:rsidRDefault="00914CB4">
          <w:pPr>
            <w:pStyle w:val="TOC2"/>
            <w:tabs>
              <w:tab w:val="right" w:leader="dot" w:pos="9350"/>
            </w:tabs>
            <w:rPr>
              <w:del w:id="436" w:author="David Conklin" w:date="2020-12-08T14:53:00Z"/>
              <w:rFonts w:eastAsiaTheme="minorEastAsia"/>
              <w:noProof/>
            </w:rPr>
          </w:pPr>
          <w:del w:id="437"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38" w:author="David Conklin" w:date="2020-12-21T20:37:00Z">
            <w:r w:rsidR="00135589">
              <w:rPr>
                <w:b/>
                <w:bCs/>
                <w:noProof/>
              </w:rPr>
              <w:t>Error! Hyperlink reference not valid.</w:t>
            </w:r>
          </w:ins>
          <w:del w:id="439"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7ED831D" w:rsidR="00054245" w:rsidDel="00977ECE" w:rsidRDefault="00914CB4">
          <w:pPr>
            <w:pStyle w:val="TOC2"/>
            <w:tabs>
              <w:tab w:val="right" w:leader="dot" w:pos="9350"/>
            </w:tabs>
            <w:rPr>
              <w:del w:id="440" w:author="David Conklin" w:date="2020-12-08T14:53:00Z"/>
              <w:rFonts w:eastAsiaTheme="minorEastAsia"/>
              <w:noProof/>
            </w:rPr>
          </w:pPr>
          <w:del w:id="441"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42" w:author="David Conklin" w:date="2020-12-21T20:37:00Z">
            <w:r w:rsidR="00135589">
              <w:rPr>
                <w:b/>
                <w:bCs/>
                <w:noProof/>
              </w:rPr>
              <w:t>Error! Hyperlink reference not valid.</w:t>
            </w:r>
          </w:ins>
          <w:del w:id="443"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570E8936" w:rsidR="00054245" w:rsidDel="00977ECE" w:rsidRDefault="00914CB4">
          <w:pPr>
            <w:pStyle w:val="TOC2"/>
            <w:tabs>
              <w:tab w:val="right" w:leader="dot" w:pos="9350"/>
            </w:tabs>
            <w:rPr>
              <w:del w:id="444" w:author="David Conklin" w:date="2020-12-08T14:53:00Z"/>
              <w:rFonts w:eastAsiaTheme="minorEastAsia"/>
              <w:noProof/>
            </w:rPr>
          </w:pPr>
          <w:del w:id="445"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46" w:author="David Conklin" w:date="2020-12-21T20:37:00Z">
            <w:r w:rsidR="00135589">
              <w:rPr>
                <w:b/>
                <w:bCs/>
                <w:noProof/>
              </w:rPr>
              <w:t>Error! Hyperlink reference not valid.</w:t>
            </w:r>
          </w:ins>
          <w:del w:id="447"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5AFA2D92" w:rsidR="00054245" w:rsidDel="00977ECE" w:rsidRDefault="00914CB4">
          <w:pPr>
            <w:pStyle w:val="TOC2"/>
            <w:tabs>
              <w:tab w:val="right" w:leader="dot" w:pos="9350"/>
            </w:tabs>
            <w:rPr>
              <w:del w:id="448" w:author="David Conklin" w:date="2020-12-08T14:53:00Z"/>
              <w:rFonts w:eastAsiaTheme="minorEastAsia"/>
              <w:noProof/>
            </w:rPr>
          </w:pPr>
          <w:del w:id="449"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50" w:author="David Conklin" w:date="2020-12-21T20:37:00Z">
            <w:r w:rsidR="00135589">
              <w:rPr>
                <w:b/>
                <w:bCs/>
                <w:noProof/>
              </w:rPr>
              <w:t>Error! Hyperlink reference not valid.</w:t>
            </w:r>
          </w:ins>
          <w:del w:id="451"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5416E483" w:rsidR="00054245" w:rsidDel="00977ECE" w:rsidRDefault="00914CB4">
          <w:pPr>
            <w:pStyle w:val="TOC2"/>
            <w:tabs>
              <w:tab w:val="right" w:leader="dot" w:pos="9350"/>
            </w:tabs>
            <w:rPr>
              <w:del w:id="452" w:author="David Conklin" w:date="2020-12-08T14:53:00Z"/>
              <w:rFonts w:eastAsiaTheme="minorEastAsia"/>
              <w:noProof/>
            </w:rPr>
          </w:pPr>
          <w:del w:id="453"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54" w:author="David Conklin" w:date="2020-12-21T20:37:00Z">
            <w:r w:rsidR="00135589">
              <w:rPr>
                <w:b/>
                <w:bCs/>
                <w:noProof/>
              </w:rPr>
              <w:t>Error! Hyperlink reference not valid.</w:t>
            </w:r>
          </w:ins>
          <w:del w:id="455"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511439A6" w:rsidR="00054245" w:rsidDel="00977ECE" w:rsidRDefault="00914CB4">
          <w:pPr>
            <w:pStyle w:val="TOC2"/>
            <w:tabs>
              <w:tab w:val="right" w:leader="dot" w:pos="9350"/>
            </w:tabs>
            <w:rPr>
              <w:del w:id="456" w:author="David Conklin" w:date="2020-12-08T14:53:00Z"/>
              <w:rFonts w:eastAsiaTheme="minorEastAsia"/>
              <w:noProof/>
            </w:rPr>
          </w:pPr>
          <w:del w:id="457"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58" w:author="David Conklin" w:date="2020-12-21T20:37:00Z">
            <w:r w:rsidR="00135589">
              <w:rPr>
                <w:b/>
                <w:bCs/>
                <w:noProof/>
              </w:rPr>
              <w:t>Error! Hyperlink reference not valid.</w:t>
            </w:r>
          </w:ins>
          <w:del w:id="459"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306CA3B3" w:rsidR="00054245" w:rsidDel="00977ECE" w:rsidRDefault="00914CB4">
          <w:pPr>
            <w:pStyle w:val="TOC3"/>
            <w:tabs>
              <w:tab w:val="right" w:leader="dot" w:pos="9350"/>
            </w:tabs>
            <w:rPr>
              <w:del w:id="460" w:author="David Conklin" w:date="2020-12-08T14:53:00Z"/>
              <w:rFonts w:eastAsiaTheme="minorEastAsia"/>
              <w:noProof/>
            </w:rPr>
          </w:pPr>
          <w:del w:id="461"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62" w:author="David Conklin" w:date="2020-12-21T20:37:00Z">
            <w:r w:rsidR="00135589">
              <w:rPr>
                <w:b/>
                <w:bCs/>
                <w:noProof/>
              </w:rPr>
              <w:t>Error! Hyperlink reference not valid.</w:t>
            </w:r>
          </w:ins>
          <w:del w:id="463"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30E562CA" w:rsidR="00054245" w:rsidDel="00977ECE" w:rsidRDefault="00914CB4">
          <w:pPr>
            <w:pStyle w:val="TOC3"/>
            <w:tabs>
              <w:tab w:val="right" w:leader="dot" w:pos="9350"/>
            </w:tabs>
            <w:rPr>
              <w:del w:id="464" w:author="David Conklin" w:date="2020-12-08T14:53:00Z"/>
              <w:rFonts w:eastAsiaTheme="minorEastAsia"/>
              <w:noProof/>
            </w:rPr>
          </w:pPr>
          <w:del w:id="465"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66" w:author="David Conklin" w:date="2020-12-21T20:37:00Z">
            <w:r w:rsidR="00135589">
              <w:rPr>
                <w:b/>
                <w:bCs/>
                <w:noProof/>
              </w:rPr>
              <w:t>Error! Hyperlink reference not valid.</w:t>
            </w:r>
          </w:ins>
          <w:del w:id="467"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3AC51D47" w:rsidR="00054245" w:rsidDel="00977ECE" w:rsidRDefault="00914CB4">
          <w:pPr>
            <w:pStyle w:val="TOC2"/>
            <w:tabs>
              <w:tab w:val="right" w:leader="dot" w:pos="9350"/>
            </w:tabs>
            <w:rPr>
              <w:del w:id="468" w:author="David Conklin" w:date="2020-12-08T14:53:00Z"/>
              <w:rFonts w:eastAsiaTheme="minorEastAsia"/>
              <w:noProof/>
            </w:rPr>
          </w:pPr>
          <w:del w:id="469"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70" w:author="David Conklin" w:date="2020-12-21T20:37:00Z">
            <w:r w:rsidR="00135589">
              <w:rPr>
                <w:b/>
                <w:bCs/>
                <w:noProof/>
              </w:rPr>
              <w:t>Error! Hyperlink reference not valid.</w:t>
            </w:r>
          </w:ins>
          <w:del w:id="471"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3CB04ECD" w:rsidR="00054245" w:rsidDel="00977ECE" w:rsidRDefault="00914CB4">
          <w:pPr>
            <w:pStyle w:val="TOC2"/>
            <w:tabs>
              <w:tab w:val="right" w:leader="dot" w:pos="9350"/>
            </w:tabs>
            <w:rPr>
              <w:del w:id="472" w:author="David Conklin" w:date="2020-12-08T14:53:00Z"/>
              <w:rFonts w:eastAsiaTheme="minorEastAsia"/>
              <w:noProof/>
            </w:rPr>
          </w:pPr>
          <w:del w:id="473"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74" w:author="David Conklin" w:date="2020-12-21T20:37:00Z">
            <w:r w:rsidR="00135589">
              <w:rPr>
                <w:b/>
                <w:bCs/>
                <w:noProof/>
              </w:rPr>
              <w:t>Error! Hyperlink reference not valid.</w:t>
            </w:r>
          </w:ins>
          <w:del w:id="475"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72D2DFC9" w:rsidR="00054245" w:rsidDel="00977ECE" w:rsidRDefault="00914CB4">
          <w:pPr>
            <w:pStyle w:val="TOC2"/>
            <w:tabs>
              <w:tab w:val="right" w:leader="dot" w:pos="9350"/>
            </w:tabs>
            <w:rPr>
              <w:del w:id="476" w:author="David Conklin" w:date="2020-12-08T14:53:00Z"/>
              <w:rFonts w:eastAsiaTheme="minorEastAsia"/>
              <w:noProof/>
            </w:rPr>
          </w:pPr>
          <w:del w:id="477"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78" w:author="David Conklin" w:date="2020-12-21T20:37:00Z">
            <w:r w:rsidR="00135589">
              <w:rPr>
                <w:b/>
                <w:bCs/>
                <w:noProof/>
              </w:rPr>
              <w:t>Error! Hyperlink reference not valid.</w:t>
            </w:r>
          </w:ins>
          <w:del w:id="479"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14B9570C" w:rsidR="00054245" w:rsidDel="00977ECE" w:rsidRDefault="00914CB4">
          <w:pPr>
            <w:pStyle w:val="TOC2"/>
            <w:tabs>
              <w:tab w:val="right" w:leader="dot" w:pos="9350"/>
            </w:tabs>
            <w:rPr>
              <w:del w:id="480" w:author="David Conklin" w:date="2020-12-08T14:53:00Z"/>
              <w:rFonts w:eastAsiaTheme="minorEastAsia"/>
              <w:noProof/>
            </w:rPr>
          </w:pPr>
          <w:del w:id="481"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82" w:author="David Conklin" w:date="2020-12-21T20:37:00Z">
            <w:r w:rsidR="00135589">
              <w:rPr>
                <w:b/>
                <w:bCs/>
                <w:noProof/>
              </w:rPr>
              <w:t>Error! Hyperlink reference not valid.</w:t>
            </w:r>
          </w:ins>
          <w:del w:id="483"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1B6CE582" w:rsidR="00054245" w:rsidDel="00977ECE" w:rsidRDefault="00914CB4">
          <w:pPr>
            <w:pStyle w:val="TOC2"/>
            <w:tabs>
              <w:tab w:val="right" w:leader="dot" w:pos="9350"/>
            </w:tabs>
            <w:rPr>
              <w:del w:id="484" w:author="David Conklin" w:date="2020-12-08T14:53:00Z"/>
              <w:rFonts w:eastAsiaTheme="minorEastAsia"/>
              <w:noProof/>
            </w:rPr>
          </w:pPr>
          <w:del w:id="485"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86" w:author="David Conklin" w:date="2020-12-21T20:37:00Z">
            <w:r w:rsidR="00135589">
              <w:rPr>
                <w:b/>
                <w:bCs/>
                <w:noProof/>
              </w:rPr>
              <w:t>Error! Hyperlink reference not valid.</w:t>
            </w:r>
          </w:ins>
          <w:del w:id="487"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09B27AB9" w:rsidR="00054245" w:rsidDel="00977ECE" w:rsidRDefault="00914CB4">
          <w:pPr>
            <w:pStyle w:val="TOC2"/>
            <w:tabs>
              <w:tab w:val="right" w:leader="dot" w:pos="9350"/>
            </w:tabs>
            <w:rPr>
              <w:del w:id="488" w:author="David Conklin" w:date="2020-12-08T14:53:00Z"/>
              <w:rFonts w:eastAsiaTheme="minorEastAsia"/>
              <w:noProof/>
            </w:rPr>
          </w:pPr>
          <w:del w:id="489"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90" w:author="David Conklin" w:date="2020-12-21T20:37:00Z">
            <w:r w:rsidR="00135589">
              <w:rPr>
                <w:b/>
                <w:bCs/>
                <w:noProof/>
              </w:rPr>
              <w:t>Error! Hyperlink reference not valid.</w:t>
            </w:r>
          </w:ins>
          <w:del w:id="491"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62091A9D" w:rsidR="00054245" w:rsidDel="00977ECE" w:rsidRDefault="00914CB4">
          <w:pPr>
            <w:pStyle w:val="TOC2"/>
            <w:tabs>
              <w:tab w:val="right" w:leader="dot" w:pos="9350"/>
            </w:tabs>
            <w:rPr>
              <w:del w:id="492" w:author="David Conklin" w:date="2020-12-08T14:53:00Z"/>
              <w:rFonts w:eastAsiaTheme="minorEastAsia"/>
              <w:noProof/>
            </w:rPr>
          </w:pPr>
          <w:del w:id="493"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94" w:author="David Conklin" w:date="2020-12-21T20:37:00Z">
            <w:r w:rsidR="00135589">
              <w:rPr>
                <w:b/>
                <w:bCs/>
                <w:noProof/>
              </w:rPr>
              <w:t>Error! Hyperlink reference not valid.</w:t>
            </w:r>
          </w:ins>
          <w:del w:id="495"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76138080" w:rsidR="00054245" w:rsidDel="00977ECE" w:rsidRDefault="00914CB4">
          <w:pPr>
            <w:pStyle w:val="TOC1"/>
            <w:tabs>
              <w:tab w:val="right" w:leader="dot" w:pos="9350"/>
            </w:tabs>
            <w:rPr>
              <w:del w:id="496" w:author="David Conklin" w:date="2020-12-08T14:53:00Z"/>
              <w:rFonts w:eastAsiaTheme="minorEastAsia"/>
              <w:noProof/>
            </w:rPr>
          </w:pPr>
          <w:del w:id="497"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98" w:author="David Conklin" w:date="2020-12-21T20:37:00Z">
            <w:r w:rsidR="00135589">
              <w:rPr>
                <w:b/>
                <w:bCs/>
                <w:noProof/>
              </w:rPr>
              <w:t>Error! Hyperlink reference not valid.</w:t>
            </w:r>
          </w:ins>
          <w:del w:id="499"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5500BDCB" w:rsidR="00054245" w:rsidDel="00977ECE" w:rsidRDefault="00914CB4">
          <w:pPr>
            <w:pStyle w:val="TOC1"/>
            <w:tabs>
              <w:tab w:val="right" w:leader="dot" w:pos="9350"/>
            </w:tabs>
            <w:rPr>
              <w:del w:id="500" w:author="David Conklin" w:date="2020-12-08T14:53:00Z"/>
              <w:rFonts w:eastAsiaTheme="minorEastAsia"/>
              <w:noProof/>
            </w:rPr>
          </w:pPr>
          <w:del w:id="501"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502" w:author="David Conklin" w:date="2020-12-21T20:37:00Z">
            <w:r w:rsidR="00135589">
              <w:rPr>
                <w:b/>
                <w:bCs/>
                <w:noProof/>
              </w:rPr>
              <w:t>Error! Hyperlink reference not valid.</w:t>
            </w:r>
          </w:ins>
          <w:del w:id="503"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32BDDC16" w:rsidR="00054245" w:rsidDel="00977ECE" w:rsidRDefault="00914CB4">
          <w:pPr>
            <w:pStyle w:val="TOC1"/>
            <w:tabs>
              <w:tab w:val="right" w:leader="dot" w:pos="9350"/>
            </w:tabs>
            <w:rPr>
              <w:del w:id="504" w:author="David Conklin" w:date="2020-12-08T14:53:00Z"/>
              <w:rFonts w:eastAsiaTheme="minorEastAsia"/>
              <w:noProof/>
            </w:rPr>
          </w:pPr>
          <w:del w:id="505"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506" w:author="David Conklin" w:date="2020-12-21T20:37:00Z">
            <w:r w:rsidR="00135589">
              <w:rPr>
                <w:b/>
                <w:bCs/>
                <w:noProof/>
              </w:rPr>
              <w:t>Error! Hyperlink reference not valid.</w:t>
            </w:r>
          </w:ins>
          <w:del w:id="507"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7BACCE0E" w:rsidR="00054245" w:rsidDel="00977ECE" w:rsidRDefault="00914CB4">
          <w:pPr>
            <w:pStyle w:val="TOC1"/>
            <w:tabs>
              <w:tab w:val="right" w:leader="dot" w:pos="9350"/>
            </w:tabs>
            <w:rPr>
              <w:del w:id="508" w:author="David Conklin" w:date="2020-12-08T14:53:00Z"/>
              <w:rFonts w:eastAsiaTheme="minorEastAsia"/>
              <w:noProof/>
            </w:rPr>
          </w:pPr>
          <w:del w:id="509"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510" w:author="David Conklin" w:date="2020-12-21T20:37:00Z">
            <w:r w:rsidR="00135589">
              <w:rPr>
                <w:b/>
                <w:bCs/>
                <w:noProof/>
              </w:rPr>
              <w:t>Error! Hyperlink reference not valid.</w:t>
            </w:r>
          </w:ins>
          <w:del w:id="511"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0FE246A1" w:rsidR="00054245" w:rsidDel="00977ECE" w:rsidRDefault="00914CB4">
          <w:pPr>
            <w:pStyle w:val="TOC1"/>
            <w:tabs>
              <w:tab w:val="right" w:leader="dot" w:pos="9350"/>
            </w:tabs>
            <w:rPr>
              <w:del w:id="512" w:author="David Conklin" w:date="2020-12-08T14:53:00Z"/>
              <w:rFonts w:eastAsiaTheme="minorEastAsia"/>
              <w:noProof/>
            </w:rPr>
          </w:pPr>
          <w:del w:id="513"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514" w:author="David Conklin" w:date="2020-12-21T20:37:00Z">
            <w:r w:rsidR="00135589">
              <w:rPr>
                <w:b/>
                <w:bCs/>
                <w:noProof/>
              </w:rPr>
              <w:t>Error! Hyperlink reference not valid.</w:t>
            </w:r>
          </w:ins>
          <w:del w:id="515"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FC59A3E"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0F5E41">
        <w:fldChar w:fldCharType="begin"/>
      </w:r>
      <w:r w:rsidR="000F5E41">
        <w:instrText xml:space="preserve"> HYPERLINK \l "_Toc53219833" </w:instrText>
      </w:r>
      <w:r w:rsidR="000F5E41">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16" w:author="David Conklin" w:date="2020-12-11T09:14:00Z">
        <w:r w:rsidR="00D24E1A">
          <w:rPr>
            <w:noProof/>
            <w:webHidden/>
          </w:rPr>
          <w:t>7</w:t>
        </w:r>
      </w:ins>
      <w:del w:id="517" w:author="David Conklin" w:date="2020-12-11T04:41:00Z">
        <w:r w:rsidR="00F90C07" w:rsidDel="00AB737C">
          <w:rPr>
            <w:noProof/>
            <w:webHidden/>
          </w:rPr>
          <w:delText>7</w:delText>
        </w:r>
      </w:del>
      <w:r w:rsidR="006A13B7">
        <w:rPr>
          <w:noProof/>
          <w:webHidden/>
        </w:rPr>
        <w:fldChar w:fldCharType="end"/>
      </w:r>
      <w:r w:rsidR="000F5E41">
        <w:rPr>
          <w:noProof/>
        </w:rPr>
        <w:fldChar w:fldCharType="end"/>
      </w:r>
    </w:p>
    <w:p w14:paraId="4268C92E" w14:textId="022B4F71" w:rsidR="006A13B7" w:rsidRDefault="000F5E41">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18" w:author="David Conklin" w:date="2020-12-11T09:14:00Z">
        <w:r w:rsidR="00D24E1A">
          <w:rPr>
            <w:noProof/>
            <w:webHidden/>
          </w:rPr>
          <w:t>8</w:t>
        </w:r>
      </w:ins>
      <w:del w:id="519" w:author="David Conklin" w:date="2020-12-11T04:41:00Z">
        <w:r w:rsidR="00F90C07" w:rsidDel="00AB737C">
          <w:rPr>
            <w:noProof/>
            <w:webHidden/>
          </w:rPr>
          <w:delText>8</w:delText>
        </w:r>
      </w:del>
      <w:r w:rsidR="006A13B7">
        <w:rPr>
          <w:noProof/>
          <w:webHidden/>
        </w:rPr>
        <w:fldChar w:fldCharType="end"/>
      </w:r>
      <w:r>
        <w:rPr>
          <w:noProof/>
        </w:rPr>
        <w:fldChar w:fldCharType="end"/>
      </w:r>
    </w:p>
    <w:p w14:paraId="48FAB7CA" w14:textId="785C1830" w:rsidR="006A13B7" w:rsidRDefault="000F5E41">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20" w:author="David Conklin" w:date="2020-12-11T09:14:00Z">
        <w:r w:rsidR="00D24E1A">
          <w:rPr>
            <w:noProof/>
            <w:webHidden/>
          </w:rPr>
          <w:t>9</w:t>
        </w:r>
      </w:ins>
      <w:del w:id="521" w:author="David Conklin" w:date="2020-12-11T04:41:00Z">
        <w:r w:rsidR="00F90C07" w:rsidDel="00AB737C">
          <w:rPr>
            <w:noProof/>
            <w:webHidden/>
          </w:rPr>
          <w:delText>9</w:delText>
        </w:r>
      </w:del>
      <w:r w:rsidR="006A13B7">
        <w:rPr>
          <w:noProof/>
          <w:webHidden/>
        </w:rPr>
        <w:fldChar w:fldCharType="end"/>
      </w:r>
      <w:r>
        <w:rPr>
          <w:noProof/>
        </w:rPr>
        <w:fldChar w:fldCharType="end"/>
      </w:r>
    </w:p>
    <w:p w14:paraId="556989A9" w14:textId="5871772F" w:rsidR="006A13B7" w:rsidRDefault="000F5E41">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22" w:author="David Conklin" w:date="2020-12-11T09:14:00Z">
        <w:r w:rsidR="00D24E1A">
          <w:rPr>
            <w:noProof/>
            <w:webHidden/>
          </w:rPr>
          <w:t>10</w:t>
        </w:r>
      </w:ins>
      <w:del w:id="523" w:author="David Conklin" w:date="2020-12-11T04:41:00Z">
        <w:r w:rsidR="00F90C07" w:rsidDel="00AB737C">
          <w:rPr>
            <w:noProof/>
            <w:webHidden/>
          </w:rPr>
          <w:delText>10</w:delText>
        </w:r>
      </w:del>
      <w:r w:rsidR="006A13B7">
        <w:rPr>
          <w:noProof/>
          <w:webHidden/>
        </w:rPr>
        <w:fldChar w:fldCharType="end"/>
      </w:r>
      <w:r>
        <w:rPr>
          <w:noProof/>
        </w:rPr>
        <w:fldChar w:fldCharType="end"/>
      </w:r>
    </w:p>
    <w:p w14:paraId="4CD30AF6" w14:textId="65C2C157" w:rsidR="006A13B7" w:rsidRDefault="000F5E41">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24" w:author="David Conklin" w:date="2020-12-11T09:14:00Z">
        <w:r w:rsidR="00D24E1A">
          <w:rPr>
            <w:noProof/>
            <w:webHidden/>
          </w:rPr>
          <w:t>11</w:t>
        </w:r>
      </w:ins>
      <w:del w:id="525" w:author="David Conklin" w:date="2020-12-11T04:41:00Z">
        <w:r w:rsidR="00F90C07" w:rsidDel="00AB737C">
          <w:rPr>
            <w:noProof/>
            <w:webHidden/>
          </w:rPr>
          <w:delText>11</w:delText>
        </w:r>
      </w:del>
      <w:r w:rsidR="006A13B7">
        <w:rPr>
          <w:noProof/>
          <w:webHidden/>
        </w:rPr>
        <w:fldChar w:fldCharType="end"/>
      </w:r>
      <w:r>
        <w:rPr>
          <w:noProof/>
        </w:rPr>
        <w:fldChar w:fldCharType="end"/>
      </w:r>
    </w:p>
    <w:p w14:paraId="57584ECA" w14:textId="79477F74" w:rsidR="006A13B7" w:rsidRDefault="000F5E41">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26" w:author="David Conklin" w:date="2020-12-11T09:14:00Z">
        <w:r w:rsidR="00D24E1A">
          <w:rPr>
            <w:noProof/>
            <w:webHidden/>
          </w:rPr>
          <w:t>35</w:t>
        </w:r>
      </w:ins>
      <w:del w:id="527" w:author="David Conklin" w:date="2020-12-11T04:41:00Z">
        <w:r w:rsidR="00F90C07" w:rsidDel="00AB737C">
          <w:rPr>
            <w:noProof/>
            <w:webHidden/>
          </w:rPr>
          <w:delText>29</w:delText>
        </w:r>
      </w:del>
      <w:r w:rsidR="006A13B7">
        <w:rPr>
          <w:noProof/>
          <w:webHidden/>
        </w:rPr>
        <w:fldChar w:fldCharType="end"/>
      </w:r>
      <w:r>
        <w:rPr>
          <w:noProof/>
        </w:rPr>
        <w:fldChar w:fldCharType="end"/>
      </w:r>
    </w:p>
    <w:p w14:paraId="71D389E6" w14:textId="3895A9BC" w:rsidR="006A13B7" w:rsidRDefault="000F5E41">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28" w:author="David Conklin" w:date="2020-12-11T09:14:00Z">
        <w:r w:rsidR="00D24E1A">
          <w:rPr>
            <w:noProof/>
            <w:webHidden/>
          </w:rPr>
          <w:t>37</w:t>
        </w:r>
      </w:ins>
      <w:del w:id="529" w:author="David Conklin" w:date="2020-12-11T04:41:00Z">
        <w:r w:rsidR="00F90C07" w:rsidDel="00AB737C">
          <w:rPr>
            <w:noProof/>
            <w:webHidden/>
          </w:rPr>
          <w:delText>31</w:delText>
        </w:r>
      </w:del>
      <w:r w:rsidR="006A13B7">
        <w:rPr>
          <w:noProof/>
          <w:webHidden/>
        </w:rPr>
        <w:fldChar w:fldCharType="end"/>
      </w:r>
      <w:r>
        <w:rPr>
          <w:noProof/>
        </w:rPr>
        <w:fldChar w:fldCharType="end"/>
      </w:r>
    </w:p>
    <w:p w14:paraId="5B5E39AF" w14:textId="13D03C1F" w:rsidR="006A13B7" w:rsidRDefault="000F5E41">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30" w:author="David Conklin" w:date="2020-12-11T09:14:00Z">
        <w:r w:rsidR="00D24E1A">
          <w:rPr>
            <w:noProof/>
            <w:webHidden/>
          </w:rPr>
          <w:t>38</w:t>
        </w:r>
      </w:ins>
      <w:del w:id="531" w:author="David Conklin" w:date="2020-12-11T04:41:00Z">
        <w:r w:rsidR="00F90C07" w:rsidDel="00AB737C">
          <w:rPr>
            <w:noProof/>
            <w:webHidden/>
          </w:rPr>
          <w:delText>32</w:delText>
        </w:r>
      </w:del>
      <w:r w:rsidR="006A13B7">
        <w:rPr>
          <w:noProof/>
          <w:webHidden/>
        </w:rPr>
        <w:fldChar w:fldCharType="end"/>
      </w:r>
      <w:r>
        <w:rPr>
          <w:noProof/>
        </w:rPr>
        <w:fldChar w:fldCharType="end"/>
      </w:r>
    </w:p>
    <w:p w14:paraId="48D7D59A" w14:textId="12375980" w:rsidR="006A13B7" w:rsidRDefault="000F5E41">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32" w:author="David Conklin" w:date="2020-12-11T09:14:00Z">
        <w:r w:rsidR="00D24E1A">
          <w:rPr>
            <w:noProof/>
            <w:webHidden/>
          </w:rPr>
          <w:t>53</w:t>
        </w:r>
      </w:ins>
      <w:del w:id="533" w:author="David Conklin" w:date="2020-12-11T04:41:00Z">
        <w:r w:rsidR="00F90C07" w:rsidDel="00AB737C">
          <w:rPr>
            <w:noProof/>
            <w:webHidden/>
          </w:rPr>
          <w:delText>47</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34" w:name="_Toc59475485"/>
      <w:r>
        <w:t>What is a digital handbook?</w:t>
      </w:r>
      <w:bookmarkEnd w:id="53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35" w:name="_Toc59475486"/>
      <w:r>
        <w:lastRenderedPageBreak/>
        <w:t>CW3M c</w:t>
      </w:r>
      <w:r w:rsidR="00C70B81">
        <w:t>oncept</w:t>
      </w:r>
      <w:bookmarkEnd w:id="535"/>
      <w:r>
        <w:t xml:space="preserve"> </w:t>
      </w:r>
    </w:p>
    <w:p w14:paraId="7E41CEB8" w14:textId="77777777" w:rsidR="000D6396" w:rsidRDefault="000D6396" w:rsidP="00A43D30"/>
    <w:p w14:paraId="3DA45CFC" w14:textId="77777777" w:rsidR="000D6396" w:rsidRDefault="00C46F0A" w:rsidP="00C46F0A">
      <w:pPr>
        <w:pStyle w:val="Heading2"/>
      </w:pPr>
      <w:bookmarkStart w:id="536" w:name="_Toc59475487"/>
      <w:r>
        <w:t>A different kind of community model</w:t>
      </w:r>
      <w:bookmarkEnd w:id="53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37" w:name="_Toc59475488"/>
      <w:r>
        <w:t>What CW3M is for</w:t>
      </w:r>
      <w:bookmarkEnd w:id="53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38" w:name="_Toc59475489"/>
      <w:r>
        <w:t>Management and maintenance</w:t>
      </w:r>
      <w:bookmarkEnd w:id="53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rPr>
          <w:ins w:id="539" w:author="David Conklin" w:date="2020-12-12T08:02:00Z"/>
        </w:rPr>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rPr>
          <w:ins w:id="540" w:author="David Conklin" w:date="2020-12-12T08:02:00Z"/>
        </w:rPr>
      </w:pPr>
    </w:p>
    <w:p w14:paraId="239E7A5E" w14:textId="097D6EAD" w:rsidR="004405E7" w:rsidRDefault="004405E7" w:rsidP="004405E7">
      <w:pPr>
        <w:pStyle w:val="Heading1"/>
        <w:rPr>
          <w:ins w:id="541" w:author="David Conklin" w:date="2020-12-12T08:03:00Z"/>
        </w:rPr>
      </w:pPr>
      <w:bookmarkStart w:id="542" w:name="_Toc59475490"/>
      <w:ins w:id="543" w:author="David Conklin" w:date="2020-12-12T08:03:00Z">
        <w:r>
          <w:t xml:space="preserve">CW3M – A </w:t>
        </w:r>
      </w:ins>
      <w:ins w:id="544" w:author="David Conklin" w:date="2020-12-12T08:12:00Z">
        <w:r w:rsidR="007E0920">
          <w:t>“</w:t>
        </w:r>
      </w:ins>
      <w:ins w:id="545" w:author="David Conklin" w:date="2020-12-12T08:03:00Z">
        <w:r>
          <w:t>first principles</w:t>
        </w:r>
      </w:ins>
      <w:ins w:id="546" w:author="David Conklin" w:date="2020-12-12T08:12:00Z">
        <w:r w:rsidR="007E0920">
          <w:t>”</w:t>
        </w:r>
      </w:ins>
      <w:ins w:id="547" w:author="David Conklin" w:date="2020-12-12T08:03:00Z">
        <w:r>
          <w:t xml:space="preserve"> model with tuning knobs</w:t>
        </w:r>
        <w:bookmarkEnd w:id="542"/>
      </w:ins>
    </w:p>
    <w:p w14:paraId="011E03FF" w14:textId="778BF8DE" w:rsidR="004405E7" w:rsidRDefault="004405E7" w:rsidP="004405E7">
      <w:pPr>
        <w:rPr>
          <w:ins w:id="548" w:author="David Conklin" w:date="2020-12-12T08:03:00Z"/>
        </w:rPr>
      </w:pPr>
    </w:p>
    <w:p w14:paraId="4FD7556F" w14:textId="2C0B8D69" w:rsidR="004405E7" w:rsidRDefault="004405E7" w:rsidP="004405E7">
      <w:pPr>
        <w:rPr>
          <w:ins w:id="549" w:author="David Conklin" w:date="2020-12-12T08:14:00Z"/>
        </w:rPr>
      </w:pPr>
      <w:ins w:id="550" w:author="David Conklin" w:date="2020-12-12T08:04:00Z">
        <w:r>
          <w:tab/>
          <w:t>CW3M is a process model at heart; it uses the physical</w:t>
        </w:r>
      </w:ins>
      <w:ins w:id="551" w:author="David Conklin" w:date="2020-12-12T08:05:00Z">
        <w:r>
          <w:t xml:space="preserve"> relationships between real world objects and energies t</w:t>
        </w:r>
      </w:ins>
      <w:ins w:id="552" w:author="David Conklin" w:date="2020-12-12T08:06:00Z">
        <w:r>
          <w:t xml:space="preserve">o simulate </w:t>
        </w:r>
      </w:ins>
      <w:ins w:id="553" w:author="David Conklin" w:date="2020-12-12T08:07:00Z">
        <w:r>
          <w:t>changes across time.  The sun shines; the s</w:t>
        </w:r>
      </w:ins>
      <w:ins w:id="554" w:author="David Conklin" w:date="2020-12-12T08:08:00Z">
        <w:r>
          <w:t xml:space="preserve">unshine falls on a stream; the water in the stream warms up.  </w:t>
        </w:r>
      </w:ins>
      <w:ins w:id="555" w:author="David Conklin" w:date="2020-12-12T08:09:00Z">
        <w:r>
          <w:t>To a useful extent, the first principles are unders</w:t>
        </w:r>
      </w:ins>
      <w:ins w:id="556" w:author="David Conklin" w:date="2020-12-12T08:10:00Z">
        <w:r>
          <w:t>tood and can be represented in computer algorithms to estimate how much warmer the water will get</w:t>
        </w:r>
      </w:ins>
      <w:ins w:id="557" w:author="David Conklin" w:date="2020-12-12T08:11:00Z">
        <w:r>
          <w:t>.</w:t>
        </w:r>
      </w:ins>
    </w:p>
    <w:p w14:paraId="523CAF37" w14:textId="2BD8291F" w:rsidR="007E0920" w:rsidRDefault="007E0920" w:rsidP="004405E7">
      <w:pPr>
        <w:rPr>
          <w:ins w:id="558" w:author="David Conklin" w:date="2020-12-12T08:19:00Z"/>
        </w:rPr>
      </w:pPr>
      <w:ins w:id="559" w:author="David Conklin" w:date="2020-12-12T08:14:00Z">
        <w:r>
          <w:tab/>
          <w:t>The model is “correct” if it embodies the first principles accurately</w:t>
        </w:r>
      </w:ins>
      <w:ins w:id="560" w:author="David Conklin" w:date="2020-12-12T08:15:00Z">
        <w:r>
          <w:t xml:space="preserve">.  If the modeler codes </w:t>
        </w:r>
      </w:ins>
      <w:ins w:id="561" w:author="David Conklin" w:date="2020-12-12T08:17:00Z">
        <w:r>
          <w:t xml:space="preserve">accurately </w:t>
        </w:r>
      </w:ins>
      <w:ins w:id="562" w:author="David Conklin" w:date="2020-12-12T08:15:00Z">
        <w:r>
          <w:t>the equation for</w:t>
        </w:r>
      </w:ins>
      <w:ins w:id="563" w:author="David Conklin" w:date="2020-12-12T08:16:00Z">
        <w:r>
          <w:t xml:space="preserve"> water temperature change as a function of solar energy</w:t>
        </w:r>
      </w:ins>
      <w:ins w:id="564" w:author="David Conklin" w:date="2020-12-12T08:17:00Z">
        <w:r>
          <w:t xml:space="preserve">, then the model’s estimate of </w:t>
        </w:r>
      </w:ins>
      <w:ins w:id="565" w:author="David Conklin" w:date="2020-12-12T08:18:00Z">
        <w:r>
          <w:t xml:space="preserve">the amount of warming, </w:t>
        </w:r>
        <w:r>
          <w:rPr>
            <w:i/>
            <w:iCs/>
          </w:rPr>
          <w:t>given a specified amount of solar energy</w:t>
        </w:r>
        <w:r>
          <w:t>, will be co</w:t>
        </w:r>
      </w:ins>
      <w:ins w:id="566" w:author="David Conklin" w:date="2020-12-12T08:19:00Z">
        <w:r>
          <w:t>rrect.</w:t>
        </w:r>
      </w:ins>
    </w:p>
    <w:p w14:paraId="1EAE55B8" w14:textId="1D69571F" w:rsidR="007E0920" w:rsidRDefault="007E0920" w:rsidP="004405E7">
      <w:pPr>
        <w:rPr>
          <w:ins w:id="567" w:author="David Conklin" w:date="2020-12-12T08:22:00Z"/>
        </w:rPr>
      </w:pPr>
      <w:ins w:id="568" w:author="David Conklin" w:date="2020-12-12T08:19:00Z">
        <w:r>
          <w:tab/>
          <w:t>The model is “skillful” to the extent that</w:t>
        </w:r>
      </w:ins>
      <w:ins w:id="569" w:author="David Conklin" w:date="2020-12-12T08:20:00Z">
        <w:r>
          <w:t xml:space="preserve">, when driven with real world input data, it produces answers </w:t>
        </w:r>
      </w:ins>
      <w:ins w:id="570" w:author="David Conklin" w:date="2020-12-12T08:21:00Z">
        <w:r>
          <w:t xml:space="preserve">that approximate what actually happens in the real world.  We test its skill by driving it with historical real world input data, </w:t>
        </w:r>
      </w:ins>
      <w:ins w:id="571" w:author="David Conklin" w:date="2020-12-12T08:22:00Z">
        <w:r>
          <w:t>and comparing</w:t>
        </w:r>
        <w:r w:rsidR="000A6F86">
          <w:t xml:space="preserve"> the model’s answers with what actually happened historically.</w:t>
        </w:r>
      </w:ins>
    </w:p>
    <w:p w14:paraId="6D40130E" w14:textId="3E80D546" w:rsidR="000A6F86" w:rsidRDefault="000A6F86" w:rsidP="004405E7">
      <w:pPr>
        <w:rPr>
          <w:ins w:id="572" w:author="David Conklin" w:date="2020-12-12T08:26:00Z"/>
        </w:rPr>
      </w:pPr>
      <w:ins w:id="573" w:author="David Conklin" w:date="2020-12-12T08:22:00Z">
        <w:r>
          <w:tab/>
          <w:t xml:space="preserve">The model is useful </w:t>
        </w:r>
      </w:ins>
      <w:ins w:id="574" w:author="David Conklin" w:date="2020-12-12T08:23:00Z">
        <w:r>
          <w:t xml:space="preserve">when it is skillful enough to produce plausible, defensible </w:t>
        </w:r>
      </w:ins>
      <w:ins w:id="575" w:author="David Conklin" w:date="2020-12-12T08:24:00Z">
        <w:r>
          <w:t xml:space="preserve">projections of what may happen in the future as the real world inputs change.  </w:t>
        </w:r>
      </w:ins>
      <w:ins w:id="576" w:author="David Conklin" w:date="2020-12-12T08:25:00Z">
        <w:r>
          <w:t>How much warmer might the stream water be, assuming the climate warms?</w:t>
        </w:r>
      </w:ins>
      <w:ins w:id="577" w:author="David Conklin" w:date="2020-12-12T08:26:00Z">
        <w:r>
          <w:t xml:space="preserve">  Will it be too warm for salmon?</w:t>
        </w:r>
      </w:ins>
    </w:p>
    <w:p w14:paraId="38F8FB6D" w14:textId="77777777" w:rsidR="00625C55" w:rsidRDefault="000A6F86" w:rsidP="004405E7">
      <w:pPr>
        <w:rPr>
          <w:ins w:id="578" w:author="David Conklin" w:date="2020-12-12T08:35:00Z"/>
        </w:rPr>
      </w:pPr>
      <w:ins w:id="579" w:author="David Conklin" w:date="2020-12-12T08:26:00Z">
        <w:r>
          <w:tab/>
          <w:t>To be skill</w:t>
        </w:r>
      </w:ins>
      <w:ins w:id="580" w:author="David Conklin" w:date="2020-12-12T08:27:00Z">
        <w:r>
          <w:t>ful, the model must first be correct, and in addition must be supplied with reasonably accurate data about</w:t>
        </w:r>
      </w:ins>
      <w:ins w:id="581" w:author="David Conklin" w:date="2020-12-12T08:28:00Z">
        <w:r>
          <w:t xml:space="preserve"> the real world itself.  To estimate the temperature in a </w:t>
        </w:r>
      </w:ins>
      <w:ins w:id="582" w:author="David Conklin" w:date="2020-12-12T08:29:00Z">
        <w:r>
          <w:t xml:space="preserve">headwater stream in late spring, it is </w:t>
        </w:r>
      </w:ins>
      <w:ins w:id="583" w:author="David Conklin" w:date="2020-12-12T08:30:00Z">
        <w:r>
          <w:t xml:space="preserve">important </w:t>
        </w:r>
      </w:ins>
      <w:ins w:id="584" w:author="David Conklin" w:date="2020-12-12T08:29:00Z">
        <w:r>
          <w:t xml:space="preserve">to </w:t>
        </w:r>
      </w:ins>
      <w:ins w:id="585" w:author="David Conklin" w:date="2020-12-12T08:31:00Z">
        <w:r>
          <w:t>simulate</w:t>
        </w:r>
      </w:ins>
      <w:ins w:id="586" w:author="David Conklin" w:date="2020-12-12T08:30:00Z">
        <w:r>
          <w:t xml:space="preserve"> the </w:t>
        </w:r>
      </w:ins>
      <w:ins w:id="587" w:author="David Conklin" w:date="2020-12-12T08:31:00Z">
        <w:r>
          <w:t>evolution</w:t>
        </w:r>
      </w:ins>
      <w:ins w:id="588" w:author="David Conklin" w:date="2020-12-12T08:30:00Z">
        <w:r>
          <w:t xml:space="preserve"> of </w:t>
        </w:r>
      </w:ins>
      <w:ins w:id="589" w:author="David Conklin" w:date="2020-12-12T08:31:00Z">
        <w:r>
          <w:t>the snowpack during the spring thaw</w:t>
        </w:r>
      </w:ins>
      <w:ins w:id="590" w:author="David Conklin" w:date="2020-12-12T08:32:00Z">
        <w:r w:rsidR="00625C55">
          <w:t>.  To get that right requires good daily weather data – temperatur</w:t>
        </w:r>
      </w:ins>
      <w:ins w:id="591" w:author="David Conklin" w:date="2020-12-12T08:33:00Z">
        <w:r w:rsidR="00625C55">
          <w:t>e and precipitation, at a minimum.</w:t>
        </w:r>
      </w:ins>
      <w:ins w:id="592" w:author="David Conklin" w:date="2020-12-12T08:34:00Z">
        <w:r w:rsidR="00625C55">
          <w:t xml:space="preserve">  </w:t>
        </w:r>
      </w:ins>
      <w:ins w:id="593" w:author="David Conklin" w:date="2020-12-12T08:35:00Z">
        <w:r w:rsidR="00625C55">
          <w:t>Happily, pretty good historical weather data really is available, and CW3M uses it.</w:t>
        </w:r>
      </w:ins>
    </w:p>
    <w:p w14:paraId="6DE39AA4" w14:textId="58C300AF" w:rsidR="00891B8A" w:rsidRDefault="00625C55" w:rsidP="004405E7">
      <w:pPr>
        <w:rPr>
          <w:ins w:id="594" w:author="David Conklin" w:date="2020-12-12T08:46:00Z"/>
        </w:rPr>
      </w:pPr>
      <w:ins w:id="595" w:author="David Conklin" w:date="2020-12-12T08:35:00Z">
        <w:r>
          <w:tab/>
          <w:t>S</w:t>
        </w:r>
      </w:ins>
      <w:ins w:id="596" w:author="David Conklin" w:date="2020-12-12T08:36:00Z">
        <w:r>
          <w:t xml:space="preserve">ome data about the real world, although necessary </w:t>
        </w:r>
      </w:ins>
      <w:ins w:id="597" w:author="David Conklin" w:date="2020-12-12T08:37:00Z">
        <w:r>
          <w:t xml:space="preserve">for skillful simulation, simply isn’t available.  For example, a sizable fraction </w:t>
        </w:r>
      </w:ins>
      <w:ins w:id="598" w:author="David Conklin" w:date="2020-12-12T08:38:00Z">
        <w:r>
          <w:t>(perhaps a third) of the precipitation that falls in the Willamette basin is ret</w:t>
        </w:r>
      </w:ins>
      <w:ins w:id="599" w:author="David Conklin" w:date="2020-12-12T08:39:00Z">
        <w:r>
          <w:t>urned to the atmosphere as evaptranspiration</w:t>
        </w:r>
      </w:ins>
      <w:ins w:id="600" w:author="David Conklin" w:date="2020-12-12T08:50:00Z">
        <w:r w:rsidR="00891B8A">
          <w:t xml:space="preserve"> (ET)</w:t>
        </w:r>
      </w:ins>
      <w:ins w:id="601" w:author="David Conklin" w:date="2020-12-12T08:39:00Z">
        <w:r>
          <w:t>, rather than ending up in the stream network.</w:t>
        </w:r>
      </w:ins>
      <w:ins w:id="602" w:author="David Conklin" w:date="2020-12-12T08:40:00Z">
        <w:r>
          <w:t xml:space="preserve">  The model does a creditable job of estimating from first principles how much water is transpired by the upland fo</w:t>
        </w:r>
      </w:ins>
      <w:ins w:id="603" w:author="David Conklin" w:date="2020-12-12T08:41:00Z">
        <w:r>
          <w:t xml:space="preserve">rests, </w:t>
        </w:r>
        <w:r>
          <w:rPr>
            <w:i/>
            <w:iCs/>
          </w:rPr>
          <w:t>as a function of how much leaf area</w:t>
        </w:r>
        <w:r>
          <w:t xml:space="preserve"> is in the forests.</w:t>
        </w:r>
      </w:ins>
      <w:ins w:id="604" w:author="David Conklin" w:date="2020-12-12T08:42:00Z">
        <w:r w:rsidR="00891B8A">
          <w:t xml:space="preserve">  But the amount of leaf area itself is poorly </w:t>
        </w:r>
      </w:ins>
      <w:ins w:id="605" w:author="David Conklin" w:date="2020-12-12T08:43:00Z">
        <w:r w:rsidR="00891B8A">
          <w:t>constrained.  The GIS data layer showing forest stands by type and age was built from remote sen</w:t>
        </w:r>
      </w:ins>
      <w:ins w:id="606" w:author="David Conklin" w:date="2020-12-12T08:44:00Z">
        <w:r w:rsidR="00891B8A">
          <w:t xml:space="preserve">sing data taken in the early 2000s.  Since then, </w:t>
        </w:r>
      </w:ins>
      <w:ins w:id="607" w:author="David Conklin" w:date="2020-12-12T08:45:00Z">
        <w:r w:rsidR="00891B8A">
          <w:t>parts of the forests have grown up, parts have been harvested, and parts have burned down.  W</w:t>
        </w:r>
      </w:ins>
      <w:ins w:id="608" w:author="David Conklin" w:date="2020-12-12T08:46:00Z">
        <w:r w:rsidR="00891B8A">
          <w:t>e don’t have accurate data about upland forest leaf area.</w:t>
        </w:r>
      </w:ins>
    </w:p>
    <w:p w14:paraId="6F82AD07" w14:textId="11552C23" w:rsidR="000A6F86" w:rsidRDefault="00891B8A" w:rsidP="004405E7">
      <w:pPr>
        <w:rPr>
          <w:ins w:id="609" w:author="David Conklin" w:date="2020-12-12T08:57:00Z"/>
        </w:rPr>
      </w:pPr>
      <w:ins w:id="610" w:author="David Conklin" w:date="2020-12-12T08:46:00Z">
        <w:r>
          <w:tab/>
          <w:t>CW3M acc</w:t>
        </w:r>
      </w:ins>
      <w:ins w:id="611" w:author="David Conklin" w:date="2020-12-12T08:47:00Z">
        <w:r>
          <w:t xml:space="preserve">omodates such situations using tuning knobs.  </w:t>
        </w:r>
      </w:ins>
      <w:ins w:id="612" w:author="David Conklin" w:date="2020-12-12T08:48:00Z">
        <w:r>
          <w:t>For evapotranspiration, the tuning knob is called “</w:t>
        </w:r>
      </w:ins>
      <w:ins w:id="613" w:author="David Conklin" w:date="2020-12-12T08:54:00Z">
        <w:r w:rsidR="00AC13ED">
          <w:t>ET_MULT</w:t>
        </w:r>
      </w:ins>
      <w:ins w:id="614" w:author="David Conklin" w:date="2020-12-12T08:48:00Z">
        <w:r>
          <w:t>”</w:t>
        </w:r>
      </w:ins>
      <w:ins w:id="615" w:author="David Conklin" w:date="2020-12-12T08:49:00Z">
        <w:r>
          <w:t xml:space="preserve">.  It is applied as a multiplicative fudge factor applied to the model’s </w:t>
        </w:r>
      </w:ins>
      <w:ins w:id="616" w:author="David Conklin" w:date="2020-12-12T08:50:00Z">
        <w:r>
          <w:t>initial estimate of ET</w:t>
        </w:r>
      </w:ins>
      <w:ins w:id="617" w:author="David Conklin" w:date="2020-12-12T08:51:00Z">
        <w:r>
          <w:t>, to make the simulated overall water budget more consistent wit</w:t>
        </w:r>
      </w:ins>
      <w:ins w:id="618" w:author="David Conklin" w:date="2020-12-12T08:52:00Z">
        <w:r>
          <w:t>h historical records</w:t>
        </w:r>
        <w:r w:rsidR="00AC13ED">
          <w:t>.  If the model is simulating 5% too much water flowing out of th</w:t>
        </w:r>
      </w:ins>
      <w:ins w:id="619" w:author="David Conklin" w:date="2020-12-12T08:53:00Z">
        <w:r w:rsidR="00AC13ED">
          <w:t xml:space="preserve">e mouth of a river compared to actual gage measurements, the simulated amount may be tuned to the gage measurements by </w:t>
        </w:r>
      </w:ins>
      <w:ins w:id="620" w:author="David Conklin" w:date="2020-12-12T08:54:00Z">
        <w:r w:rsidR="00AC13ED">
          <w:t>increasing ET_MULT by some amount.</w:t>
        </w:r>
      </w:ins>
      <w:ins w:id="621" w:author="David Conklin" w:date="2020-12-12T08:55:00Z">
        <w:r w:rsidR="00AC13ED">
          <w:t xml:space="preserve">  Adjusting ET_MULT is a trial-and-error process</w:t>
        </w:r>
      </w:ins>
      <w:ins w:id="622" w:author="David Conklin" w:date="2020-12-12T08:56:00Z">
        <w:r w:rsidR="00AC13ED">
          <w:t>.</w:t>
        </w:r>
      </w:ins>
    </w:p>
    <w:p w14:paraId="0B8AF623" w14:textId="6D1151C3" w:rsidR="00CF4F65" w:rsidRDefault="00CF4F65" w:rsidP="004405E7">
      <w:pPr>
        <w:rPr>
          <w:ins w:id="623" w:author="David Conklin" w:date="2020-12-12T08:57:00Z"/>
        </w:rPr>
      </w:pPr>
    </w:p>
    <w:p w14:paraId="4C7A96C2" w14:textId="422F8E80" w:rsidR="00CF4F65" w:rsidRDefault="00CF4F65" w:rsidP="00CF4F65">
      <w:pPr>
        <w:pStyle w:val="Heading1"/>
        <w:rPr>
          <w:ins w:id="624" w:author="David Conklin" w:date="2020-12-12T08:58:00Z"/>
        </w:rPr>
      </w:pPr>
      <w:bookmarkStart w:id="625" w:name="_Toc59475491"/>
      <w:ins w:id="626" w:author="David Conklin" w:date="2020-12-12T08:58:00Z">
        <w:r>
          <w:t>The tuning knobs</w:t>
        </w:r>
        <w:bookmarkEnd w:id="625"/>
      </w:ins>
    </w:p>
    <w:p w14:paraId="357A9712" w14:textId="3B026DD3" w:rsidR="00CF4F65" w:rsidRDefault="00CF4F65" w:rsidP="00CF4F65">
      <w:pPr>
        <w:rPr>
          <w:ins w:id="627" w:author="David Conklin" w:date="2020-12-12T08:58:00Z"/>
        </w:rPr>
      </w:pPr>
    </w:p>
    <w:p w14:paraId="386F14D4" w14:textId="7E6DF33D" w:rsidR="00227342" w:rsidRDefault="00CF4F65">
      <w:pPr>
        <w:pStyle w:val="Heading2"/>
        <w:rPr>
          <w:ins w:id="628" w:author="David Conklin" w:date="2020-12-12T09:22:00Z"/>
        </w:rPr>
        <w:pPrChange w:id="629" w:author="David Conklin" w:date="2020-12-12T09:24:00Z">
          <w:pPr/>
        </w:pPrChange>
      </w:pPr>
      <w:bookmarkStart w:id="630" w:name="_Toc59475492"/>
      <w:ins w:id="631" w:author="David Conklin" w:date="2020-12-12T08:58:00Z">
        <w:r>
          <w:t xml:space="preserve">ET_MULT </w:t>
        </w:r>
      </w:ins>
      <w:ins w:id="632" w:author="David Conklin" w:date="2020-12-12T09:25:00Z">
        <w:r w:rsidR="00227342">
          <w:t>– forest evapotranspiration</w:t>
        </w:r>
      </w:ins>
      <w:bookmarkEnd w:id="630"/>
    </w:p>
    <w:p w14:paraId="673BFAC9" w14:textId="4DBC90F9" w:rsidR="00CF4F65" w:rsidRDefault="00227342" w:rsidP="00CF4F65">
      <w:pPr>
        <w:rPr>
          <w:ins w:id="633" w:author="David Conklin" w:date="2020-12-12T08:59:00Z"/>
        </w:rPr>
      </w:pPr>
      <w:ins w:id="634" w:author="David Conklin" w:date="2020-12-12T09:23:00Z">
        <w:r>
          <w:t>T</w:t>
        </w:r>
      </w:ins>
      <w:ins w:id="635" w:author="David Conklin" w:date="2020-12-12T09:24:00Z">
        <w:r>
          <w:t>he model’s initial estimate of evapotranspiration in forest</w:t>
        </w:r>
      </w:ins>
      <w:ins w:id="636" w:author="David Conklin" w:date="2020-12-12T09:25:00Z">
        <w:r>
          <w:t>ed</w:t>
        </w:r>
      </w:ins>
      <w:ins w:id="637" w:author="David Conklin" w:date="2020-12-12T09:24:00Z">
        <w:r>
          <w:t xml:space="preserve"> IDUs is multiplied by </w:t>
        </w:r>
      </w:ins>
      <w:ins w:id="638" w:author="David Conklin" w:date="2020-12-12T09:23:00Z">
        <w:r>
          <w:t>ET_MULT</w:t>
        </w:r>
      </w:ins>
      <w:ins w:id="639" w:author="David Conklin" w:date="2020-12-12T09:24:00Z">
        <w:r>
          <w:t>.</w:t>
        </w:r>
      </w:ins>
      <w:ins w:id="640" w:author="David Conklin" w:date="2020-12-12T09:23:00Z">
        <w:r>
          <w:t xml:space="preserve"> </w:t>
        </w:r>
      </w:ins>
      <w:ins w:id="641" w:author="David Conklin" w:date="2020-12-12T09:00:00Z">
        <w:r w:rsidR="00CF4F65">
          <w:t xml:space="preserve">Values of ET_MULT are specified by </w:t>
        </w:r>
      </w:ins>
      <w:ins w:id="642" w:author="David Conklin" w:date="2020-12-12T09:01:00Z">
        <w:r w:rsidR="00CF4F65">
          <w:t xml:space="preserve">calibrated drainage (HBVCALIB) in the HBV.csv file.  As of 12/12/20, values </w:t>
        </w:r>
      </w:ins>
      <w:ins w:id="643" w:author="David Conklin" w:date="2020-12-12T09:02:00Z">
        <w:r w:rsidR="00CF4F65">
          <w:t xml:space="preserve">range from </w:t>
        </w:r>
      </w:ins>
      <w:ins w:id="644" w:author="David Conklin" w:date="2020-12-12T09:21:00Z">
        <w:r w:rsidR="00C5526F">
          <w:t>0.5</w:t>
        </w:r>
      </w:ins>
      <w:ins w:id="645" w:author="David Conklin" w:date="2020-12-12T09:22:00Z">
        <w:r w:rsidR="00C5526F">
          <w:t xml:space="preserve"> (Blue River reservoir drainage) to 1.93 (Mohawk River basin).</w:t>
        </w:r>
      </w:ins>
    </w:p>
    <w:p w14:paraId="0EB6E97C" w14:textId="1A27E9DB" w:rsidR="00CF4F65" w:rsidRDefault="00CF4F65" w:rsidP="00CF4F65">
      <w:pPr>
        <w:rPr>
          <w:ins w:id="646" w:author="David Conklin" w:date="2020-12-12T08:59:00Z"/>
        </w:rPr>
      </w:pPr>
    </w:p>
    <w:p w14:paraId="084325B1" w14:textId="14186753" w:rsidR="00CF4F65" w:rsidRDefault="00227342">
      <w:pPr>
        <w:pStyle w:val="Heading2"/>
        <w:rPr>
          <w:ins w:id="647" w:author="David Conklin" w:date="2020-12-12T09:26:00Z"/>
        </w:rPr>
        <w:pPrChange w:id="648" w:author="David Conklin" w:date="2020-12-12T09:35:00Z">
          <w:pPr/>
        </w:pPrChange>
      </w:pPr>
      <w:bookmarkStart w:id="649" w:name="_Toc59475493"/>
      <w:ins w:id="650" w:author="David Conklin" w:date="2020-12-12T09:31:00Z">
        <w:r>
          <w:t>SOLAR_RADIATION_MULTIPLIER</w:t>
        </w:r>
      </w:ins>
      <w:ins w:id="651" w:author="David Conklin" w:date="2020-12-12T09:25:00Z">
        <w:r>
          <w:t xml:space="preserve"> </w:t>
        </w:r>
      </w:ins>
      <w:ins w:id="652" w:author="David Conklin" w:date="2020-12-12T09:26:00Z">
        <w:r>
          <w:t>–</w:t>
        </w:r>
      </w:ins>
      <w:ins w:id="653" w:author="David Conklin" w:date="2020-12-12T09:25:00Z">
        <w:r>
          <w:t xml:space="preserve"> reservoir</w:t>
        </w:r>
      </w:ins>
      <w:ins w:id="654" w:author="David Conklin" w:date="2020-12-12T09:26:00Z">
        <w:r>
          <w:t xml:space="preserve"> insolation</w:t>
        </w:r>
        <w:bookmarkEnd w:id="649"/>
      </w:ins>
    </w:p>
    <w:p w14:paraId="085A17D7" w14:textId="3C717228" w:rsidR="00227342" w:rsidRPr="00CF4F65" w:rsidRDefault="00227342">
      <w:pPr>
        <w:pPrChange w:id="655" w:author="David Conklin" w:date="2020-12-12T08:58:00Z">
          <w:pPr>
            <w:ind w:firstLine="720"/>
          </w:pPr>
        </w:pPrChange>
      </w:pPr>
      <w:ins w:id="656" w:author="David Conklin" w:date="2020-12-12T09:26:00Z">
        <w:r>
          <w:t>The amount of sunshine absorbed by the water in reservoirs depends on topographic shading</w:t>
        </w:r>
      </w:ins>
      <w:ins w:id="657" w:author="David Conklin" w:date="2020-12-12T09:27:00Z">
        <w:r>
          <w:t>, among other things.  The extent of topographic shading itself depends not only on the topograph</w:t>
        </w:r>
      </w:ins>
      <w:ins w:id="658" w:author="David Conklin" w:date="2020-12-12T09:28:00Z">
        <w:r>
          <w:t xml:space="preserve">y surrounding the reservoir, but also on the season and on the amount of water in the reservoir.  </w:t>
        </w:r>
      </w:ins>
      <w:ins w:id="659" w:author="David Conklin" w:date="2020-12-12T09:30:00Z">
        <w:r>
          <w:t>As of 12/12/20</w:t>
        </w:r>
      </w:ins>
      <w:ins w:id="660" w:author="David Conklin" w:date="2020-12-12T09:29:00Z">
        <w:r>
          <w:t>, the model does not have an algorithm for estimating the decrease in solar radiation absorbed by th</w:t>
        </w:r>
      </w:ins>
      <w:ins w:id="661" w:author="David Conklin" w:date="2020-12-12T09:30:00Z">
        <w:r>
          <w:t xml:space="preserve">e water in a reservoir due to topographic shading.  </w:t>
        </w:r>
      </w:ins>
      <w:ins w:id="662" w:author="David Conklin" w:date="2020-12-12T09:31:00Z">
        <w:r>
          <w:t xml:space="preserve">Instead, a value of </w:t>
        </w:r>
      </w:ins>
      <w:ins w:id="663" w:author="David Conklin" w:date="2020-12-12T09:32:00Z">
        <w:r>
          <w:t>SOLAR_RADIATION_MULTIPLIER may be specified in the &lt;reservoir&gt; bloc</w:t>
        </w:r>
        <w:r w:rsidR="007D71BB">
          <w:t xml:space="preserve">k for </w:t>
        </w:r>
      </w:ins>
      <w:ins w:id="664" w:author="David Conklin" w:date="2020-12-12T09:33:00Z">
        <w:r w:rsidR="007D71BB">
          <w:t xml:space="preserve">a given reservoir, in the Flow XML file.  </w:t>
        </w:r>
      </w:ins>
      <w:ins w:id="665" w:author="David Conklin" w:date="2020-12-12T09:34:00Z">
        <w:r w:rsidR="007D71BB">
          <w:t>As of 12/12/20 this has been done only for the Cougar (0.45) and Blue River (0</w:t>
        </w:r>
      </w:ins>
      <w:ins w:id="666" w:author="David Conklin" w:date="2020-12-12T09:35:00Z">
        <w:r w:rsidR="007D71BB">
          <w:t>.15) reservoirs.</w:t>
        </w:r>
      </w:ins>
    </w:p>
    <w:p w14:paraId="0EDF7406" w14:textId="0682C37F" w:rsidR="00E11E6C" w:rsidRDefault="00E11E6C" w:rsidP="007E3C93">
      <w:pPr>
        <w:ind w:firstLine="720"/>
        <w:rPr>
          <w:ins w:id="667" w:author="David Conklin" w:date="2020-12-12T09:36:00Z"/>
        </w:rPr>
      </w:pPr>
    </w:p>
    <w:p w14:paraId="7CE3F568" w14:textId="77777777" w:rsidR="009F164F" w:rsidRDefault="009F164F" w:rsidP="009F164F">
      <w:pPr>
        <w:pStyle w:val="Heading2"/>
        <w:rPr>
          <w:ins w:id="668" w:author="David Conklin" w:date="2020-12-12T09:39:00Z"/>
        </w:rPr>
      </w:pPr>
      <w:bookmarkStart w:id="669" w:name="_Toc59475494"/>
      <w:ins w:id="670" w:author="David Conklin" w:date="2020-12-12T09:38:00Z">
        <w:r>
          <w:t xml:space="preserve">FLOW_CMS – Discharge from High Cascade </w:t>
        </w:r>
      </w:ins>
      <w:ins w:id="671" w:author="David Conklin" w:date="2020-12-12T09:39:00Z">
        <w:r>
          <w:t>springs</w:t>
        </w:r>
        <w:bookmarkEnd w:id="669"/>
      </w:ins>
    </w:p>
    <w:p w14:paraId="3D60205B" w14:textId="33A8035F" w:rsidR="009F164F" w:rsidRDefault="009F164F">
      <w:pPr>
        <w:rPr>
          <w:ins w:id="672" w:author="David Conklin" w:date="2020-12-12T09:38:00Z"/>
        </w:rPr>
      </w:pPr>
      <w:ins w:id="673" w:author="David Conklin" w:date="2020-12-12T09:39:00Z">
        <w:r>
          <w:t>More water, and colder water, flows into the Willamette mainstem from its tributarie</w:t>
        </w:r>
      </w:ins>
      <w:ins w:id="674" w:author="David Conklin" w:date="2020-12-12T09:40:00Z">
        <w:r>
          <w:t>s in the western Cascades than would be expected from the amount of pre</w:t>
        </w:r>
      </w:ins>
      <w:ins w:id="675" w:author="David Conklin" w:date="2020-12-12T09:41:00Z">
        <w:r>
          <w:t xml:space="preserve">cipitation in their drainages.  Springs </w:t>
        </w:r>
      </w:ins>
      <w:ins w:id="676" w:author="David Conklin" w:date="2020-12-12T09:42:00Z">
        <w:r>
          <w:t>of uncertain origin and amount contribute water</w:t>
        </w:r>
        <w:r w:rsidR="009B7331">
          <w:t xml:space="preserve"> at mul</w:t>
        </w:r>
      </w:ins>
      <w:ins w:id="677" w:author="David Conklin" w:date="2020-12-12T09:43:00Z">
        <w:r w:rsidR="009B7331">
          <w:t xml:space="preserve">tiple locations.  To produce simulated flows more consistent </w:t>
        </w:r>
      </w:ins>
      <w:ins w:id="678" w:author="David Conklin" w:date="2020-12-12T09:44:00Z">
        <w:r w:rsidR="009B7331">
          <w:t xml:space="preserve">with gage measurements, spring discharge locations and flow rates are specified in the Flow XML file.  </w:t>
        </w:r>
      </w:ins>
      <w:ins w:id="679" w:author="David Conklin" w:date="2020-12-12T09:45:00Z">
        <w:r w:rsidR="009B7331">
          <w:t>Here is an example for spring water added to reach 23773429 above the Blue Rive</w:t>
        </w:r>
      </w:ins>
      <w:ins w:id="680" w:author="David Conklin" w:date="2020-12-12T09:46:00Z">
        <w:r w:rsidR="009B7331">
          <w:t xml:space="preserve">r reservoir, used to make the simulated flow into the reservoir more consistent with measurements from USGS gage </w:t>
        </w:r>
      </w:ins>
      <w:ins w:id="681" w:author="David Conklin" w:date="2020-12-12T09:47:00Z">
        <w:r w:rsidR="009B7331">
          <w:t>1</w:t>
        </w:r>
      </w:ins>
      <w:ins w:id="682" w:author="David Conklin" w:date="2020-12-12T09:48:00Z">
        <w:r w:rsidR="009B7331">
          <w:t>4161100 located on that reach.</w:t>
        </w:r>
      </w:ins>
      <w:ins w:id="683" w:author="David Conklin" w:date="2020-12-12T09:38:00Z">
        <w:r>
          <w:t xml:space="preserve">  </w:t>
        </w:r>
      </w:ins>
    </w:p>
    <w:p w14:paraId="6C6FF15B" w14:textId="473452FA" w:rsidR="009F164F" w:rsidRDefault="009F164F">
      <w:pPr>
        <w:ind w:left="1440"/>
        <w:rPr>
          <w:ins w:id="684" w:author="David Conklin" w:date="2020-12-12T09:38:00Z"/>
        </w:rPr>
        <w:pPrChange w:id="685" w:author="David Conklin" w:date="2020-12-12T09:49:00Z">
          <w:pPr/>
        </w:pPrChange>
      </w:pPr>
      <w:ins w:id="686" w:author="David Conklin" w:date="2020-12-12T09:38:00Z">
        <w:r>
          <w:t xml:space="preserve">&lt;Spring name="Springs feeding Blue R at and above Tidbit Creek" </w:t>
        </w:r>
      </w:ins>
    </w:p>
    <w:p w14:paraId="1D8B228D" w14:textId="77777777" w:rsidR="009F164F" w:rsidRDefault="009F164F">
      <w:pPr>
        <w:ind w:left="1440"/>
        <w:rPr>
          <w:ins w:id="687" w:author="David Conklin" w:date="2020-12-12T09:38:00Z"/>
        </w:rPr>
        <w:pPrChange w:id="688" w:author="David Conklin" w:date="2020-12-12T09:49:00Z">
          <w:pPr/>
        </w:pPrChange>
      </w:pPr>
      <w:ins w:id="689" w:author="David Conklin" w:date="2020-12-12T09:38:00Z">
        <w:r>
          <w:t xml:space="preserve">    COMID="23773429"</w:t>
        </w:r>
      </w:ins>
    </w:p>
    <w:p w14:paraId="7DB943AD" w14:textId="77777777" w:rsidR="009F164F" w:rsidRDefault="009F164F">
      <w:pPr>
        <w:ind w:left="1440"/>
        <w:rPr>
          <w:ins w:id="690" w:author="David Conklin" w:date="2020-12-12T09:38:00Z"/>
        </w:rPr>
        <w:pPrChange w:id="691" w:author="David Conklin" w:date="2020-12-12T09:49:00Z">
          <w:pPr/>
        </w:pPrChange>
      </w:pPr>
      <w:ins w:id="692" w:author="David Conklin" w:date="2020-12-12T09:38:00Z">
        <w:r>
          <w:t xml:space="preserve">    flow_cms="1.60"</w:t>
        </w:r>
      </w:ins>
    </w:p>
    <w:p w14:paraId="4766367D" w14:textId="77777777" w:rsidR="009F164F" w:rsidRDefault="009F164F">
      <w:pPr>
        <w:ind w:left="1440"/>
        <w:rPr>
          <w:ins w:id="693" w:author="David Conklin" w:date="2020-12-12T09:38:00Z"/>
        </w:rPr>
        <w:pPrChange w:id="694" w:author="David Conklin" w:date="2020-12-12T09:49:00Z">
          <w:pPr/>
        </w:pPrChange>
      </w:pPr>
      <w:ins w:id="695" w:author="David Conklin" w:date="2020-12-12T09:38:00Z">
        <w:r>
          <w:t xml:space="preserve">     temp_C="4.9"</w:t>
        </w:r>
      </w:ins>
    </w:p>
    <w:p w14:paraId="3D253650" w14:textId="51268FA6" w:rsidR="009B7331" w:rsidRDefault="009F164F">
      <w:pPr>
        <w:ind w:left="1440"/>
        <w:rPr>
          <w:ins w:id="696" w:author="David Conklin" w:date="2020-12-12T09:49:00Z"/>
        </w:rPr>
        <w:pPrChange w:id="697" w:author="David Conklin" w:date="2020-12-12T09:55:00Z">
          <w:pPr/>
        </w:pPrChange>
      </w:pPr>
      <w:ins w:id="698" w:author="David Conklin" w:date="2020-12-12T09:38:00Z">
        <w:r>
          <w:t xml:space="preserve">       /&gt;</w:t>
        </w:r>
      </w:ins>
    </w:p>
    <w:p w14:paraId="697E8309" w14:textId="0EF4672B" w:rsidR="009B7331" w:rsidRDefault="009B7331" w:rsidP="009F164F">
      <w:pPr>
        <w:rPr>
          <w:ins w:id="699" w:author="David Conklin" w:date="2020-12-12T09:52:00Z"/>
        </w:rPr>
      </w:pPr>
      <w:ins w:id="700" w:author="David Conklin" w:date="2020-12-12T09:49:00Z">
        <w:r>
          <w:t>As of 12/1</w:t>
        </w:r>
      </w:ins>
      <w:ins w:id="701" w:author="David Conklin" w:date="2020-12-12T09:50:00Z">
        <w:r>
          <w:t xml:space="preserve">2/20, </w:t>
        </w:r>
      </w:ins>
      <w:ins w:id="702" w:author="David Conklin" w:date="2020-12-12T09:51:00Z">
        <w:r>
          <w:t>seven &lt;Spr</w:t>
        </w:r>
      </w:ins>
      <w:ins w:id="703" w:author="David Conklin" w:date="2020-12-12T09:52:00Z">
        <w:r>
          <w:t xml:space="preserve">ing&gt; </w:t>
        </w:r>
      </w:ins>
      <w:ins w:id="704" w:author="David Conklin" w:date="2020-12-12T09:50:00Z">
        <w:r>
          <w:t xml:space="preserve">entries have been added to the Flow XML file for </w:t>
        </w:r>
      </w:ins>
      <w:ins w:id="705" w:author="David Conklin" w:date="2020-12-12T09:52:00Z">
        <w:r>
          <w:t>the McKenzie basin study area.</w:t>
        </w:r>
      </w:ins>
      <w:ins w:id="706" w:author="David Conklin" w:date="2020-12-12T09:53:00Z">
        <w:r w:rsidR="00AF1187">
          <w:t xml:space="preserve">  For more </w:t>
        </w:r>
      </w:ins>
      <w:ins w:id="707" w:author="David Conklin" w:date="2020-12-12T09:54:00Z">
        <w:r w:rsidR="00AF1187">
          <w:t>information, see the “High Cascades Springs” section, later i</w:t>
        </w:r>
      </w:ins>
      <w:ins w:id="708" w:author="David Conklin" w:date="2020-12-12T09:55:00Z">
        <w:r w:rsidR="00AF1187">
          <w:t>n this document.</w:t>
        </w:r>
      </w:ins>
    </w:p>
    <w:p w14:paraId="10B33002" w14:textId="77777777" w:rsidR="009B7331" w:rsidRPr="007E3C93" w:rsidRDefault="009B7331">
      <w:pPr>
        <w:pPrChange w:id="709" w:author="David Conklin" w:date="2020-12-12T09:38:00Z">
          <w:pPr>
            <w:ind w:firstLine="720"/>
          </w:pPr>
        </w:pPrChange>
      </w:pPr>
    </w:p>
    <w:p w14:paraId="3112A3CF" w14:textId="77777777" w:rsidR="00867943" w:rsidRDefault="00D37681" w:rsidP="00D37681">
      <w:pPr>
        <w:pStyle w:val="Heading1"/>
      </w:pPr>
      <w:bookmarkStart w:id="710" w:name="_Toc59475495"/>
      <w:r>
        <w:t>Study areas</w:t>
      </w:r>
      <w:bookmarkEnd w:id="71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11" w:name="_Toc59475496"/>
      <w:r>
        <w:t>Data</w:t>
      </w:r>
      <w:r w:rsidR="00A92F06">
        <w:t>CW3M</w:t>
      </w:r>
      <w:r>
        <w:t xml:space="preserve"> directory structure</w:t>
      </w:r>
      <w:bookmarkEnd w:id="71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w:t>
      </w:r>
      <w:r>
        <w:lastRenderedPageBreak/>
        <w:t>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12" w:name="_Toc59475497"/>
      <w:r>
        <w:t>DataCW3M\ScenarioData directory structure</w:t>
      </w:r>
      <w:bookmarkEnd w:id="71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lastRenderedPageBreak/>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13" w:name="_Toc59475498"/>
      <w:r>
        <w:t>DataCW3M\ScenarioData\&lt;scenario&gt; folder contents</w:t>
      </w:r>
      <w:bookmarkEnd w:id="71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14" w:name="_Toc59475499"/>
      <w:r>
        <w:t>DataCW3M\&lt;study area&gt; folder contents</w:t>
      </w:r>
      <w:bookmarkEnd w:id="71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715" w:name="_Ref529607484"/>
      <w:bookmarkStart w:id="71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715"/>
      <w:r>
        <w:t xml:space="preserve">. Willamette River basin study area; embedded study areas are </w:t>
      </w:r>
      <w:r w:rsidR="0005603B">
        <w:t>colored</w:t>
      </w:r>
      <w:r w:rsidR="0097392C">
        <w:t xml:space="preserve"> other than gray.  The 2 lighter blues together make up the upper Willamette basin study area.</w:t>
      </w:r>
      <w:bookmarkEnd w:id="71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717" w:name="_Ref529607514"/>
      <w:bookmarkStart w:id="71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717"/>
      <w:r>
        <w:t>. Tualatin basin study area; Chicken Creek watershed is highlighted.</w:t>
      </w:r>
      <w:bookmarkEnd w:id="71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719" w:name="_Ref529607587"/>
      <w:bookmarkStart w:id="72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719"/>
      <w:r>
        <w:t>. North Santiam watershed study area.</w:t>
      </w:r>
      <w:bookmarkEnd w:id="72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721" w:name="_Ref529607628"/>
      <w:bookmarkStart w:id="72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721"/>
      <w:r>
        <w:t>. Upper Willamette study area.</w:t>
      </w:r>
      <w:bookmarkEnd w:id="72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723" w:name="_Ref529611388"/>
      <w:bookmarkStart w:id="72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723"/>
      <w:r>
        <w:t>. Chicken Creek watershed study area.</w:t>
      </w:r>
      <w:bookmarkEnd w:id="72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25" w:name="_Toc59475500"/>
      <w:r>
        <w:t>Calendar conventions</w:t>
      </w:r>
      <w:bookmarkEnd w:id="72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26" w:name="_Toc59475501"/>
      <w:r>
        <w:t>Water years</w:t>
      </w:r>
      <w:bookmarkEnd w:id="72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27" w:name="_Toc59475502"/>
      <w:r>
        <w:t>Climate data</w:t>
      </w:r>
      <w:bookmarkEnd w:id="727"/>
    </w:p>
    <w:p w14:paraId="4E201698" w14:textId="77777777" w:rsidR="00CB152A" w:rsidRPr="00A06758" w:rsidRDefault="00CB152A" w:rsidP="00A06758"/>
    <w:p w14:paraId="400F9551" w14:textId="77777777" w:rsidR="00CB152A" w:rsidRDefault="00CB152A" w:rsidP="00CB152A">
      <w:pPr>
        <w:pStyle w:val="Heading2"/>
      </w:pPr>
      <w:bookmarkStart w:id="728" w:name="_Toc2858729"/>
      <w:bookmarkStart w:id="729" w:name="_Toc59475503"/>
      <w:r>
        <w:t>Numbered climate scenarios in the model</w:t>
      </w:r>
      <w:bookmarkEnd w:id="728"/>
      <w:bookmarkEnd w:id="729"/>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30" w:name="_Ref6032062"/>
      <w:bookmarkStart w:id="731" w:name="_Ref6033311"/>
      <w:bookmarkStart w:id="732" w:name="_Toc6121576"/>
      <w:r>
        <w:t xml:space="preserve">Table </w:t>
      </w:r>
      <w:bookmarkEnd w:id="730"/>
      <w:r>
        <w:t>1. Numbered climate scenarios</w:t>
      </w:r>
      <w:bookmarkEnd w:id="731"/>
      <w:bookmarkEnd w:id="73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6CBCF822"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ins w:id="733" w:author="David Conklin" w:date="2020-12-21T20:07:00Z">
              <w:r>
                <w:t>8</w:t>
              </w:r>
            </w:ins>
            <w:del w:id="734" w:author="David Conklin" w:date="2020-12-21T20:07:00Z">
              <w:r w:rsidDel="003418F6">
                <w:delText>8</w:delText>
              </w:r>
            </w:del>
          </w:p>
        </w:tc>
        <w:tc>
          <w:tcPr>
            <w:tcW w:w="1342" w:type="dxa"/>
          </w:tcPr>
          <w:p w14:paraId="4B2C17C3" w14:textId="4BA0CA8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ins w:id="735" w:author="David Conklin" w:date="2020-12-21T20:07:00Z">
              <w:r>
                <w:t>2010-2019</w:t>
              </w:r>
            </w:ins>
            <w:del w:id="736" w:author="David Conklin" w:date="2020-12-21T20:07:00Z">
              <w:r w:rsidDel="003418F6">
                <w:delText>1979-2018</w:delText>
              </w:r>
            </w:del>
          </w:p>
        </w:tc>
        <w:tc>
          <w:tcPr>
            <w:tcW w:w="4482" w:type="dxa"/>
          </w:tcPr>
          <w:p w14:paraId="75986390" w14:textId="4654E345"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ins w:id="737" w:author="David Conklin" w:date="2020-12-21T20:07:00Z">
              <w:r w:rsidRPr="00872272">
                <w:rPr>
                  <w:rFonts w:cs="Times New Roman"/>
                  <w:color w:val="auto"/>
                  <w:szCs w:val="24"/>
                </w:rPr>
                <w:t>"Baseline_2019versionOfGridMET_2010-current"</w:t>
              </w:r>
              <w:r>
                <w:rPr>
                  <w:rFonts w:cs="Times New Roman"/>
                  <w:color w:val="auto"/>
                  <w:szCs w:val="24"/>
                </w:rPr>
                <w:t>– from the same dataset as for #13 above</w:t>
              </w:r>
            </w:ins>
            <w:del w:id="738" w:author="David Conklin" w:date="2020-12-21T20:07:00Z">
              <w:r w:rsidRPr="00060C7A" w:rsidDel="003418F6">
                <w:rPr>
                  <w:rFonts w:cs="Times New Roman"/>
                  <w:color w:val="auto"/>
                  <w:szCs w:val="24"/>
                </w:rPr>
                <w:delText>BaselineGridMultiyearFiles</w:delText>
              </w:r>
              <w:r w:rsidDel="003418F6">
                <w:rPr>
                  <w:rFonts w:cs="Times New Roman"/>
                  <w:color w:val="auto"/>
                  <w:szCs w:val="24"/>
                </w:rPr>
                <w:delText xml:space="preserve">; gridMET </w:delText>
              </w:r>
            </w:del>
          </w:p>
        </w:tc>
        <w:tc>
          <w:tcPr>
            <w:tcW w:w="2510" w:type="dxa"/>
          </w:tcPr>
          <w:p w14:paraId="72306F57" w14:textId="55F7CBC4"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ins w:id="739" w:author="David Conklin" w:date="2020-12-21T20:07:00Z">
              <w:r>
                <w:t>CW3M Baseline from PRISM</w:t>
              </w:r>
            </w:ins>
            <w:del w:id="740" w:author="David Conklin" w:date="2020-12-21T20:07:00Z">
              <w:r w:rsidDel="003418F6">
                <w:delText>CW3M Baseline</w:delText>
              </w:r>
            </w:del>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rPr>
          <w:ins w:id="741" w:author="David Conklin" w:date="2020-12-21T19:34:00Z"/>
        </w:trPr>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ins w:id="742" w:author="David Conklin" w:date="2020-12-21T19:34:00Z"/>
              </w:rPr>
            </w:pPr>
            <w:ins w:id="743" w:author="David Conklin" w:date="2020-12-21T19:34:00Z">
              <w:r>
                <w:t>13</w:t>
              </w:r>
            </w:ins>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ins w:id="744" w:author="David Conklin" w:date="2020-12-21T19:34:00Z"/>
              </w:rPr>
            </w:pPr>
            <w:ins w:id="745" w:author="David Conklin" w:date="2020-12-21T19:34:00Z">
              <w:r>
                <w:t>2000-2009</w:t>
              </w:r>
            </w:ins>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ins w:id="746" w:author="David Conklin" w:date="2020-12-21T19:34:00Z"/>
                <w:rFonts w:cs="Times New Roman"/>
                <w:color w:val="auto"/>
                <w:szCs w:val="24"/>
              </w:rPr>
            </w:pPr>
            <w:ins w:id="747" w:author="David Conklin" w:date="2020-12-21T20:01:00Z">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ins>
            <w:ins w:id="748" w:author="David Conklin" w:date="2020-12-21T19:36:00Z">
              <w:r w:rsidR="0076547B">
                <w:rPr>
                  <w:rFonts w:cs="Times New Roman"/>
                  <w:color w:val="auto"/>
                  <w:szCs w:val="24"/>
                </w:rPr>
                <w:t>from 2019</w:t>
              </w:r>
            </w:ins>
            <w:ins w:id="749" w:author="David Conklin" w:date="2020-12-21T19:47:00Z">
              <w:r w:rsidR="00BC1902">
                <w:rPr>
                  <w:rFonts w:cs="Times New Roman"/>
                  <w:color w:val="auto"/>
                  <w:szCs w:val="24"/>
                </w:rPr>
                <w:t xml:space="preserve"> version of gridMET,</w:t>
              </w:r>
            </w:ins>
            <w:ins w:id="750" w:author="David Conklin" w:date="2020-12-21T19:36:00Z">
              <w:r w:rsidR="0076547B">
                <w:rPr>
                  <w:rFonts w:cs="Times New Roman"/>
                  <w:color w:val="auto"/>
                  <w:szCs w:val="24"/>
                </w:rPr>
                <w:t xml:space="preserve"> representing daily PRISM bias-corrected to monthly PRISM, but</w:t>
              </w:r>
            </w:ins>
            <w:ins w:id="751" w:author="David Conklin" w:date="2020-12-21T19:37:00Z">
              <w:r w:rsidR="0076547B">
                <w:rPr>
                  <w:rFonts w:cs="Times New Roman"/>
                  <w:color w:val="auto"/>
                  <w:szCs w:val="24"/>
                </w:rPr>
                <w:t xml:space="preserve"> on a slightly different 4-km grid than PRISM</w:t>
              </w:r>
            </w:ins>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ins w:id="752" w:author="David Conklin" w:date="2020-12-21T19:34:00Z"/>
              </w:rPr>
            </w:pPr>
            <w:ins w:id="753" w:author="David Conklin" w:date="2020-12-21T19:37:00Z">
              <w:r>
                <w:t>CW3M Baseline</w:t>
              </w:r>
            </w:ins>
            <w:ins w:id="754" w:author="David Conklin" w:date="2020-12-21T19:44:00Z">
              <w:r w:rsidR="00BC1902">
                <w:t xml:space="preserve"> from PRISM</w:t>
              </w:r>
            </w:ins>
          </w:p>
        </w:tc>
      </w:tr>
      <w:tr w:rsidR="00872272" w14:paraId="330A413D" w14:textId="77777777" w:rsidTr="00872272">
        <w:trPr>
          <w:ins w:id="755" w:author="David Conklin" w:date="2020-12-21T20:06:00Z"/>
        </w:trPr>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ins w:id="756" w:author="David Conklin" w:date="2020-12-21T20:06:00Z"/>
              </w:rPr>
            </w:pPr>
            <w:ins w:id="757" w:author="David Conklin" w:date="2020-12-21T20:07:00Z">
              <w:r>
                <w:t>14</w:t>
              </w:r>
            </w:ins>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ins w:id="758" w:author="David Conklin" w:date="2020-12-21T20:06:00Z"/>
              </w:rPr>
            </w:pPr>
            <w:ins w:id="759" w:author="David Conklin" w:date="2020-12-21T20:07:00Z">
              <w:r>
                <w:t>1979-2018</w:t>
              </w:r>
            </w:ins>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ins w:id="760" w:author="David Conklin" w:date="2020-12-21T20:06:00Z"/>
                <w:rFonts w:cs="Times New Roman"/>
                <w:color w:val="auto"/>
                <w:szCs w:val="24"/>
              </w:rPr>
            </w:pPr>
            <w:ins w:id="761" w:author="David Conklin" w:date="2020-12-21T20:07:00Z">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ins>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ins w:id="762" w:author="David Conklin" w:date="2020-12-21T20:06:00Z"/>
              </w:rPr>
            </w:pPr>
            <w:ins w:id="763" w:author="David Conklin" w:date="2020-12-21T20:07:00Z">
              <w:r>
                <w:t>CW3M Baseline from old gridMET</w:t>
              </w:r>
            </w:ins>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64" w:name="_Toc7759621"/>
      <w:bookmarkStart w:id="765" w:name="_Toc59475504"/>
      <w:r>
        <w:t>Monthly and seasonal weather data</w:t>
      </w:r>
      <w:bookmarkEnd w:id="764"/>
      <w:bookmarkEnd w:id="765"/>
    </w:p>
    <w:p w14:paraId="60396A9B" w14:textId="77777777" w:rsidR="00823D41" w:rsidRDefault="00823D41" w:rsidP="00823D41">
      <w:pPr>
        <w:pStyle w:val="Body"/>
      </w:pPr>
    </w:p>
    <w:p w14:paraId="15BBACC7" w14:textId="77777777" w:rsidR="00823D41" w:rsidRDefault="00823D41" w:rsidP="00823D41">
      <w:pPr>
        <w:pStyle w:val="Body"/>
      </w:pPr>
      <w:r>
        <w:t xml:space="preserve">Several model components pertaining to the agricultural basin use monthly and seasonal weather data (e.g. crop choice and farm rent).  The monthly and seasonal weather values are aggregated </w:t>
      </w:r>
      <w:r>
        <w:lastRenderedPageBreak/>
        <w:t>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66" w:name="_Toc59475505"/>
      <w:r>
        <w:t>Climate data grid</w:t>
      </w:r>
      <w:r w:rsidR="009F132A">
        <w:t>s</w:t>
      </w:r>
      <w:bookmarkEnd w:id="76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67" w:name="_Toc59475506"/>
      <w:r>
        <w:t>The WW2100 climate grid</w:t>
      </w:r>
      <w:bookmarkEnd w:id="76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68" w:name="_Toc59475507"/>
      <w:r>
        <w:t>The v2 climate grid</w:t>
      </w:r>
      <w:bookmarkEnd w:id="76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69" w:name="_Toc59475508"/>
      <w:r>
        <w:t>How climate data is looked up</w:t>
      </w:r>
      <w:bookmarkEnd w:id="76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70" w:name="_Toc59475509"/>
      <w:r>
        <w:t>What is in a climate dataset</w:t>
      </w:r>
      <w:bookmarkEnd w:id="77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71" w:name="_Toc59475510"/>
      <w:r>
        <w:t>Water rights</w:t>
      </w:r>
      <w:bookmarkEnd w:id="771"/>
    </w:p>
    <w:p w14:paraId="7ECEE8A5" w14:textId="77777777" w:rsidR="00D35AF7" w:rsidRDefault="00D35AF7" w:rsidP="00D35AF7">
      <w:pPr>
        <w:pStyle w:val="Heading2"/>
      </w:pPr>
      <w:bookmarkStart w:id="772" w:name="_Toc59475511"/>
      <w:r>
        <w:t>Water rights data</w:t>
      </w:r>
      <w:bookmarkEnd w:id="77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w:t>
      </w:r>
      <w:r>
        <w:lastRenderedPageBreak/>
        <w:t>(OSU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73" w:name="_Toc59475512"/>
      <w:r>
        <w:t>The wr_pods.csv file</w:t>
      </w:r>
      <w:bookmarkEnd w:id="77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74" w:name="_Toc59475513"/>
      <w:r>
        <w:t>The wr_pous.csv file</w:t>
      </w:r>
      <w:bookmarkEnd w:id="77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lastRenderedPageBreak/>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75" w:name="_Toc59475514"/>
      <w:r>
        <w:t>Adding a water right</w:t>
      </w:r>
      <w:bookmarkEnd w:id="77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lastRenderedPageBreak/>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76" w:name="_Toc59475515"/>
      <w:r>
        <w:t>Stream flow and stream temperature</w:t>
      </w:r>
      <w:bookmarkEnd w:id="776"/>
    </w:p>
    <w:p w14:paraId="224B0981" w14:textId="77777777" w:rsidR="008C7362" w:rsidRDefault="008C7362" w:rsidP="008C7362">
      <w:pPr>
        <w:pStyle w:val="Heading2"/>
      </w:pPr>
      <w:bookmarkStart w:id="777" w:name="_Toc50800503"/>
      <w:bookmarkStart w:id="778" w:name="_Toc54090937"/>
      <w:bookmarkStart w:id="779" w:name="_Toc59475516"/>
      <w:r>
        <w:t>Water parcels</w:t>
      </w:r>
      <w:bookmarkEnd w:id="777"/>
      <w:bookmarkEnd w:id="778"/>
      <w:bookmarkEnd w:id="77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80" w:name="_Toc59475517"/>
      <w:r>
        <w:t>Daily water mass and energy balance</w:t>
      </w:r>
      <w:bookmarkEnd w:id="78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81" w:name="_Toc59475518"/>
      <w:r>
        <w:t>Estimating the rate of flow</w:t>
      </w:r>
      <w:r w:rsidR="006A13B7">
        <w:t xml:space="preserve"> </w:t>
      </w:r>
      <w:r>
        <w:t>in a stream reach</w:t>
      </w:r>
      <w:bookmarkEnd w:id="781"/>
    </w:p>
    <w:p w14:paraId="28F0C643" w14:textId="51EEF8D6"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ins w:id="782" w:author="David Conklin" w:date="2020-12-11T05:04:00Z">
        <w:r w:rsidR="00AB737C">
          <w:t>each</w:t>
        </w:r>
      </w:ins>
      <w:del w:id="783" w:author="David Conklin" w:date="2020-12-11T05:04:00Z">
        <w:r w:rsidR="001A6DC9" w:rsidDel="00AB737C">
          <w:delText>all</w:delText>
        </w:r>
      </w:del>
      <w:r w:rsidR="001A6DC9">
        <w:t xml:space="preserve"> reach</w:t>
      </w:r>
      <w:del w:id="784" w:author="David Conklin" w:date="2020-12-11T05:04:00Z">
        <w:r w:rsidR="001A6DC9" w:rsidDel="00AB737C">
          <w:delText>es</w:delText>
        </w:r>
      </w:del>
      <w:r w:rsidR="001A6DC9">
        <w:t xml:space="preserve"> </w:t>
      </w:r>
      <w:del w:id="785" w:author="David Conklin" w:date="2020-12-08T14:55:00Z">
        <w:r w:rsidR="001A6DC9" w:rsidDel="00F91EEB">
          <w:delText xml:space="preserve">except the one at the “root” </w:delText>
        </w:r>
      </w:del>
      <w:r w:rsidR="001A6DC9">
        <w:t>drain</w:t>
      </w:r>
      <w:ins w:id="786" w:author="David Conklin" w:date="2020-12-11T05:04:00Z">
        <w:r w:rsidR="00AB737C">
          <w:t>s</w:t>
        </w:r>
      </w:ins>
      <w:r w:rsidR="001A6DC9">
        <w:t xml:space="preserve"> into a single</w:t>
      </w:r>
      <w:ins w:id="787" w:author="David Conklin" w:date="2020-12-11T05:05:00Z">
        <w:r w:rsidR="00AB737C">
          <w:t xml:space="preserve"> </w:t>
        </w:r>
      </w:ins>
      <w:ins w:id="788" w:author="David Conklin" w:date="2020-12-11T05:06:00Z">
        <w:r w:rsidR="00AB737C">
          <w:t xml:space="preserve">next </w:t>
        </w:r>
      </w:ins>
      <w:ins w:id="789" w:author="David Conklin" w:date="2020-12-11T05:05:00Z">
        <w:r w:rsidR="00AB737C">
          <w:t>reach just</w:t>
        </w:r>
      </w:ins>
      <w:r w:rsidR="001A6DC9">
        <w:t xml:space="preserve"> downstream</w:t>
      </w:r>
      <w:del w:id="790" w:author="David Conklin" w:date="2020-12-11T05:05:00Z">
        <w:r w:rsidR="001A6DC9" w:rsidDel="00AB737C">
          <w:delText xml:space="preserve"> reach</w:delText>
        </w:r>
      </w:del>
      <w:r w:rsidR="001A6DC9">
        <w:t>.</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791"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 xml:space="preserve">The kinematic wave algorithm is used to estimate the average daily outflow from </w:t>
      </w:r>
      <w:r w:rsidR="00933943">
        <w:lastRenderedPageBreak/>
        <w:t>each subreach.  The daily flow rate for the reach is taken as the average daily flow rate of the most downstream subreach of the reach.</w:t>
      </w:r>
    </w:p>
    <w:p w14:paraId="3FC1017E" w14:textId="388B73ED" w:rsidR="00B45AB9" w:rsidRDefault="007B1928">
      <w:pPr>
        <w:ind w:firstLine="720"/>
        <w:rPr>
          <w:ins w:id="792"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793" w:author="David Conklin" w:date="2020-12-08T14:57:00Z">
        <w:r w:rsidR="00F91EEB">
          <w:t>ve</w:t>
        </w:r>
      </w:ins>
      <w:del w:id="794"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795" w:author="David Conklin" w:date="2020-12-08T16:17:00Z">
        <w:r w:rsidR="00A53465">
          <w:t>.  The Manning equation itself is</w:t>
        </w:r>
      </w:ins>
      <w:ins w:id="796" w:author="David Conklin" w:date="2020-12-08T22:30:00Z">
        <w:r w:rsidR="00B45AB9">
          <w:t>:</w:t>
        </w:r>
      </w:ins>
    </w:p>
    <w:p w14:paraId="4D7C794F" w14:textId="374B4551" w:rsidR="00DD603F" w:rsidRPr="00B45AB9" w:rsidRDefault="00DD603F" w:rsidP="00DD603F">
      <w:pPr>
        <w:ind w:left="720"/>
        <w:rPr>
          <w:ins w:id="797" w:author="David Conklin" w:date="2020-12-10T08:31:00Z"/>
        </w:rPr>
      </w:pPr>
      <w:ins w:id="798" w:author="David Conklin" w:date="2020-12-10T08:31:00Z">
        <w:r>
          <w:tab/>
          <w:t>Q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pPr>
        <w:rPr>
          <w:ins w:id="799" w:author="David Conklin" w:date="2020-12-08T22:30:00Z"/>
        </w:rPr>
        <w:pPrChange w:id="800" w:author="David Conklin" w:date="2020-12-10T08:31:00Z">
          <w:pPr>
            <w:ind w:firstLine="720"/>
          </w:pPr>
        </w:pPrChange>
      </w:pPr>
    </w:p>
    <w:p w14:paraId="4521BEA6" w14:textId="77777777" w:rsidR="00B45AB9" w:rsidRDefault="00B45AB9">
      <w:pPr>
        <w:rPr>
          <w:ins w:id="801" w:author="David Conklin" w:date="2020-12-08T22:31:00Z"/>
        </w:rPr>
        <w:pPrChange w:id="802" w:author="David Conklin" w:date="2020-12-08T22:31:00Z">
          <w:pPr>
            <w:ind w:left="720"/>
          </w:pPr>
        </w:pPrChange>
      </w:pPr>
      <w:ins w:id="803" w:author="David Conklin" w:date="2020-12-08T22:29:00Z">
        <w:r>
          <w:t>(</w:t>
        </w:r>
      </w:ins>
      <w:ins w:id="804"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805" w:author="David Conklin" w:date="2020-12-08T22:23:00Z"/>
          <w:i/>
          <w:iCs/>
          <w:rPrChange w:id="806" w:author="David Conklin" w:date="2020-12-10T08:32:00Z">
            <w:rPr>
              <w:ins w:id="807" w:author="David Conklin" w:date="2020-12-08T22:23:00Z"/>
            </w:rPr>
          </w:rPrChange>
        </w:rPr>
      </w:pPr>
      <w:del w:id="808" w:author="David Conklin" w:date="2020-12-08T16:11:00Z">
        <w:r w:rsidDel="00570B57">
          <w:delText>.</w:delText>
        </w:r>
      </w:del>
      <w:del w:id="809" w:author="David Conklin" w:date="2020-12-08T22:31:00Z">
        <w:r w:rsidDel="00B45AB9">
          <w:delText xml:space="preserve"> </w:delText>
        </w:r>
      </w:del>
      <w:ins w:id="810" w:author="David Conklin" w:date="2020-12-08T16:13:00Z">
        <w:r w:rsidR="00570B57">
          <w:t>where</w:t>
        </w:r>
      </w:ins>
    </w:p>
    <w:p w14:paraId="1BF17E50" w14:textId="705F4960" w:rsidR="00570B57" w:rsidRDefault="00B45AB9" w:rsidP="00B45AB9">
      <w:pPr>
        <w:rPr>
          <w:ins w:id="811" w:author="David Conklin" w:date="2020-12-08T22:24:00Z"/>
        </w:rPr>
      </w:pPr>
      <w:ins w:id="812" w:author="David Conklin" w:date="2020-12-08T22:23:00Z">
        <w:r>
          <w:tab/>
        </w:r>
        <w:r>
          <w:tab/>
          <w:t xml:space="preserve">Q = </w:t>
        </w:r>
      </w:ins>
      <w:ins w:id="813" w:author="David Conklin" w:date="2020-12-11T05:17:00Z">
        <w:r w:rsidR="00EC0CDD">
          <w:t xml:space="preserve">volumetric </w:t>
        </w:r>
      </w:ins>
      <w:ins w:id="814" w:author="David Conklin" w:date="2020-12-08T22:23:00Z">
        <w:r>
          <w:t>flow rate</w:t>
        </w:r>
      </w:ins>
      <w:ins w:id="815" w:author="David Conklin" w:date="2020-12-08T16:14:00Z">
        <w:r w:rsidR="00570B57">
          <w:t xml:space="preserve">, </w:t>
        </w:r>
      </w:ins>
      <w:ins w:id="816" w:author="David Conklin" w:date="2020-12-08T22:24:00Z">
        <w:r>
          <w:t>m</w:t>
        </w:r>
      </w:ins>
      <w:ins w:id="817" w:author="David Conklin" w:date="2020-12-08T16:14:00Z">
        <w:r w:rsidR="00570B57">
          <w:rPr>
            <w:vertAlign w:val="superscript"/>
          </w:rPr>
          <w:t>3</w:t>
        </w:r>
        <w:r w:rsidR="00570B57">
          <w:t>/s</w:t>
        </w:r>
      </w:ins>
      <w:ins w:id="818" w:author="David Conklin" w:date="2020-12-08T16:23:00Z">
        <w:r w:rsidR="00F707FC">
          <w:t xml:space="preserve"> </w:t>
        </w:r>
      </w:ins>
    </w:p>
    <w:p w14:paraId="422E4102" w14:textId="4B04E647" w:rsidR="00B45AB9" w:rsidRDefault="00B45AB9" w:rsidP="00B45AB9">
      <w:pPr>
        <w:rPr>
          <w:ins w:id="819" w:author="David Conklin" w:date="2020-12-11T05:38:00Z"/>
        </w:rPr>
      </w:pPr>
      <w:ins w:id="820" w:author="David Conklin" w:date="2020-12-08T22:24:00Z">
        <w:r>
          <w:tab/>
        </w:r>
        <w:r>
          <w:tab/>
          <w:t>A = cross-sectional area of flo</w:t>
        </w:r>
      </w:ins>
      <w:ins w:id="821" w:author="David Conklin" w:date="2020-12-08T22:25:00Z">
        <w:r>
          <w:t>w, m</w:t>
        </w:r>
        <w:r>
          <w:rPr>
            <w:vertAlign w:val="superscript"/>
          </w:rPr>
          <w:t>2</w:t>
        </w:r>
      </w:ins>
    </w:p>
    <w:p w14:paraId="160320D7" w14:textId="514E5E55" w:rsidR="00201607" w:rsidRPr="00201607" w:rsidRDefault="00201607" w:rsidP="00B45AB9">
      <w:pPr>
        <w:rPr>
          <w:ins w:id="822" w:author="David Conklin" w:date="2020-12-08T22:25:00Z"/>
          <w:rPrChange w:id="823" w:author="David Conklin" w:date="2020-12-11T05:38:00Z">
            <w:rPr>
              <w:ins w:id="824" w:author="David Conklin" w:date="2020-12-08T22:25:00Z"/>
              <w:vertAlign w:val="superscript"/>
            </w:rPr>
          </w:rPrChange>
        </w:rPr>
      </w:pPr>
      <w:ins w:id="825" w:author="David Conklin" w:date="2020-12-11T05:38:00Z">
        <w:r>
          <w:tab/>
        </w:r>
        <w:r>
          <w:tab/>
          <w:t>p = wetted perimeter, m</w:t>
        </w:r>
      </w:ins>
    </w:p>
    <w:p w14:paraId="09E7CADB" w14:textId="5B7F1C2D" w:rsidR="00B45AB9" w:rsidRDefault="00B45AB9" w:rsidP="00B45AB9">
      <w:pPr>
        <w:rPr>
          <w:ins w:id="826" w:author="David Conklin" w:date="2020-12-08T22:27:00Z"/>
        </w:rPr>
      </w:pPr>
      <w:ins w:id="827" w:author="David Conklin" w:date="2020-12-08T22:25:00Z">
        <w:r>
          <w:rPr>
            <w:vertAlign w:val="superscript"/>
          </w:rPr>
          <w:tab/>
        </w:r>
        <w:r>
          <w:rPr>
            <w:vertAlign w:val="superscript"/>
          </w:rPr>
          <w:tab/>
        </w:r>
        <w:r>
          <w:t xml:space="preserve">R = </w:t>
        </w:r>
      </w:ins>
      <w:ins w:id="828" w:author="David Conklin" w:date="2020-12-11T05:39:00Z">
        <w:r w:rsidR="00201607">
          <w:t>A/p</w:t>
        </w:r>
        <w:r w:rsidR="00201607">
          <w:tab/>
          <w:t xml:space="preserve">     </w:t>
        </w:r>
      </w:ins>
      <w:ins w:id="829" w:author="David Conklin" w:date="2020-12-08T22:25:00Z">
        <w:r>
          <w:t>hydraulic radius</w:t>
        </w:r>
      </w:ins>
      <w:ins w:id="830" w:author="David Conklin" w:date="2020-12-08T22:26:00Z">
        <w:r>
          <w:t>, m</w:t>
        </w:r>
      </w:ins>
      <w:ins w:id="831" w:author="David Conklin" w:date="2020-12-08T22:25:00Z">
        <w:r>
          <w:t xml:space="preserve"> </w:t>
        </w:r>
      </w:ins>
    </w:p>
    <w:p w14:paraId="2D02F66F" w14:textId="4EE99B03" w:rsidR="00B45AB9" w:rsidRPr="00B45AB9" w:rsidRDefault="00B45AB9">
      <w:pPr>
        <w:rPr>
          <w:ins w:id="832" w:author="David Conklin" w:date="2020-12-08T16:14:00Z"/>
        </w:rPr>
      </w:pPr>
      <w:ins w:id="833" w:author="David Conklin" w:date="2020-12-08T22:27:00Z">
        <w:r>
          <w:tab/>
        </w:r>
        <w:r>
          <w:tab/>
          <w:t>S = slope, as rise/run</w:t>
        </w:r>
      </w:ins>
    </w:p>
    <w:p w14:paraId="7E2B4ED1" w14:textId="6324572B" w:rsidR="00AB737C" w:rsidRPr="00BC45C1" w:rsidRDefault="00570B57" w:rsidP="00570B57">
      <w:pPr>
        <w:rPr>
          <w:ins w:id="834" w:author="David Conklin" w:date="2020-12-11T05:08:00Z"/>
          <w:vertAlign w:val="superscript"/>
          <w:rPrChange w:id="835" w:author="David Conklin" w:date="2020-12-11T10:22:00Z">
            <w:rPr>
              <w:ins w:id="836" w:author="David Conklin" w:date="2020-12-11T05:08:00Z"/>
            </w:rPr>
          </w:rPrChange>
        </w:rPr>
      </w:pPr>
      <w:ins w:id="837" w:author="David Conklin" w:date="2020-12-08T16:14:00Z">
        <w:r>
          <w:tab/>
        </w:r>
        <w:r>
          <w:tab/>
        </w:r>
        <w:r w:rsidRPr="00B45AB9">
          <w:rPr>
            <w:i/>
            <w:iCs/>
            <w:rPrChange w:id="838" w:author="David Conklin" w:date="2020-12-08T22:28:00Z">
              <w:rPr/>
            </w:rPrChange>
          </w:rPr>
          <w:t>n</w:t>
        </w:r>
        <w:r>
          <w:t xml:space="preserve"> </w:t>
        </w:r>
      </w:ins>
      <w:ins w:id="839" w:author="David Conklin" w:date="2020-12-08T16:15:00Z">
        <w:r>
          <w:t xml:space="preserve">= </w:t>
        </w:r>
      </w:ins>
      <w:ins w:id="840" w:author="David Conklin" w:date="2020-12-11T05:08:00Z">
        <w:r w:rsidR="00AB737C">
          <w:t xml:space="preserve">Manning </w:t>
        </w:r>
      </w:ins>
      <w:ins w:id="841" w:author="David Conklin" w:date="2020-12-08T22:26:00Z">
        <w:r w:rsidR="00B45AB9">
          <w:t>roughness</w:t>
        </w:r>
      </w:ins>
      <w:ins w:id="842" w:author="David Conklin" w:date="2020-12-11T05:08:00Z">
        <w:r w:rsidR="00AB737C">
          <w:t xml:space="preserve"> coefficient</w:t>
        </w:r>
      </w:ins>
      <w:ins w:id="843" w:author="David Conklin" w:date="2020-12-08T22:26:00Z">
        <w:r w:rsidR="00B45AB9">
          <w:t xml:space="preserve">, a function </w:t>
        </w:r>
      </w:ins>
      <w:ins w:id="844" w:author="David Conklin" w:date="2020-12-08T22:27:00Z">
        <w:r w:rsidR="00B45AB9">
          <w:t>of channel material and condition</w:t>
        </w:r>
      </w:ins>
      <w:ins w:id="845" w:author="David Conklin" w:date="2020-12-11T05:07:00Z">
        <w:r w:rsidR="00AB737C">
          <w:t xml:space="preserve">, </w:t>
        </w:r>
      </w:ins>
      <w:ins w:id="846" w:author="David Conklin" w:date="2020-12-11T10:22:00Z">
        <w:r w:rsidR="00BC45C1">
          <w:t>s/m</w:t>
        </w:r>
        <w:r w:rsidR="00BC45C1">
          <w:rPr>
            <w:vertAlign w:val="superscript"/>
          </w:rPr>
          <w:t>1/3</w:t>
        </w:r>
      </w:ins>
    </w:p>
    <w:p w14:paraId="5E89B0C2" w14:textId="26FBEC01" w:rsidR="00371041" w:rsidRDefault="00371041" w:rsidP="00570B57">
      <w:pPr>
        <w:rPr>
          <w:ins w:id="847" w:author="David Conklin" w:date="2020-12-11T10:23:00Z"/>
        </w:rPr>
      </w:pPr>
    </w:p>
    <w:p w14:paraId="06E7C153" w14:textId="1CD3DD0B" w:rsidR="003D0B14" w:rsidRPr="003D0B14" w:rsidRDefault="003D0B14">
      <w:pPr>
        <w:rPr>
          <w:ins w:id="848" w:author="David Conklin" w:date="2020-12-11T10:23:00Z"/>
        </w:rPr>
        <w:pPrChange w:id="849" w:author="David Conklin" w:date="2020-12-11T10:23:00Z">
          <w:pPr>
            <w:ind w:left="1440" w:firstLine="720"/>
          </w:pPr>
        </w:pPrChange>
      </w:pPr>
      <w:ins w:id="850" w:author="David Conklin" w:date="2020-12-11T10:23:00Z">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w:t>
        </w:r>
      </w:ins>
      <w:ins w:id="851" w:author="David Conklin" w:date="2020-12-11T10:24:00Z">
        <w:r>
          <w:t xml:space="preserve">a table value of </w:t>
        </w:r>
        <w:r>
          <w:rPr>
            <w:i/>
            <w:iCs/>
          </w:rPr>
          <w:t>n</w:t>
        </w:r>
        <w:r>
          <w:t xml:space="preserve"> in s/ft</w:t>
        </w:r>
        <w:r>
          <w:rPr>
            <w:vertAlign w:val="superscript"/>
          </w:rPr>
          <w:t>1/3</w:t>
        </w:r>
        <w:r>
          <w:t xml:space="preserve"> to </w:t>
        </w:r>
      </w:ins>
      <w:ins w:id="852" w:author="David Conklin" w:date="2020-12-11T10:25:00Z">
        <w:r>
          <w:t>a value in s/m</w:t>
        </w:r>
        <w:r>
          <w:rPr>
            <w:vertAlign w:val="superscript"/>
          </w:rPr>
          <w:t>1/3</w:t>
        </w:r>
        <w:r>
          <w:t xml:space="preserve">, multiply the table value by </w:t>
        </w:r>
      </w:ins>
      <w:ins w:id="853" w:author="David Conklin" w:date="2020-12-11T10:26:00Z">
        <w:r>
          <w:t>(1 m / 3.28084 ft)</w:t>
        </w:r>
      </w:ins>
      <w:ins w:id="854" w:author="David Conklin" w:date="2020-12-11T10:27:00Z">
        <w:r>
          <w:rPr>
            <w:vertAlign w:val="superscript"/>
          </w:rPr>
          <w:t>1/3</w:t>
        </w:r>
        <w:r>
          <w:t xml:space="preserve"> (= 0.673</w:t>
        </w:r>
      </w:ins>
      <w:ins w:id="855" w:author="David Conklin" w:date="2020-12-11T10:28:00Z">
        <w:r>
          <w:t>).</w:t>
        </w:r>
      </w:ins>
    </w:p>
    <w:p w14:paraId="2999A8A6" w14:textId="77777777" w:rsidR="003D0B14" w:rsidRPr="00EC0CDD" w:rsidRDefault="003D0B14" w:rsidP="00570B57">
      <w:pPr>
        <w:rPr>
          <w:ins w:id="856" w:author="David Conklin" w:date="2020-12-10T16:15:00Z"/>
          <w:vertAlign w:val="superscript"/>
          <w:rPrChange w:id="857" w:author="David Conklin" w:date="2020-12-11T05:14:00Z">
            <w:rPr>
              <w:ins w:id="858" w:author="David Conklin" w:date="2020-12-10T16:15:00Z"/>
            </w:rPr>
          </w:rPrChange>
        </w:rPr>
      </w:pPr>
    </w:p>
    <w:p w14:paraId="0B1A3A00" w14:textId="05645119" w:rsidR="00570B57" w:rsidRDefault="00A53465">
      <w:pPr>
        <w:rPr>
          <w:ins w:id="859" w:author="David Conklin" w:date="2020-12-08T16:11:00Z"/>
        </w:rPr>
        <w:pPrChange w:id="860" w:author="David Conklin" w:date="2020-12-08T22:28:00Z">
          <w:pPr>
            <w:ind w:firstLine="720"/>
          </w:pPr>
        </w:pPrChange>
      </w:pPr>
      <w:ins w:id="861" w:author="David Conklin" w:date="2020-12-08T16:18:00Z">
        <w:r>
          <w:tab/>
        </w:r>
        <w:r>
          <w:tab/>
        </w:r>
      </w:ins>
    </w:p>
    <w:p w14:paraId="1EDA0BAD" w14:textId="73A7E84D" w:rsidR="000F5E41" w:rsidRDefault="009236BE">
      <w:pPr>
        <w:ind w:firstLine="720"/>
        <w:rPr>
          <w:ins w:id="862" w:author="David Conklin" w:date="2020-12-10T08:30:00Z"/>
        </w:rPr>
      </w:pPr>
      <w:r>
        <w:t xml:space="preserve"> By algebraic manipulation</w:t>
      </w:r>
      <w:ins w:id="863" w:author="David Conklin" w:date="2020-12-08T16:22:00Z">
        <w:r w:rsidR="00F707FC">
          <w:t xml:space="preserve"> and by </w:t>
        </w:r>
      </w:ins>
      <w:ins w:id="864" w:author="David Conklin" w:date="2020-12-11T05:15:00Z">
        <w:r w:rsidR="00EC0CDD">
          <w:t>assuming that the channel has a rectangular cross-</w:t>
        </w:r>
      </w:ins>
      <w:ins w:id="865" w:author="David Conklin" w:date="2020-12-11T05:16:00Z">
        <w:r w:rsidR="00EC0CDD">
          <w:t>section with a fixed width:depth ratio</w:t>
        </w:r>
      </w:ins>
      <w:r>
        <w:t>, the Manning equation can</w:t>
      </w:r>
      <w:del w:id="866" w:author="David Conklin" w:date="2020-12-10T04:29:00Z">
        <w:r w:rsidDel="000F5E41">
          <w:delText xml:space="preserve"> </w:delText>
        </w:r>
      </w:del>
      <w:ins w:id="867" w:author="David Conklin" w:date="2020-12-08T17:17:00Z">
        <w:r w:rsidR="00EB55D3">
          <w:t xml:space="preserve"> </w:t>
        </w:r>
      </w:ins>
      <w:r>
        <w:t>be rewritten as an equation for depth</w:t>
      </w:r>
      <w:ins w:id="868" w:author="David Conklin" w:date="2020-12-08T16:22:00Z">
        <w:r w:rsidR="00F707FC">
          <w:t xml:space="preserve"> </w:t>
        </w:r>
      </w:ins>
      <w:ins w:id="869" w:author="David Conklin" w:date="2020-12-11T05:18:00Z">
        <w:r w:rsidR="00EC0CDD">
          <w:t xml:space="preserve">d </w:t>
        </w:r>
      </w:ins>
      <w:ins w:id="870" w:author="David Conklin" w:date="2020-12-08T16:22:00Z">
        <w:r w:rsidR="00F707FC">
          <w:t xml:space="preserve">as a function of </w:t>
        </w:r>
      </w:ins>
      <w:ins w:id="871" w:author="David Conklin" w:date="2020-12-11T05:18:00Z">
        <w:r w:rsidR="00EC0CDD">
          <w:t xml:space="preserve">the flow </w:t>
        </w:r>
      </w:ins>
      <w:ins w:id="872" w:author="David Conklin" w:date="2020-12-08T16:23:00Z">
        <w:r w:rsidR="00F707FC">
          <w:t>Q</w:t>
        </w:r>
      </w:ins>
      <w:ins w:id="873" w:author="David Conklin" w:date="2020-12-08T16:46:00Z">
        <w:r w:rsidR="0041368E">
          <w:t>, the channel width:depth ratio</w:t>
        </w:r>
      </w:ins>
      <w:ins w:id="874" w:author="David Conklin" w:date="2020-12-11T05:17:00Z">
        <w:r w:rsidR="00EC0CDD">
          <w:t xml:space="preserve"> wdr</w:t>
        </w:r>
      </w:ins>
      <w:ins w:id="875" w:author="David Conklin" w:date="2020-12-08T16:46:00Z">
        <w:r w:rsidR="0041368E">
          <w:t>, and the slope</w:t>
        </w:r>
      </w:ins>
      <w:ins w:id="876" w:author="David Conklin" w:date="2020-12-11T05:17:00Z">
        <w:r w:rsidR="00EC0CDD">
          <w:t xml:space="preserve"> S</w:t>
        </w:r>
      </w:ins>
      <w:ins w:id="877" w:author="David Conklin" w:date="2020-12-10T04:32:00Z">
        <w:r w:rsidR="000F5E41">
          <w:t>.</w:t>
        </w:r>
      </w:ins>
      <w:ins w:id="878" w:author="David Conklin" w:date="2020-12-10T08:32:00Z">
        <w:r w:rsidR="00DD603F">
          <w:t xml:space="preserve">  The formula </w:t>
        </w:r>
      </w:ins>
      <w:ins w:id="879" w:author="David Conklin" w:date="2020-12-10T08:33:00Z">
        <w:r w:rsidR="00DD603F">
          <w:t>used for depth as a function of Q in CW3M makes depth proportional to th</w:t>
        </w:r>
      </w:ins>
      <w:ins w:id="880" w:author="David Conklin" w:date="2020-12-10T08:34:00Z">
        <w:r w:rsidR="00DD603F">
          <w:t xml:space="preserve">e 3/8 power of Q.  </w:t>
        </w:r>
      </w:ins>
      <w:ins w:id="881" w:author="David Conklin" w:date="2020-12-11T05:19:00Z">
        <w:r w:rsidR="00EC0CDD">
          <w:t>The assumption that the channel cross-s</w:t>
        </w:r>
      </w:ins>
      <w:ins w:id="882" w:author="David Conklin" w:date="2020-12-11T05:20:00Z">
        <w:r w:rsidR="00EC0CDD">
          <w:t xml:space="preserve">ection is both rectangular and has a fixed width:depth ratio is </w:t>
        </w:r>
      </w:ins>
      <w:ins w:id="883" w:author="David Conklin" w:date="2020-12-10T08:35:00Z">
        <w:r w:rsidR="00DD603F">
          <w:t>mathematically</w:t>
        </w:r>
      </w:ins>
      <w:ins w:id="884" w:author="David Conklin" w:date="2020-12-10T08:34:00Z">
        <w:r w:rsidR="00DD603F">
          <w:t xml:space="preserve"> convenient but physically </w:t>
        </w:r>
      </w:ins>
      <w:ins w:id="885" w:author="David Conklin" w:date="2020-12-10T08:36:00Z">
        <w:r w:rsidR="00DD603F">
          <w:t>questionable</w:t>
        </w:r>
      </w:ins>
      <w:ins w:id="886" w:author="David Conklin" w:date="2020-12-11T05:21:00Z">
        <w:r w:rsidR="00EC0CDD">
          <w:t>.</w:t>
        </w:r>
      </w:ins>
      <w:ins w:id="887" w:author="David Conklin" w:date="2020-12-10T08:35:00Z">
        <w:r w:rsidR="00DD603F">
          <w:t xml:space="preserve"> </w:t>
        </w:r>
      </w:ins>
      <w:ins w:id="888" w:author="David Conklin" w:date="2020-12-11T05:21:00Z">
        <w:r w:rsidR="00EC0CDD">
          <w:t xml:space="preserve"> </w:t>
        </w:r>
      </w:ins>
      <w:ins w:id="889" w:author="David Conklin" w:date="2020-12-10T08:41:00Z">
        <w:r w:rsidR="008805C5">
          <w:t>In reality, h</w:t>
        </w:r>
      </w:ins>
      <w:ins w:id="890" w:author="David Conklin" w:date="2020-12-10T08:37:00Z">
        <w:r w:rsidR="00DD603F">
          <w:t>olding the width</w:t>
        </w:r>
      </w:ins>
      <w:ins w:id="891" w:author="David Conklin" w:date="2020-12-10T08:38:00Z">
        <w:r w:rsidR="00DD603F">
          <w:t xml:space="preserve">:depth ratio constant with changing flow would </w:t>
        </w:r>
      </w:ins>
      <w:ins w:id="892" w:author="David Conklin" w:date="2020-12-10T08:41:00Z">
        <w:r w:rsidR="008805C5">
          <w:t>necessi</w:t>
        </w:r>
      </w:ins>
      <w:ins w:id="893" w:author="David Conklin" w:date="2020-12-10T08:42:00Z">
        <w:r w:rsidR="008805C5">
          <w:t>tate</w:t>
        </w:r>
      </w:ins>
      <w:ins w:id="894" w:author="David Conklin" w:date="2020-12-10T08:38:00Z">
        <w:r w:rsidR="00DD603F">
          <w:t xml:space="preserve"> </w:t>
        </w:r>
      </w:ins>
      <w:ins w:id="895" w:author="David Conklin" w:date="2020-12-10T08:42:00Z">
        <w:r w:rsidR="008805C5">
          <w:t>changes to the</w:t>
        </w:r>
      </w:ins>
      <w:ins w:id="896" w:author="David Conklin" w:date="2020-12-10T08:39:00Z">
        <w:r w:rsidR="00DD603F">
          <w:t xml:space="preserve"> channel</w:t>
        </w:r>
      </w:ins>
      <w:ins w:id="897" w:author="David Conklin" w:date="2020-12-10T08:40:00Z">
        <w:r w:rsidR="00DD603F">
          <w:t xml:space="preserve"> width in proportion to the channel depth</w:t>
        </w:r>
        <w:r w:rsidR="008805C5">
          <w:t xml:space="preserve"> as Q changes</w:t>
        </w:r>
      </w:ins>
      <w:ins w:id="898" w:author="David Conklin" w:date="2020-12-10T08:41:00Z">
        <w:r w:rsidR="008805C5">
          <w:t>.</w:t>
        </w:r>
      </w:ins>
      <w:ins w:id="899" w:author="David Conklin" w:date="2020-12-10T08:43:00Z">
        <w:r w:rsidR="008805C5">
          <w:t xml:space="preserve">  Doing so while maintaining a rectangular cross-section would necessitate </w:t>
        </w:r>
      </w:ins>
      <w:ins w:id="900" w:author="David Conklin" w:date="2020-12-10T08:44:00Z">
        <w:r w:rsidR="008805C5">
          <w:t>displacing the streambed and stream banks</w:t>
        </w:r>
      </w:ins>
      <w:ins w:id="901" w:author="David Conklin" w:date="2020-12-10T08:45:00Z">
        <w:r w:rsidR="008805C5">
          <w:t>.</w:t>
        </w:r>
      </w:ins>
      <w:del w:id="902" w:author="David Conklin" w:date="2020-12-10T04:29:00Z">
        <w:r w:rsidDel="000F5E41">
          <w:delText xml:space="preserve">.  </w:delText>
        </w:r>
      </w:del>
    </w:p>
    <w:p w14:paraId="1EABB913" w14:textId="77777777" w:rsidR="00DD603F" w:rsidRDefault="00DD603F">
      <w:pPr>
        <w:ind w:firstLine="720"/>
        <w:rPr>
          <w:ins w:id="903" w:author="David Conklin" w:date="2020-12-10T04:32:00Z"/>
        </w:rPr>
      </w:pPr>
    </w:p>
    <w:p w14:paraId="4675AE25" w14:textId="0D83DDB7" w:rsidR="00DD603F" w:rsidRPr="00094BB3" w:rsidRDefault="00DD603F" w:rsidP="00DD603F">
      <w:pPr>
        <w:rPr>
          <w:ins w:id="904" w:author="David Conklin" w:date="2020-12-10T08:30:00Z"/>
        </w:rPr>
      </w:pPr>
      <w:ins w:id="905" w:author="David Conklin" w:date="2020-12-10T08:30:00Z">
        <w:r>
          <w:t>The actual C++ code in</w:t>
        </w:r>
      </w:ins>
      <w:ins w:id="906" w:author="David Conklin" w:date="2020-12-11T05:23:00Z">
        <w:r w:rsidR="00EC0CDD">
          <w:t xml:space="preserve"> the</w:t>
        </w:r>
      </w:ins>
      <w:ins w:id="907" w:author="David Conklin" w:date="2020-12-10T08:30:00Z">
        <w:r>
          <w:t xml:space="preserve"> </w:t>
        </w:r>
        <w:r w:rsidRPr="00EC0CDD">
          <w:rPr>
            <w:i/>
            <w:iCs/>
            <w:rPrChange w:id="908" w:author="David Conklin" w:date="2020-12-11T05:23:00Z">
              <w:rPr/>
            </w:rPrChange>
          </w:rPr>
          <w:t>GetManningDepthFromQ()</w:t>
        </w:r>
        <w:r>
          <w:t xml:space="preserve"> </w:t>
        </w:r>
      </w:ins>
      <w:ins w:id="909" w:author="David Conklin" w:date="2020-12-11T05:23:00Z">
        <w:r w:rsidR="00EC0CDD">
          <w:t xml:space="preserve">function </w:t>
        </w:r>
      </w:ins>
      <w:ins w:id="910" w:author="David Conklin" w:date="2020-12-10T08:30:00Z">
        <w:r>
          <w:t xml:space="preserve">has </w:t>
        </w:r>
      </w:ins>
      <w:ins w:id="911" w:author="David Conklin" w:date="2020-12-10T08:45:00Z">
        <w:r w:rsidR="008805C5">
          <w:t>this form</w:t>
        </w:r>
      </w:ins>
    </w:p>
    <w:p w14:paraId="2BA6A95E" w14:textId="1CE9FCFD" w:rsidR="00DD603F" w:rsidRDefault="00DD603F" w:rsidP="00DD603F">
      <w:pPr>
        <w:ind w:left="720" w:firstLine="720"/>
        <w:rPr>
          <w:ins w:id="912" w:author="David Conklin" w:date="2020-12-10T08:30:00Z"/>
        </w:rPr>
      </w:pPr>
      <w:ins w:id="913" w:author="David Conklin" w:date="2020-12-10T08:30:00Z">
        <w:r>
          <w:t xml:space="preserve">d = </w:t>
        </w:r>
      </w:ins>
      <w:ins w:id="914" w:author="David Conklin" w:date="2020-12-10T08:49:00Z">
        <w:r w:rsidR="008805C5">
          <w:t xml:space="preserve"> </w:t>
        </w:r>
      </w:ins>
      <w:ins w:id="915" w:author="David Conklin" w:date="2020-12-10T08:30:00Z">
        <w:r>
          <w:t>(</w:t>
        </w:r>
      </w:ins>
      <w:ins w:id="916" w:author="David Conklin" w:date="2020-12-10T08:46:00Z">
        <w:r w:rsidR="008805C5">
          <w:t>0.3 Q</w:t>
        </w:r>
      </w:ins>
      <w:ins w:id="917" w:author="David Conklin" w:date="2020-12-10T08:30:00Z">
        <w:r>
          <w:t xml:space="preserve"> /</w:t>
        </w:r>
      </w:ins>
      <w:ins w:id="918" w:author="David Conklin" w:date="2020-12-10T08:48:00Z">
        <w:r w:rsidR="008805C5">
          <w:t xml:space="preserve"> (</w:t>
        </w:r>
      </w:ins>
      <w:ins w:id="919" w:author="David Conklin" w:date="2020-12-10T08:47:00Z">
        <w:r w:rsidR="008805C5">
          <w:rPr>
            <w:rFonts w:cstheme="minorHAnsi"/>
          </w:rPr>
          <w:t>√</w:t>
        </w:r>
      </w:ins>
      <w:ins w:id="920" w:author="David Conklin" w:date="2020-12-10T08:55:00Z">
        <w:r w:rsidR="009440A8">
          <w:t>S</w:t>
        </w:r>
      </w:ins>
      <w:ins w:id="921" w:author="David Conklin" w:date="2020-12-10T08:30:00Z">
        <w:r>
          <w:t xml:space="preserve"> * wd</w:t>
        </w:r>
      </w:ins>
      <w:ins w:id="922" w:author="David Conklin" w:date="2020-12-11T05:24:00Z">
        <w:r w:rsidR="00606355">
          <w:t>r</w:t>
        </w:r>
      </w:ins>
      <w:ins w:id="923" w:author="David Conklin" w:date="2020-12-10T08:30:00Z">
        <w:r>
          <w:t>term))</w:t>
        </w:r>
      </w:ins>
      <w:ins w:id="924" w:author="David Conklin" w:date="2020-12-10T08:48:00Z">
        <w:r w:rsidR="008805C5">
          <w:rPr>
            <w:vertAlign w:val="superscript"/>
          </w:rPr>
          <w:t xml:space="preserve">3/8 </w:t>
        </w:r>
      </w:ins>
    </w:p>
    <w:p w14:paraId="33BC5284" w14:textId="6EF543B0" w:rsidR="00DD603F" w:rsidRDefault="00DD603F" w:rsidP="00DD603F">
      <w:pPr>
        <w:rPr>
          <w:ins w:id="925" w:author="David Conklin" w:date="2020-12-10T08:30:00Z"/>
        </w:rPr>
      </w:pPr>
      <w:ins w:id="926" w:author="David Conklin" w:date="2020-12-10T08:30:00Z">
        <w:r>
          <w:t>where</w:t>
        </w:r>
      </w:ins>
    </w:p>
    <w:p w14:paraId="5AB663D9" w14:textId="7941D2AD" w:rsidR="00DD603F" w:rsidRDefault="00DD603F" w:rsidP="00DD603F">
      <w:pPr>
        <w:rPr>
          <w:ins w:id="927" w:author="David Conklin" w:date="2020-12-10T08:30:00Z"/>
        </w:rPr>
      </w:pPr>
      <w:ins w:id="928" w:author="David Conklin" w:date="2020-12-10T08:30:00Z">
        <w:r>
          <w:tab/>
        </w:r>
        <w:r>
          <w:tab/>
          <w:t>wd</w:t>
        </w:r>
      </w:ins>
      <w:ins w:id="929" w:author="David Conklin" w:date="2020-12-11T05:22:00Z">
        <w:r w:rsidR="00EC0CDD">
          <w:t>r</w:t>
        </w:r>
      </w:ins>
      <w:ins w:id="930" w:author="David Conklin" w:date="2020-12-10T08:50:00Z">
        <w:r w:rsidR="008805C5">
          <w:t xml:space="preserve"> </w:t>
        </w:r>
      </w:ins>
      <w:ins w:id="931" w:author="David Conklin" w:date="2020-12-10T08:30:00Z">
        <w:r>
          <w:t xml:space="preserve">= </w:t>
        </w:r>
      </w:ins>
      <w:ins w:id="932" w:author="David Conklin" w:date="2020-12-10T08:45:00Z">
        <w:r w:rsidR="008805C5">
          <w:t xml:space="preserve">the width:depth ratio, a </w:t>
        </w:r>
      </w:ins>
      <w:ins w:id="933" w:author="David Conklin" w:date="2020-12-10T08:46:00Z">
        <w:r w:rsidR="008805C5">
          <w:t>prescribed constant</w:t>
        </w:r>
      </w:ins>
      <w:ins w:id="934" w:author="David Conklin" w:date="2020-12-11T10:19:00Z">
        <w:r w:rsidR="00BC45C1">
          <w:t xml:space="preserve"> (CW3M default value = </w:t>
        </w:r>
      </w:ins>
      <w:ins w:id="935" w:author="David Conklin" w:date="2020-12-11T10:20:00Z">
        <w:r w:rsidR="00BC45C1">
          <w:t>10)</w:t>
        </w:r>
      </w:ins>
    </w:p>
    <w:p w14:paraId="22216A21" w14:textId="1833CDE8" w:rsidR="00DD603F" w:rsidRPr="00AB737C" w:rsidRDefault="00DD603F" w:rsidP="00DD603F">
      <w:pPr>
        <w:rPr>
          <w:ins w:id="936" w:author="David Conklin" w:date="2020-12-10T08:30:00Z"/>
        </w:rPr>
      </w:pPr>
      <w:ins w:id="937" w:author="David Conklin" w:date="2020-12-10T08:30:00Z">
        <w:r>
          <w:tab/>
        </w:r>
        <w:r>
          <w:tab/>
          <w:t>wd</w:t>
        </w:r>
      </w:ins>
      <w:ins w:id="938" w:author="David Conklin" w:date="2020-12-11T05:24:00Z">
        <w:r w:rsidR="00606355">
          <w:t>r</w:t>
        </w:r>
      </w:ins>
      <w:ins w:id="939" w:author="David Conklin" w:date="2020-12-10T08:30:00Z">
        <w:r>
          <w:t xml:space="preserve">term </w:t>
        </w:r>
      </w:ins>
      <w:ins w:id="940" w:author="David Conklin" w:date="2020-12-10T08:51:00Z">
        <w:r w:rsidR="009440A8">
          <w:t xml:space="preserve">= </w:t>
        </w:r>
      </w:ins>
      <w:ins w:id="941" w:author="David Conklin" w:date="2020-12-11T05:22:00Z">
        <w:r w:rsidR="00EC0CDD">
          <w:t>wd</w:t>
        </w:r>
      </w:ins>
      <w:ins w:id="942" w:author="David Conklin" w:date="2020-12-11T05:24:00Z">
        <w:r w:rsidR="00606355">
          <w:t>r</w:t>
        </w:r>
      </w:ins>
      <w:ins w:id="943" w:author="David Conklin" w:date="2020-12-10T08:53:00Z">
        <w:r w:rsidR="009440A8">
          <w:t xml:space="preserve"> * (wd</w:t>
        </w:r>
      </w:ins>
      <w:ins w:id="944" w:author="David Conklin" w:date="2020-12-11T05:24:00Z">
        <w:r w:rsidR="00606355">
          <w:t>r</w:t>
        </w:r>
      </w:ins>
      <w:ins w:id="945" w:author="David Conklin" w:date="2020-12-10T08:53:00Z">
        <w:r w:rsidR="009440A8">
          <w:t xml:space="preserve"> / (2 + wd</w:t>
        </w:r>
      </w:ins>
      <w:ins w:id="946" w:author="David Conklin" w:date="2020-12-11T05:24:00Z">
        <w:r w:rsidR="00606355">
          <w:t>r</w:t>
        </w:r>
      </w:ins>
      <w:ins w:id="947" w:author="David Conklin" w:date="2020-12-10T08:53:00Z">
        <w:r w:rsidR="009440A8">
          <w:t>))</w:t>
        </w:r>
        <w:r w:rsidR="009440A8">
          <w:rPr>
            <w:vertAlign w:val="superscript"/>
          </w:rPr>
          <w:t>2/3</w:t>
        </w:r>
        <w:r w:rsidR="009440A8">
          <w:t xml:space="preserve"> </w:t>
        </w:r>
      </w:ins>
    </w:p>
    <w:p w14:paraId="6D42C54A" w14:textId="06678E0E" w:rsidR="000E1CD9" w:rsidRDefault="007F1D03" w:rsidP="009440A8">
      <w:pPr>
        <w:rPr>
          <w:ins w:id="948" w:author="David Conklin" w:date="2020-12-11T09:24:00Z"/>
        </w:rPr>
      </w:pPr>
      <w:ins w:id="949" w:author="David Conklin" w:date="2020-12-11T06:20:00Z">
        <w:r w:rsidRPr="007F1D03">
          <w:t xml:space="preserve">  </w:t>
        </w:r>
        <w:r w:rsidRPr="00D24E1A">
          <w:rPr>
            <w:highlight w:val="yellow"/>
            <w:rPrChange w:id="950" w:author="David Conklin" w:date="2020-12-11T09:22:00Z">
              <w:rPr/>
            </w:rPrChange>
          </w:rPr>
          <w:t>float wdterm = (float)pow((wdRatio / (2 + wdRatio)), 2.0f / 3.0f) * wdRatio;</w:t>
        </w:r>
      </w:ins>
    </w:p>
    <w:p w14:paraId="4DC157C6" w14:textId="75F2239D" w:rsidR="00D24E1A" w:rsidRPr="00D24E1A" w:rsidRDefault="00D24E1A" w:rsidP="009440A8">
      <w:pPr>
        <w:rPr>
          <w:ins w:id="951" w:author="David Conklin" w:date="2020-12-10T08:58:00Z"/>
          <w:highlight w:val="yellow"/>
          <w:rPrChange w:id="952" w:author="David Conklin" w:date="2020-12-11T09:27:00Z">
            <w:rPr>
              <w:ins w:id="953" w:author="David Conklin" w:date="2020-12-10T08:58:00Z"/>
            </w:rPr>
          </w:rPrChange>
        </w:rPr>
      </w:pPr>
      <w:ins w:id="954" w:author="David Conklin" w:date="2020-12-11T09:24:00Z">
        <w:r>
          <w:tab/>
        </w:r>
        <w:r w:rsidRPr="00D24E1A">
          <w:rPr>
            <w:highlight w:val="yellow"/>
            <w:rPrChange w:id="955" w:author="David Conklin" w:date="2020-12-11T09:27:00Z">
              <w:rPr/>
            </w:rPrChange>
          </w:rPr>
          <w:t>= (wdr / (2 + wdr))</w:t>
        </w:r>
        <w:r w:rsidRPr="00D24E1A">
          <w:rPr>
            <w:highlight w:val="yellow"/>
            <w:vertAlign w:val="superscript"/>
            <w:rPrChange w:id="956" w:author="David Conklin" w:date="2020-12-11T09:27:00Z">
              <w:rPr>
                <w:vertAlign w:val="superscript"/>
              </w:rPr>
            </w:rPrChange>
          </w:rPr>
          <w:t>2/3</w:t>
        </w:r>
        <w:r w:rsidRPr="00D24E1A">
          <w:rPr>
            <w:highlight w:val="yellow"/>
            <w:rPrChange w:id="957" w:author="David Conklin" w:date="2020-12-11T09:27:00Z">
              <w:rPr/>
            </w:rPrChange>
          </w:rPr>
          <w:t xml:space="preserve"> * wdr</w:t>
        </w:r>
      </w:ins>
    </w:p>
    <w:p w14:paraId="7EF13412" w14:textId="654D38D7" w:rsidR="00D24E1A" w:rsidRPr="00D24E1A" w:rsidRDefault="00D24E1A" w:rsidP="009440A8">
      <w:pPr>
        <w:rPr>
          <w:ins w:id="958" w:author="David Conklin" w:date="2020-12-11T09:25:00Z"/>
          <w:highlight w:val="yellow"/>
          <w:rPrChange w:id="959" w:author="David Conklin" w:date="2020-12-11T09:27:00Z">
            <w:rPr>
              <w:ins w:id="960" w:author="David Conklin" w:date="2020-12-11T09:25:00Z"/>
            </w:rPr>
          </w:rPrChange>
        </w:rPr>
      </w:pPr>
      <w:ins w:id="961" w:author="David Conklin" w:date="2020-12-11T09:22:00Z">
        <w:r w:rsidRPr="00D24E1A">
          <w:rPr>
            <w:highlight w:val="yellow"/>
            <w:rPrChange w:id="962" w:author="David Conklin" w:date="2020-12-11T09:27:00Z">
              <w:rPr/>
            </w:rPrChange>
          </w:rPr>
          <w:t xml:space="preserve">  float depth = (float)pow(((Q * pReach-&gt;m_n) / ((float)sqrt(pReach-&gt;m_slope) * wdterm)), 3.0f /</w:t>
        </w:r>
      </w:ins>
      <w:ins w:id="963" w:author="David Conklin" w:date="2020-12-11T09:23:00Z">
        <w:r w:rsidRPr="00D24E1A">
          <w:rPr>
            <w:highlight w:val="yellow"/>
            <w:rPrChange w:id="964" w:author="David Conklin" w:date="2020-12-11T09:27:00Z">
              <w:rPr/>
            </w:rPrChange>
          </w:rPr>
          <w:t xml:space="preserve"> / 8.0f);</w:t>
        </w:r>
      </w:ins>
      <w:ins w:id="965" w:author="David Conklin" w:date="2020-12-11T09:22:00Z">
        <w:r w:rsidRPr="00D24E1A">
          <w:rPr>
            <w:highlight w:val="yellow"/>
            <w:rPrChange w:id="966" w:author="David Conklin" w:date="2020-12-11T09:27:00Z">
              <w:rPr/>
            </w:rPrChange>
          </w:rPr>
          <w:t xml:space="preserve"> </w:t>
        </w:r>
      </w:ins>
    </w:p>
    <w:p w14:paraId="5E8A8538" w14:textId="5B5E8622" w:rsidR="00D24E1A" w:rsidRDefault="00D24E1A" w:rsidP="009440A8">
      <w:pPr>
        <w:rPr>
          <w:ins w:id="967" w:author="David Conklin" w:date="2020-12-11T09:27:00Z"/>
        </w:rPr>
      </w:pPr>
      <w:ins w:id="968" w:author="David Conklin" w:date="2020-12-11T09:25:00Z">
        <w:r w:rsidRPr="00D24E1A">
          <w:rPr>
            <w:highlight w:val="yellow"/>
            <w:rPrChange w:id="969" w:author="David Conklin" w:date="2020-12-11T09:27:00Z">
              <w:rPr/>
            </w:rPrChange>
          </w:rPr>
          <w:tab/>
          <w:t>=</w:t>
        </w:r>
      </w:ins>
      <w:ins w:id="970" w:author="David Conklin" w:date="2020-12-11T09:26:00Z">
        <w:r w:rsidRPr="00D24E1A">
          <w:rPr>
            <w:highlight w:val="yellow"/>
            <w:rPrChange w:id="971" w:author="David Conklin" w:date="2020-12-11T09:27:00Z">
              <w:rPr/>
            </w:rPrChange>
          </w:rPr>
          <w:t xml:space="preserve"> (</w:t>
        </w:r>
      </w:ins>
      <w:ins w:id="972" w:author="David Conklin" w:date="2020-12-11T09:25:00Z">
        <w:r w:rsidRPr="00D24E1A">
          <w:rPr>
            <w:highlight w:val="yellow"/>
            <w:rPrChange w:id="973" w:author="David Conklin" w:date="2020-12-11T09:27:00Z">
              <w:rPr/>
            </w:rPrChange>
          </w:rPr>
          <w:t xml:space="preserve">(Q * m_n) / </w:t>
        </w:r>
      </w:ins>
      <w:ins w:id="974" w:author="David Conklin" w:date="2020-12-11T09:26:00Z">
        <w:r w:rsidRPr="00D24E1A">
          <w:rPr>
            <w:highlight w:val="yellow"/>
            <w:rPrChange w:id="975" w:author="David Conklin" w:date="2020-12-11T09:27:00Z">
              <w:rPr/>
            </w:rPrChange>
          </w:rPr>
          <w:t>(</w:t>
        </w:r>
      </w:ins>
      <w:ins w:id="976" w:author="David Conklin" w:date="2020-12-11T09:25:00Z">
        <w:r w:rsidRPr="00D24E1A">
          <w:rPr>
            <w:rFonts w:cstheme="minorHAnsi"/>
            <w:highlight w:val="yellow"/>
            <w:rPrChange w:id="977" w:author="David Conklin" w:date="2020-12-11T09:27:00Z">
              <w:rPr>
                <w:rFonts w:cstheme="minorHAnsi"/>
              </w:rPr>
            </w:rPrChange>
          </w:rPr>
          <w:t>√</w:t>
        </w:r>
        <w:r w:rsidRPr="00D24E1A">
          <w:rPr>
            <w:highlight w:val="yellow"/>
            <w:rPrChange w:id="978" w:author="David Conklin" w:date="2020-12-11T09:27:00Z">
              <w:rPr/>
            </w:rPrChange>
          </w:rPr>
          <w:t>S</w:t>
        </w:r>
      </w:ins>
      <w:ins w:id="979" w:author="David Conklin" w:date="2020-12-11T09:26:00Z">
        <w:r w:rsidRPr="00D24E1A">
          <w:rPr>
            <w:highlight w:val="yellow"/>
            <w:rPrChange w:id="980" w:author="David Conklin" w:date="2020-12-11T09:27:00Z">
              <w:rPr/>
            </w:rPrChange>
          </w:rPr>
          <w:t xml:space="preserve"> * wdterm))</w:t>
        </w:r>
        <w:r w:rsidRPr="00D24E1A">
          <w:rPr>
            <w:highlight w:val="yellow"/>
            <w:vertAlign w:val="superscript"/>
            <w:rPrChange w:id="981" w:author="David Conklin" w:date="2020-12-11T09:27:00Z">
              <w:rPr>
                <w:vertAlign w:val="superscript"/>
              </w:rPr>
            </w:rPrChange>
          </w:rPr>
          <w:t>3/8</w:t>
        </w:r>
      </w:ins>
    </w:p>
    <w:p w14:paraId="544CA01D" w14:textId="77777777" w:rsidR="00D24E1A" w:rsidRPr="00D24E1A" w:rsidRDefault="00D24E1A" w:rsidP="009440A8">
      <w:pPr>
        <w:rPr>
          <w:ins w:id="982" w:author="David Conklin" w:date="2020-12-11T09:24:00Z"/>
        </w:rPr>
      </w:pPr>
    </w:p>
    <w:p w14:paraId="6AFD0DBA" w14:textId="080690E4" w:rsidR="00F01306" w:rsidRDefault="00606355" w:rsidP="009440A8">
      <w:pPr>
        <w:rPr>
          <w:ins w:id="983" w:author="David Conklin" w:date="2020-12-10T10:30:00Z"/>
        </w:rPr>
      </w:pPr>
      <w:ins w:id="984" w:author="David Conklin" w:date="2020-12-11T05:25:00Z">
        <w:r>
          <w:t>Consolidating</w:t>
        </w:r>
      </w:ins>
      <w:ins w:id="985" w:author="David Conklin" w:date="2020-12-10T10:30:00Z">
        <w:r w:rsidR="00F01306">
          <w:t xml:space="preserve"> the constant factors into a single term</w:t>
        </w:r>
      </w:ins>
    </w:p>
    <w:p w14:paraId="0E9F8A1D" w14:textId="34A6186A" w:rsidR="00F01306" w:rsidRPr="00F01306" w:rsidRDefault="00F01306" w:rsidP="009440A8">
      <w:pPr>
        <w:rPr>
          <w:ins w:id="986" w:author="David Conklin" w:date="2020-12-10T10:30:00Z"/>
          <w:vertAlign w:val="superscript"/>
          <w:rPrChange w:id="987" w:author="David Conklin" w:date="2020-12-10T10:32:00Z">
            <w:rPr>
              <w:ins w:id="988" w:author="David Conklin" w:date="2020-12-10T10:30:00Z"/>
            </w:rPr>
          </w:rPrChange>
        </w:rPr>
      </w:pPr>
      <w:ins w:id="989" w:author="David Conklin" w:date="2020-12-10T10:30:00Z">
        <w:r>
          <w:tab/>
        </w:r>
        <w:r>
          <w:tab/>
        </w:r>
      </w:ins>
      <w:ins w:id="990" w:author="David Conklin" w:date="2020-12-11T05:26:00Z">
        <w:r w:rsidR="00606355">
          <w:t>k</w:t>
        </w:r>
      </w:ins>
      <w:ins w:id="991" w:author="David Conklin" w:date="2020-12-10T10:31:00Z">
        <w:r>
          <w:t xml:space="preserve">k = (0.3 / </w:t>
        </w:r>
        <w:r>
          <w:rPr>
            <w:rFonts w:cstheme="minorHAnsi"/>
          </w:rPr>
          <w:t>√</w:t>
        </w:r>
        <w:r>
          <w:t>S)</w:t>
        </w:r>
      </w:ins>
      <w:ins w:id="992" w:author="David Conklin" w:date="2020-12-10T10:32:00Z">
        <w:r>
          <w:rPr>
            <w:vertAlign w:val="superscript"/>
          </w:rPr>
          <w:t>3/8</w:t>
        </w:r>
      </w:ins>
    </w:p>
    <w:p w14:paraId="1EF171A1" w14:textId="09048CF0" w:rsidR="009440A8" w:rsidRDefault="009440A8" w:rsidP="009440A8">
      <w:pPr>
        <w:rPr>
          <w:ins w:id="993" w:author="David Conklin" w:date="2020-12-10T08:57:00Z"/>
        </w:rPr>
      </w:pPr>
      <w:ins w:id="994" w:author="David Conklin" w:date="2020-12-10T08:57:00Z">
        <w:r>
          <w:lastRenderedPageBreak/>
          <w:t>the C++ code could have been written as</w:t>
        </w:r>
      </w:ins>
    </w:p>
    <w:p w14:paraId="2A941011" w14:textId="3DA6BB4B" w:rsidR="009440A8" w:rsidRPr="00606355" w:rsidRDefault="00606355" w:rsidP="009440A8">
      <w:pPr>
        <w:ind w:left="720" w:firstLine="720"/>
        <w:rPr>
          <w:ins w:id="995" w:author="David Conklin" w:date="2020-12-10T08:58:00Z"/>
        </w:rPr>
      </w:pPr>
      <w:ins w:id="996" w:author="David Conklin" w:date="2020-12-11T05:26:00Z">
        <w:r>
          <w:t>d</w:t>
        </w:r>
      </w:ins>
      <w:ins w:id="997" w:author="David Conklin" w:date="2020-12-10T10:36:00Z">
        <w:r w:rsidR="00E9159B">
          <w:t xml:space="preserve"> </w:t>
        </w:r>
      </w:ins>
      <w:ins w:id="998" w:author="David Conklin" w:date="2020-12-10T08:58:00Z">
        <w:r w:rsidR="009440A8">
          <w:t xml:space="preserve"> = </w:t>
        </w:r>
      </w:ins>
      <w:ins w:id="999" w:author="David Conklin" w:date="2020-12-10T10:34:00Z">
        <w:r w:rsidR="00E9159B">
          <w:t>k</w:t>
        </w:r>
      </w:ins>
      <w:ins w:id="1000" w:author="David Conklin" w:date="2020-12-11T05:27:00Z">
        <w:r>
          <w:t>k</w:t>
        </w:r>
      </w:ins>
      <w:ins w:id="1001" w:author="David Conklin" w:date="2020-12-10T10:34:00Z">
        <w:r w:rsidR="00E9159B">
          <w:t xml:space="preserve"> * </w:t>
        </w:r>
      </w:ins>
      <w:ins w:id="1002" w:author="David Conklin" w:date="2020-12-10T08:58:00Z">
        <w:r w:rsidR="009440A8">
          <w:t>Q</w:t>
        </w:r>
      </w:ins>
      <w:ins w:id="1003" w:author="David Conklin" w:date="2020-12-10T10:35:00Z">
        <w:r w:rsidR="00E9159B">
          <w:rPr>
            <w:vertAlign w:val="superscript"/>
          </w:rPr>
          <w:t>3/8</w:t>
        </w:r>
        <w:r w:rsidR="00E9159B">
          <w:t xml:space="preserve"> </w:t>
        </w:r>
      </w:ins>
      <w:ins w:id="1004" w:author="David Conklin" w:date="2020-12-11T09:29:00Z">
        <w:r w:rsidR="00D24E1A">
          <w:t>/</w:t>
        </w:r>
      </w:ins>
      <w:ins w:id="1005" w:author="David Conklin" w:date="2020-12-11T05:27:00Z">
        <w:r>
          <w:t xml:space="preserve"> </w:t>
        </w:r>
      </w:ins>
      <w:ins w:id="1006" w:author="David Conklin" w:date="2020-12-10T08:58:00Z">
        <w:r w:rsidR="009440A8" w:rsidRPr="00AB737C">
          <w:t>wd</w:t>
        </w:r>
      </w:ins>
      <w:ins w:id="1007" w:author="David Conklin" w:date="2020-12-11T09:35:00Z">
        <w:r w:rsidR="009D5BB9">
          <w:t>r</w:t>
        </w:r>
      </w:ins>
      <w:ins w:id="1008" w:author="David Conklin" w:date="2020-12-10T08:58:00Z">
        <w:r w:rsidR="009440A8" w:rsidRPr="00AB737C">
          <w:t>term</w:t>
        </w:r>
        <w:r w:rsidR="009440A8" w:rsidRPr="00AB737C">
          <w:rPr>
            <w:vertAlign w:val="superscript"/>
          </w:rPr>
          <w:t>3</w:t>
        </w:r>
        <w:r w:rsidR="009440A8">
          <w:rPr>
            <w:vertAlign w:val="superscript"/>
          </w:rPr>
          <w:t>/8</w:t>
        </w:r>
      </w:ins>
    </w:p>
    <w:p w14:paraId="7804DEBD" w14:textId="0C71F2E7" w:rsidR="00083D1B" w:rsidRDefault="00083D1B" w:rsidP="00083D1B">
      <w:pPr>
        <w:rPr>
          <w:ins w:id="1009" w:author="David Conklin" w:date="2020-12-10T10:37:00Z"/>
        </w:rPr>
      </w:pPr>
    </w:p>
    <w:p w14:paraId="77EA6051" w14:textId="77777777" w:rsidR="00606355" w:rsidRDefault="00E9159B" w:rsidP="00083D1B">
      <w:pPr>
        <w:rPr>
          <w:ins w:id="1010" w:author="David Conklin" w:date="2020-12-11T05:29:00Z"/>
        </w:rPr>
      </w:pPr>
      <w:ins w:id="1011" w:author="David Conklin" w:date="2020-12-10T10:37:00Z">
        <w:r>
          <w:t>Here is the derivation of the C++ form from the Manning equation.</w:t>
        </w:r>
      </w:ins>
      <w:ins w:id="1012" w:author="David Conklin" w:date="2020-12-11T05:28:00Z">
        <w:r w:rsidR="00606355">
          <w:t xml:space="preserve">  </w:t>
        </w:r>
      </w:ins>
    </w:p>
    <w:p w14:paraId="757E050C" w14:textId="35FA2F73" w:rsidR="00606355" w:rsidRPr="00606355" w:rsidRDefault="00606355" w:rsidP="00606355">
      <w:pPr>
        <w:ind w:left="720"/>
        <w:rPr>
          <w:ins w:id="1013" w:author="David Conklin" w:date="2020-12-11T05:29:00Z"/>
          <w:rPrChange w:id="1014" w:author="David Conklin" w:date="2020-12-11T05:30:00Z">
            <w:rPr>
              <w:ins w:id="1015" w:author="David Conklin" w:date="2020-12-11T05:29:00Z"/>
              <w:i/>
              <w:iCs/>
            </w:rPr>
          </w:rPrChange>
        </w:rPr>
      </w:pPr>
      <w:ins w:id="1016" w:author="David Conklin" w:date="2020-12-11T05:29:00Z">
        <w:r>
          <w:tab/>
          <w:t>Q = A * R</w:t>
        </w:r>
        <w:r>
          <w:rPr>
            <w:vertAlign w:val="superscript"/>
          </w:rPr>
          <w:t>2/3</w:t>
        </w:r>
        <w:r>
          <w:t xml:space="preserve"> * </w:t>
        </w:r>
        <w:r>
          <w:rPr>
            <w:rFonts w:cstheme="minorHAnsi"/>
          </w:rPr>
          <w:t>√</w:t>
        </w:r>
        <w:r>
          <w:t xml:space="preserve">S / </w:t>
        </w:r>
        <w:r>
          <w:rPr>
            <w:i/>
            <w:iCs/>
          </w:rPr>
          <w:t>n</w:t>
        </w:r>
        <w:r>
          <w:rPr>
            <w:i/>
            <w:iCs/>
          </w:rPr>
          <w:tab/>
        </w:r>
      </w:ins>
      <w:ins w:id="1017" w:author="David Conklin" w:date="2020-12-11T05:30:00Z">
        <w:r>
          <w:rPr>
            <w:i/>
            <w:iCs/>
          </w:rPr>
          <w:tab/>
        </w:r>
        <w:r>
          <w:t xml:space="preserve">original </w:t>
        </w:r>
      </w:ins>
      <w:ins w:id="1018" w:author="David Conklin" w:date="2020-12-11T05:31:00Z">
        <w:r>
          <w:t xml:space="preserve">form of Manning equation for volumetric flow </w:t>
        </w:r>
      </w:ins>
    </w:p>
    <w:p w14:paraId="17D17CC4" w14:textId="77777777" w:rsidR="005064A2" w:rsidRDefault="005064A2" w:rsidP="00606355">
      <w:pPr>
        <w:rPr>
          <w:ins w:id="1019" w:author="David Conklin" w:date="2020-12-11T05:45:00Z"/>
        </w:rPr>
      </w:pPr>
    </w:p>
    <w:p w14:paraId="14D6FE72" w14:textId="637EF031" w:rsidR="00606355" w:rsidRDefault="00606355" w:rsidP="00606355">
      <w:pPr>
        <w:rPr>
          <w:ins w:id="1020" w:author="David Conklin" w:date="2020-12-11T05:33:00Z"/>
        </w:rPr>
      </w:pPr>
      <w:ins w:id="1021" w:author="David Conklin" w:date="2020-12-11T05:31:00Z">
        <w:r>
          <w:t>Using the assu</w:t>
        </w:r>
      </w:ins>
      <w:ins w:id="1022" w:author="David Conklin" w:date="2020-12-11T05:32:00Z">
        <w:r>
          <w:t>mption of a rectangular channel cross-section, express A, R</w:t>
        </w:r>
      </w:ins>
      <w:ins w:id="1023" w:author="David Conklin" w:date="2020-12-11T05:40:00Z">
        <w:r w:rsidR="00201607">
          <w:t>, p</w:t>
        </w:r>
      </w:ins>
      <w:ins w:id="1024" w:author="David Conklin" w:date="2020-12-11T05:32:00Z">
        <w:r>
          <w:t xml:space="preserve"> and w in terms</w:t>
        </w:r>
      </w:ins>
      <w:ins w:id="1025" w:author="David Conklin" w:date="2020-12-11T05:33:00Z">
        <w:r>
          <w:t xml:space="preserve"> of d and wdr.</w:t>
        </w:r>
      </w:ins>
    </w:p>
    <w:p w14:paraId="7C14CF31" w14:textId="1741F107" w:rsidR="00606355" w:rsidRDefault="00606355" w:rsidP="00606355">
      <w:pPr>
        <w:rPr>
          <w:ins w:id="1026" w:author="David Conklin" w:date="2020-12-11T05:33:00Z"/>
        </w:rPr>
      </w:pPr>
      <w:ins w:id="1027" w:author="David Conklin" w:date="2020-12-11T05:33:00Z">
        <w:r>
          <w:tab/>
        </w:r>
        <w:r>
          <w:tab/>
          <w:t>w = d * wdr</w:t>
        </w:r>
        <w:r>
          <w:tab/>
        </w:r>
        <w:r>
          <w:tab/>
          <w:t>width</w:t>
        </w:r>
      </w:ins>
      <w:ins w:id="1028" w:author="David Conklin" w:date="2020-12-11T05:35:00Z">
        <w:r w:rsidR="00201607">
          <w:t>, m</w:t>
        </w:r>
      </w:ins>
    </w:p>
    <w:p w14:paraId="39C16653" w14:textId="31248380" w:rsidR="00606355" w:rsidRPr="00201607" w:rsidRDefault="00606355" w:rsidP="00606355">
      <w:pPr>
        <w:rPr>
          <w:ins w:id="1029" w:author="David Conklin" w:date="2020-12-11T05:34:00Z"/>
          <w:vertAlign w:val="superscript"/>
          <w:rPrChange w:id="1030" w:author="David Conklin" w:date="2020-12-11T05:35:00Z">
            <w:rPr>
              <w:ins w:id="1031" w:author="David Conklin" w:date="2020-12-11T05:34:00Z"/>
            </w:rPr>
          </w:rPrChange>
        </w:rPr>
      </w:pPr>
      <w:ins w:id="1032" w:author="David Conklin" w:date="2020-12-11T05:33:00Z">
        <w:r>
          <w:tab/>
        </w:r>
        <w:r>
          <w:tab/>
          <w:t xml:space="preserve">A = </w:t>
        </w:r>
      </w:ins>
      <w:ins w:id="1033" w:author="David Conklin" w:date="2020-12-11T05:34:00Z">
        <w:r w:rsidR="00201607">
          <w:t xml:space="preserve">w * d </w:t>
        </w:r>
        <w:r w:rsidR="00201607">
          <w:tab/>
        </w:r>
        <w:r w:rsidR="00201607">
          <w:tab/>
          <w:t>cross</w:t>
        </w:r>
      </w:ins>
      <w:ins w:id="1034" w:author="David Conklin" w:date="2020-12-11T05:35:00Z">
        <w:r w:rsidR="00201607">
          <w:t>-sectional area of flow, m</w:t>
        </w:r>
        <w:r w:rsidR="00201607">
          <w:rPr>
            <w:vertAlign w:val="superscript"/>
          </w:rPr>
          <w:t>2</w:t>
        </w:r>
      </w:ins>
    </w:p>
    <w:p w14:paraId="4A96FADD" w14:textId="186EB188" w:rsidR="00201607" w:rsidRDefault="00201607" w:rsidP="00606355">
      <w:pPr>
        <w:rPr>
          <w:ins w:id="1035" w:author="David Conklin" w:date="2020-12-11T05:36:00Z"/>
        </w:rPr>
      </w:pPr>
      <w:ins w:id="1036" w:author="David Conklin" w:date="2020-12-11T05:34:00Z">
        <w:r>
          <w:tab/>
        </w:r>
        <w:r>
          <w:tab/>
        </w:r>
      </w:ins>
      <w:ins w:id="1037" w:author="David Conklin" w:date="2020-12-11T05:35:00Z">
        <w:r>
          <w:t xml:space="preserve">    </w:t>
        </w:r>
      </w:ins>
      <w:ins w:id="1038" w:author="David Conklin" w:date="2020-12-11T05:34:00Z">
        <w:r>
          <w:t>= d</w:t>
        </w:r>
        <w:r>
          <w:rPr>
            <w:vertAlign w:val="superscript"/>
          </w:rPr>
          <w:t>2</w:t>
        </w:r>
        <w:r>
          <w:t xml:space="preserve"> * wdr</w:t>
        </w:r>
      </w:ins>
    </w:p>
    <w:p w14:paraId="699D7CAB" w14:textId="3668CD2E" w:rsidR="00201607" w:rsidRDefault="00201607" w:rsidP="00606355">
      <w:pPr>
        <w:rPr>
          <w:ins w:id="1039" w:author="David Conklin" w:date="2020-12-11T05:40:00Z"/>
        </w:rPr>
      </w:pPr>
      <w:ins w:id="1040" w:author="David Conklin" w:date="2020-12-11T05:36:00Z">
        <w:r>
          <w:tab/>
        </w:r>
        <w:r>
          <w:tab/>
          <w:t>p = w + 2d</w:t>
        </w:r>
        <w:r>
          <w:tab/>
        </w:r>
        <w:r>
          <w:tab/>
          <w:t>wetted perimeter, m</w:t>
        </w:r>
      </w:ins>
    </w:p>
    <w:p w14:paraId="6D942796" w14:textId="1C7EBBE6" w:rsidR="00201607" w:rsidRDefault="00201607" w:rsidP="00606355">
      <w:pPr>
        <w:rPr>
          <w:ins w:id="1041" w:author="David Conklin" w:date="2020-12-11T05:41:00Z"/>
        </w:rPr>
      </w:pPr>
      <w:ins w:id="1042" w:author="David Conklin" w:date="2020-12-11T05:40:00Z">
        <w:r>
          <w:tab/>
        </w:r>
        <w:r>
          <w:tab/>
          <w:t xml:space="preserve">    = d * wdr + 2d</w:t>
        </w:r>
      </w:ins>
    </w:p>
    <w:p w14:paraId="44FB2784" w14:textId="25F0C070" w:rsidR="00201607" w:rsidRPr="00201607" w:rsidRDefault="00201607" w:rsidP="00606355">
      <w:pPr>
        <w:rPr>
          <w:ins w:id="1043" w:author="David Conklin" w:date="2020-12-11T05:33:00Z"/>
        </w:rPr>
      </w:pPr>
      <w:ins w:id="1044" w:author="David Conklin" w:date="2020-12-11T05:41:00Z">
        <w:r>
          <w:tab/>
        </w:r>
        <w:r>
          <w:tab/>
          <w:t xml:space="preserve">    = d * (wdr + 2)</w:t>
        </w:r>
      </w:ins>
    </w:p>
    <w:p w14:paraId="3965BD53" w14:textId="61750BF3" w:rsidR="00606355" w:rsidRDefault="00606355" w:rsidP="00606355">
      <w:pPr>
        <w:rPr>
          <w:ins w:id="1045" w:author="David Conklin" w:date="2020-12-11T05:37:00Z"/>
        </w:rPr>
      </w:pPr>
      <w:ins w:id="1046" w:author="David Conklin" w:date="2020-12-11T05:29:00Z">
        <w:r>
          <w:tab/>
        </w:r>
        <w:r>
          <w:tab/>
        </w:r>
      </w:ins>
      <w:ins w:id="1047" w:author="David Conklin" w:date="2020-12-11T05:35:00Z">
        <w:r w:rsidR="00201607">
          <w:t xml:space="preserve">R </w:t>
        </w:r>
      </w:ins>
      <w:ins w:id="1048" w:author="David Conklin" w:date="2020-12-11T05:29:00Z">
        <w:r>
          <w:t xml:space="preserve">= </w:t>
        </w:r>
      </w:ins>
      <w:ins w:id="1049" w:author="David Conklin" w:date="2020-12-11T05:37:00Z">
        <w:r w:rsidR="00201607">
          <w:t>A / p</w:t>
        </w:r>
      </w:ins>
    </w:p>
    <w:p w14:paraId="2B487907" w14:textId="4DA23515" w:rsidR="00201607" w:rsidRDefault="00201607" w:rsidP="00083D1B">
      <w:pPr>
        <w:rPr>
          <w:ins w:id="1050" w:author="David Conklin" w:date="2020-12-11T05:41:00Z"/>
        </w:rPr>
      </w:pPr>
      <w:ins w:id="1051" w:author="David Conklin" w:date="2020-12-11T05:37:00Z">
        <w:r>
          <w:tab/>
        </w:r>
        <w:r>
          <w:tab/>
          <w:t xml:space="preserve">   </w:t>
        </w:r>
      </w:ins>
      <w:ins w:id="1052" w:author="David Conklin" w:date="2020-12-11T05:42:00Z">
        <w:r>
          <w:t xml:space="preserve"> </w:t>
        </w:r>
      </w:ins>
      <w:ins w:id="1053" w:author="David Conklin" w:date="2020-12-11T05:37:00Z">
        <w:r>
          <w:t>= (d</w:t>
        </w:r>
        <w:r>
          <w:rPr>
            <w:vertAlign w:val="superscript"/>
          </w:rPr>
          <w:t>2</w:t>
        </w:r>
        <w:r>
          <w:t xml:space="preserve"> * wdr) / (</w:t>
        </w:r>
      </w:ins>
      <w:ins w:id="1054" w:author="David Conklin" w:date="2020-12-11T05:41:00Z">
        <w:r>
          <w:t>d * (wdr + 2))</w:t>
        </w:r>
      </w:ins>
    </w:p>
    <w:p w14:paraId="4035368E" w14:textId="575E4D11" w:rsidR="00201607" w:rsidRDefault="00201607" w:rsidP="00083D1B">
      <w:pPr>
        <w:rPr>
          <w:ins w:id="1055" w:author="David Conklin" w:date="2020-12-11T05:44:00Z"/>
        </w:rPr>
      </w:pPr>
      <w:ins w:id="1056" w:author="David Conklin" w:date="2020-12-11T05:41:00Z">
        <w:r>
          <w:tab/>
        </w:r>
        <w:r>
          <w:tab/>
          <w:t xml:space="preserve">    = </w:t>
        </w:r>
      </w:ins>
      <w:ins w:id="1057" w:author="David Conklin" w:date="2020-12-11T05:42:00Z">
        <w:r>
          <w:t>d * wdr / (wdr + 2)</w:t>
        </w:r>
      </w:ins>
    </w:p>
    <w:p w14:paraId="57BF5DD1" w14:textId="77777777" w:rsidR="005064A2" w:rsidRDefault="005064A2" w:rsidP="00083D1B">
      <w:pPr>
        <w:rPr>
          <w:ins w:id="1058" w:author="David Conklin" w:date="2020-12-11T05:41:00Z"/>
        </w:rPr>
      </w:pPr>
    </w:p>
    <w:p w14:paraId="0A804F1A" w14:textId="6D4BCAF9" w:rsidR="00E9159B" w:rsidRDefault="005064A2" w:rsidP="00083D1B">
      <w:pPr>
        <w:rPr>
          <w:ins w:id="1059" w:author="David Conklin" w:date="2020-12-11T05:46:00Z"/>
        </w:rPr>
      </w:pPr>
      <w:ins w:id="1060" w:author="David Conklin" w:date="2020-12-11T05:45:00Z">
        <w:r>
          <w:t xml:space="preserve">Substitute those expressions for A and R </w:t>
        </w:r>
      </w:ins>
      <w:ins w:id="1061" w:author="David Conklin" w:date="2020-12-11T05:46:00Z">
        <w:r>
          <w:t>back into the original form</w:t>
        </w:r>
      </w:ins>
      <w:ins w:id="1062" w:author="David Conklin" w:date="2020-12-11T05:54:00Z">
        <w:r>
          <w:t xml:space="preserve"> and solve for d in terms of </w:t>
        </w:r>
        <w:r w:rsidR="00B729F3">
          <w:t>Q and wdr.</w:t>
        </w:r>
      </w:ins>
    </w:p>
    <w:p w14:paraId="7725C0E9" w14:textId="2AD19E60" w:rsidR="005064A2" w:rsidRDefault="005064A2" w:rsidP="00083D1B">
      <w:pPr>
        <w:rPr>
          <w:ins w:id="1063" w:author="David Conklin" w:date="2020-12-11T05:48:00Z"/>
          <w:i/>
          <w:iCs/>
        </w:rPr>
      </w:pPr>
      <w:ins w:id="1064" w:author="David Conklin" w:date="2020-12-11T05:46:00Z">
        <w:r>
          <w:tab/>
        </w:r>
        <w:r>
          <w:tab/>
          <w:t>Q = (d</w:t>
        </w:r>
        <w:r>
          <w:rPr>
            <w:vertAlign w:val="superscript"/>
          </w:rPr>
          <w:t>2</w:t>
        </w:r>
        <w:r>
          <w:t xml:space="preserve"> * wdr)</w:t>
        </w:r>
      </w:ins>
      <w:ins w:id="1065" w:author="David Conklin" w:date="2020-12-11T05:47:00Z">
        <w:r>
          <w:t xml:space="preserve"> * (d * wdr / (wdr + 2))</w:t>
        </w:r>
        <w:r>
          <w:rPr>
            <w:vertAlign w:val="superscript"/>
          </w:rPr>
          <w:t>2/3</w:t>
        </w:r>
      </w:ins>
      <w:ins w:id="1066" w:author="David Conklin" w:date="2020-12-11T05:48:00Z">
        <w:r>
          <w:t xml:space="preserve"> * </w:t>
        </w:r>
        <w:r>
          <w:rPr>
            <w:rFonts w:cstheme="minorHAnsi"/>
          </w:rPr>
          <w:t>√</w:t>
        </w:r>
        <w:r>
          <w:t xml:space="preserve">S / </w:t>
        </w:r>
        <w:r>
          <w:rPr>
            <w:i/>
            <w:iCs/>
          </w:rPr>
          <w:t>n</w:t>
        </w:r>
        <w:r>
          <w:rPr>
            <w:i/>
            <w:iCs/>
          </w:rPr>
          <w:tab/>
        </w:r>
      </w:ins>
    </w:p>
    <w:p w14:paraId="7ED4EC1B" w14:textId="54909285" w:rsidR="005064A2" w:rsidRDefault="005064A2" w:rsidP="00083D1B">
      <w:pPr>
        <w:rPr>
          <w:ins w:id="1067" w:author="David Conklin" w:date="2020-12-11T05:53:00Z"/>
        </w:rPr>
      </w:pPr>
      <w:ins w:id="1068" w:author="David Conklin" w:date="2020-12-11T05:48:00Z">
        <w:r>
          <w:tab/>
        </w:r>
        <w:r>
          <w:tab/>
        </w:r>
      </w:ins>
      <w:ins w:id="1069" w:author="David Conklin" w:date="2020-12-11T07:15:00Z">
        <w:r w:rsidR="00BA1AEA">
          <w:t>Q</w:t>
        </w:r>
      </w:ins>
      <w:ins w:id="1070" w:author="David Conklin" w:date="2020-12-11T05:48:00Z">
        <w:r>
          <w:t xml:space="preserve">  = (</w:t>
        </w:r>
        <w:r>
          <w:rPr>
            <w:rFonts w:cstheme="minorHAnsi"/>
          </w:rPr>
          <w:t>√</w:t>
        </w:r>
        <w:r>
          <w:t xml:space="preserve">S / </w:t>
        </w:r>
        <w:r>
          <w:rPr>
            <w:i/>
            <w:iCs/>
          </w:rPr>
          <w:t>n</w:t>
        </w:r>
      </w:ins>
      <w:ins w:id="1071" w:author="David Conklin" w:date="2020-12-11T05:49:00Z">
        <w:r>
          <w:t xml:space="preserve">) </w:t>
        </w:r>
      </w:ins>
      <w:ins w:id="1072" w:author="David Conklin" w:date="2020-12-11T06:07:00Z">
        <w:r w:rsidR="00870701">
          <w:t>* d</w:t>
        </w:r>
      </w:ins>
      <w:ins w:id="1073" w:author="David Conklin" w:date="2020-12-11T07:12:00Z">
        <w:r w:rsidR="00BA1AEA">
          <w:rPr>
            <w:vertAlign w:val="superscript"/>
          </w:rPr>
          <w:t>8/3</w:t>
        </w:r>
      </w:ins>
      <w:ins w:id="1074" w:author="David Conklin" w:date="2020-12-11T06:07:00Z">
        <w:r w:rsidR="00870701">
          <w:t xml:space="preserve"> * wdr</w:t>
        </w:r>
      </w:ins>
      <w:ins w:id="1075" w:author="David Conklin" w:date="2020-12-11T07:12:00Z">
        <w:r w:rsidR="00BA1AEA">
          <w:t xml:space="preserve"> </w:t>
        </w:r>
      </w:ins>
      <w:ins w:id="1076" w:author="David Conklin" w:date="2020-12-11T05:49:00Z">
        <w:r>
          <w:t>* ( wdr / (wdr + 2))</w:t>
        </w:r>
        <w:r>
          <w:rPr>
            <w:vertAlign w:val="superscript"/>
          </w:rPr>
          <w:t>2/3</w:t>
        </w:r>
      </w:ins>
    </w:p>
    <w:p w14:paraId="36122C0E" w14:textId="0B3D8101" w:rsidR="0071475B" w:rsidRPr="00BA1AEA" w:rsidRDefault="0071475B" w:rsidP="0071475B">
      <w:pPr>
        <w:rPr>
          <w:ins w:id="1077" w:author="David Conklin" w:date="2020-12-11T06:48:00Z"/>
        </w:rPr>
      </w:pPr>
      <w:ins w:id="1078" w:author="David Conklin" w:date="2020-12-11T06:49:00Z">
        <w:r>
          <w:tab/>
        </w:r>
        <w:r>
          <w:tab/>
        </w:r>
      </w:ins>
      <w:ins w:id="1079" w:author="David Conklin" w:date="2020-12-11T06:50:00Z">
        <w:r>
          <w:t>d</w:t>
        </w:r>
        <w:r>
          <w:rPr>
            <w:vertAlign w:val="superscript"/>
          </w:rPr>
          <w:t>8/3</w:t>
        </w:r>
        <w:r>
          <w:t xml:space="preserve"> = </w:t>
        </w:r>
      </w:ins>
      <w:ins w:id="1080" w:author="David Conklin" w:date="2020-12-11T09:33:00Z">
        <w:r w:rsidR="009D5BB9">
          <w:t>(</w:t>
        </w:r>
      </w:ins>
      <w:ins w:id="1081" w:author="David Conklin" w:date="2020-12-11T09:47:00Z">
        <w:r w:rsidR="00F60A2D" w:rsidRPr="00F60A2D">
          <w:rPr>
            <w:i/>
            <w:iCs/>
          </w:rPr>
          <w:t>n</w:t>
        </w:r>
        <w:r w:rsidR="00F60A2D">
          <w:t xml:space="preserve"> </w:t>
        </w:r>
      </w:ins>
      <w:ins w:id="1082" w:author="David Conklin" w:date="2020-12-11T09:48:00Z">
        <w:r w:rsidR="00F60A2D">
          <w:t>/</w:t>
        </w:r>
      </w:ins>
      <w:ins w:id="1083" w:author="David Conklin" w:date="2020-12-11T09:33:00Z">
        <w:r w:rsidR="009D5BB9">
          <w:t xml:space="preserve"> </w:t>
        </w:r>
        <w:r w:rsidR="009D5BB9">
          <w:rPr>
            <w:rFonts w:cstheme="minorHAnsi"/>
          </w:rPr>
          <w:t>√</w:t>
        </w:r>
        <w:r w:rsidR="009D5BB9">
          <w:t xml:space="preserve">S) </w:t>
        </w:r>
      </w:ins>
      <w:ins w:id="1084" w:author="David Conklin" w:date="2020-12-11T06:51:00Z">
        <w:r>
          <w:t xml:space="preserve"> * Q * </w:t>
        </w:r>
      </w:ins>
      <w:ins w:id="1085" w:author="David Conklin" w:date="2020-12-11T07:14:00Z">
        <w:r w:rsidR="00BA1AEA">
          <w:t>(1 / (wdr * ( wdr / (wdr + 2))</w:t>
        </w:r>
        <w:r w:rsidR="00BA1AEA">
          <w:rPr>
            <w:vertAlign w:val="superscript"/>
          </w:rPr>
          <w:t>2/3</w:t>
        </w:r>
        <w:r w:rsidR="00BA1AEA">
          <w:t>))</w:t>
        </w:r>
      </w:ins>
    </w:p>
    <w:p w14:paraId="1D176FC4" w14:textId="643854CF" w:rsidR="00D4312D" w:rsidRDefault="00D4312D" w:rsidP="00D4312D">
      <w:pPr>
        <w:rPr>
          <w:ins w:id="1086" w:author="David Conklin" w:date="2020-12-11T09:31:00Z"/>
        </w:rPr>
      </w:pPr>
      <w:ins w:id="1087" w:author="David Conklin" w:date="2020-12-11T06:56:00Z">
        <w:r>
          <w:tab/>
        </w:r>
        <w:r>
          <w:tab/>
        </w:r>
      </w:ins>
      <w:ins w:id="1088" w:author="David Conklin" w:date="2020-12-11T09:52:00Z">
        <w:r w:rsidR="00082F5C">
          <w:t>d</w:t>
        </w:r>
        <w:r w:rsidR="00082F5C">
          <w:rPr>
            <w:vertAlign w:val="superscript"/>
          </w:rPr>
          <w:t>8/3</w:t>
        </w:r>
      </w:ins>
      <w:ins w:id="1089" w:author="David Conklin" w:date="2020-12-11T06:56:00Z">
        <w:r>
          <w:t xml:space="preserve"> = </w:t>
        </w:r>
      </w:ins>
      <w:ins w:id="1090" w:author="David Conklin" w:date="2020-12-11T09:48:00Z">
        <w:r w:rsidR="00F60A2D">
          <w:t>(</w:t>
        </w:r>
        <w:r w:rsidR="00F60A2D" w:rsidRPr="0045717F">
          <w:rPr>
            <w:i/>
            <w:iCs/>
          </w:rPr>
          <w:t>n</w:t>
        </w:r>
        <w:r w:rsidR="00F60A2D">
          <w:t xml:space="preserve"> /</w:t>
        </w:r>
      </w:ins>
      <w:ins w:id="1091" w:author="David Conklin" w:date="2020-12-11T10:56:00Z">
        <w:r w:rsidR="00870B65">
          <w:t xml:space="preserve"> </w:t>
        </w:r>
      </w:ins>
      <w:ins w:id="1092" w:author="David Conklin" w:date="2020-12-11T09:48:00Z">
        <w:r w:rsidR="00F60A2D">
          <w:rPr>
            <w:rFonts w:cstheme="minorHAnsi"/>
          </w:rPr>
          <w:t>√</w:t>
        </w:r>
        <w:r w:rsidR="00F60A2D">
          <w:t xml:space="preserve">S)  </w:t>
        </w:r>
      </w:ins>
      <w:ins w:id="1093" w:author="David Conklin" w:date="2020-12-11T06:56:00Z">
        <w:r>
          <w:t xml:space="preserve">* Q </w:t>
        </w:r>
      </w:ins>
      <w:ins w:id="1094" w:author="David Conklin" w:date="2020-12-11T07:15:00Z">
        <w:r w:rsidR="0058568C">
          <w:t>* (1</w:t>
        </w:r>
      </w:ins>
      <w:ins w:id="1095" w:author="David Conklin" w:date="2020-12-11T07:16:00Z">
        <w:r w:rsidR="0058568C">
          <w:t xml:space="preserve"> / wdrterm)</w:t>
        </w:r>
      </w:ins>
      <w:ins w:id="1096" w:author="David Conklin" w:date="2020-12-11T07:09:00Z">
        <w:r w:rsidR="00BA1AEA">
          <w:t xml:space="preserve"> </w:t>
        </w:r>
      </w:ins>
    </w:p>
    <w:p w14:paraId="44FF375B" w14:textId="7C22C2FE" w:rsidR="00D24E1A" w:rsidRPr="00D4312D" w:rsidRDefault="00D24E1A" w:rsidP="00D4312D">
      <w:pPr>
        <w:rPr>
          <w:ins w:id="1097" w:author="David Conklin" w:date="2020-12-11T06:56:00Z"/>
          <w:vertAlign w:val="superscript"/>
          <w:rPrChange w:id="1098" w:author="David Conklin" w:date="2020-12-11T06:56:00Z">
            <w:rPr>
              <w:ins w:id="1099" w:author="David Conklin" w:date="2020-12-11T06:56:00Z"/>
            </w:rPr>
          </w:rPrChange>
        </w:rPr>
      </w:pPr>
      <w:ins w:id="1100" w:author="David Conklin" w:date="2020-12-11T09:31:00Z">
        <w:r>
          <w:tab/>
        </w:r>
        <w:r>
          <w:tab/>
        </w:r>
      </w:ins>
      <w:ins w:id="1101" w:author="David Conklin" w:date="2020-12-11T09:52:00Z">
        <w:r w:rsidR="00082F5C">
          <w:t>d</w:t>
        </w:r>
        <w:r w:rsidR="00082F5C">
          <w:rPr>
            <w:vertAlign w:val="superscript"/>
          </w:rPr>
          <w:t>8/3</w:t>
        </w:r>
        <w:r w:rsidR="00082F5C">
          <w:t xml:space="preserve"> </w:t>
        </w:r>
      </w:ins>
      <w:ins w:id="1102" w:author="David Conklin" w:date="2020-12-11T09:31:00Z">
        <w:r>
          <w:t xml:space="preserve">= </w:t>
        </w:r>
      </w:ins>
      <w:ins w:id="1103" w:author="David Conklin" w:date="2020-12-11T09:49:00Z">
        <w:r w:rsidR="00F60A2D">
          <w:t>(</w:t>
        </w:r>
        <w:r w:rsidR="00F60A2D" w:rsidRPr="0045717F">
          <w:rPr>
            <w:i/>
            <w:iCs/>
          </w:rPr>
          <w:t>n</w:t>
        </w:r>
        <w:r w:rsidR="00F60A2D">
          <w:t xml:space="preserve"> / </w:t>
        </w:r>
        <w:r w:rsidR="00F60A2D">
          <w:rPr>
            <w:rFonts w:cstheme="minorHAnsi"/>
          </w:rPr>
          <w:t>√</w:t>
        </w:r>
        <w:r w:rsidR="00F60A2D">
          <w:t xml:space="preserve">S)  </w:t>
        </w:r>
      </w:ins>
      <w:ins w:id="1104" w:author="David Conklin" w:date="2020-12-11T09:31:00Z">
        <w:r>
          <w:t>* Q / wdrterm</w:t>
        </w:r>
      </w:ins>
    </w:p>
    <w:p w14:paraId="52FCAE3A" w14:textId="358C28FE" w:rsidR="00D4312D" w:rsidRPr="00D4312D" w:rsidRDefault="00D4312D" w:rsidP="00D4312D">
      <w:pPr>
        <w:rPr>
          <w:ins w:id="1105" w:author="David Conklin" w:date="2020-12-11T06:58:00Z"/>
          <w:vertAlign w:val="superscript"/>
          <w:rPrChange w:id="1106" w:author="David Conklin" w:date="2020-12-11T06:58:00Z">
            <w:rPr>
              <w:ins w:id="1107" w:author="David Conklin" w:date="2020-12-11T06:58:00Z"/>
            </w:rPr>
          </w:rPrChange>
        </w:rPr>
      </w:pPr>
      <w:ins w:id="1108" w:author="David Conklin" w:date="2020-12-11T06:58:00Z">
        <w:r>
          <w:rPr>
            <w:vertAlign w:val="superscript"/>
          </w:rPr>
          <w:tab/>
        </w:r>
        <w:r>
          <w:rPr>
            <w:vertAlign w:val="superscript"/>
          </w:rPr>
          <w:tab/>
        </w:r>
        <w:r>
          <w:t>(d</w:t>
        </w:r>
        <w:r>
          <w:rPr>
            <w:vertAlign w:val="superscript"/>
          </w:rPr>
          <w:t>8/3</w:t>
        </w:r>
        <w:r>
          <w:t>)</w:t>
        </w:r>
        <w:r>
          <w:rPr>
            <w:vertAlign w:val="superscript"/>
          </w:rPr>
          <w:t>3/8</w:t>
        </w:r>
        <w:r>
          <w:t xml:space="preserve"> = (</w:t>
        </w:r>
      </w:ins>
      <w:ins w:id="1109" w:author="David Conklin" w:date="2020-12-11T09:49:00Z">
        <w:r w:rsidR="00F60A2D">
          <w:t>(</w:t>
        </w:r>
        <w:r w:rsidR="00F60A2D" w:rsidRPr="0045717F">
          <w:rPr>
            <w:i/>
            <w:iCs/>
          </w:rPr>
          <w:t>n</w:t>
        </w:r>
        <w:r w:rsidR="00F60A2D">
          <w:t xml:space="preserve"> / </w:t>
        </w:r>
        <w:r w:rsidR="00F60A2D">
          <w:rPr>
            <w:rFonts w:cstheme="minorHAnsi"/>
          </w:rPr>
          <w:t>√</w:t>
        </w:r>
        <w:r w:rsidR="00F60A2D">
          <w:t xml:space="preserve">S)  </w:t>
        </w:r>
      </w:ins>
      <w:ins w:id="1110" w:author="David Conklin" w:date="2020-12-11T07:16:00Z">
        <w:r w:rsidR="0058568C">
          <w:t>* Q  / wdrterm</w:t>
        </w:r>
      </w:ins>
      <w:ins w:id="1111" w:author="David Conklin" w:date="2020-12-11T09:31:00Z">
        <w:r w:rsidR="00D24E1A">
          <w:t>)</w:t>
        </w:r>
      </w:ins>
      <w:ins w:id="1112" w:author="David Conklin" w:date="2020-12-11T06:58:00Z">
        <w:r>
          <w:rPr>
            <w:vertAlign w:val="superscript"/>
          </w:rPr>
          <w:t>3/8</w:t>
        </w:r>
      </w:ins>
    </w:p>
    <w:p w14:paraId="62932307" w14:textId="2D8CDFDC" w:rsidR="00D4312D" w:rsidRDefault="00D4312D" w:rsidP="00D4312D">
      <w:pPr>
        <w:rPr>
          <w:ins w:id="1113" w:author="David Conklin" w:date="2020-12-11T09:32:00Z"/>
          <w:vertAlign w:val="superscript"/>
        </w:rPr>
      </w:pPr>
      <w:ins w:id="1114" w:author="David Conklin" w:date="2020-12-11T07:00:00Z">
        <w:r>
          <w:rPr>
            <w:vertAlign w:val="superscript"/>
          </w:rPr>
          <w:tab/>
        </w:r>
        <w:r>
          <w:rPr>
            <w:vertAlign w:val="superscript"/>
          </w:rPr>
          <w:tab/>
        </w:r>
        <w:r>
          <w:t xml:space="preserve">d </w:t>
        </w:r>
      </w:ins>
      <w:ins w:id="1115" w:author="David Conklin" w:date="2020-12-11T09:50:00Z">
        <w:r w:rsidR="00F60A2D">
          <w:t>= (</w:t>
        </w:r>
        <w:r w:rsidR="00F60A2D" w:rsidRPr="0045717F">
          <w:rPr>
            <w:i/>
            <w:iCs/>
          </w:rPr>
          <w:t>n</w:t>
        </w:r>
        <w:r w:rsidR="00F60A2D">
          <w:t xml:space="preserve"> /</w:t>
        </w:r>
      </w:ins>
      <w:ins w:id="1116" w:author="David Conklin" w:date="2020-12-11T10:57:00Z">
        <w:r w:rsidR="00870B65">
          <w:t xml:space="preserve"> </w:t>
        </w:r>
      </w:ins>
      <w:ins w:id="1117" w:author="David Conklin" w:date="2020-12-11T09:50:00Z">
        <w:r w:rsidR="00F60A2D">
          <w:rPr>
            <w:rFonts w:cstheme="minorHAnsi"/>
          </w:rPr>
          <w:t>√</w:t>
        </w:r>
        <w:r w:rsidR="00F60A2D">
          <w:t>S)</w:t>
        </w:r>
      </w:ins>
      <w:ins w:id="1118" w:author="David Conklin" w:date="2020-12-11T07:00:00Z">
        <w:r>
          <w:rPr>
            <w:vertAlign w:val="superscript"/>
          </w:rPr>
          <w:t>3/8</w:t>
        </w:r>
        <w:r>
          <w:t xml:space="preserve"> * Q</w:t>
        </w:r>
        <w:r>
          <w:rPr>
            <w:vertAlign w:val="superscript"/>
          </w:rPr>
          <w:t>3/8</w:t>
        </w:r>
        <w:r>
          <w:t xml:space="preserve"> </w:t>
        </w:r>
      </w:ins>
      <w:ins w:id="1119" w:author="David Conklin" w:date="2020-12-11T07:17:00Z">
        <w:r w:rsidR="0058568C">
          <w:t xml:space="preserve">/ </w:t>
        </w:r>
      </w:ins>
      <w:ins w:id="1120" w:author="David Conklin" w:date="2020-12-11T07:18:00Z">
        <w:r w:rsidR="0058568C">
          <w:t>wdrterm</w:t>
        </w:r>
        <w:r w:rsidR="0058568C">
          <w:rPr>
            <w:vertAlign w:val="superscript"/>
          </w:rPr>
          <w:t>3/8</w:t>
        </w:r>
      </w:ins>
    </w:p>
    <w:p w14:paraId="0970F91C" w14:textId="7A0E84AB" w:rsidR="009D5BB9" w:rsidRDefault="009D5BB9" w:rsidP="00D4312D">
      <w:pPr>
        <w:rPr>
          <w:ins w:id="1121" w:author="David Conklin" w:date="2020-12-11T09:34:00Z"/>
          <w:vertAlign w:val="superscript"/>
        </w:rPr>
      </w:pPr>
    </w:p>
    <w:p w14:paraId="129E125B" w14:textId="77777777" w:rsidR="00082F5C" w:rsidRDefault="009D5BB9" w:rsidP="00D4312D">
      <w:pPr>
        <w:rPr>
          <w:ins w:id="1122" w:author="David Conklin" w:date="2020-12-11T09:56:00Z"/>
        </w:rPr>
      </w:pPr>
      <w:ins w:id="1123" w:author="David Conklin" w:date="2020-12-11T09:35:00Z">
        <w:r>
          <w:t xml:space="preserve">This is </w:t>
        </w:r>
      </w:ins>
      <w:ins w:id="1124" w:author="David Conklin" w:date="2020-12-11T09:56:00Z">
        <w:r w:rsidR="00082F5C">
          <w:t xml:space="preserve">similar to </w:t>
        </w:r>
      </w:ins>
      <w:ins w:id="1125" w:author="David Conklin" w:date="2020-12-11T09:35:00Z">
        <w:r>
          <w:t>the form used in the C++</w:t>
        </w:r>
      </w:ins>
      <w:ins w:id="1126" w:author="David Conklin" w:date="2020-12-11T09:36:00Z">
        <w:r>
          <w:t xml:space="preserve"> code</w:t>
        </w:r>
      </w:ins>
    </w:p>
    <w:p w14:paraId="708B6B75" w14:textId="77777777" w:rsidR="001E444D" w:rsidRDefault="001E444D" w:rsidP="001E444D">
      <w:pPr>
        <w:ind w:left="720" w:firstLine="720"/>
        <w:rPr>
          <w:ins w:id="1127" w:author="David Conklin" w:date="2020-12-11T10:01:00Z"/>
        </w:rPr>
      </w:pPr>
      <w:ins w:id="1128" w:author="David Conklin" w:date="2020-12-11T10:01:00Z">
        <w:r>
          <w:t>d =  (0.3 Q / (</w:t>
        </w:r>
        <w:r>
          <w:rPr>
            <w:rFonts w:cstheme="minorHAnsi"/>
          </w:rPr>
          <w:t>√</w:t>
        </w:r>
        <w:r>
          <w:t>S * wdrterm))</w:t>
        </w:r>
        <w:r>
          <w:rPr>
            <w:vertAlign w:val="superscript"/>
          </w:rPr>
          <w:t xml:space="preserve">3/8 </w:t>
        </w:r>
      </w:ins>
    </w:p>
    <w:p w14:paraId="1A049A78" w14:textId="5532E182" w:rsidR="009D5BB9" w:rsidRDefault="009D5BB9" w:rsidP="00D4312D">
      <w:pPr>
        <w:rPr>
          <w:ins w:id="1129" w:author="David Conklin" w:date="2020-12-11T09:36:00Z"/>
        </w:rPr>
      </w:pPr>
      <w:ins w:id="1130" w:author="David Conklin" w:date="2020-12-11T09:36:00Z">
        <w:r>
          <w:t>which implies</w:t>
        </w:r>
      </w:ins>
    </w:p>
    <w:p w14:paraId="091A86B1" w14:textId="7DF9C71A" w:rsidR="009D5BB9" w:rsidRDefault="009D5BB9" w:rsidP="009D5BB9">
      <w:pPr>
        <w:rPr>
          <w:ins w:id="1131" w:author="David Conklin" w:date="2020-12-11T09:37:00Z"/>
          <w:vertAlign w:val="superscript"/>
        </w:rPr>
      </w:pPr>
      <w:ins w:id="1132" w:author="David Conklin" w:date="2020-12-11T09:37:00Z">
        <w:r>
          <w:tab/>
        </w:r>
        <w:r>
          <w:tab/>
          <w:t xml:space="preserve">(0.3 / </w:t>
        </w:r>
        <w:r>
          <w:rPr>
            <w:rFonts w:cstheme="minorHAnsi"/>
          </w:rPr>
          <w:t>√</w:t>
        </w:r>
        <w:r>
          <w:t>S)</w:t>
        </w:r>
        <w:r>
          <w:rPr>
            <w:vertAlign w:val="superscript"/>
          </w:rPr>
          <w:t>3/8</w:t>
        </w:r>
        <w:r>
          <w:t xml:space="preserve"> = </w:t>
        </w:r>
      </w:ins>
      <w:ins w:id="1133" w:author="David Conklin" w:date="2020-12-11T09:51: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ins>
    </w:p>
    <w:p w14:paraId="59ADF2CA" w14:textId="5F7CA085" w:rsidR="009D5BB9" w:rsidRDefault="009D5BB9" w:rsidP="009D5BB9">
      <w:pPr>
        <w:rPr>
          <w:ins w:id="1134" w:author="David Conklin" w:date="2020-12-11T09:53:00Z"/>
        </w:rPr>
      </w:pPr>
      <w:ins w:id="1135" w:author="David Conklin" w:date="2020-12-11T09:37:00Z">
        <w:r>
          <w:tab/>
        </w:r>
        <w:r>
          <w:tab/>
          <w:t xml:space="preserve">0.3 = </w:t>
        </w:r>
      </w:ins>
      <w:ins w:id="1136" w:author="David Conklin" w:date="2020-12-11T09:52:00Z">
        <w:r w:rsidR="00F60A2D">
          <w:rPr>
            <w:i/>
            <w:iCs/>
          </w:rPr>
          <w:t>n</w:t>
        </w:r>
        <w:r w:rsidR="00F60A2D">
          <w:t xml:space="preserve"> / K</w:t>
        </w:r>
      </w:ins>
    </w:p>
    <w:p w14:paraId="4B270A8C" w14:textId="2DE665C2" w:rsidR="00082F5C" w:rsidRPr="00082F5C" w:rsidRDefault="00082F5C" w:rsidP="009D5BB9">
      <w:pPr>
        <w:rPr>
          <w:ins w:id="1137" w:author="David Conklin" w:date="2020-12-11T09:38:00Z"/>
        </w:rPr>
      </w:pPr>
      <w:ins w:id="1138" w:author="David Conklin" w:date="2020-12-11T09:53:00Z">
        <w:r>
          <w:tab/>
        </w:r>
        <w:r>
          <w:tab/>
        </w:r>
        <w:r>
          <w:rPr>
            <w:i/>
            <w:iCs/>
          </w:rPr>
          <w:t>n</w:t>
        </w:r>
        <w:r>
          <w:t xml:space="preserve"> = 0.3 K</w:t>
        </w:r>
      </w:ins>
    </w:p>
    <w:p w14:paraId="2C5B8C35" w14:textId="769EC1E7" w:rsidR="009D5BB9" w:rsidRDefault="009D5BB9" w:rsidP="009D5BB9">
      <w:pPr>
        <w:rPr>
          <w:ins w:id="1139" w:author="David Conklin" w:date="2020-12-11T09:40:00Z"/>
        </w:rPr>
      </w:pPr>
      <w:ins w:id="1140" w:author="David Conklin" w:date="2020-12-11T09:38:00Z">
        <w:r>
          <w:t xml:space="preserve">and, for </w:t>
        </w:r>
        <w:r>
          <w:rPr>
            <w:i/>
            <w:iCs/>
          </w:rPr>
          <w:t>n</w:t>
        </w:r>
        <w:r>
          <w:t xml:space="preserve"> in </w:t>
        </w:r>
      </w:ins>
      <w:ins w:id="1141" w:author="David Conklin" w:date="2020-12-11T10:12:00Z">
        <w:r w:rsidR="00972AE9">
          <w:t>s/</w:t>
        </w:r>
      </w:ins>
      <w:ins w:id="1142" w:author="David Conklin" w:date="2020-12-11T09:39:00Z">
        <w:r>
          <w:t>ft</w:t>
        </w:r>
        <w:r>
          <w:rPr>
            <w:vertAlign w:val="superscript"/>
          </w:rPr>
          <w:t>1/3</w:t>
        </w:r>
        <w:r>
          <w:t xml:space="preserve">, K is </w:t>
        </w:r>
      </w:ins>
      <w:ins w:id="1143" w:author="David Conklin" w:date="2020-12-11T10:12:00Z">
        <w:r w:rsidR="00972AE9">
          <w:t xml:space="preserve">1 / </w:t>
        </w:r>
      </w:ins>
      <w:ins w:id="1144" w:author="David Conklin" w:date="2020-12-11T09:39:00Z">
        <w:r>
          <w:t>1.4859 ft</w:t>
        </w:r>
        <w:r>
          <w:rPr>
            <w:vertAlign w:val="superscript"/>
          </w:rPr>
          <w:t>1/3</w:t>
        </w:r>
        <w:r>
          <w:t>/m</w:t>
        </w:r>
        <w:r>
          <w:rPr>
            <w:vertAlign w:val="superscript"/>
          </w:rPr>
          <w:t>1/3</w:t>
        </w:r>
      </w:ins>
      <w:ins w:id="1145" w:author="David Conklin" w:date="2020-12-11T09:40:00Z">
        <w:r>
          <w:t xml:space="preserve">, and </w:t>
        </w:r>
      </w:ins>
    </w:p>
    <w:p w14:paraId="37BBABB0" w14:textId="260FEF29" w:rsidR="009D5BB9" w:rsidRDefault="009D5BB9" w:rsidP="009D5BB9">
      <w:pPr>
        <w:rPr>
          <w:ins w:id="1146" w:author="David Conklin" w:date="2020-12-11T09:45:00Z"/>
        </w:rPr>
      </w:pPr>
      <w:ins w:id="1147" w:author="David Conklin" w:date="2020-12-11T09:40:00Z">
        <w:r>
          <w:tab/>
        </w:r>
        <w:r>
          <w:tab/>
        </w:r>
        <w:r>
          <w:rPr>
            <w:i/>
            <w:iCs/>
          </w:rPr>
          <w:t>n</w:t>
        </w:r>
        <w:r>
          <w:t xml:space="preserve"> = </w:t>
        </w:r>
      </w:ins>
      <w:ins w:id="1148" w:author="David Conklin" w:date="2020-12-11T09:53:00Z">
        <w:r w:rsidR="00082F5C">
          <w:t xml:space="preserve">0.3 </w:t>
        </w:r>
      </w:ins>
      <w:ins w:id="1149" w:author="David Conklin" w:date="2020-12-11T10:28:00Z">
        <w:r w:rsidR="003D0B14">
          <w:t xml:space="preserve">/ </w:t>
        </w:r>
      </w:ins>
      <w:ins w:id="1150" w:author="David Conklin" w:date="2020-12-11T10:29:00Z">
        <w:r w:rsidR="003D0B14">
          <w:t>0.673</w:t>
        </w:r>
      </w:ins>
    </w:p>
    <w:p w14:paraId="5086439B" w14:textId="136E29A3" w:rsidR="00F60A2D" w:rsidRPr="00F60A2D" w:rsidRDefault="00F60A2D" w:rsidP="009D5BB9">
      <w:pPr>
        <w:rPr>
          <w:ins w:id="1151" w:author="David Conklin" w:date="2020-12-11T09:40:00Z"/>
          <w:rPrChange w:id="1152" w:author="David Conklin" w:date="2020-12-11T09:46:00Z">
            <w:rPr>
              <w:ins w:id="1153" w:author="David Conklin" w:date="2020-12-11T09:40:00Z"/>
              <w:vertAlign w:val="superscript"/>
            </w:rPr>
          </w:rPrChange>
        </w:rPr>
      </w:pPr>
      <w:ins w:id="1154" w:author="David Conklin" w:date="2020-12-11T09:45:00Z">
        <w:r>
          <w:tab/>
        </w:r>
        <w:r>
          <w:tab/>
        </w:r>
      </w:ins>
      <w:ins w:id="1155" w:author="David Conklin" w:date="2020-12-11T09:46:00Z">
        <w:r>
          <w:rPr>
            <w:i/>
            <w:iCs/>
          </w:rPr>
          <w:t>n</w:t>
        </w:r>
      </w:ins>
      <w:ins w:id="1156" w:author="David Conklin" w:date="2020-12-11T10:15:00Z">
        <w:r w:rsidR="00BC45C1">
          <w:t>, s/ft</w:t>
        </w:r>
        <w:r w:rsidR="00BC45C1">
          <w:rPr>
            <w:vertAlign w:val="superscript"/>
          </w:rPr>
          <w:t>1/3</w:t>
        </w:r>
      </w:ins>
      <w:ins w:id="1157" w:author="David Conklin" w:date="2020-12-11T09:46:00Z">
        <w:r>
          <w:t xml:space="preserve"> = </w:t>
        </w:r>
      </w:ins>
      <w:ins w:id="1158" w:author="David Conklin" w:date="2020-12-11T09:54:00Z">
        <w:r w:rsidR="00082F5C">
          <w:t>0.4</w:t>
        </w:r>
      </w:ins>
      <w:ins w:id="1159" w:author="David Conklin" w:date="2020-12-11T10:30:00Z">
        <w:r w:rsidR="003D0B14">
          <w:t>46</w:t>
        </w:r>
      </w:ins>
    </w:p>
    <w:p w14:paraId="383312D2" w14:textId="390CBAF9" w:rsidR="00343DF7" w:rsidRDefault="00343DF7" w:rsidP="00343DF7">
      <w:pPr>
        <w:rPr>
          <w:ins w:id="1160" w:author="David Conklin" w:date="2020-12-11T10:16:00Z"/>
        </w:rPr>
      </w:pPr>
    </w:p>
    <w:p w14:paraId="6367D217" w14:textId="4242AF0F" w:rsidR="00BC45C1" w:rsidRPr="00E36C09" w:rsidRDefault="00BC45C1" w:rsidP="00E36C09">
      <w:pPr>
        <w:rPr>
          <w:ins w:id="1161" w:author="David Conklin" w:date="2020-12-11T10:16:00Z"/>
        </w:rPr>
      </w:pPr>
      <w:ins w:id="1162" w:author="David Conklin" w:date="2020-12-11T10:16:00Z">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ins>
      <w:ins w:id="1163" w:author="David Conklin" w:date="2020-12-11T10:31:00Z">
        <w:r w:rsidR="003D0B14">
          <w:t xml:space="preserve">  In CW3M, the use of a value for </w:t>
        </w:r>
        <w:r w:rsidR="003D0B14">
          <w:rPr>
            <w:i/>
            <w:iCs/>
          </w:rPr>
          <w:t>n</w:t>
        </w:r>
        <w:r w:rsidR="003D0B14">
          <w:t xml:space="preserve"> much higher than the table values is inherited fro</w:t>
        </w:r>
      </w:ins>
      <w:ins w:id="1164" w:author="David Conklin" w:date="2020-12-11T10:32:00Z">
        <w:r w:rsidR="003D0B14">
          <w:t>m the WW2100 project</w:t>
        </w:r>
        <w:r w:rsidR="00991B31">
          <w:t>.</w:t>
        </w:r>
      </w:ins>
      <w:ins w:id="1165" w:author="David Conklin" w:date="2020-12-13T05:41:00Z">
        <w:r w:rsidR="00E36C09">
          <w:t xml:space="preserve">  As of 12/13/20, the default value for Manning’s </w:t>
        </w:r>
      </w:ins>
      <w:ins w:id="1166" w:author="David Conklin" w:date="2020-12-13T05:42:00Z">
        <w:r w:rsidR="00E36C09">
          <w:rPr>
            <w:i/>
            <w:iCs/>
          </w:rPr>
          <w:t>n</w:t>
        </w:r>
        <w:r w:rsidR="00E36C09">
          <w:t xml:space="preserve"> in CW3M has been changed to 0.045 s/m</w:t>
        </w:r>
        <w:r w:rsidR="00E36C09">
          <w:rPr>
            <w:vertAlign w:val="superscript"/>
          </w:rPr>
          <w:t>1/3</w:t>
        </w:r>
        <w:r w:rsidR="00E36C09">
          <w:t xml:space="preserve"> </w:t>
        </w:r>
      </w:ins>
      <w:ins w:id="1167" w:author="David Conklin" w:date="2020-12-13T05:43:00Z">
        <w:r w:rsidR="00E36C09">
          <w:t>(= 0.030 s/ft</w:t>
        </w:r>
        <w:r w:rsidR="00E36C09">
          <w:rPr>
            <w:vertAlign w:val="superscript"/>
          </w:rPr>
          <w:t>1/3</w:t>
        </w:r>
        <w:r w:rsidR="00E36C09">
          <w:t>), which is the normal value given in</w:t>
        </w:r>
      </w:ins>
      <w:ins w:id="1168" w:author="David Conklin" w:date="2020-12-13T05:44:00Z">
        <w:r w:rsidR="00E36C09">
          <w:t xml:space="preserve"> the table for "Minor streams (top width at flood stage &lt; 100 ft) / Streams on plain</w:t>
        </w:r>
      </w:ins>
      <w:ins w:id="1169" w:author="David Conklin" w:date="2020-12-13T05:45:00Z">
        <w:r w:rsidR="00E36C09">
          <w:t xml:space="preserve"> /</w:t>
        </w:r>
      </w:ins>
      <w:ins w:id="1170" w:author="David Conklin" w:date="2020-12-13T05:44:00Z">
        <w:r w:rsidR="00E36C09">
          <w:t xml:space="preserve"> 1. Clean, straight, full stage, no riffles or deep pools"</w:t>
        </w:r>
      </w:ins>
      <w:ins w:id="1171" w:author="David Conklin" w:date="2020-12-13T05:45:00Z">
        <w:r w:rsidR="00E36C09">
          <w:t xml:space="preserve">.  CW3M’s </w:t>
        </w:r>
      </w:ins>
      <w:ins w:id="1172" w:author="David Conklin" w:date="2020-12-13T05:47:00Z">
        <w:r w:rsidR="00E36C09">
          <w:t>simul</w:t>
        </w:r>
      </w:ins>
      <w:ins w:id="1173" w:author="David Conklin" w:date="2020-12-13T05:45:00Z">
        <w:r w:rsidR="00E36C09">
          <w:t>ated flows seem to be re</w:t>
        </w:r>
      </w:ins>
      <w:ins w:id="1174" w:author="David Conklin" w:date="2020-12-13T05:46:00Z">
        <w:r w:rsidR="00E36C09">
          <w:t xml:space="preserve">latively insensitive to the value of </w:t>
        </w:r>
        <w:r w:rsidR="00E36C09">
          <w:rPr>
            <w:i/>
            <w:iCs/>
          </w:rPr>
          <w:t>n</w:t>
        </w:r>
        <w:r w:rsidR="00E36C09">
          <w:t>, at least at the basin level.</w:t>
        </w:r>
      </w:ins>
    </w:p>
    <w:p w14:paraId="28DD9B50" w14:textId="77777777" w:rsidR="00294460" w:rsidRDefault="00294460">
      <w:pPr>
        <w:rPr>
          <w:ins w:id="1175" w:author="David Conklin" w:date="2020-12-09T05:50:00Z"/>
        </w:rPr>
        <w:pPrChange w:id="1176" w:author="David Conklin" w:date="2020-12-11T10:30:00Z">
          <w:pPr>
            <w:ind w:left="720" w:firstLine="720"/>
          </w:pPr>
        </w:pPrChange>
      </w:pPr>
    </w:p>
    <w:p w14:paraId="1177B77A" w14:textId="63AD6C20" w:rsidR="007B1928" w:rsidRPr="002D591A" w:rsidDel="00413E77" w:rsidRDefault="000D60AF">
      <w:pPr>
        <w:ind w:firstLine="720"/>
        <w:rPr>
          <w:del w:id="1177" w:author="David Conklin" w:date="2020-12-08T17:23:00Z"/>
        </w:rPr>
      </w:pPr>
      <w:moveToRangeStart w:id="1178" w:author="David Conklin" w:date="2020-12-08T17:22:00Z" w:name="move58340576"/>
      <w:moveTo w:id="1179" w:author="David Conklin" w:date="2020-12-08T17:22:00Z">
        <w:del w:id="1180" w:author="David Conklin" w:date="2020-12-11T10:18:00Z">
          <w:r w:rsidRPr="002D591A" w:rsidDel="00BC45C1">
            <w:lastRenderedPageBreak/>
            <w:delText xml:space="preserve">The value of the width-to-depth ratio may be specified explicitly in the &lt;streams&gt; block of the Flow XML input file (e.g. wd_ratio = “10”).  </w:delText>
          </w:r>
        </w:del>
      </w:moveTo>
      <w:moveToRangeEnd w:id="1178"/>
      <w:r w:rsidR="009236BE">
        <w:t xml:space="preserve">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r w:rsidR="001A6DC9">
        <w:t xml:space="preserve"> </w:t>
      </w:r>
      <w:r w:rsidR="009236BE" w:rsidRPr="002D591A">
        <w:t xml:space="preserve">Then that depth is used </w:t>
      </w:r>
      <w:r w:rsidR="00067529" w:rsidRPr="002D591A">
        <w:t xml:space="preserve">together with the length of the subreach and the current day’s upstream and lateral inflows to calculate </w:t>
      </w:r>
      <w:r w:rsidR="009236BE"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181" w:author="David Conklin" w:date="2020-12-08T17:20:00Z">
        <w:r w:rsidRPr="002D591A" w:rsidDel="000D60AF">
          <w:delText xml:space="preserve">daily </w:delText>
        </w:r>
      </w:del>
      <w:ins w:id="1182"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183" w:author="David Conklin" w:date="2020-12-08T17:41:00Z">
        <w:r w:rsidR="00F87EC3">
          <w:t>second</w:t>
        </w:r>
      </w:ins>
      <w:del w:id="1184"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185" w:author="David Conklin" w:date="2020-12-08T17:41:00Z">
        <w:r w:rsidR="00F87EC3">
          <w:t xml:space="preserve">Manning </w:t>
        </w:r>
      </w:ins>
      <w:r w:rsidR="00176B6C" w:rsidRPr="002D591A">
        <w:t>depth for the water in the reach</w:t>
      </w:r>
      <w:ins w:id="1186" w:author="David Conklin" w:date="2020-12-08T17:21:00Z">
        <w:r w:rsidR="000D60AF">
          <w:t xml:space="preserve">. </w:t>
        </w:r>
      </w:ins>
      <w:del w:id="1187"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188"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189" w:author="David Conklin" w:date="2020-12-08T17:22:00Z" w:name="move58340576"/>
      <w:moveFrom w:id="1190" w:author="David Conklin" w:date="2020-12-08T17:22:00Z">
        <w:del w:id="1191"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189"/>
      <w:del w:id="1192"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93" w:name="_Toc59475519"/>
      <w:r>
        <w:t>Estimating the surface area of the water in a subreach</w:t>
      </w:r>
      <w:bookmarkEnd w:id="119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194" w:name="_Toc59475520"/>
      <w:r>
        <w:t>Water temperature from thermal energy</w:t>
      </w:r>
      <w:bookmarkEnd w:id="119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95" w:name="_Toc59475521"/>
      <w:r>
        <w:t>Initial conditions for Flow: the IC file</w:t>
      </w:r>
      <w:bookmarkEnd w:id="119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96" w:name="_Toc59475522"/>
      <w:r>
        <w:t>Boundary conditions for stream water temperature</w:t>
      </w:r>
      <w:bookmarkEnd w:id="1196"/>
    </w:p>
    <w:p w14:paraId="37ABE728" w14:textId="13DDAE17" w:rsidR="00AF5828" w:rsidRDefault="007512E5" w:rsidP="007512E5">
      <w:pPr>
        <w:rPr>
          <w:ins w:id="1197" w:author="David Conklin" w:date="2020-12-08T14:30:00Z"/>
        </w:rPr>
      </w:pPr>
      <w:r>
        <w:tab/>
        <w:t xml:space="preserve">Water enters stream reaches from upstream and from lateral flow.  </w:t>
      </w:r>
      <w:ins w:id="1198" w:author="David Conklin" w:date="2020-12-08T14:27:00Z">
        <w:r w:rsidR="00AF5828">
          <w:t>Water entering from upstream already has a temperature associat</w:t>
        </w:r>
      </w:ins>
      <w:ins w:id="1199" w:author="David Conklin" w:date="2020-12-08T14:28:00Z">
        <w:r w:rsidR="00AF5828">
          <w:t xml:space="preserve">ed with it.  The temperature of water entering laterally as runoff </w:t>
        </w:r>
      </w:ins>
      <w:ins w:id="1200" w:author="David Conklin" w:date="2020-12-08T14:30:00Z">
        <w:r w:rsidR="00AF5828">
          <w:t>from the land is estimated as a function of the air temperature:</w:t>
        </w:r>
      </w:ins>
    </w:p>
    <w:p w14:paraId="3A6C5397" w14:textId="57838FC3" w:rsidR="00AF5828" w:rsidRDefault="00AF5828" w:rsidP="007512E5">
      <w:pPr>
        <w:rPr>
          <w:ins w:id="1201" w:author="David Conklin" w:date="2020-12-08T14:33:00Z"/>
        </w:rPr>
      </w:pPr>
      <w:ins w:id="1202" w:author="David Conklin" w:date="2020-12-08T14:30:00Z">
        <w:r>
          <w:tab/>
        </w:r>
      </w:ins>
      <w:ins w:id="1203" w:author="David Conklin" w:date="2020-12-08T14:49:00Z">
        <w:r w:rsidR="00977ECE">
          <w:tab/>
        </w:r>
      </w:ins>
      <w:ins w:id="1204" w:author="David Conklin" w:date="2020-12-08T14:31:00Z">
        <w:r>
          <w:t>H2O_TEMP = W2A_SL</w:t>
        </w:r>
      </w:ins>
      <w:ins w:id="1205" w:author="David Conklin" w:date="2020-12-08T14:32:00Z">
        <w:r>
          <w:t>P</w:t>
        </w:r>
      </w:ins>
      <w:ins w:id="1206" w:author="David Conklin" w:date="2020-12-08T14:33:00Z">
        <w:r>
          <w:t>[hbvcalib]</w:t>
        </w:r>
      </w:ins>
      <w:ins w:id="1207" w:author="David Conklin" w:date="2020-12-08T14:31:00Z">
        <w:r>
          <w:t xml:space="preserve"> * AIR_TEMP + W2A_INT</w:t>
        </w:r>
      </w:ins>
      <w:ins w:id="1208" w:author="David Conklin" w:date="2020-12-08T14:33:00Z">
        <w:r>
          <w:t>[hbvcalib]</w:t>
        </w:r>
      </w:ins>
    </w:p>
    <w:p w14:paraId="7C8BC1D3" w14:textId="70CB9CFB" w:rsidR="00AF5828" w:rsidRDefault="00AF5828" w:rsidP="007512E5">
      <w:pPr>
        <w:rPr>
          <w:ins w:id="1209" w:author="David Conklin" w:date="2020-12-08T14:37:00Z"/>
        </w:rPr>
      </w:pPr>
      <w:ins w:id="1210" w:author="David Conklin" w:date="2020-12-08T14:34:00Z">
        <w:r>
          <w:t xml:space="preserve">hbvcalib is the index </w:t>
        </w:r>
      </w:ins>
      <w:ins w:id="1211" w:author="David Conklin" w:date="2020-12-08T14:36:00Z">
        <w:r>
          <w:t>to the row in</w:t>
        </w:r>
      </w:ins>
      <w:ins w:id="1212" w:author="David Conklin" w:date="2020-12-08T14:34:00Z">
        <w:r>
          <w:t xml:space="preserve"> the HBV calibration data for the subbas</w:t>
        </w:r>
      </w:ins>
      <w:ins w:id="1213" w:author="David Conklin" w:date="2020-12-08T14:35:00Z">
        <w:r>
          <w:t>in where the reach is located.  W2A_SLP and W2A_INT are column headings in the table of</w:t>
        </w:r>
      </w:ins>
      <w:ins w:id="1214" w:author="David Conklin" w:date="2020-12-08T14:36:00Z">
        <w:r>
          <w:t xml:space="preserve"> HBV calibration data (the HBV.csv file)</w:t>
        </w:r>
      </w:ins>
      <w:ins w:id="1215" w:author="David Conklin" w:date="2020-12-08T14:37:00Z">
        <w:r>
          <w:t>.</w:t>
        </w:r>
      </w:ins>
      <w:ins w:id="1216" w:author="David Conklin" w:date="2020-12-08T14:47:00Z">
        <w:r w:rsidR="00977ECE">
          <w:t xml:space="preserve">  Basing the temperature of the water on the tempe</w:t>
        </w:r>
      </w:ins>
      <w:ins w:id="1217" w:author="David Conklin" w:date="2020-12-08T14:48:00Z">
        <w:r w:rsidR="00977ECE">
          <w:t>rature of the air introduces seasonality to the water temperatures.</w:t>
        </w:r>
      </w:ins>
    </w:p>
    <w:p w14:paraId="3991AEBB" w14:textId="4E524D82" w:rsidR="00AF5828" w:rsidRDefault="006D5AFD" w:rsidP="007512E5">
      <w:pPr>
        <w:rPr>
          <w:ins w:id="1218" w:author="David Conklin" w:date="2020-12-08T14:27:00Z"/>
        </w:rPr>
      </w:pPr>
      <w:ins w:id="1219" w:author="David Conklin" w:date="2020-12-08T14:37:00Z">
        <w:r>
          <w:tab/>
          <w:t xml:space="preserve">Where sufficient measured data of </w:t>
        </w:r>
      </w:ins>
      <w:ins w:id="1220" w:author="David Conklin" w:date="2020-12-08T14:38:00Z">
        <w:r>
          <w:t>stream temperatures is available, the W2A_SLP and W2A_INT values are obtained</w:t>
        </w:r>
      </w:ins>
      <w:ins w:id="1221" w:author="David Conklin" w:date="2020-12-08T14:39:00Z">
        <w:r>
          <w:t xml:space="preserve"> from a linear fit of measured monthly stream temperatures to air temperatures from the </w:t>
        </w:r>
      </w:ins>
      <w:ins w:id="1222" w:author="David Conklin" w:date="2020-12-08T14:40:00Z">
        <w:r>
          <w:t xml:space="preserve">baseline weather data.  </w:t>
        </w:r>
      </w:ins>
      <w:ins w:id="1223" w:author="David Conklin" w:date="2020-12-08T14:41:00Z">
        <w:r>
          <w:t xml:space="preserve">If measured stream temperatures are not available, the </w:t>
        </w:r>
        <w:r>
          <w:br/>
          <w:t>W2A_S</w:t>
        </w:r>
      </w:ins>
      <w:ins w:id="1224" w:author="David Conklin" w:date="2020-12-08T14:42:00Z">
        <w:r>
          <w:t>LP and W2A_INT values may be copied from those for a similarly situated subbasin.  I</w:t>
        </w:r>
      </w:ins>
      <w:ins w:id="1225" w:author="David Conklin" w:date="2020-12-08T14:43:00Z">
        <w:r>
          <w:t>f there are no comparable calibrated subbasins, W2A_SLP</w:t>
        </w:r>
      </w:ins>
      <w:ins w:id="1226" w:author="David Conklin" w:date="2020-12-08T14:44:00Z">
        <w:r>
          <w:t xml:space="preserve"> may be set to zero and W2A_INT set to DEFAULT_SOIL_H2O_TEMP_DEGC</w:t>
        </w:r>
      </w:ins>
      <w:ins w:id="1227" w:author="David Conklin" w:date="2020-12-08T14:46:00Z">
        <w:r>
          <w:t>, which has the effect of setting the temperature of the runoff when it enters the reach to a constant, year</w:t>
        </w:r>
      </w:ins>
      <w:ins w:id="1228" w:author="David Conklin" w:date="2020-12-08T14:47:00Z">
        <w:r>
          <w:t xml:space="preserve"> around.</w:t>
        </w:r>
      </w:ins>
    </w:p>
    <w:p w14:paraId="766A03D7" w14:textId="476522CD" w:rsidR="007E2AF3" w:rsidRDefault="007E2AF3">
      <w:pPr>
        <w:ind w:firstLine="720"/>
        <w:pPrChange w:id="1229" w:author="David Conklin" w:date="2020-12-08T14:49:00Z">
          <w:pPr/>
        </w:pPrChange>
      </w:pPr>
      <w:r>
        <w:t xml:space="preserve">As of </w:t>
      </w:r>
      <w:ins w:id="1230" w:author="David Conklin" w:date="2020-12-08T14:49:00Z">
        <w:r w:rsidR="00977ECE">
          <w:t>12/8</w:t>
        </w:r>
      </w:ins>
      <w:del w:id="1231"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232" w:author="David Conklin" w:date="2020-12-08T14:50:00Z">
        <w:r w:rsidR="00977ECE">
          <w:rPr>
            <w:rFonts w:ascii="Consolas" w:hAnsi="Consolas" w:cs="Consolas"/>
            <w:color w:val="000000"/>
            <w:sz w:val="19"/>
            <w:szCs w:val="19"/>
          </w:rPr>
          <w:t>8</w:t>
        </w:r>
      </w:ins>
      <w:del w:id="1233"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234"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235"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236"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237" w:author="David Conklin" w:date="2020-12-08T15:51:00Z"/>
          <w:rFonts w:cstheme="minorHAnsi"/>
          <w:color w:val="000000"/>
        </w:rPr>
      </w:pPr>
      <w:ins w:id="1238" w:author="David Conklin" w:date="2020-12-08T15:35:00Z">
        <w:r>
          <w:rPr>
            <w:rFonts w:cstheme="minorHAnsi"/>
            <w:color w:val="000000"/>
          </w:rPr>
          <w:tab/>
          <w:t>As of 12/</w:t>
        </w:r>
      </w:ins>
      <w:ins w:id="1239" w:author="David Conklin" w:date="2020-12-08T15:36:00Z">
        <w:r>
          <w:rPr>
            <w:rFonts w:cstheme="minorHAnsi"/>
            <w:color w:val="000000"/>
          </w:rPr>
          <w:t xml:space="preserve">8/20, stream temperatures have only been fitted to air temperatures for </w:t>
        </w:r>
      </w:ins>
      <w:ins w:id="1240" w:author="David Conklin" w:date="2020-12-08T16:05:00Z">
        <w:r w:rsidR="00497166">
          <w:rPr>
            <w:rFonts w:cstheme="minorHAnsi"/>
            <w:color w:val="000000"/>
          </w:rPr>
          <w:t>3</w:t>
        </w:r>
      </w:ins>
      <w:ins w:id="1241" w:author="David Conklin" w:date="2020-12-08T15:36:00Z">
        <w:r>
          <w:rPr>
            <w:rFonts w:cstheme="minorHAnsi"/>
            <w:color w:val="000000"/>
          </w:rPr>
          <w:t xml:space="preserve"> </w:t>
        </w:r>
      </w:ins>
      <w:ins w:id="1242" w:author="David Conklin" w:date="2020-12-08T16:06:00Z">
        <w:r w:rsidR="003C5919">
          <w:rPr>
            <w:rFonts w:cstheme="minorHAnsi"/>
            <w:color w:val="000000"/>
          </w:rPr>
          <w:t>drainages in the McKenzie basin</w:t>
        </w:r>
      </w:ins>
      <w:ins w:id="1243" w:author="David Conklin" w:date="2020-12-08T15:36:00Z">
        <w:r>
          <w:rPr>
            <w:rFonts w:cstheme="minorHAnsi"/>
            <w:color w:val="000000"/>
          </w:rPr>
          <w:t xml:space="preserve">: </w:t>
        </w:r>
      </w:ins>
      <w:ins w:id="1244" w:author="David Conklin" w:date="2020-12-08T15:37:00Z">
        <w:r>
          <w:rPr>
            <w:rFonts w:cstheme="minorHAnsi"/>
            <w:color w:val="000000"/>
          </w:rPr>
          <w:t xml:space="preserve">the Cougar reservoir drainage (HBVCALIB = 8), </w:t>
        </w:r>
      </w:ins>
      <w:ins w:id="1245" w:author="David Conklin" w:date="2020-12-08T15:36:00Z">
        <w:r>
          <w:rPr>
            <w:rFonts w:cstheme="minorHAnsi"/>
            <w:color w:val="000000"/>
          </w:rPr>
          <w:t>the Blue</w:t>
        </w:r>
      </w:ins>
      <w:ins w:id="1246" w:author="David Conklin" w:date="2020-12-08T15:37:00Z">
        <w:r>
          <w:rPr>
            <w:rFonts w:cstheme="minorHAnsi"/>
            <w:color w:val="000000"/>
          </w:rPr>
          <w:t xml:space="preserve"> River reservoir drainage (HBVCALIB = 9)</w:t>
        </w:r>
      </w:ins>
      <w:ins w:id="1247" w:author="David Conklin" w:date="2020-12-08T15:42:00Z">
        <w:r>
          <w:rPr>
            <w:rFonts w:cstheme="minorHAnsi"/>
            <w:color w:val="000000"/>
          </w:rPr>
          <w:t>, and the McKenzie outlet (HBVCALIB = 16)</w:t>
        </w:r>
      </w:ins>
      <w:ins w:id="1248" w:author="David Conklin" w:date="2020-12-08T15:40:00Z">
        <w:r>
          <w:rPr>
            <w:rFonts w:cstheme="minorHAnsi"/>
            <w:color w:val="000000"/>
          </w:rPr>
          <w:t>.  The fit for the Cougar drainage is also being used for the Clear Lake drainage (HBVCALIB = 46)</w:t>
        </w:r>
      </w:ins>
      <w:ins w:id="1249" w:author="David Conklin" w:date="2020-12-08T15:41:00Z">
        <w:r>
          <w:rPr>
            <w:rFonts w:cstheme="minorHAnsi"/>
            <w:color w:val="000000"/>
          </w:rPr>
          <w:t xml:space="preserve"> and for the upper McKenzie above Walterville (HBVCALIB = 34)</w:t>
        </w:r>
      </w:ins>
      <w:ins w:id="1250" w:author="David Conklin" w:date="2020-12-08T15:43:00Z">
        <w:r>
          <w:rPr>
            <w:rFonts w:cstheme="minorHAnsi"/>
            <w:color w:val="000000"/>
          </w:rPr>
          <w:t>.  The fit for the McKenzie outlet is being used for the Mohawk subbasin (HBVCALIB = 25).</w:t>
        </w:r>
      </w:ins>
      <w:ins w:id="1251"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252"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253"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254">
          <w:tblGrid>
            <w:gridCol w:w="1110"/>
            <w:gridCol w:w="1968"/>
            <w:gridCol w:w="2636"/>
            <w:gridCol w:w="2636"/>
            <w:gridCol w:w="1661"/>
          </w:tblGrid>
        </w:tblGridChange>
      </w:tblGrid>
      <w:tr w:rsidR="007F2465" w14:paraId="37FE1D46" w14:textId="77777777" w:rsidTr="007F2465">
        <w:trPr>
          <w:ins w:id="1255" w:author="David Conklin" w:date="2020-12-08T15:44:00Z"/>
        </w:trPr>
        <w:tc>
          <w:tcPr>
            <w:tcW w:w="1110" w:type="dxa"/>
            <w:tcPrChange w:id="1256" w:author="David Conklin" w:date="2020-12-08T15:51:00Z">
              <w:tcPr>
                <w:tcW w:w="1110" w:type="dxa"/>
              </w:tcPr>
            </w:tcPrChange>
          </w:tcPr>
          <w:p w14:paraId="6F58217A" w14:textId="7CA7612A" w:rsidR="007F2465" w:rsidRDefault="007F2465">
            <w:pPr>
              <w:autoSpaceDE w:val="0"/>
              <w:autoSpaceDN w:val="0"/>
              <w:adjustRightInd w:val="0"/>
              <w:jc w:val="center"/>
              <w:rPr>
                <w:ins w:id="1257" w:author="David Conklin" w:date="2020-12-08T15:44:00Z"/>
                <w:rFonts w:cstheme="minorHAnsi"/>
                <w:color w:val="000000"/>
              </w:rPr>
              <w:pPrChange w:id="1258" w:author="David Conklin" w:date="2020-12-08T15:55:00Z">
                <w:pPr>
                  <w:autoSpaceDE w:val="0"/>
                  <w:autoSpaceDN w:val="0"/>
                  <w:adjustRightInd w:val="0"/>
                </w:pPr>
              </w:pPrChange>
            </w:pPr>
            <w:ins w:id="1259" w:author="David Conklin" w:date="2020-12-08T15:44:00Z">
              <w:r>
                <w:rPr>
                  <w:rFonts w:cstheme="minorHAnsi"/>
                  <w:color w:val="000000"/>
                </w:rPr>
                <w:lastRenderedPageBreak/>
                <w:t>HBVCALIB</w:t>
              </w:r>
            </w:ins>
          </w:p>
        </w:tc>
        <w:tc>
          <w:tcPr>
            <w:tcW w:w="1968" w:type="dxa"/>
            <w:tcPrChange w:id="1260" w:author="David Conklin" w:date="2020-12-08T15:51:00Z">
              <w:tcPr>
                <w:tcW w:w="1968" w:type="dxa"/>
              </w:tcPr>
            </w:tcPrChange>
          </w:tcPr>
          <w:p w14:paraId="23092AB3" w14:textId="63EADA24" w:rsidR="007F2465" w:rsidRDefault="007F2465">
            <w:pPr>
              <w:autoSpaceDE w:val="0"/>
              <w:autoSpaceDN w:val="0"/>
              <w:adjustRightInd w:val="0"/>
              <w:jc w:val="center"/>
              <w:rPr>
                <w:ins w:id="1261" w:author="David Conklin" w:date="2020-12-08T15:44:00Z"/>
                <w:rFonts w:cstheme="minorHAnsi"/>
                <w:color w:val="000000"/>
              </w:rPr>
              <w:pPrChange w:id="1262" w:author="David Conklin" w:date="2020-12-08T15:55:00Z">
                <w:pPr>
                  <w:autoSpaceDE w:val="0"/>
                  <w:autoSpaceDN w:val="0"/>
                  <w:adjustRightInd w:val="0"/>
                </w:pPr>
              </w:pPrChange>
            </w:pPr>
            <w:ins w:id="1263" w:author="David Conklin" w:date="2020-12-08T15:44:00Z">
              <w:r>
                <w:rPr>
                  <w:rFonts w:cstheme="minorHAnsi"/>
                  <w:color w:val="000000"/>
                </w:rPr>
                <w:t>subbasin</w:t>
              </w:r>
            </w:ins>
          </w:p>
        </w:tc>
        <w:tc>
          <w:tcPr>
            <w:tcW w:w="2636" w:type="dxa"/>
            <w:tcPrChange w:id="1264" w:author="David Conklin" w:date="2020-12-08T15:51:00Z">
              <w:tcPr>
                <w:tcW w:w="2636" w:type="dxa"/>
              </w:tcPr>
            </w:tcPrChange>
          </w:tcPr>
          <w:p w14:paraId="232F801A" w14:textId="024E1518" w:rsidR="007F2465" w:rsidRDefault="007F2465">
            <w:pPr>
              <w:autoSpaceDE w:val="0"/>
              <w:autoSpaceDN w:val="0"/>
              <w:adjustRightInd w:val="0"/>
              <w:jc w:val="center"/>
              <w:rPr>
                <w:ins w:id="1265" w:author="David Conklin" w:date="2020-12-08T15:51:00Z"/>
                <w:rFonts w:cstheme="minorHAnsi"/>
                <w:color w:val="000000"/>
              </w:rPr>
              <w:pPrChange w:id="1266" w:author="David Conklin" w:date="2020-12-08T15:55:00Z">
                <w:pPr>
                  <w:autoSpaceDE w:val="0"/>
                  <w:autoSpaceDN w:val="0"/>
                  <w:adjustRightInd w:val="0"/>
                </w:pPr>
              </w:pPrChange>
            </w:pPr>
            <w:ins w:id="1267" w:author="David Conklin" w:date="2020-12-08T15:51:00Z">
              <w:r>
                <w:rPr>
                  <w:rFonts w:cstheme="minorHAnsi"/>
                  <w:color w:val="000000"/>
                </w:rPr>
                <w:t>mean eleva</w:t>
              </w:r>
            </w:ins>
            <w:ins w:id="1268" w:author="David Conklin" w:date="2020-12-08T15:52:00Z">
              <w:r>
                <w:rPr>
                  <w:rFonts w:cstheme="minorHAnsi"/>
                  <w:color w:val="000000"/>
                </w:rPr>
                <w:t>tion</w:t>
              </w:r>
            </w:ins>
            <w:ins w:id="1269" w:author="David Conklin" w:date="2020-12-08T15:54:00Z">
              <w:r>
                <w:rPr>
                  <w:rFonts w:cstheme="minorHAnsi"/>
                  <w:color w:val="000000"/>
                </w:rPr>
                <w:t>, m ASL</w:t>
              </w:r>
            </w:ins>
          </w:p>
        </w:tc>
        <w:tc>
          <w:tcPr>
            <w:tcW w:w="2636" w:type="dxa"/>
            <w:tcPrChange w:id="1270" w:author="David Conklin" w:date="2020-12-08T15:51:00Z">
              <w:tcPr>
                <w:tcW w:w="2636" w:type="dxa"/>
              </w:tcPr>
            </w:tcPrChange>
          </w:tcPr>
          <w:p w14:paraId="31B7E5BA" w14:textId="5FE2124D" w:rsidR="007F2465" w:rsidRDefault="007F2465">
            <w:pPr>
              <w:autoSpaceDE w:val="0"/>
              <w:autoSpaceDN w:val="0"/>
              <w:adjustRightInd w:val="0"/>
              <w:jc w:val="center"/>
              <w:rPr>
                <w:ins w:id="1271" w:author="David Conklin" w:date="2020-12-08T15:44:00Z"/>
                <w:rFonts w:cstheme="minorHAnsi"/>
                <w:color w:val="000000"/>
              </w:rPr>
              <w:pPrChange w:id="1272" w:author="David Conklin" w:date="2020-12-08T15:55:00Z">
                <w:pPr>
                  <w:autoSpaceDE w:val="0"/>
                  <w:autoSpaceDN w:val="0"/>
                  <w:adjustRightInd w:val="0"/>
                </w:pPr>
              </w:pPrChange>
            </w:pPr>
            <w:ins w:id="1273" w:author="David Conklin" w:date="2020-12-08T15:45:00Z">
              <w:r>
                <w:rPr>
                  <w:rFonts w:cstheme="minorHAnsi"/>
                  <w:color w:val="000000"/>
                </w:rPr>
                <w:t>W2A_SLP</w:t>
              </w:r>
            </w:ins>
            <w:ins w:id="1274" w:author="David Conklin" w:date="2020-12-08T15:48:00Z">
              <w:r>
                <w:rPr>
                  <w:rFonts w:cstheme="minorHAnsi"/>
                  <w:color w:val="000000"/>
                </w:rPr>
                <w:t xml:space="preserve"> deg</w:t>
              </w:r>
            </w:ins>
            <w:ins w:id="1275"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276" w:author="David Conklin" w:date="2020-12-08T15:48:00Z">
              <w:r>
                <w:rPr>
                  <w:rFonts w:cstheme="minorHAnsi"/>
                  <w:color w:val="000000"/>
                </w:rPr>
                <w:t>/deg</w:t>
              </w:r>
            </w:ins>
            <w:ins w:id="1277" w:author="David Conklin" w:date="2020-12-08T16:05:00Z">
              <w:r w:rsidR="00497166">
                <w:rPr>
                  <w:rFonts w:cstheme="minorHAnsi"/>
                  <w:color w:val="000000"/>
                </w:rPr>
                <w:t xml:space="preserve"> air</w:t>
              </w:r>
            </w:ins>
          </w:p>
        </w:tc>
        <w:tc>
          <w:tcPr>
            <w:tcW w:w="1661" w:type="dxa"/>
            <w:tcPrChange w:id="1278" w:author="David Conklin" w:date="2020-12-08T15:51:00Z">
              <w:tcPr>
                <w:tcW w:w="1661" w:type="dxa"/>
              </w:tcPr>
            </w:tcPrChange>
          </w:tcPr>
          <w:p w14:paraId="76F4DC18" w14:textId="2DA7D4E4" w:rsidR="007F2465" w:rsidRDefault="007F2465">
            <w:pPr>
              <w:autoSpaceDE w:val="0"/>
              <w:autoSpaceDN w:val="0"/>
              <w:adjustRightInd w:val="0"/>
              <w:jc w:val="center"/>
              <w:rPr>
                <w:ins w:id="1279" w:author="David Conklin" w:date="2020-12-08T15:44:00Z"/>
                <w:rFonts w:cstheme="minorHAnsi"/>
                <w:color w:val="000000"/>
              </w:rPr>
              <w:pPrChange w:id="1280" w:author="David Conklin" w:date="2020-12-08T15:55:00Z">
                <w:pPr>
                  <w:autoSpaceDE w:val="0"/>
                  <w:autoSpaceDN w:val="0"/>
                  <w:adjustRightInd w:val="0"/>
                </w:pPr>
              </w:pPrChange>
            </w:pPr>
            <w:ins w:id="1281" w:author="David Conklin" w:date="2020-12-08T15:45:00Z">
              <w:r>
                <w:rPr>
                  <w:rFonts w:cstheme="minorHAnsi"/>
                  <w:color w:val="000000"/>
                </w:rPr>
                <w:t>W2A_INT</w:t>
              </w:r>
            </w:ins>
            <w:ins w:id="1282" w:author="David Conklin" w:date="2020-12-08T15:48:00Z">
              <w:r>
                <w:rPr>
                  <w:rFonts w:cstheme="minorHAnsi"/>
                  <w:color w:val="000000"/>
                </w:rPr>
                <w:t xml:space="preserve"> deg C</w:t>
              </w:r>
            </w:ins>
          </w:p>
        </w:tc>
      </w:tr>
      <w:tr w:rsidR="007F2465" w14:paraId="67211560" w14:textId="77777777" w:rsidTr="007F2465">
        <w:trPr>
          <w:ins w:id="1283" w:author="David Conklin" w:date="2020-12-08T15:44:00Z"/>
        </w:trPr>
        <w:tc>
          <w:tcPr>
            <w:tcW w:w="1110" w:type="dxa"/>
            <w:tcPrChange w:id="1284" w:author="David Conklin" w:date="2020-12-08T15:51:00Z">
              <w:tcPr>
                <w:tcW w:w="1110" w:type="dxa"/>
              </w:tcPr>
            </w:tcPrChange>
          </w:tcPr>
          <w:p w14:paraId="2AB5E0CB" w14:textId="29CFF55A" w:rsidR="007F2465" w:rsidRDefault="007F2465">
            <w:pPr>
              <w:autoSpaceDE w:val="0"/>
              <w:autoSpaceDN w:val="0"/>
              <w:adjustRightInd w:val="0"/>
              <w:jc w:val="center"/>
              <w:rPr>
                <w:ins w:id="1285" w:author="David Conklin" w:date="2020-12-08T15:44:00Z"/>
                <w:rFonts w:cstheme="minorHAnsi"/>
                <w:color w:val="000000"/>
              </w:rPr>
              <w:pPrChange w:id="1286" w:author="David Conklin" w:date="2020-12-08T15:55:00Z">
                <w:pPr>
                  <w:autoSpaceDE w:val="0"/>
                  <w:autoSpaceDN w:val="0"/>
                  <w:adjustRightInd w:val="0"/>
                </w:pPr>
              </w:pPrChange>
            </w:pPr>
            <w:ins w:id="1287" w:author="David Conklin" w:date="2020-12-08T15:45:00Z">
              <w:r>
                <w:rPr>
                  <w:rFonts w:cstheme="minorHAnsi"/>
                  <w:color w:val="000000"/>
                </w:rPr>
                <w:t>16</w:t>
              </w:r>
            </w:ins>
          </w:p>
        </w:tc>
        <w:tc>
          <w:tcPr>
            <w:tcW w:w="1968" w:type="dxa"/>
            <w:tcPrChange w:id="1288" w:author="David Conklin" w:date="2020-12-08T15:51:00Z">
              <w:tcPr>
                <w:tcW w:w="1968" w:type="dxa"/>
              </w:tcPr>
            </w:tcPrChange>
          </w:tcPr>
          <w:p w14:paraId="1E7DA7D6" w14:textId="2341AEB3" w:rsidR="007F2465" w:rsidRDefault="007F2465">
            <w:pPr>
              <w:autoSpaceDE w:val="0"/>
              <w:autoSpaceDN w:val="0"/>
              <w:adjustRightInd w:val="0"/>
              <w:jc w:val="center"/>
              <w:rPr>
                <w:ins w:id="1289" w:author="David Conklin" w:date="2020-12-08T15:44:00Z"/>
                <w:rFonts w:cstheme="minorHAnsi"/>
                <w:color w:val="000000"/>
              </w:rPr>
              <w:pPrChange w:id="1290" w:author="David Conklin" w:date="2020-12-08T15:55:00Z">
                <w:pPr>
                  <w:autoSpaceDE w:val="0"/>
                  <w:autoSpaceDN w:val="0"/>
                  <w:adjustRightInd w:val="0"/>
                </w:pPr>
              </w:pPrChange>
            </w:pPr>
            <w:ins w:id="1291" w:author="David Conklin" w:date="2020-12-08T15:45:00Z">
              <w:r>
                <w:rPr>
                  <w:rFonts w:cstheme="minorHAnsi"/>
                  <w:color w:val="000000"/>
                </w:rPr>
                <w:t>McKenzie outlet</w:t>
              </w:r>
            </w:ins>
          </w:p>
        </w:tc>
        <w:tc>
          <w:tcPr>
            <w:tcW w:w="2636" w:type="dxa"/>
            <w:tcPrChange w:id="1292" w:author="David Conklin" w:date="2020-12-08T15:51:00Z">
              <w:tcPr>
                <w:tcW w:w="2636" w:type="dxa"/>
              </w:tcPr>
            </w:tcPrChange>
          </w:tcPr>
          <w:p w14:paraId="1B955040" w14:textId="241BFB6C" w:rsidR="007F2465" w:rsidRDefault="007F2465">
            <w:pPr>
              <w:autoSpaceDE w:val="0"/>
              <w:autoSpaceDN w:val="0"/>
              <w:adjustRightInd w:val="0"/>
              <w:jc w:val="center"/>
              <w:rPr>
                <w:ins w:id="1293" w:author="David Conklin" w:date="2020-12-08T15:51:00Z"/>
                <w:rFonts w:cstheme="minorHAnsi"/>
                <w:color w:val="000000"/>
              </w:rPr>
              <w:pPrChange w:id="1294" w:author="David Conklin" w:date="2020-12-08T15:55:00Z">
                <w:pPr>
                  <w:autoSpaceDE w:val="0"/>
                  <w:autoSpaceDN w:val="0"/>
                  <w:adjustRightInd w:val="0"/>
                </w:pPr>
              </w:pPrChange>
            </w:pPr>
            <w:ins w:id="1295" w:author="David Conklin" w:date="2020-12-08T15:54:00Z">
              <w:r>
                <w:rPr>
                  <w:rFonts w:cstheme="minorHAnsi"/>
                  <w:color w:val="000000"/>
                </w:rPr>
                <w:t>314</w:t>
              </w:r>
            </w:ins>
          </w:p>
        </w:tc>
        <w:tc>
          <w:tcPr>
            <w:tcW w:w="2636" w:type="dxa"/>
            <w:tcPrChange w:id="1296" w:author="David Conklin" w:date="2020-12-08T15:51:00Z">
              <w:tcPr>
                <w:tcW w:w="2636" w:type="dxa"/>
              </w:tcPr>
            </w:tcPrChange>
          </w:tcPr>
          <w:p w14:paraId="559C7949" w14:textId="70522D00" w:rsidR="007F2465" w:rsidRDefault="007F2465">
            <w:pPr>
              <w:autoSpaceDE w:val="0"/>
              <w:autoSpaceDN w:val="0"/>
              <w:adjustRightInd w:val="0"/>
              <w:jc w:val="center"/>
              <w:rPr>
                <w:ins w:id="1297" w:author="David Conklin" w:date="2020-12-08T15:44:00Z"/>
                <w:rFonts w:cstheme="minorHAnsi"/>
                <w:color w:val="000000"/>
              </w:rPr>
              <w:pPrChange w:id="1298" w:author="David Conklin" w:date="2020-12-08T15:55:00Z">
                <w:pPr>
                  <w:autoSpaceDE w:val="0"/>
                  <w:autoSpaceDN w:val="0"/>
                  <w:adjustRightInd w:val="0"/>
                </w:pPr>
              </w:pPrChange>
            </w:pPr>
            <w:ins w:id="1299" w:author="David Conklin" w:date="2020-12-08T15:46:00Z">
              <w:r>
                <w:rPr>
                  <w:rFonts w:cstheme="minorHAnsi"/>
                  <w:color w:val="000000"/>
                </w:rPr>
                <w:t>0.</w:t>
              </w:r>
            </w:ins>
            <w:ins w:id="1300" w:author="David Conklin" w:date="2020-12-08T15:50:00Z">
              <w:r>
                <w:rPr>
                  <w:rFonts w:cstheme="minorHAnsi"/>
                  <w:color w:val="000000"/>
                </w:rPr>
                <w:t>60</w:t>
              </w:r>
            </w:ins>
          </w:p>
        </w:tc>
        <w:tc>
          <w:tcPr>
            <w:tcW w:w="1661" w:type="dxa"/>
            <w:tcPrChange w:id="1301" w:author="David Conklin" w:date="2020-12-08T15:51:00Z">
              <w:tcPr>
                <w:tcW w:w="1661" w:type="dxa"/>
              </w:tcPr>
            </w:tcPrChange>
          </w:tcPr>
          <w:p w14:paraId="6EE5B65D" w14:textId="60891F58" w:rsidR="007F2465" w:rsidRDefault="007F2465">
            <w:pPr>
              <w:autoSpaceDE w:val="0"/>
              <w:autoSpaceDN w:val="0"/>
              <w:adjustRightInd w:val="0"/>
              <w:jc w:val="center"/>
              <w:rPr>
                <w:ins w:id="1302" w:author="David Conklin" w:date="2020-12-08T15:44:00Z"/>
                <w:rFonts w:cstheme="minorHAnsi"/>
                <w:color w:val="000000"/>
              </w:rPr>
              <w:pPrChange w:id="1303" w:author="David Conklin" w:date="2020-12-08T15:55:00Z">
                <w:pPr>
                  <w:autoSpaceDE w:val="0"/>
                  <w:autoSpaceDN w:val="0"/>
                  <w:adjustRightInd w:val="0"/>
                </w:pPr>
              </w:pPrChange>
            </w:pPr>
            <w:ins w:id="1304" w:author="David Conklin" w:date="2020-12-08T15:46:00Z">
              <w:r>
                <w:rPr>
                  <w:rFonts w:cstheme="minorHAnsi"/>
                  <w:color w:val="000000"/>
                </w:rPr>
                <w:t>3.37</w:t>
              </w:r>
            </w:ins>
          </w:p>
        </w:tc>
      </w:tr>
      <w:tr w:rsidR="007F2465" w14:paraId="5A3374B1" w14:textId="77777777" w:rsidTr="007F2465">
        <w:trPr>
          <w:ins w:id="1305" w:author="David Conklin" w:date="2020-12-08T15:47:00Z"/>
        </w:trPr>
        <w:tc>
          <w:tcPr>
            <w:tcW w:w="1110" w:type="dxa"/>
            <w:tcPrChange w:id="1306" w:author="David Conklin" w:date="2020-12-08T15:51:00Z">
              <w:tcPr>
                <w:tcW w:w="1110" w:type="dxa"/>
              </w:tcPr>
            </w:tcPrChange>
          </w:tcPr>
          <w:p w14:paraId="4DFCA108" w14:textId="0310A317" w:rsidR="007F2465" w:rsidRDefault="007F2465">
            <w:pPr>
              <w:autoSpaceDE w:val="0"/>
              <w:autoSpaceDN w:val="0"/>
              <w:adjustRightInd w:val="0"/>
              <w:jc w:val="center"/>
              <w:rPr>
                <w:ins w:id="1307" w:author="David Conklin" w:date="2020-12-08T15:47:00Z"/>
                <w:rFonts w:cstheme="minorHAnsi"/>
                <w:color w:val="000000"/>
              </w:rPr>
              <w:pPrChange w:id="1308" w:author="David Conklin" w:date="2020-12-08T15:55:00Z">
                <w:pPr>
                  <w:autoSpaceDE w:val="0"/>
                  <w:autoSpaceDN w:val="0"/>
                  <w:adjustRightInd w:val="0"/>
                </w:pPr>
              </w:pPrChange>
            </w:pPr>
            <w:ins w:id="1309" w:author="David Conklin" w:date="2020-12-08T15:47:00Z">
              <w:r>
                <w:rPr>
                  <w:rFonts w:cstheme="minorHAnsi"/>
                  <w:color w:val="000000"/>
                </w:rPr>
                <w:t>9</w:t>
              </w:r>
            </w:ins>
          </w:p>
        </w:tc>
        <w:tc>
          <w:tcPr>
            <w:tcW w:w="1968" w:type="dxa"/>
            <w:tcPrChange w:id="1310" w:author="David Conklin" w:date="2020-12-08T15:51:00Z">
              <w:tcPr>
                <w:tcW w:w="1968" w:type="dxa"/>
              </w:tcPr>
            </w:tcPrChange>
          </w:tcPr>
          <w:p w14:paraId="6FBA9282" w14:textId="56AC1869" w:rsidR="007F2465" w:rsidRDefault="007F2465">
            <w:pPr>
              <w:autoSpaceDE w:val="0"/>
              <w:autoSpaceDN w:val="0"/>
              <w:adjustRightInd w:val="0"/>
              <w:jc w:val="center"/>
              <w:rPr>
                <w:ins w:id="1311" w:author="David Conklin" w:date="2020-12-08T15:47:00Z"/>
                <w:rFonts w:cstheme="minorHAnsi"/>
                <w:color w:val="000000"/>
              </w:rPr>
              <w:pPrChange w:id="1312" w:author="David Conklin" w:date="2020-12-08T15:55:00Z">
                <w:pPr>
                  <w:autoSpaceDE w:val="0"/>
                  <w:autoSpaceDN w:val="0"/>
                  <w:adjustRightInd w:val="0"/>
                </w:pPr>
              </w:pPrChange>
            </w:pPr>
            <w:ins w:id="1313" w:author="David Conklin" w:date="2020-12-08T15:47:00Z">
              <w:r>
                <w:rPr>
                  <w:rFonts w:cstheme="minorHAnsi"/>
                  <w:color w:val="000000"/>
                </w:rPr>
                <w:t>Blue River res</w:t>
              </w:r>
            </w:ins>
            <w:ins w:id="1314" w:author="David Conklin" w:date="2020-12-08T15:48:00Z">
              <w:r>
                <w:rPr>
                  <w:rFonts w:cstheme="minorHAnsi"/>
                  <w:color w:val="000000"/>
                </w:rPr>
                <w:t>ervoir</w:t>
              </w:r>
            </w:ins>
          </w:p>
        </w:tc>
        <w:tc>
          <w:tcPr>
            <w:tcW w:w="2636" w:type="dxa"/>
            <w:tcPrChange w:id="1315" w:author="David Conklin" w:date="2020-12-08T15:51:00Z">
              <w:tcPr>
                <w:tcW w:w="2636" w:type="dxa"/>
              </w:tcPr>
            </w:tcPrChange>
          </w:tcPr>
          <w:p w14:paraId="58E1FCB4" w14:textId="5D49EDB2" w:rsidR="007F2465" w:rsidRDefault="007F2465">
            <w:pPr>
              <w:autoSpaceDE w:val="0"/>
              <w:autoSpaceDN w:val="0"/>
              <w:adjustRightInd w:val="0"/>
              <w:jc w:val="center"/>
              <w:rPr>
                <w:ins w:id="1316" w:author="David Conklin" w:date="2020-12-08T15:51:00Z"/>
                <w:rFonts w:cstheme="minorHAnsi"/>
                <w:color w:val="000000"/>
              </w:rPr>
              <w:pPrChange w:id="1317" w:author="David Conklin" w:date="2020-12-08T15:55:00Z">
                <w:pPr>
                  <w:autoSpaceDE w:val="0"/>
                  <w:autoSpaceDN w:val="0"/>
                  <w:adjustRightInd w:val="0"/>
                </w:pPr>
              </w:pPrChange>
            </w:pPr>
            <w:ins w:id="1318" w:author="David Conklin" w:date="2020-12-08T15:54:00Z">
              <w:r>
                <w:rPr>
                  <w:rFonts w:cstheme="minorHAnsi"/>
                  <w:color w:val="000000"/>
                </w:rPr>
                <w:t>932</w:t>
              </w:r>
            </w:ins>
          </w:p>
        </w:tc>
        <w:tc>
          <w:tcPr>
            <w:tcW w:w="2636" w:type="dxa"/>
            <w:tcPrChange w:id="1319" w:author="David Conklin" w:date="2020-12-08T15:51:00Z">
              <w:tcPr>
                <w:tcW w:w="2636" w:type="dxa"/>
              </w:tcPr>
            </w:tcPrChange>
          </w:tcPr>
          <w:p w14:paraId="639386ED" w14:textId="4A34710E" w:rsidR="007F2465" w:rsidRDefault="007F2465">
            <w:pPr>
              <w:autoSpaceDE w:val="0"/>
              <w:autoSpaceDN w:val="0"/>
              <w:adjustRightInd w:val="0"/>
              <w:jc w:val="center"/>
              <w:rPr>
                <w:ins w:id="1320" w:author="David Conklin" w:date="2020-12-08T15:47:00Z"/>
                <w:rFonts w:cstheme="minorHAnsi"/>
                <w:color w:val="000000"/>
              </w:rPr>
              <w:pPrChange w:id="1321" w:author="David Conklin" w:date="2020-12-08T15:55:00Z">
                <w:pPr>
                  <w:autoSpaceDE w:val="0"/>
                  <w:autoSpaceDN w:val="0"/>
                  <w:adjustRightInd w:val="0"/>
                </w:pPr>
              </w:pPrChange>
            </w:pPr>
            <w:ins w:id="1322" w:author="David Conklin" w:date="2020-12-08T15:48:00Z">
              <w:r>
                <w:rPr>
                  <w:rFonts w:cstheme="minorHAnsi"/>
                  <w:color w:val="000000"/>
                </w:rPr>
                <w:t>0.6</w:t>
              </w:r>
            </w:ins>
            <w:ins w:id="1323" w:author="David Conklin" w:date="2020-12-08T15:50:00Z">
              <w:r>
                <w:rPr>
                  <w:rFonts w:cstheme="minorHAnsi"/>
                  <w:color w:val="000000"/>
                </w:rPr>
                <w:t>4</w:t>
              </w:r>
            </w:ins>
          </w:p>
        </w:tc>
        <w:tc>
          <w:tcPr>
            <w:tcW w:w="1661" w:type="dxa"/>
            <w:tcPrChange w:id="1324" w:author="David Conklin" w:date="2020-12-08T15:51:00Z">
              <w:tcPr>
                <w:tcW w:w="1661" w:type="dxa"/>
              </w:tcPr>
            </w:tcPrChange>
          </w:tcPr>
          <w:p w14:paraId="2DAC1C1F" w14:textId="42361804" w:rsidR="007F2465" w:rsidRDefault="007F2465">
            <w:pPr>
              <w:autoSpaceDE w:val="0"/>
              <w:autoSpaceDN w:val="0"/>
              <w:adjustRightInd w:val="0"/>
              <w:jc w:val="center"/>
              <w:rPr>
                <w:ins w:id="1325" w:author="David Conklin" w:date="2020-12-08T15:47:00Z"/>
                <w:rFonts w:cstheme="minorHAnsi"/>
                <w:color w:val="000000"/>
              </w:rPr>
              <w:pPrChange w:id="1326" w:author="David Conklin" w:date="2020-12-08T15:55:00Z">
                <w:pPr>
                  <w:autoSpaceDE w:val="0"/>
                  <w:autoSpaceDN w:val="0"/>
                  <w:adjustRightInd w:val="0"/>
                </w:pPr>
              </w:pPrChange>
            </w:pPr>
            <w:ins w:id="1327" w:author="David Conklin" w:date="2020-12-08T15:49:00Z">
              <w:r>
                <w:rPr>
                  <w:rFonts w:cstheme="minorHAnsi"/>
                  <w:color w:val="000000"/>
                </w:rPr>
                <w:t>2.70</w:t>
              </w:r>
            </w:ins>
          </w:p>
        </w:tc>
      </w:tr>
      <w:tr w:rsidR="007F2465" w14:paraId="107A73B3" w14:textId="77777777" w:rsidTr="007F2465">
        <w:trPr>
          <w:ins w:id="1328" w:author="David Conklin" w:date="2020-12-08T15:49:00Z"/>
        </w:trPr>
        <w:tc>
          <w:tcPr>
            <w:tcW w:w="1110" w:type="dxa"/>
            <w:tcPrChange w:id="1329" w:author="David Conklin" w:date="2020-12-08T15:51:00Z">
              <w:tcPr>
                <w:tcW w:w="1110" w:type="dxa"/>
              </w:tcPr>
            </w:tcPrChange>
          </w:tcPr>
          <w:p w14:paraId="408FED19" w14:textId="44B55FC9" w:rsidR="007F2465" w:rsidRDefault="007F2465">
            <w:pPr>
              <w:autoSpaceDE w:val="0"/>
              <w:autoSpaceDN w:val="0"/>
              <w:adjustRightInd w:val="0"/>
              <w:jc w:val="center"/>
              <w:rPr>
                <w:ins w:id="1330" w:author="David Conklin" w:date="2020-12-08T15:49:00Z"/>
                <w:rFonts w:cstheme="minorHAnsi"/>
                <w:color w:val="000000"/>
              </w:rPr>
              <w:pPrChange w:id="1331" w:author="David Conklin" w:date="2020-12-08T15:55:00Z">
                <w:pPr>
                  <w:autoSpaceDE w:val="0"/>
                  <w:autoSpaceDN w:val="0"/>
                  <w:adjustRightInd w:val="0"/>
                </w:pPr>
              </w:pPrChange>
            </w:pPr>
            <w:ins w:id="1332" w:author="David Conklin" w:date="2020-12-08T15:49:00Z">
              <w:r>
                <w:rPr>
                  <w:rFonts w:cstheme="minorHAnsi"/>
                  <w:color w:val="000000"/>
                </w:rPr>
                <w:t>8</w:t>
              </w:r>
            </w:ins>
          </w:p>
        </w:tc>
        <w:tc>
          <w:tcPr>
            <w:tcW w:w="1968" w:type="dxa"/>
            <w:tcPrChange w:id="1333" w:author="David Conklin" w:date="2020-12-08T15:51:00Z">
              <w:tcPr>
                <w:tcW w:w="1968" w:type="dxa"/>
              </w:tcPr>
            </w:tcPrChange>
          </w:tcPr>
          <w:p w14:paraId="6C87A5A1" w14:textId="3732FB14" w:rsidR="007F2465" w:rsidRDefault="007F2465">
            <w:pPr>
              <w:autoSpaceDE w:val="0"/>
              <w:autoSpaceDN w:val="0"/>
              <w:adjustRightInd w:val="0"/>
              <w:jc w:val="center"/>
              <w:rPr>
                <w:ins w:id="1334" w:author="David Conklin" w:date="2020-12-08T15:49:00Z"/>
                <w:rFonts w:cstheme="minorHAnsi"/>
                <w:color w:val="000000"/>
              </w:rPr>
              <w:pPrChange w:id="1335" w:author="David Conklin" w:date="2020-12-08T15:55:00Z">
                <w:pPr>
                  <w:autoSpaceDE w:val="0"/>
                  <w:autoSpaceDN w:val="0"/>
                  <w:adjustRightInd w:val="0"/>
                </w:pPr>
              </w:pPrChange>
            </w:pPr>
            <w:ins w:id="1336" w:author="David Conklin" w:date="2020-12-08T15:49:00Z">
              <w:r>
                <w:rPr>
                  <w:rFonts w:cstheme="minorHAnsi"/>
                  <w:color w:val="000000"/>
                </w:rPr>
                <w:t>Cougar r</w:t>
              </w:r>
            </w:ins>
            <w:ins w:id="1337" w:author="David Conklin" w:date="2020-12-08T15:50:00Z">
              <w:r>
                <w:rPr>
                  <w:rFonts w:cstheme="minorHAnsi"/>
                  <w:color w:val="000000"/>
                </w:rPr>
                <w:t>eservoir</w:t>
              </w:r>
            </w:ins>
          </w:p>
        </w:tc>
        <w:tc>
          <w:tcPr>
            <w:tcW w:w="2636" w:type="dxa"/>
            <w:tcPrChange w:id="1338" w:author="David Conklin" w:date="2020-12-08T15:51:00Z">
              <w:tcPr>
                <w:tcW w:w="2636" w:type="dxa"/>
              </w:tcPr>
            </w:tcPrChange>
          </w:tcPr>
          <w:p w14:paraId="0637ADA9" w14:textId="3690A6B6" w:rsidR="007F2465" w:rsidRDefault="007F2465">
            <w:pPr>
              <w:autoSpaceDE w:val="0"/>
              <w:autoSpaceDN w:val="0"/>
              <w:adjustRightInd w:val="0"/>
              <w:jc w:val="center"/>
              <w:rPr>
                <w:ins w:id="1339" w:author="David Conklin" w:date="2020-12-08T15:51:00Z"/>
                <w:rFonts w:cstheme="minorHAnsi"/>
                <w:color w:val="000000"/>
              </w:rPr>
              <w:pPrChange w:id="1340" w:author="David Conklin" w:date="2020-12-08T15:55:00Z">
                <w:pPr>
                  <w:autoSpaceDE w:val="0"/>
                  <w:autoSpaceDN w:val="0"/>
                  <w:adjustRightInd w:val="0"/>
                </w:pPr>
              </w:pPrChange>
            </w:pPr>
            <w:ins w:id="1341" w:author="David Conklin" w:date="2020-12-08T15:54:00Z">
              <w:r>
                <w:rPr>
                  <w:rFonts w:cstheme="minorHAnsi"/>
                  <w:color w:val="000000"/>
                </w:rPr>
                <w:t>122</w:t>
              </w:r>
            </w:ins>
            <w:ins w:id="1342" w:author="David Conklin" w:date="2020-12-08T15:56:00Z">
              <w:r w:rsidR="00497166">
                <w:rPr>
                  <w:rFonts w:cstheme="minorHAnsi"/>
                  <w:color w:val="000000"/>
                </w:rPr>
                <w:t>2</w:t>
              </w:r>
            </w:ins>
          </w:p>
        </w:tc>
        <w:tc>
          <w:tcPr>
            <w:tcW w:w="2636" w:type="dxa"/>
            <w:tcPrChange w:id="1343" w:author="David Conklin" w:date="2020-12-08T15:51:00Z">
              <w:tcPr>
                <w:tcW w:w="2636" w:type="dxa"/>
              </w:tcPr>
            </w:tcPrChange>
          </w:tcPr>
          <w:p w14:paraId="2AEA119E" w14:textId="70A85E54" w:rsidR="007F2465" w:rsidRDefault="007F2465">
            <w:pPr>
              <w:autoSpaceDE w:val="0"/>
              <w:autoSpaceDN w:val="0"/>
              <w:adjustRightInd w:val="0"/>
              <w:jc w:val="center"/>
              <w:rPr>
                <w:ins w:id="1344" w:author="David Conklin" w:date="2020-12-08T15:49:00Z"/>
                <w:rFonts w:cstheme="minorHAnsi"/>
                <w:color w:val="000000"/>
              </w:rPr>
              <w:pPrChange w:id="1345" w:author="David Conklin" w:date="2020-12-08T15:55:00Z">
                <w:pPr>
                  <w:autoSpaceDE w:val="0"/>
                  <w:autoSpaceDN w:val="0"/>
                  <w:adjustRightInd w:val="0"/>
                </w:pPr>
              </w:pPrChange>
            </w:pPr>
            <w:ins w:id="1346" w:author="David Conklin" w:date="2020-12-08T15:50:00Z">
              <w:r>
                <w:rPr>
                  <w:rFonts w:cstheme="minorHAnsi"/>
                  <w:color w:val="000000"/>
                </w:rPr>
                <w:t>0.38</w:t>
              </w:r>
            </w:ins>
          </w:p>
        </w:tc>
        <w:tc>
          <w:tcPr>
            <w:tcW w:w="1661" w:type="dxa"/>
            <w:tcPrChange w:id="1347" w:author="David Conklin" w:date="2020-12-08T15:51:00Z">
              <w:tcPr>
                <w:tcW w:w="1661" w:type="dxa"/>
              </w:tcPr>
            </w:tcPrChange>
          </w:tcPr>
          <w:p w14:paraId="70B2A540" w14:textId="216630E0" w:rsidR="007F2465" w:rsidRDefault="007F2465">
            <w:pPr>
              <w:autoSpaceDE w:val="0"/>
              <w:autoSpaceDN w:val="0"/>
              <w:adjustRightInd w:val="0"/>
              <w:jc w:val="center"/>
              <w:rPr>
                <w:ins w:id="1348" w:author="David Conklin" w:date="2020-12-08T15:49:00Z"/>
                <w:rFonts w:cstheme="minorHAnsi"/>
                <w:color w:val="000000"/>
              </w:rPr>
              <w:pPrChange w:id="1349" w:author="David Conklin" w:date="2020-12-08T15:55:00Z">
                <w:pPr>
                  <w:autoSpaceDE w:val="0"/>
                  <w:autoSpaceDN w:val="0"/>
                  <w:adjustRightInd w:val="0"/>
                </w:pPr>
              </w:pPrChange>
            </w:pPr>
            <w:ins w:id="1350"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351" w:name="_Toc59475523"/>
      <w:r>
        <w:t>Thermal stratification in reservoirs</w:t>
      </w:r>
      <w:bookmarkEnd w:id="135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352" w:name="_Toc59475524"/>
      <w:r>
        <w:t>Thermal loading</w:t>
      </w:r>
      <w:bookmarkEnd w:id="135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w:t>
      </w:r>
      <w:r>
        <w:lastRenderedPageBreak/>
        <w:t>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353" w:name="_Toc59475525"/>
      <w:r>
        <w:t>Reservoirs</w:t>
      </w:r>
      <w:bookmarkEnd w:id="135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lastRenderedPageBreak/>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354" w:name="_Toc59475526"/>
      <w:r>
        <w:t>Reservoir data</w:t>
      </w:r>
      <w:bookmarkEnd w:id="135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w:t>
      </w:r>
      <w:r w:rsidR="009F2CF4">
        <w:lastRenderedPageBreak/>
        <w:t>{ScenarioName}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355" w:name="_Toc59475527"/>
      <w:r>
        <w:lastRenderedPageBreak/>
        <w:t>Reservoir data sources</w:t>
      </w:r>
      <w:bookmarkEnd w:id="135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356" w:name="_Toc59475528"/>
      <w:r>
        <w:t>Creating a new study area</w:t>
      </w:r>
      <w:r w:rsidR="00A55502">
        <w:t xml:space="preserve"> from a watershed within the WRB</w:t>
      </w:r>
      <w:bookmarkEnd w:id="135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lastRenderedPageBreak/>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 xml:space="preserve">Any other files specific to the subbasin should also be placed in </w:t>
      </w:r>
      <w:r w:rsidR="00767641">
        <w:rPr>
          <w:rFonts w:asciiTheme="minorHAnsi" w:hAnsiTheme="minorHAnsi" w:cstheme="minorHAnsi"/>
          <w:sz w:val="22"/>
        </w:rPr>
        <w:lastRenderedPageBreak/>
        <w:t>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357" w:name="_Toc59475529"/>
      <w:r>
        <w:t>Limitations of subbasin simulations</w:t>
      </w:r>
      <w:bookmarkEnd w:id="135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358" w:name="_Toc59475530"/>
      <w:r>
        <w:t>North Santiam study area</w:t>
      </w:r>
      <w:bookmarkEnd w:id="1358"/>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359" w:name="_Toc59475531"/>
      <w:r>
        <w:rPr>
          <w:rFonts w:eastAsia="Times New Roman"/>
        </w:rPr>
        <w:lastRenderedPageBreak/>
        <w:t>Instream water rights</w:t>
      </w:r>
      <w:bookmarkEnd w:id="135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136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1360"/>
    </w:p>
    <w:p w14:paraId="0FD5899C" w14:textId="77777777" w:rsidR="0092040E" w:rsidRDefault="0092040E" w:rsidP="0092040E"/>
    <w:p w14:paraId="0E0CDFE5" w14:textId="77777777" w:rsidR="00B91F45" w:rsidRDefault="00B47486" w:rsidP="00B91F45">
      <w:pPr>
        <w:pStyle w:val="Heading2"/>
      </w:pPr>
      <w:bookmarkStart w:id="1361" w:name="_Toc59475532"/>
      <w:r>
        <w:t xml:space="preserve">Municipal </w:t>
      </w:r>
      <w:r w:rsidR="00057A5D">
        <w:t>w</w:t>
      </w:r>
      <w:r>
        <w:t xml:space="preserve">ater </w:t>
      </w:r>
      <w:r w:rsidR="00D97755">
        <w:t>r</w:t>
      </w:r>
      <w:r>
        <w:t>ights</w:t>
      </w:r>
      <w:bookmarkEnd w:id="136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362" w:name="_Toc59475533"/>
      <w:r>
        <w:t>McKenzie Basin Wetlands Study</w:t>
      </w:r>
      <w:bookmarkEnd w:id="1362"/>
    </w:p>
    <w:p w14:paraId="79498AD8" w14:textId="77777777" w:rsidR="00736461" w:rsidRPr="00D97CDA" w:rsidRDefault="00736461" w:rsidP="00A8214A"/>
    <w:p w14:paraId="2403DDA0" w14:textId="063D759E" w:rsidR="00275338" w:rsidRDefault="003613A1" w:rsidP="00A8214A">
      <w:pPr>
        <w:pStyle w:val="Heading2"/>
      </w:pPr>
      <w:bookmarkStart w:id="1363" w:name="_Toc59475534"/>
      <w:r>
        <w:t xml:space="preserve">Project </w:t>
      </w:r>
      <w:r w:rsidR="00DC262D">
        <w:t>Overview</w:t>
      </w:r>
      <w:bookmarkEnd w:id="1363"/>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1364" w:name="_Ref48282850"/>
      <w:bookmarkStart w:id="1365" w:name="_Toc53219839"/>
      <w:r>
        <w:t xml:space="preserve">Figure </w:t>
      </w:r>
      <w:fldSimple w:instr=" SEQ Figure \* ARABIC ">
        <w:r w:rsidR="00D24E1A">
          <w:rPr>
            <w:noProof/>
          </w:rPr>
          <w:t>7</w:t>
        </w:r>
      </w:fldSimple>
      <w:bookmarkEnd w:id="1364"/>
      <w:r>
        <w:t>. McKenzie basin in CW3M screen capture</w:t>
      </w:r>
      <w:bookmarkEnd w:id="1365"/>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1366" w:name="_Ref48282776"/>
      <w:bookmarkStart w:id="1367" w:name="_Ref48282732"/>
      <w:bookmarkStart w:id="1368" w:name="_Toc53219840"/>
      <w:r>
        <w:t xml:space="preserve">Figure </w:t>
      </w:r>
      <w:fldSimple w:instr=" SEQ Figure \* ARABIC ">
        <w:r w:rsidR="00D24E1A">
          <w:rPr>
            <w:noProof/>
          </w:rPr>
          <w:t>8</w:t>
        </w:r>
      </w:fldSimple>
      <w:bookmarkEnd w:id="1366"/>
      <w:r>
        <w:t>. Wetlands in the lower McKenzie basin, with their WETL_ID attribute values</w:t>
      </w:r>
      <w:bookmarkEnd w:id="1367"/>
      <w:bookmarkEnd w:id="1368"/>
    </w:p>
    <w:p w14:paraId="364BDC9E" w14:textId="77777777" w:rsidR="004D33B7" w:rsidRDefault="004D33B7" w:rsidP="00275338"/>
    <w:p w14:paraId="6EF95807" w14:textId="5E566C26" w:rsidR="003613A1" w:rsidRDefault="003613A1" w:rsidP="00A8214A">
      <w:pPr>
        <w:pStyle w:val="Heading2"/>
      </w:pPr>
      <w:bookmarkStart w:id="1369" w:name="_Toc59475535"/>
      <w:r>
        <w:t>Model and Simulation Overview</w:t>
      </w:r>
      <w:bookmarkEnd w:id="136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370" w:name="_Toc59475536"/>
      <w:r>
        <w:t>McKenzie wetlands in the initial versions of the IDU, HRU, and Reach data layers</w:t>
      </w:r>
      <w:bookmarkEnd w:id="1370"/>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371" w:name="_Toc49175988"/>
      <w:bookmarkStart w:id="1372" w:name="_Toc59475537"/>
      <w:r>
        <w:t>Data changes for better representation of wetlands</w:t>
      </w:r>
      <w:bookmarkEnd w:id="1371"/>
      <w:bookmarkEnd w:id="137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373" w:name="_Toc59475538"/>
      <w:r>
        <w:t xml:space="preserve">Projection, </w:t>
      </w:r>
      <w:r w:rsidR="006F174A">
        <w:t>Calendar</w:t>
      </w:r>
      <w:r>
        <w:t>,</w:t>
      </w:r>
      <w:r w:rsidR="006F174A">
        <w:t xml:space="preserve"> and </w:t>
      </w:r>
      <w:r w:rsidR="009D540F">
        <w:t>Units</w:t>
      </w:r>
      <w:bookmarkEnd w:id="137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374" w:name="_Toc59475539"/>
      <w:r>
        <w:t>Simulation of changes in wetlands over time</w:t>
      </w:r>
      <w:bookmarkEnd w:id="137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375" w:name="_Toc59475540"/>
      <w:r>
        <w:t xml:space="preserve">How wetlands </w:t>
      </w:r>
      <w:r w:rsidR="000806A1">
        <w:t>are</w:t>
      </w:r>
      <w:r>
        <w:t xml:space="preserve"> represented</w:t>
      </w:r>
      <w:r w:rsidR="006D6388">
        <w:t xml:space="preserve"> in the model</w:t>
      </w:r>
      <w:bookmarkEnd w:id="137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376" w:name="_Toc59475541"/>
      <w:r>
        <w:t>Attributes of interest in the wetlands study</w:t>
      </w:r>
      <w:bookmarkEnd w:id="137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77" w:name="_Toc59475542"/>
      <w:r>
        <w:t>A WETNESS attribute</w:t>
      </w:r>
      <w:bookmarkEnd w:id="137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378" w:name="_Toc59475543"/>
      <w:r>
        <w:t>Calculating the exchange of water between the wetland and the reach</w:t>
      </w:r>
      <w:bookmarkEnd w:id="1378"/>
    </w:p>
    <w:p w14:paraId="71419F3E" w14:textId="001ADEBC" w:rsidR="00871F69" w:rsidRDefault="00871F69" w:rsidP="00871F69">
      <w:pPr>
        <w:pStyle w:val="Heading3"/>
      </w:pPr>
      <w:bookmarkStart w:id="1379" w:name="_Toc59475544"/>
      <w:r>
        <w:t xml:space="preserve">Wetland </w:t>
      </w:r>
      <w:r w:rsidR="007A55EC">
        <w:t xml:space="preserve">IDU </w:t>
      </w:r>
      <w:r>
        <w:t>parameters</w:t>
      </w:r>
      <w:bookmarkEnd w:id="137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380" w:name="_Toc59475545"/>
      <w:r>
        <w:t>Reach parameters</w:t>
      </w:r>
      <w:bookmarkEnd w:id="138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381" w:name="_Toc59475546"/>
      <w:r>
        <w:t>Loss (or gain) of wetlands</w:t>
      </w:r>
      <w:bookmarkEnd w:id="138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82" w:name="_Toc59475547"/>
      <w:r>
        <w:t>Reality check</w:t>
      </w:r>
      <w:bookmarkEnd w:id="138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383"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384" w:author="David Conklin" w:date="2020-12-08T14:14:00Z"/>
          <w:noProof/>
        </w:rPr>
      </w:pPr>
      <w:ins w:id="1385"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386"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387" w:author="David Conklin" w:date="2020-12-08T14:21:00Z"/>
        </w:rPr>
      </w:pPr>
    </w:p>
    <w:p w14:paraId="1845E1E7" w14:textId="3E267FA1" w:rsidR="00E869F7" w:rsidRDefault="00E869F7" w:rsidP="006D6388">
      <w:ins w:id="1388"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389" w:name="_Toc59475548"/>
      <w:r>
        <w:t>High Cascades Springs</w:t>
      </w:r>
      <w:bookmarkEnd w:id="1389"/>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90" w:name="_Toc59475549"/>
      <w:r>
        <w:t>Calibration</w:t>
      </w:r>
      <w:r w:rsidR="00B06ED6">
        <w:t xml:space="preserve"> and simulation skill</w:t>
      </w:r>
      <w:bookmarkEnd w:id="1390"/>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391" w:name="_Toc59475550"/>
      <w:r>
        <w:t>Analysis of</w:t>
      </w:r>
      <w:r w:rsidR="003024C9">
        <w:t xml:space="preserve"> locations where the model has low skill</w:t>
      </w:r>
      <w:bookmarkEnd w:id="1391"/>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392" w:name="_Toc59475551"/>
      <w:r>
        <w:t>Simulated McKenzie basin water budget</w:t>
      </w:r>
      <w:bookmarkEnd w:id="1392"/>
    </w:p>
    <w:p w14:paraId="037D7B42" w14:textId="7F5AED13" w:rsidR="00B47F76" w:rsidRDefault="00B47F76" w:rsidP="00B47F76">
      <w:r>
        <w:t>As of 1</w:t>
      </w:r>
      <w:ins w:id="1393" w:author="David Conklin" w:date="2020-12-08T14:03:00Z">
        <w:r w:rsidR="00914CB4">
          <w:t>2/7</w:t>
        </w:r>
      </w:ins>
      <w:del w:id="1394" w:author="David Conklin" w:date="2020-12-08T14:03:00Z">
        <w:r w:rsidDel="00914CB4">
          <w:delText>1/</w:delText>
        </w:r>
        <w:r w:rsidR="004C77EC" w:rsidDel="00914CB4">
          <w:delText>26</w:delText>
        </w:r>
      </w:del>
      <w:r>
        <w:t>/20</w:t>
      </w:r>
      <w:r w:rsidR="004C77EC">
        <w:t xml:space="preserve"> CW3M ver. 1</w:t>
      </w:r>
      <w:ins w:id="1395" w:author="David Conklin" w:date="2020-12-08T14:03:00Z">
        <w:r w:rsidR="00914CB4">
          <w:t>51</w:t>
        </w:r>
      </w:ins>
      <w:del w:id="1396"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397" w:author="David Conklin" w:date="2020-12-08T14:04:00Z">
                <w:pPr/>
              </w:pPrChange>
            </w:pPr>
            <w:r>
              <w:t>8</w:t>
            </w:r>
            <w:r w:rsidR="00C4268B">
              <w:t>6.5</w:t>
            </w:r>
            <w:r>
              <w:t>%</w:t>
            </w:r>
          </w:p>
        </w:tc>
        <w:tc>
          <w:tcPr>
            <w:tcW w:w="0" w:type="auto"/>
          </w:tcPr>
          <w:p w14:paraId="5F29B78A" w14:textId="77777777" w:rsidR="00B47F76" w:rsidRDefault="00B47F76">
            <w:pPr>
              <w:jc w:val="right"/>
              <w:pPrChange w:id="1398"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399" w:author="David Conklin" w:date="2020-12-08T14:04:00Z">
                <w:pPr/>
              </w:pPrChange>
            </w:pPr>
            <w:r>
              <w:t>1</w:t>
            </w:r>
            <w:r w:rsidR="00C4268B">
              <w:t>2.7</w:t>
            </w:r>
            <w:r>
              <w:t>%</w:t>
            </w:r>
          </w:p>
        </w:tc>
        <w:tc>
          <w:tcPr>
            <w:tcW w:w="0" w:type="auto"/>
          </w:tcPr>
          <w:p w14:paraId="269CCE04" w14:textId="23137AD7" w:rsidR="00B47F76" w:rsidRDefault="00161692">
            <w:pPr>
              <w:jc w:val="right"/>
              <w:pPrChange w:id="1400"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401" w:author="David Conklin" w:date="2020-12-08T14:04:00Z">
                <w:pPr/>
              </w:pPrChange>
            </w:pPr>
            <w:r>
              <w:t>0.5%</w:t>
            </w:r>
          </w:p>
        </w:tc>
        <w:tc>
          <w:tcPr>
            <w:tcW w:w="0" w:type="auto"/>
          </w:tcPr>
          <w:p w14:paraId="1916D884" w14:textId="77777777" w:rsidR="00B47F76" w:rsidRDefault="00B47F76">
            <w:pPr>
              <w:jc w:val="right"/>
              <w:pPrChange w:id="1402"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403" w:author="David Conklin" w:date="2020-12-08T14:04:00Z">
                <w:pPr/>
              </w:pPrChange>
            </w:pPr>
            <w:r>
              <w:t>0.</w:t>
            </w:r>
            <w:r w:rsidR="00C4268B">
              <w:t>2</w:t>
            </w:r>
            <w:r>
              <w:t>%</w:t>
            </w:r>
          </w:p>
        </w:tc>
        <w:tc>
          <w:tcPr>
            <w:tcW w:w="0" w:type="auto"/>
          </w:tcPr>
          <w:p w14:paraId="0842F788" w14:textId="77777777" w:rsidR="00B47F76" w:rsidRDefault="00B47F76">
            <w:pPr>
              <w:jc w:val="right"/>
              <w:pPrChange w:id="1404"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405" w:author="David Conklin" w:date="2020-12-08T14:04:00Z">
                <w:pPr/>
              </w:pPrChange>
            </w:pPr>
            <w:r>
              <w:t>100.0%</w:t>
            </w:r>
          </w:p>
        </w:tc>
        <w:tc>
          <w:tcPr>
            <w:tcW w:w="0" w:type="auto"/>
          </w:tcPr>
          <w:p w14:paraId="20B16787" w14:textId="77777777" w:rsidR="00B47F76" w:rsidRDefault="00B47F76">
            <w:pPr>
              <w:jc w:val="right"/>
              <w:pPrChange w:id="1406"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407" w:author="David Conklin" w:date="2020-12-08T14:04:00Z">
                <w:pPr/>
              </w:pPrChange>
            </w:pPr>
          </w:p>
        </w:tc>
        <w:tc>
          <w:tcPr>
            <w:tcW w:w="0" w:type="auto"/>
          </w:tcPr>
          <w:p w14:paraId="6C64F406" w14:textId="77777777" w:rsidR="00B47F76" w:rsidRDefault="00B47F76">
            <w:pPr>
              <w:jc w:val="right"/>
              <w:pPrChange w:id="1408"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409" w:author="David Conklin" w:date="2020-12-08T14:04:00Z">
                <w:pPr/>
              </w:pPrChange>
            </w:pPr>
            <w:r>
              <w:t>% of precipitation</w:t>
            </w:r>
          </w:p>
        </w:tc>
        <w:tc>
          <w:tcPr>
            <w:tcW w:w="0" w:type="auto"/>
          </w:tcPr>
          <w:p w14:paraId="593E551D" w14:textId="77777777" w:rsidR="00B47F76" w:rsidRDefault="00B47F76">
            <w:pPr>
              <w:jc w:val="right"/>
              <w:pPrChange w:id="1410" w:author="David Conklin" w:date="2020-12-08T14:05:00Z">
                <w:pPr/>
              </w:pPrChange>
            </w:pPr>
            <w:r>
              <w:t>cms</w:t>
            </w:r>
          </w:p>
        </w:tc>
        <w:tc>
          <w:tcPr>
            <w:tcW w:w="0" w:type="auto"/>
          </w:tcPr>
          <w:p w14:paraId="47541193" w14:textId="3D7365DA" w:rsidR="00B47F76" w:rsidRDefault="00914CB4" w:rsidP="006636CC">
            <w:ins w:id="1411"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412" w:author="David Conklin" w:date="2020-12-08T14:04:00Z">
                <w:pPr/>
              </w:pPrChange>
            </w:pPr>
            <w:r>
              <w:t>7</w:t>
            </w:r>
            <w:r w:rsidR="00C4268B">
              <w:t>6.6</w:t>
            </w:r>
            <w:r>
              <w:t>%</w:t>
            </w:r>
          </w:p>
        </w:tc>
        <w:tc>
          <w:tcPr>
            <w:tcW w:w="0" w:type="auto"/>
          </w:tcPr>
          <w:p w14:paraId="545C8904" w14:textId="1D2F65F0" w:rsidR="00B47F76" w:rsidRDefault="00B47F76">
            <w:pPr>
              <w:jc w:val="right"/>
              <w:pPrChange w:id="1413" w:author="David Conklin" w:date="2020-12-08T14:05:00Z">
                <w:pPr/>
              </w:pPrChange>
            </w:pPr>
            <w:r>
              <w:t>15</w:t>
            </w:r>
            <w:r w:rsidR="004C77EC">
              <w:t>2.7</w:t>
            </w:r>
          </w:p>
        </w:tc>
        <w:tc>
          <w:tcPr>
            <w:tcW w:w="0" w:type="auto"/>
          </w:tcPr>
          <w:p w14:paraId="7D01391D" w14:textId="37EE6B53" w:rsidR="00B47F76" w:rsidRDefault="00914CB4">
            <w:pPr>
              <w:jc w:val="right"/>
              <w:pPrChange w:id="1414" w:author="David Conklin" w:date="2020-12-08T14:04:00Z">
                <w:pPr/>
              </w:pPrChange>
            </w:pPr>
            <w:ins w:id="1415"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416" w:author="David Conklin" w:date="2020-12-08T14:04:00Z">
                <w:pPr/>
              </w:pPrChange>
            </w:pPr>
            <w:r>
              <w:t>3</w:t>
            </w:r>
            <w:r w:rsidR="000B611E">
              <w:t>4.0</w:t>
            </w:r>
            <w:r>
              <w:t>%</w:t>
            </w:r>
          </w:p>
        </w:tc>
        <w:tc>
          <w:tcPr>
            <w:tcW w:w="0" w:type="auto"/>
          </w:tcPr>
          <w:p w14:paraId="6A7F569C" w14:textId="77777777" w:rsidR="00B47F76" w:rsidRDefault="00B47F76">
            <w:pPr>
              <w:jc w:val="right"/>
              <w:pPrChange w:id="1417"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418" w:author="David Conklin" w:date="2020-12-08T14:04:00Z">
                <w:pPr/>
              </w:pPrChange>
            </w:pPr>
            <w:r>
              <w:t>4.4%</w:t>
            </w:r>
          </w:p>
        </w:tc>
        <w:tc>
          <w:tcPr>
            <w:tcW w:w="0" w:type="auto"/>
          </w:tcPr>
          <w:p w14:paraId="3BD7E228" w14:textId="77777777" w:rsidR="00B47F76" w:rsidRDefault="00B47F76">
            <w:pPr>
              <w:jc w:val="right"/>
              <w:pPrChange w:id="1419"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420" w:author="David Conklin" w:date="2020-12-08T14:04:00Z">
                <w:pPr/>
              </w:pPrChange>
            </w:pPr>
            <w:r>
              <w:t>0.4%</w:t>
            </w:r>
          </w:p>
        </w:tc>
        <w:tc>
          <w:tcPr>
            <w:tcW w:w="0" w:type="auto"/>
          </w:tcPr>
          <w:p w14:paraId="0ACE8F73" w14:textId="77777777" w:rsidR="00B47F76" w:rsidRDefault="00B47F76">
            <w:pPr>
              <w:jc w:val="right"/>
              <w:pPrChange w:id="1421"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422" w:author="David Conklin" w:date="2020-12-08T14:04:00Z">
                <w:pPr/>
              </w:pPrChange>
            </w:pPr>
            <w:r>
              <w:t>11</w:t>
            </w:r>
            <w:r w:rsidR="000B611E">
              <w:t>5.3</w:t>
            </w:r>
            <w:r>
              <w:t>%</w:t>
            </w:r>
          </w:p>
        </w:tc>
        <w:tc>
          <w:tcPr>
            <w:tcW w:w="0" w:type="auto"/>
          </w:tcPr>
          <w:p w14:paraId="0F8EB8DB" w14:textId="77777777" w:rsidR="00B47F76" w:rsidRDefault="00B47F76">
            <w:pPr>
              <w:jc w:val="right"/>
              <w:pPrChange w:id="1423"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424" w:author="David Conklin" w:date="2020-12-08T14:22:00Z"/>
        </w:rPr>
      </w:pPr>
      <w:del w:id="1425"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426" w:author="David Conklin" w:date="2020-12-08T14:22:00Z"/>
        </w:rPr>
      </w:pPr>
    </w:p>
    <w:p w14:paraId="61D302EB" w14:textId="77ACAE9F" w:rsidR="003024C9" w:rsidDel="00E424C4" w:rsidRDefault="003024C9" w:rsidP="00535731">
      <w:pPr>
        <w:rPr>
          <w:del w:id="1427" w:author="David Conklin" w:date="2020-12-08T14:22:00Z"/>
        </w:rPr>
      </w:pPr>
    </w:p>
    <w:p w14:paraId="15D3E737" w14:textId="3D1EB67C" w:rsidR="003024C9" w:rsidDel="00E424C4" w:rsidRDefault="003024C9" w:rsidP="00B47F76">
      <w:pPr>
        <w:rPr>
          <w:del w:id="1428" w:author="David Conklin" w:date="2020-12-08T14:22:00Z"/>
        </w:rPr>
      </w:pPr>
      <w:del w:id="1429"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430" w:author="David Conklin" w:date="2020-12-08T14:22:00Z"/>
        </w:rPr>
      </w:pPr>
      <w:del w:id="1431"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432" w:name="_Toc59475552"/>
      <w:r>
        <w:t>Clackamas wetlands v. McKenzie wetlands</w:t>
      </w:r>
      <w:bookmarkEnd w:id="1432"/>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1433" w:name="_Ref48286765"/>
      <w:bookmarkStart w:id="1434" w:name="_Toc53219841"/>
      <w:r>
        <w:t xml:space="preserve">Figure </w:t>
      </w:r>
      <w:fldSimple w:instr=" SEQ Figure \* ARABIC ">
        <w:r w:rsidR="00D24E1A">
          <w:rPr>
            <w:noProof/>
          </w:rPr>
          <w:t>9</w:t>
        </w:r>
      </w:fldSimple>
      <w:bookmarkEnd w:id="1433"/>
      <w:r>
        <w:t>. Clackamas basin in CW3M screen capture</w:t>
      </w:r>
      <w:bookmarkEnd w:id="143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35" w:name="_Toc59475553"/>
      <w:r>
        <w:t>The Clackamas Basin</w:t>
      </w:r>
      <w:bookmarkEnd w:id="1435"/>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436" w:name="_Toc59475554"/>
      <w:r>
        <w:lastRenderedPageBreak/>
        <w:t>Directory structure and file names</w:t>
      </w:r>
      <w:bookmarkEnd w:id="143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437" w:name="_Toc59475555"/>
      <w:r>
        <w:t xml:space="preserve">Release </w:t>
      </w:r>
      <w:r w:rsidR="00E735F4">
        <w:t>Log</w:t>
      </w:r>
      <w:bookmarkEnd w:id="143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438" w:name="_Toc59475556"/>
      <w:r>
        <w:t>References</w:t>
      </w:r>
      <w:bookmarkEnd w:id="143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ins w:id="1439" w:author="David Conklin" w:date="2020-12-10T17:07:00Z"/>
          <w:rStyle w:val="Hyperlink"/>
          <w:rFonts w:cstheme="minorHAnsi"/>
          <w:color w:val="auto"/>
          <w:u w:val="none"/>
        </w:rPr>
      </w:pPr>
      <w:ins w:id="1440" w:author="David Conklin" w:date="2020-12-10T17:07:00Z">
        <w:r>
          <w:rPr>
            <w:rStyle w:val="Hyperlink"/>
            <w:rFonts w:cstheme="minorHAnsi"/>
            <w:color w:val="auto"/>
            <w:u w:val="none"/>
          </w:rPr>
          <w:t>Chow VT (1959</w:t>
        </w:r>
      </w:ins>
      <w:ins w:id="1441" w:author="David Conklin" w:date="2020-12-10T17:08:00Z">
        <w:r>
          <w:rPr>
            <w:rStyle w:val="Hyperlink"/>
            <w:rFonts w:cstheme="minorHAnsi"/>
            <w:color w:val="auto"/>
            <w:u w:val="none"/>
          </w:rPr>
          <w:t xml:space="preserve">).  Open Channel Hydraulics.  </w:t>
        </w:r>
      </w:ins>
      <w:ins w:id="1442" w:author="David Conklin" w:date="2020-12-10T17:09:00Z">
        <w:r>
          <w:rPr>
            <w:rStyle w:val="Hyperlink"/>
            <w:rFonts w:cstheme="minorHAnsi"/>
            <w:color w:val="auto"/>
            <w:u w:val="none"/>
          </w:rPr>
          <w:t>McGraw-Hill, New York, NY.</w:t>
        </w:r>
      </w:ins>
    </w:p>
    <w:p w14:paraId="6C3397C7" w14:textId="77777777" w:rsidR="00930BF5" w:rsidRDefault="00930BF5" w:rsidP="00930BF5">
      <w:pPr>
        <w:autoSpaceDE w:val="0"/>
        <w:autoSpaceDN w:val="0"/>
        <w:adjustRightInd w:val="0"/>
        <w:rPr>
          <w:ins w:id="1443" w:author="David Conklin" w:date="2020-12-10T17:07:00Z"/>
          <w:rStyle w:val="Hyperlink"/>
          <w:rFonts w:cstheme="minorHAnsi"/>
          <w:color w:val="auto"/>
          <w:u w:val="none"/>
        </w:rPr>
      </w:pPr>
    </w:p>
    <w:p w14:paraId="3FF4302B" w14:textId="6AE4F262" w:rsidR="00930BF5" w:rsidRPr="00D14E53" w:rsidRDefault="00930BF5" w:rsidP="00930BF5">
      <w:pPr>
        <w:autoSpaceDE w:val="0"/>
        <w:autoSpaceDN w:val="0"/>
        <w:adjustRightInd w:val="0"/>
        <w:rPr>
          <w:moveTo w:id="1444" w:author="David Conklin" w:date="2020-12-10T17:07:00Z"/>
          <w:rStyle w:val="Hyperlink"/>
          <w:rFonts w:cstheme="minorHAnsi"/>
          <w:color w:val="auto"/>
          <w:u w:val="none"/>
        </w:rPr>
      </w:pPr>
      <w:moveToRangeStart w:id="1445" w:author="David Conklin" w:date="2020-12-10T17:07:00Z" w:name="move58512471"/>
      <w:moveTo w:id="1446" w:author="David Conklin" w:date="2020-12-10T17:07:00Z">
        <w:r w:rsidRPr="00D14E53">
          <w:rPr>
            <w:rStyle w:val="Hyperlink"/>
            <w:rFonts w:cstheme="minorHAnsi"/>
            <w:color w:val="auto"/>
            <w:u w:val="none"/>
          </w:rPr>
          <w:t>Chow VT (1964).  Handbook of Hydrology.</w:t>
        </w:r>
      </w:moveTo>
    </w:p>
    <w:p w14:paraId="15E8C91A" w14:textId="77777777" w:rsidR="00930BF5" w:rsidRDefault="00930BF5" w:rsidP="00930BF5">
      <w:pPr>
        <w:autoSpaceDE w:val="0"/>
        <w:autoSpaceDN w:val="0"/>
        <w:adjustRightInd w:val="0"/>
        <w:rPr>
          <w:moveTo w:id="1447" w:author="David Conklin" w:date="2020-12-10T17:07:00Z"/>
          <w:rStyle w:val="Hyperlink"/>
          <w:rFonts w:cstheme="minorHAnsi"/>
          <w:color w:val="auto"/>
          <w:u w:val="none"/>
        </w:rPr>
      </w:pPr>
      <w:moveTo w:id="1448" w:author="David Conklin" w:date="2020-12-10T17:07:00Z">
        <w:r w:rsidRPr="00D14E53">
          <w:rPr>
            <w:rStyle w:val="Hyperlink"/>
            <w:rFonts w:cstheme="minorHAnsi"/>
            <w:color w:val="auto"/>
            <w:u w:val="none"/>
          </w:rPr>
          <w:t xml:space="preserve">Also </w:t>
        </w:r>
        <w:r>
          <w:fldChar w:fldCharType="begin"/>
        </w:r>
        <w:r>
          <w:instrText xml:space="preserve"> HYPERLINK "https://cedb.asce.org/CEDBsearch/record.jsp?dockey=0020129" </w:instrText>
        </w:r>
        <w:r>
          <w:fldChar w:fldCharType="separate"/>
        </w:r>
        <w:r w:rsidRPr="00D14E53">
          <w:rPr>
            <w:rStyle w:val="Hyperlink"/>
            <w:rFonts w:cstheme="minorHAnsi"/>
          </w:rPr>
          <w:t>https://cedb.asce.org/CEDBsearch/record.jsp?dockey=0020129</w:t>
        </w:r>
        <w:r>
          <w:rPr>
            <w:rStyle w:val="Hyperlink"/>
            <w:rFonts w:cstheme="minorHAnsi"/>
          </w:rPr>
          <w:fldChar w:fldCharType="end"/>
        </w:r>
      </w:moveTo>
    </w:p>
    <w:p w14:paraId="1E779801" w14:textId="77777777" w:rsidR="00930BF5" w:rsidRDefault="00930BF5" w:rsidP="00930BF5">
      <w:pPr>
        <w:autoSpaceDE w:val="0"/>
        <w:autoSpaceDN w:val="0"/>
        <w:adjustRightInd w:val="0"/>
        <w:rPr>
          <w:moveTo w:id="1449" w:author="David Conklin" w:date="2020-12-10T17:07:00Z"/>
          <w:rStyle w:val="Hyperlink"/>
          <w:rFonts w:cstheme="minorHAnsi"/>
          <w:color w:val="auto"/>
          <w:u w:val="none"/>
        </w:rPr>
      </w:pPr>
      <w:moveTo w:id="1450" w:author="David Conklin" w:date="2020-12-10T17:07:00Z">
        <w:r>
          <w:rPr>
            <w:rStyle w:val="Hyperlink"/>
            <w:rFonts w:cstheme="minorHAnsi"/>
            <w:color w:val="auto"/>
            <w:u w:val="none"/>
          </w:rPr>
          <w:t xml:space="preserve">and </w:t>
        </w:r>
        <w:r>
          <w:fldChar w:fldCharType="begin"/>
        </w:r>
        <w:r>
          <w:instrText xml:space="preserve"> HYPERLINK "https://ascelibrary.org/doi/pdf/10.1061/%28ASCE%290733-9429%282002%29128%3A1%2820%29" </w:instrText>
        </w:r>
        <w:r>
          <w:fldChar w:fldCharType="separate"/>
        </w:r>
        <w:r w:rsidRPr="003B13EB">
          <w:rPr>
            <w:rStyle w:val="Hyperlink"/>
            <w:rFonts w:cstheme="minorHAnsi"/>
          </w:rPr>
          <w:t>https://ascelibrary.org/doi/pdf/10.1061/%28ASCE%290733-9429%282002%29128%3A1%2820%29</w:t>
        </w:r>
        <w:r>
          <w:rPr>
            <w:rStyle w:val="Hyperlink"/>
            <w:rFonts w:cstheme="minorHAnsi"/>
          </w:rPr>
          <w:fldChar w:fldCharType="end"/>
        </w:r>
      </w:moveTo>
    </w:p>
    <w:p w14:paraId="6D0F229F" w14:textId="77777777" w:rsidR="00930BF5" w:rsidRPr="00D14E53" w:rsidRDefault="00930BF5" w:rsidP="00930BF5">
      <w:pPr>
        <w:autoSpaceDE w:val="0"/>
        <w:autoSpaceDN w:val="0"/>
        <w:adjustRightInd w:val="0"/>
        <w:rPr>
          <w:moveTo w:id="1451" w:author="David Conklin" w:date="2020-12-10T17:07:00Z"/>
          <w:rStyle w:val="Hyperlink"/>
          <w:rFonts w:cstheme="minorHAnsi"/>
          <w:color w:val="auto"/>
          <w:u w:val="none"/>
        </w:rPr>
      </w:pPr>
      <w:moveTo w:id="1452" w:author="David Conklin" w:date="2020-12-10T17:07:00Z">
        <w:r w:rsidRPr="00F1121A">
          <w:rPr>
            <w:rStyle w:val="Hyperlink"/>
            <w:rFonts w:cstheme="minorHAnsi"/>
            <w:color w:val="auto"/>
            <w:u w:val="none"/>
          </w:rPr>
          <w:t>https://book4sales.com/book-details.php?book=58f6</w:t>
        </w:r>
      </w:moveTo>
    </w:p>
    <w:moveToRangeEnd w:id="1445"/>
    <w:p w14:paraId="16DAF158" w14:textId="77777777" w:rsidR="00930BF5" w:rsidRDefault="00930BF5">
      <w:pPr>
        <w:rPr>
          <w:ins w:id="1453" w:author="David Conklin" w:date="2020-12-10T17:07:00Z"/>
        </w:rPr>
      </w:pPr>
    </w:p>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527BD5E3" w:rsidR="00F1121A" w:rsidRPr="00D14E53" w:rsidDel="00930BF5" w:rsidRDefault="00F1121A" w:rsidP="006B6EE1">
      <w:pPr>
        <w:autoSpaceDE w:val="0"/>
        <w:autoSpaceDN w:val="0"/>
        <w:adjustRightInd w:val="0"/>
        <w:rPr>
          <w:moveFrom w:id="1454" w:author="David Conklin" w:date="2020-12-10T17:07:00Z"/>
          <w:rStyle w:val="Hyperlink"/>
          <w:rFonts w:cstheme="minorHAnsi"/>
          <w:color w:val="auto"/>
          <w:u w:val="none"/>
        </w:rPr>
      </w:pPr>
      <w:moveFromRangeStart w:id="1455" w:author="David Conklin" w:date="2020-12-10T17:07:00Z" w:name="move58512471"/>
      <w:moveFrom w:id="1456" w:author="David Conklin" w:date="2020-12-10T17:07:00Z">
        <w:r w:rsidRPr="00D14E53" w:rsidDel="00930BF5">
          <w:rPr>
            <w:rStyle w:val="Hyperlink"/>
            <w:rFonts w:cstheme="minorHAnsi"/>
            <w:color w:val="auto"/>
            <w:u w:val="none"/>
          </w:rPr>
          <w:t>Chow VT (1964).  Handbook of Hydrology.</w:t>
        </w:r>
      </w:moveFrom>
    </w:p>
    <w:p w14:paraId="3BD519E6" w14:textId="1FB5AA7D" w:rsidR="00F1121A" w:rsidDel="00930BF5" w:rsidRDefault="00F1121A" w:rsidP="006B6EE1">
      <w:pPr>
        <w:autoSpaceDE w:val="0"/>
        <w:autoSpaceDN w:val="0"/>
        <w:adjustRightInd w:val="0"/>
        <w:rPr>
          <w:moveFrom w:id="1457" w:author="David Conklin" w:date="2020-12-10T17:07:00Z"/>
          <w:rStyle w:val="Hyperlink"/>
          <w:rFonts w:cstheme="minorHAnsi"/>
          <w:color w:val="auto"/>
          <w:u w:val="none"/>
        </w:rPr>
      </w:pPr>
      <w:moveFrom w:id="1458" w:author="David Conklin" w:date="2020-12-10T17:07:00Z">
        <w:r w:rsidRPr="00D14E53" w:rsidDel="00930BF5">
          <w:rPr>
            <w:rStyle w:val="Hyperlink"/>
            <w:rFonts w:cstheme="minorHAnsi"/>
            <w:color w:val="auto"/>
            <w:u w:val="none"/>
          </w:rPr>
          <w:t xml:space="preserve">Also </w:t>
        </w:r>
        <w:r w:rsidR="000F5E41" w:rsidDel="00930BF5">
          <w:fldChar w:fldCharType="begin"/>
        </w:r>
        <w:r w:rsidR="000F5E41" w:rsidDel="00930BF5">
          <w:instrText xml:space="preserve"> HYPERLINK "https://cedb.asce.org/CEDBsearch/record.jsp?dockey=0020129" </w:instrText>
        </w:r>
        <w:r w:rsidR="000F5E41" w:rsidDel="00930BF5">
          <w:fldChar w:fldCharType="separate"/>
        </w:r>
        <w:r w:rsidRPr="00D14E53" w:rsidDel="00930BF5">
          <w:rPr>
            <w:rStyle w:val="Hyperlink"/>
            <w:rFonts w:cstheme="minorHAnsi"/>
          </w:rPr>
          <w:t>https://cedb.asce.org/CEDBsearch/record.jsp?dockey=0020129</w:t>
        </w:r>
        <w:r w:rsidR="000F5E41" w:rsidDel="00930BF5">
          <w:rPr>
            <w:rStyle w:val="Hyperlink"/>
            <w:rFonts w:cstheme="minorHAnsi"/>
          </w:rPr>
          <w:fldChar w:fldCharType="end"/>
        </w:r>
      </w:moveFrom>
    </w:p>
    <w:p w14:paraId="28121270" w14:textId="4C9300AA" w:rsidR="00F1121A" w:rsidDel="00930BF5" w:rsidRDefault="00F1121A" w:rsidP="006B6EE1">
      <w:pPr>
        <w:autoSpaceDE w:val="0"/>
        <w:autoSpaceDN w:val="0"/>
        <w:adjustRightInd w:val="0"/>
        <w:rPr>
          <w:moveFrom w:id="1459" w:author="David Conklin" w:date="2020-12-10T17:07:00Z"/>
          <w:rStyle w:val="Hyperlink"/>
          <w:rFonts w:cstheme="minorHAnsi"/>
          <w:color w:val="auto"/>
          <w:u w:val="none"/>
        </w:rPr>
      </w:pPr>
      <w:moveFrom w:id="1460" w:author="David Conklin" w:date="2020-12-10T17:07:00Z">
        <w:r w:rsidDel="00930BF5">
          <w:rPr>
            <w:rStyle w:val="Hyperlink"/>
            <w:rFonts w:cstheme="minorHAnsi"/>
            <w:color w:val="auto"/>
            <w:u w:val="none"/>
          </w:rPr>
          <w:t xml:space="preserve">and </w:t>
        </w:r>
        <w:r w:rsidR="000F5E41" w:rsidDel="00930BF5">
          <w:fldChar w:fldCharType="begin"/>
        </w:r>
        <w:r w:rsidR="000F5E41" w:rsidDel="00930BF5">
          <w:instrText xml:space="preserve"> HYPERLINK "https://ascelibrary.org/doi/pdf/10.1061/%28ASCE%290733-9429%282002%29128%3A1%2820%29" </w:instrText>
        </w:r>
        <w:r w:rsidR="000F5E41" w:rsidDel="00930BF5">
          <w:fldChar w:fldCharType="separate"/>
        </w:r>
        <w:r w:rsidRPr="003B13EB" w:rsidDel="00930BF5">
          <w:rPr>
            <w:rStyle w:val="Hyperlink"/>
            <w:rFonts w:cstheme="minorHAnsi"/>
          </w:rPr>
          <w:t>https://ascelibrary.org/doi/pdf/10.1061/%28ASCE%290733-9429%282002%29128%3A1%2820%29</w:t>
        </w:r>
        <w:r w:rsidR="000F5E41" w:rsidDel="00930BF5">
          <w:rPr>
            <w:rStyle w:val="Hyperlink"/>
            <w:rFonts w:cstheme="minorHAnsi"/>
          </w:rPr>
          <w:fldChar w:fldCharType="end"/>
        </w:r>
      </w:moveFrom>
    </w:p>
    <w:p w14:paraId="053BA3D3" w14:textId="1B6D020B" w:rsidR="00F1121A" w:rsidRPr="00D14E53" w:rsidDel="00930BF5" w:rsidRDefault="00F1121A" w:rsidP="006B6EE1">
      <w:pPr>
        <w:autoSpaceDE w:val="0"/>
        <w:autoSpaceDN w:val="0"/>
        <w:adjustRightInd w:val="0"/>
        <w:rPr>
          <w:moveFrom w:id="1461" w:author="David Conklin" w:date="2020-12-10T17:07:00Z"/>
          <w:rStyle w:val="Hyperlink"/>
          <w:rFonts w:cstheme="minorHAnsi"/>
          <w:color w:val="auto"/>
          <w:u w:val="none"/>
        </w:rPr>
      </w:pPr>
      <w:moveFrom w:id="1462" w:author="David Conklin" w:date="2020-12-10T17:07:00Z">
        <w:r w:rsidRPr="00F1121A" w:rsidDel="00930BF5">
          <w:rPr>
            <w:rStyle w:val="Hyperlink"/>
            <w:rFonts w:cstheme="minorHAnsi"/>
            <w:color w:val="auto"/>
            <w:u w:val="none"/>
          </w:rPr>
          <w:t>https://book4sales.com/book-details.php?book=58f6</w:t>
        </w:r>
      </w:moveFrom>
    </w:p>
    <w:moveFromRangeEnd w:id="1455"/>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463" w:name="_Toc59475557"/>
      <w:r>
        <w:rPr>
          <w:rFonts w:eastAsiaTheme="minorHAnsi"/>
        </w:rPr>
        <w:t>Acronyms</w:t>
      </w:r>
      <w:r w:rsidR="009D540F">
        <w:rPr>
          <w:rFonts w:eastAsiaTheme="minorHAnsi"/>
        </w:rPr>
        <w:t xml:space="preserve"> and Abbreviations</w:t>
      </w:r>
      <w:bookmarkEnd w:id="146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48294" w14:textId="77777777" w:rsidR="00781411" w:rsidRDefault="00781411" w:rsidP="00064E77">
      <w:r>
        <w:separator/>
      </w:r>
    </w:p>
  </w:endnote>
  <w:endnote w:type="continuationSeparator" w:id="0">
    <w:p w14:paraId="58EB160C" w14:textId="77777777" w:rsidR="00781411" w:rsidRDefault="0078141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76547B" w:rsidRDefault="007654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76547B" w:rsidRDefault="00765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CBD67" w14:textId="77777777" w:rsidR="00781411" w:rsidRDefault="00781411" w:rsidP="00064E77">
      <w:r>
        <w:separator/>
      </w:r>
    </w:p>
  </w:footnote>
  <w:footnote w:type="continuationSeparator" w:id="0">
    <w:p w14:paraId="7F131C3B" w14:textId="77777777" w:rsidR="00781411" w:rsidRDefault="0078141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21F0F"/>
    <w:rsid w:val="00223D2E"/>
    <w:rsid w:val="00223E80"/>
    <w:rsid w:val="00224E69"/>
    <w:rsid w:val="00227342"/>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3C1D"/>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7163"/>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5526F"/>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67979</TotalTime>
  <Pages>58</Pages>
  <Words>21474</Words>
  <Characters>122402</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365</cp:revision>
  <cp:lastPrinted>2020-12-11T17:14:00Z</cp:lastPrinted>
  <dcterms:created xsi:type="dcterms:W3CDTF">2018-11-09T13:56:00Z</dcterms:created>
  <dcterms:modified xsi:type="dcterms:W3CDTF">2020-12-22T04:39:00Z</dcterms:modified>
</cp:coreProperties>
</file>