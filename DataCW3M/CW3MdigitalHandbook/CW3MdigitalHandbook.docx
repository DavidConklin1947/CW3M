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5D33EBA7" w:rsidR="00581BEB" w:rsidRDefault="00581BEB">
      <w:pPr>
        <w:pStyle w:val="Subtitle"/>
        <w:tabs>
          <w:tab w:val="left" w:pos="7950"/>
          <w:tab w:val="right" w:pos="9360"/>
        </w:tabs>
        <w:pPrChange w:id="0" w:author="David Conklin" w:date="2020-11-11T05:35:00Z">
          <w:pPr>
            <w:pStyle w:val="Subtitle"/>
            <w:tabs>
              <w:tab w:val="right" w:pos="9360"/>
            </w:tabs>
          </w:pPr>
        </w:pPrChange>
      </w:pPr>
      <w:r>
        <w:t>Information about the Community Willamette Whole Watershed Model</w:t>
      </w:r>
      <w:r w:rsidR="00C97C9B">
        <w:tab/>
      </w:r>
      <w:ins w:id="1" w:author="David Conklin" w:date="2020-11-11T05:35:00Z">
        <w:r w:rsidR="008A487C">
          <w:tab/>
        </w:r>
      </w:ins>
    </w:p>
    <w:p w14:paraId="542B86E8" w14:textId="70312A94" w:rsidR="00064E77" w:rsidRPr="00064E77" w:rsidRDefault="007B1928" w:rsidP="00064E77">
      <w:pPr>
        <w:pStyle w:val="Subtitle"/>
      </w:pPr>
      <w:r>
        <w:t>1</w:t>
      </w:r>
      <w:ins w:id="2" w:author="David Conklin" w:date="2020-11-09T05:43:00Z">
        <w:r w:rsidR="0031526F">
          <w:t>1/</w:t>
        </w:r>
      </w:ins>
      <w:ins w:id="3" w:author="David Conklin" w:date="2020-11-10T18:21:00Z">
        <w:r w:rsidR="008C41BA">
          <w:t>1</w:t>
        </w:r>
      </w:ins>
      <w:ins w:id="4" w:author="David Conklin" w:date="2020-11-18T08:14:00Z">
        <w:r w:rsidR="006636CC">
          <w:t>8</w:t>
        </w:r>
      </w:ins>
      <w:del w:id="5"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6" w:author="David Conklin" w:date="2020-11-09T05:43:00Z">
        <w:r w:rsidR="0031526F">
          <w:rPr>
            <w:rStyle w:val="Hyperlink"/>
            <w:color w:val="auto"/>
          </w:rPr>
          <w:t>10/27</w:t>
        </w:r>
      </w:ins>
      <w:del w:id="7"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8" w:author="David Conklin" w:date="2020-11-09T15:27:00Z"/>
          <w:rStyle w:val="Hyperlink"/>
          <w:color w:val="auto"/>
          <w:u w:val="none"/>
        </w:rPr>
      </w:pPr>
      <w:ins w:id="9"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10" w:author="David Conklin" w:date="2020-11-09T17:33:00Z"/>
          <w:rStyle w:val="Hyperlink"/>
          <w:color w:val="auto"/>
          <w:u w:val="none"/>
        </w:rPr>
      </w:pPr>
      <w:ins w:id="11"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12" w:author="David Conklin" w:date="2020-11-10T18:20:00Z"/>
          <w:rStyle w:val="Hyperlink"/>
          <w:color w:val="auto"/>
          <w:u w:val="none"/>
        </w:rPr>
      </w:pPr>
      <w:ins w:id="13"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4" w:author="David Conklin" w:date="2020-11-10T18:22:00Z"/>
          <w:rStyle w:val="Hyperlink"/>
          <w:color w:val="auto"/>
          <w:u w:val="none"/>
        </w:rPr>
      </w:pPr>
      <w:ins w:id="15" w:author="David Conklin" w:date="2020-11-10T18:22:00Z">
        <w:r>
          <w:rPr>
            <w:rStyle w:val="Hyperlink"/>
            <w:color w:val="auto"/>
            <w:u w:val="none"/>
          </w:rPr>
          <w:t>- Added the McKenzie Basin Wetlands Study/Calibration section.</w:t>
        </w:r>
      </w:ins>
    </w:p>
    <w:p w14:paraId="545C8A69" w14:textId="18D86545" w:rsidR="00372E03" w:rsidRDefault="00372E03" w:rsidP="00372E03">
      <w:pPr>
        <w:rPr>
          <w:ins w:id="16" w:author="David Conklin" w:date="2020-11-11T05:32:00Z"/>
          <w:rStyle w:val="Hyperlink"/>
          <w:color w:val="auto"/>
          <w:u w:val="none"/>
        </w:rPr>
      </w:pPr>
      <w:ins w:id="17" w:author="David Conklin" w:date="2020-11-10T18:22:00Z">
        <w:r>
          <w:rPr>
            <w:rStyle w:val="Hyperlink"/>
            <w:color w:val="auto"/>
            <w:u w:val="none"/>
          </w:rPr>
          <w:t>- Added the McKenzie Basin Wetlands Study/</w:t>
        </w:r>
      </w:ins>
      <w:ins w:id="18" w:author="David Conklin" w:date="2020-11-10T18:23:00Z">
        <w:r>
          <w:rPr>
            <w:rStyle w:val="Hyperlink"/>
            <w:color w:val="auto"/>
            <w:u w:val="none"/>
          </w:rPr>
          <w:t>Simulated McKenzie basin water budget</w:t>
        </w:r>
      </w:ins>
      <w:ins w:id="19" w:author="David Conklin" w:date="2020-11-10T18:22:00Z">
        <w:r>
          <w:rPr>
            <w:rStyle w:val="Hyperlink"/>
            <w:color w:val="auto"/>
            <w:u w:val="none"/>
          </w:rPr>
          <w:t xml:space="preserve"> section.</w:t>
        </w:r>
      </w:ins>
    </w:p>
    <w:p w14:paraId="40B1CB34" w14:textId="293B54EC" w:rsidR="00022B0F" w:rsidRDefault="002854B5" w:rsidP="00372E03">
      <w:pPr>
        <w:rPr>
          <w:ins w:id="20" w:author="David Conklin" w:date="2020-11-18T08:15:00Z"/>
          <w:rStyle w:val="Hyperlink"/>
          <w:color w:val="auto"/>
          <w:u w:val="none"/>
        </w:rPr>
      </w:pPr>
      <w:ins w:id="21" w:author="David Conklin" w:date="2020-11-11T05:32:00Z">
        <w:r>
          <w:rPr>
            <w:rStyle w:val="Hyperlink"/>
            <w:color w:val="auto"/>
            <w:u w:val="none"/>
          </w:rPr>
          <w:t>- Added the McKenzie Basin Wetlands Study/Analysis of calibration and skill section.</w:t>
        </w:r>
      </w:ins>
    </w:p>
    <w:p w14:paraId="64359D9A" w14:textId="1283A0FB" w:rsidR="006636CC" w:rsidRDefault="005E090B" w:rsidP="00372E03">
      <w:pPr>
        <w:rPr>
          <w:ins w:id="22" w:author="David Conklin" w:date="2020-11-18T08:15:00Z"/>
          <w:rStyle w:val="Hyperlink"/>
          <w:color w:val="auto"/>
          <w:u w:val="none"/>
        </w:rPr>
      </w:pPr>
      <w:ins w:id="23" w:author="David Conklin" w:date="2020-11-18T14:49:00Z">
        <w:r>
          <w:rPr>
            <w:rStyle w:val="Hyperlink"/>
            <w:color w:val="auto"/>
            <w:u w:val="none"/>
          </w:rPr>
          <w:t>- Added Reservoir Data section.</w:t>
        </w:r>
      </w:ins>
    </w:p>
    <w:p w14:paraId="3327E607" w14:textId="77777777" w:rsidR="006636CC" w:rsidRPr="00A8214A" w:rsidRDefault="006636CC" w:rsidP="00372E03">
      <w:pPr>
        <w:rPr>
          <w:ins w:id="24" w:author="David Conklin" w:date="2020-11-10T18:22:00Z"/>
          <w:rStyle w:val="Hyperlink"/>
          <w:color w:val="auto"/>
          <w:u w:val="none"/>
        </w:rPr>
      </w:pPr>
    </w:p>
    <w:customXmlInsRangeStart w:id="25" w:author="David Conklin" w:date="2020-11-18T08:15:00Z"/>
    <w:sdt>
      <w:sdtPr>
        <w:id w:val="-174370856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customXmlInsRangeEnd w:id="25"/>
        <w:p w14:paraId="45E48E97" w14:textId="6C852C7F" w:rsidR="006636CC" w:rsidRDefault="006636CC">
          <w:pPr>
            <w:pStyle w:val="TOCHeading"/>
            <w:rPr>
              <w:ins w:id="26" w:author="David Conklin" w:date="2020-11-18T08:15:00Z"/>
            </w:rPr>
          </w:pPr>
          <w:ins w:id="27" w:author="David Conklin" w:date="2020-11-18T08:15:00Z">
            <w:r>
              <w:t>Contents</w:t>
            </w:r>
          </w:ins>
        </w:p>
        <w:p w14:paraId="13C862EC" w14:textId="731FA825" w:rsidR="006F5D7E" w:rsidRDefault="006636CC">
          <w:pPr>
            <w:pStyle w:val="TOC1"/>
            <w:tabs>
              <w:tab w:val="right" w:leader="dot" w:pos="9350"/>
            </w:tabs>
            <w:rPr>
              <w:ins w:id="28" w:author="David Conklin" w:date="2020-11-18T15:38:00Z"/>
              <w:rFonts w:eastAsiaTheme="minorEastAsia"/>
              <w:noProof/>
            </w:rPr>
          </w:pPr>
          <w:ins w:id="29" w:author="David Conklin" w:date="2020-11-18T08:15:00Z">
            <w:r>
              <w:fldChar w:fldCharType="begin"/>
            </w:r>
            <w:r>
              <w:instrText xml:space="preserve"> TOC \o "1-3" \h \z \u </w:instrText>
            </w:r>
            <w:r>
              <w:fldChar w:fldCharType="separate"/>
            </w:r>
          </w:ins>
          <w:ins w:id="30" w:author="David Conklin" w:date="2020-11-18T15:38:00Z">
            <w:r w:rsidR="006F5D7E" w:rsidRPr="00E84D78">
              <w:rPr>
                <w:rStyle w:val="Hyperlink"/>
                <w:noProof/>
              </w:rPr>
              <w:fldChar w:fldCharType="begin"/>
            </w:r>
            <w:r w:rsidR="006F5D7E" w:rsidRPr="00E84D78">
              <w:rPr>
                <w:rStyle w:val="Hyperlink"/>
                <w:noProof/>
              </w:rPr>
              <w:instrText xml:space="preserve"> </w:instrText>
            </w:r>
            <w:r w:rsidR="006F5D7E">
              <w:rPr>
                <w:noProof/>
              </w:rPr>
              <w:instrText>HYPERLINK \l "_Toc56606352"</w:instrText>
            </w:r>
            <w:r w:rsidR="006F5D7E" w:rsidRPr="00E84D78">
              <w:rPr>
                <w:rStyle w:val="Hyperlink"/>
                <w:noProof/>
              </w:rPr>
              <w:instrText xml:space="preserve"> </w:instrText>
            </w:r>
            <w:r w:rsidR="006F5D7E" w:rsidRPr="00E84D78">
              <w:rPr>
                <w:rStyle w:val="Hyperlink"/>
                <w:noProof/>
              </w:rPr>
            </w:r>
            <w:r w:rsidR="006F5D7E" w:rsidRPr="00E84D78">
              <w:rPr>
                <w:rStyle w:val="Hyperlink"/>
                <w:noProof/>
              </w:rPr>
              <w:fldChar w:fldCharType="separate"/>
            </w:r>
            <w:r w:rsidR="006F5D7E" w:rsidRPr="00E84D78">
              <w:rPr>
                <w:rStyle w:val="Hyperlink"/>
                <w:noProof/>
              </w:rPr>
              <w:t>What is a digital handbook?</w:t>
            </w:r>
            <w:r w:rsidR="006F5D7E">
              <w:rPr>
                <w:noProof/>
                <w:webHidden/>
              </w:rPr>
              <w:tab/>
            </w:r>
            <w:r w:rsidR="006F5D7E">
              <w:rPr>
                <w:noProof/>
                <w:webHidden/>
              </w:rPr>
              <w:fldChar w:fldCharType="begin"/>
            </w:r>
            <w:r w:rsidR="006F5D7E">
              <w:rPr>
                <w:noProof/>
                <w:webHidden/>
              </w:rPr>
              <w:instrText xml:space="preserve"> PAGEREF _Toc56606352 \h </w:instrText>
            </w:r>
            <w:r w:rsidR="006F5D7E">
              <w:rPr>
                <w:noProof/>
                <w:webHidden/>
              </w:rPr>
            </w:r>
          </w:ins>
          <w:r w:rsidR="006F5D7E">
            <w:rPr>
              <w:noProof/>
              <w:webHidden/>
            </w:rPr>
            <w:fldChar w:fldCharType="separate"/>
          </w:r>
          <w:ins w:id="31" w:author="David Conklin" w:date="2020-11-18T15:38:00Z">
            <w:r w:rsidR="006F5D7E">
              <w:rPr>
                <w:noProof/>
                <w:webHidden/>
              </w:rPr>
              <w:t>3</w:t>
            </w:r>
            <w:r w:rsidR="006F5D7E">
              <w:rPr>
                <w:noProof/>
                <w:webHidden/>
              </w:rPr>
              <w:fldChar w:fldCharType="end"/>
            </w:r>
            <w:r w:rsidR="006F5D7E" w:rsidRPr="00E84D78">
              <w:rPr>
                <w:rStyle w:val="Hyperlink"/>
                <w:noProof/>
              </w:rPr>
              <w:fldChar w:fldCharType="end"/>
            </w:r>
          </w:ins>
        </w:p>
        <w:p w14:paraId="0987A153" w14:textId="52C2D209" w:rsidR="006F5D7E" w:rsidRDefault="006F5D7E">
          <w:pPr>
            <w:pStyle w:val="TOC1"/>
            <w:tabs>
              <w:tab w:val="right" w:leader="dot" w:pos="9350"/>
            </w:tabs>
            <w:rPr>
              <w:ins w:id="32" w:author="David Conklin" w:date="2020-11-18T15:38:00Z"/>
              <w:rFonts w:eastAsiaTheme="minorEastAsia"/>
              <w:noProof/>
            </w:rPr>
          </w:pPr>
          <w:ins w:id="3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CW3M concept</w:t>
            </w:r>
            <w:r>
              <w:rPr>
                <w:noProof/>
                <w:webHidden/>
              </w:rPr>
              <w:tab/>
            </w:r>
            <w:r>
              <w:rPr>
                <w:noProof/>
                <w:webHidden/>
              </w:rPr>
              <w:fldChar w:fldCharType="begin"/>
            </w:r>
            <w:r>
              <w:rPr>
                <w:noProof/>
                <w:webHidden/>
              </w:rPr>
              <w:instrText xml:space="preserve"> PAGEREF _Toc56606353 \h </w:instrText>
            </w:r>
            <w:r>
              <w:rPr>
                <w:noProof/>
                <w:webHidden/>
              </w:rPr>
            </w:r>
          </w:ins>
          <w:r>
            <w:rPr>
              <w:noProof/>
              <w:webHidden/>
            </w:rPr>
            <w:fldChar w:fldCharType="separate"/>
          </w:r>
          <w:ins w:id="34" w:author="David Conklin" w:date="2020-11-18T15:38:00Z">
            <w:r>
              <w:rPr>
                <w:noProof/>
                <w:webHidden/>
              </w:rPr>
              <w:t>3</w:t>
            </w:r>
            <w:r>
              <w:rPr>
                <w:noProof/>
                <w:webHidden/>
              </w:rPr>
              <w:fldChar w:fldCharType="end"/>
            </w:r>
            <w:r w:rsidRPr="00E84D78">
              <w:rPr>
                <w:rStyle w:val="Hyperlink"/>
                <w:noProof/>
              </w:rPr>
              <w:fldChar w:fldCharType="end"/>
            </w:r>
          </w:ins>
        </w:p>
        <w:p w14:paraId="3344995C" w14:textId="1B48FC59" w:rsidR="006F5D7E" w:rsidRDefault="006F5D7E">
          <w:pPr>
            <w:pStyle w:val="TOC2"/>
            <w:tabs>
              <w:tab w:val="right" w:leader="dot" w:pos="9350"/>
            </w:tabs>
            <w:rPr>
              <w:ins w:id="35" w:author="David Conklin" w:date="2020-11-18T15:38:00Z"/>
              <w:rFonts w:eastAsiaTheme="minorEastAsia"/>
              <w:noProof/>
            </w:rPr>
          </w:pPr>
          <w:ins w:id="3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 different kind of community model</w:t>
            </w:r>
            <w:r>
              <w:rPr>
                <w:noProof/>
                <w:webHidden/>
              </w:rPr>
              <w:tab/>
            </w:r>
            <w:r>
              <w:rPr>
                <w:noProof/>
                <w:webHidden/>
              </w:rPr>
              <w:fldChar w:fldCharType="begin"/>
            </w:r>
            <w:r>
              <w:rPr>
                <w:noProof/>
                <w:webHidden/>
              </w:rPr>
              <w:instrText xml:space="preserve"> PAGEREF _Toc56606354 \h </w:instrText>
            </w:r>
            <w:r>
              <w:rPr>
                <w:noProof/>
                <w:webHidden/>
              </w:rPr>
            </w:r>
          </w:ins>
          <w:r>
            <w:rPr>
              <w:noProof/>
              <w:webHidden/>
            </w:rPr>
            <w:fldChar w:fldCharType="separate"/>
          </w:r>
          <w:ins w:id="37" w:author="David Conklin" w:date="2020-11-18T15:38:00Z">
            <w:r>
              <w:rPr>
                <w:noProof/>
                <w:webHidden/>
              </w:rPr>
              <w:t>3</w:t>
            </w:r>
            <w:r>
              <w:rPr>
                <w:noProof/>
                <w:webHidden/>
              </w:rPr>
              <w:fldChar w:fldCharType="end"/>
            </w:r>
            <w:r w:rsidRPr="00E84D78">
              <w:rPr>
                <w:rStyle w:val="Hyperlink"/>
                <w:noProof/>
              </w:rPr>
              <w:fldChar w:fldCharType="end"/>
            </w:r>
          </w:ins>
        </w:p>
        <w:p w14:paraId="69BC3EB4" w14:textId="7F3F9D65" w:rsidR="006F5D7E" w:rsidRDefault="006F5D7E">
          <w:pPr>
            <w:pStyle w:val="TOC2"/>
            <w:tabs>
              <w:tab w:val="right" w:leader="dot" w:pos="9350"/>
            </w:tabs>
            <w:rPr>
              <w:ins w:id="38" w:author="David Conklin" w:date="2020-11-18T15:38:00Z"/>
              <w:rFonts w:eastAsiaTheme="minorEastAsia"/>
              <w:noProof/>
            </w:rPr>
          </w:pPr>
          <w:ins w:id="3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What CW3M is for</w:t>
            </w:r>
            <w:r>
              <w:rPr>
                <w:noProof/>
                <w:webHidden/>
              </w:rPr>
              <w:tab/>
            </w:r>
            <w:r>
              <w:rPr>
                <w:noProof/>
                <w:webHidden/>
              </w:rPr>
              <w:fldChar w:fldCharType="begin"/>
            </w:r>
            <w:r>
              <w:rPr>
                <w:noProof/>
                <w:webHidden/>
              </w:rPr>
              <w:instrText xml:space="preserve"> PAGEREF _Toc56606355 \h </w:instrText>
            </w:r>
            <w:r>
              <w:rPr>
                <w:noProof/>
                <w:webHidden/>
              </w:rPr>
            </w:r>
          </w:ins>
          <w:r>
            <w:rPr>
              <w:noProof/>
              <w:webHidden/>
            </w:rPr>
            <w:fldChar w:fldCharType="separate"/>
          </w:r>
          <w:ins w:id="40" w:author="David Conklin" w:date="2020-11-18T15:38:00Z">
            <w:r>
              <w:rPr>
                <w:noProof/>
                <w:webHidden/>
              </w:rPr>
              <w:t>4</w:t>
            </w:r>
            <w:r>
              <w:rPr>
                <w:noProof/>
                <w:webHidden/>
              </w:rPr>
              <w:fldChar w:fldCharType="end"/>
            </w:r>
            <w:r w:rsidRPr="00E84D78">
              <w:rPr>
                <w:rStyle w:val="Hyperlink"/>
                <w:noProof/>
              </w:rPr>
              <w:fldChar w:fldCharType="end"/>
            </w:r>
          </w:ins>
        </w:p>
        <w:p w14:paraId="75BE68E3" w14:textId="21521103" w:rsidR="006F5D7E" w:rsidRDefault="006F5D7E">
          <w:pPr>
            <w:pStyle w:val="TOC2"/>
            <w:tabs>
              <w:tab w:val="right" w:leader="dot" w:pos="9350"/>
            </w:tabs>
            <w:rPr>
              <w:ins w:id="41" w:author="David Conklin" w:date="2020-11-18T15:38:00Z"/>
              <w:rFonts w:eastAsiaTheme="minorEastAsia"/>
              <w:noProof/>
            </w:rPr>
          </w:pPr>
          <w:ins w:id="4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Management and maintenance</w:t>
            </w:r>
            <w:r>
              <w:rPr>
                <w:noProof/>
                <w:webHidden/>
              </w:rPr>
              <w:tab/>
            </w:r>
            <w:r>
              <w:rPr>
                <w:noProof/>
                <w:webHidden/>
              </w:rPr>
              <w:fldChar w:fldCharType="begin"/>
            </w:r>
            <w:r>
              <w:rPr>
                <w:noProof/>
                <w:webHidden/>
              </w:rPr>
              <w:instrText xml:space="preserve"> PAGEREF _Toc56606356 \h </w:instrText>
            </w:r>
            <w:r>
              <w:rPr>
                <w:noProof/>
                <w:webHidden/>
              </w:rPr>
            </w:r>
          </w:ins>
          <w:r>
            <w:rPr>
              <w:noProof/>
              <w:webHidden/>
            </w:rPr>
            <w:fldChar w:fldCharType="separate"/>
          </w:r>
          <w:ins w:id="43" w:author="David Conklin" w:date="2020-11-18T15:38:00Z">
            <w:r>
              <w:rPr>
                <w:noProof/>
                <w:webHidden/>
              </w:rPr>
              <w:t>4</w:t>
            </w:r>
            <w:r>
              <w:rPr>
                <w:noProof/>
                <w:webHidden/>
              </w:rPr>
              <w:fldChar w:fldCharType="end"/>
            </w:r>
            <w:r w:rsidRPr="00E84D78">
              <w:rPr>
                <w:rStyle w:val="Hyperlink"/>
                <w:noProof/>
              </w:rPr>
              <w:fldChar w:fldCharType="end"/>
            </w:r>
          </w:ins>
        </w:p>
        <w:p w14:paraId="24CAC314" w14:textId="46CC4603" w:rsidR="006F5D7E" w:rsidRDefault="006F5D7E">
          <w:pPr>
            <w:pStyle w:val="TOC1"/>
            <w:tabs>
              <w:tab w:val="right" w:leader="dot" w:pos="9350"/>
            </w:tabs>
            <w:rPr>
              <w:ins w:id="44" w:author="David Conklin" w:date="2020-11-18T15:38:00Z"/>
              <w:rFonts w:eastAsiaTheme="minorEastAsia"/>
              <w:noProof/>
            </w:rPr>
          </w:pPr>
          <w:ins w:id="4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Study areas</w:t>
            </w:r>
            <w:r>
              <w:rPr>
                <w:noProof/>
                <w:webHidden/>
              </w:rPr>
              <w:tab/>
            </w:r>
            <w:r>
              <w:rPr>
                <w:noProof/>
                <w:webHidden/>
              </w:rPr>
              <w:fldChar w:fldCharType="begin"/>
            </w:r>
            <w:r>
              <w:rPr>
                <w:noProof/>
                <w:webHidden/>
              </w:rPr>
              <w:instrText xml:space="preserve"> PAGEREF _Toc56606357 \h </w:instrText>
            </w:r>
            <w:r>
              <w:rPr>
                <w:noProof/>
                <w:webHidden/>
              </w:rPr>
            </w:r>
          </w:ins>
          <w:r>
            <w:rPr>
              <w:noProof/>
              <w:webHidden/>
            </w:rPr>
            <w:fldChar w:fldCharType="separate"/>
          </w:r>
          <w:ins w:id="46" w:author="David Conklin" w:date="2020-11-18T15:38:00Z">
            <w:r>
              <w:rPr>
                <w:noProof/>
                <w:webHidden/>
              </w:rPr>
              <w:t>4</w:t>
            </w:r>
            <w:r>
              <w:rPr>
                <w:noProof/>
                <w:webHidden/>
              </w:rPr>
              <w:fldChar w:fldCharType="end"/>
            </w:r>
            <w:r w:rsidRPr="00E84D78">
              <w:rPr>
                <w:rStyle w:val="Hyperlink"/>
                <w:noProof/>
              </w:rPr>
              <w:fldChar w:fldCharType="end"/>
            </w:r>
          </w:ins>
        </w:p>
        <w:p w14:paraId="11AA9E6D" w14:textId="612DED0A" w:rsidR="006F5D7E" w:rsidRDefault="006F5D7E">
          <w:pPr>
            <w:pStyle w:val="TOC2"/>
            <w:tabs>
              <w:tab w:val="right" w:leader="dot" w:pos="9350"/>
            </w:tabs>
            <w:rPr>
              <w:ins w:id="47" w:author="David Conklin" w:date="2020-11-18T15:38:00Z"/>
              <w:rFonts w:eastAsiaTheme="minorEastAsia"/>
              <w:noProof/>
            </w:rPr>
          </w:pPr>
          <w:ins w:id="4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DataCW3M directory structure</w:t>
            </w:r>
            <w:r>
              <w:rPr>
                <w:noProof/>
                <w:webHidden/>
              </w:rPr>
              <w:tab/>
            </w:r>
            <w:r>
              <w:rPr>
                <w:noProof/>
                <w:webHidden/>
              </w:rPr>
              <w:fldChar w:fldCharType="begin"/>
            </w:r>
            <w:r>
              <w:rPr>
                <w:noProof/>
                <w:webHidden/>
              </w:rPr>
              <w:instrText xml:space="preserve"> PAGEREF _Toc56606358 \h </w:instrText>
            </w:r>
            <w:r>
              <w:rPr>
                <w:noProof/>
                <w:webHidden/>
              </w:rPr>
            </w:r>
          </w:ins>
          <w:r>
            <w:rPr>
              <w:noProof/>
              <w:webHidden/>
            </w:rPr>
            <w:fldChar w:fldCharType="separate"/>
          </w:r>
          <w:ins w:id="49" w:author="David Conklin" w:date="2020-11-18T15:38:00Z">
            <w:r>
              <w:rPr>
                <w:noProof/>
                <w:webHidden/>
              </w:rPr>
              <w:t>5</w:t>
            </w:r>
            <w:r>
              <w:rPr>
                <w:noProof/>
                <w:webHidden/>
              </w:rPr>
              <w:fldChar w:fldCharType="end"/>
            </w:r>
            <w:r w:rsidRPr="00E84D78">
              <w:rPr>
                <w:rStyle w:val="Hyperlink"/>
                <w:noProof/>
              </w:rPr>
              <w:fldChar w:fldCharType="end"/>
            </w:r>
          </w:ins>
        </w:p>
        <w:p w14:paraId="598C6C00" w14:textId="3CF55721" w:rsidR="006F5D7E" w:rsidRDefault="006F5D7E">
          <w:pPr>
            <w:pStyle w:val="TOC2"/>
            <w:tabs>
              <w:tab w:val="right" w:leader="dot" w:pos="9350"/>
            </w:tabs>
            <w:rPr>
              <w:ins w:id="50" w:author="David Conklin" w:date="2020-11-18T15:38:00Z"/>
              <w:rFonts w:eastAsiaTheme="minorEastAsia"/>
              <w:noProof/>
            </w:rPr>
          </w:pPr>
          <w:ins w:id="5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"_Toc56606359"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DataCW3M\ScenarioData directory structure</w:t>
            </w:r>
            <w:r>
              <w:rPr>
                <w:noProof/>
                <w:webHidden/>
              </w:rPr>
              <w:tab/>
            </w:r>
            <w:r>
              <w:rPr>
                <w:noProof/>
                <w:webHidden/>
              </w:rPr>
              <w:fldChar w:fldCharType="begin"/>
            </w:r>
            <w:r>
              <w:rPr>
                <w:noProof/>
                <w:webHidden/>
              </w:rPr>
              <w:instrText xml:space="preserve"> PAGEREF _Toc56606359 \h </w:instrText>
            </w:r>
            <w:r>
              <w:rPr>
                <w:noProof/>
                <w:webHidden/>
              </w:rPr>
            </w:r>
          </w:ins>
          <w:r>
            <w:rPr>
              <w:noProof/>
              <w:webHidden/>
            </w:rPr>
            <w:fldChar w:fldCharType="separate"/>
          </w:r>
          <w:ins w:id="52" w:author="David Conklin" w:date="2020-11-18T15:38:00Z">
            <w:r>
              <w:rPr>
                <w:noProof/>
                <w:webHidden/>
              </w:rPr>
              <w:t>6</w:t>
            </w:r>
            <w:r>
              <w:rPr>
                <w:noProof/>
                <w:webHidden/>
              </w:rPr>
              <w:fldChar w:fldCharType="end"/>
            </w:r>
            <w:r w:rsidRPr="00E84D78">
              <w:rPr>
                <w:rStyle w:val="Hyperlink"/>
                <w:noProof/>
              </w:rPr>
              <w:fldChar w:fldCharType="end"/>
            </w:r>
          </w:ins>
        </w:p>
        <w:p w14:paraId="7B1822E0" w14:textId="08C633CD" w:rsidR="006F5D7E" w:rsidRDefault="006F5D7E">
          <w:pPr>
            <w:pStyle w:val="TOC2"/>
            <w:tabs>
              <w:tab w:val="right" w:leader="dot" w:pos="9350"/>
            </w:tabs>
            <w:rPr>
              <w:ins w:id="53" w:author="David Conklin" w:date="2020-11-18T15:38:00Z"/>
              <w:rFonts w:eastAsiaTheme="minorEastAsia"/>
              <w:noProof/>
            </w:rPr>
          </w:pPr>
          <w:ins w:id="5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DataCW3M\ScenarioData\&lt;scenario&gt; folder contents</w:t>
            </w:r>
            <w:r>
              <w:rPr>
                <w:noProof/>
                <w:webHidden/>
              </w:rPr>
              <w:tab/>
            </w:r>
            <w:r>
              <w:rPr>
                <w:noProof/>
                <w:webHidden/>
              </w:rPr>
              <w:fldChar w:fldCharType="begin"/>
            </w:r>
            <w:r>
              <w:rPr>
                <w:noProof/>
                <w:webHidden/>
              </w:rPr>
              <w:instrText xml:space="preserve"> PAGEREF _Toc56606360 \h </w:instrText>
            </w:r>
            <w:r>
              <w:rPr>
                <w:noProof/>
                <w:webHidden/>
              </w:rPr>
            </w:r>
          </w:ins>
          <w:r>
            <w:rPr>
              <w:noProof/>
              <w:webHidden/>
            </w:rPr>
            <w:fldChar w:fldCharType="separate"/>
          </w:r>
          <w:ins w:id="55" w:author="David Conklin" w:date="2020-11-18T15:38:00Z">
            <w:r>
              <w:rPr>
                <w:noProof/>
                <w:webHidden/>
              </w:rPr>
              <w:t>6</w:t>
            </w:r>
            <w:r>
              <w:rPr>
                <w:noProof/>
                <w:webHidden/>
              </w:rPr>
              <w:fldChar w:fldCharType="end"/>
            </w:r>
            <w:r w:rsidRPr="00E84D78">
              <w:rPr>
                <w:rStyle w:val="Hyperlink"/>
                <w:noProof/>
              </w:rPr>
              <w:fldChar w:fldCharType="end"/>
            </w:r>
          </w:ins>
        </w:p>
        <w:p w14:paraId="67FED446" w14:textId="7738675A" w:rsidR="006F5D7E" w:rsidRDefault="006F5D7E">
          <w:pPr>
            <w:pStyle w:val="TOC2"/>
            <w:tabs>
              <w:tab w:val="right" w:leader="dot" w:pos="9350"/>
            </w:tabs>
            <w:rPr>
              <w:ins w:id="56" w:author="David Conklin" w:date="2020-11-18T15:38:00Z"/>
              <w:rFonts w:eastAsiaTheme="minorEastAsia"/>
              <w:noProof/>
            </w:rPr>
          </w:pPr>
          <w:ins w:id="57"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DataCW3M\&lt;study area&gt; folder contents</w:t>
            </w:r>
            <w:r>
              <w:rPr>
                <w:noProof/>
                <w:webHidden/>
              </w:rPr>
              <w:tab/>
            </w:r>
            <w:r>
              <w:rPr>
                <w:noProof/>
                <w:webHidden/>
              </w:rPr>
              <w:fldChar w:fldCharType="begin"/>
            </w:r>
            <w:r>
              <w:rPr>
                <w:noProof/>
                <w:webHidden/>
              </w:rPr>
              <w:instrText xml:space="preserve"> PAGEREF _Toc56606361 \h </w:instrText>
            </w:r>
            <w:r>
              <w:rPr>
                <w:noProof/>
                <w:webHidden/>
              </w:rPr>
            </w:r>
          </w:ins>
          <w:r>
            <w:rPr>
              <w:noProof/>
              <w:webHidden/>
            </w:rPr>
            <w:fldChar w:fldCharType="separate"/>
          </w:r>
          <w:ins w:id="58" w:author="David Conklin" w:date="2020-11-18T15:38:00Z">
            <w:r>
              <w:rPr>
                <w:noProof/>
                <w:webHidden/>
              </w:rPr>
              <w:t>6</w:t>
            </w:r>
            <w:r>
              <w:rPr>
                <w:noProof/>
                <w:webHidden/>
              </w:rPr>
              <w:fldChar w:fldCharType="end"/>
            </w:r>
            <w:r w:rsidRPr="00E84D78">
              <w:rPr>
                <w:rStyle w:val="Hyperlink"/>
                <w:noProof/>
              </w:rPr>
              <w:fldChar w:fldCharType="end"/>
            </w:r>
          </w:ins>
        </w:p>
        <w:p w14:paraId="362266A9" w14:textId="22DF3441" w:rsidR="006F5D7E" w:rsidRDefault="006F5D7E">
          <w:pPr>
            <w:pStyle w:val="TOC1"/>
            <w:tabs>
              <w:tab w:val="right" w:leader="dot" w:pos="9350"/>
            </w:tabs>
            <w:rPr>
              <w:ins w:id="59" w:author="David Conklin" w:date="2020-11-18T15:38:00Z"/>
              <w:rFonts w:eastAsiaTheme="minorEastAsia"/>
              <w:noProof/>
            </w:rPr>
          </w:pPr>
          <w:ins w:id="6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Calendar conventions</w:t>
            </w:r>
            <w:r>
              <w:rPr>
                <w:noProof/>
                <w:webHidden/>
              </w:rPr>
              <w:tab/>
            </w:r>
            <w:r>
              <w:rPr>
                <w:noProof/>
                <w:webHidden/>
              </w:rPr>
              <w:fldChar w:fldCharType="begin"/>
            </w:r>
            <w:r>
              <w:rPr>
                <w:noProof/>
                <w:webHidden/>
              </w:rPr>
              <w:instrText xml:space="preserve"> PAGEREF _Toc56606362 \h </w:instrText>
            </w:r>
            <w:r>
              <w:rPr>
                <w:noProof/>
                <w:webHidden/>
              </w:rPr>
            </w:r>
          </w:ins>
          <w:r>
            <w:rPr>
              <w:noProof/>
              <w:webHidden/>
            </w:rPr>
            <w:fldChar w:fldCharType="separate"/>
          </w:r>
          <w:ins w:id="61" w:author="David Conklin" w:date="2020-11-18T15:38:00Z">
            <w:r>
              <w:rPr>
                <w:noProof/>
                <w:webHidden/>
              </w:rPr>
              <w:t>12</w:t>
            </w:r>
            <w:r>
              <w:rPr>
                <w:noProof/>
                <w:webHidden/>
              </w:rPr>
              <w:fldChar w:fldCharType="end"/>
            </w:r>
            <w:r w:rsidRPr="00E84D78">
              <w:rPr>
                <w:rStyle w:val="Hyperlink"/>
                <w:noProof/>
              </w:rPr>
              <w:fldChar w:fldCharType="end"/>
            </w:r>
          </w:ins>
        </w:p>
        <w:p w14:paraId="60C92414" w14:textId="209AC6FD" w:rsidR="006F5D7E" w:rsidRDefault="006F5D7E">
          <w:pPr>
            <w:pStyle w:val="TOC2"/>
            <w:tabs>
              <w:tab w:val="right" w:leader="dot" w:pos="9350"/>
            </w:tabs>
            <w:rPr>
              <w:ins w:id="62" w:author="David Conklin" w:date="2020-11-18T15:38:00Z"/>
              <w:rFonts w:eastAsiaTheme="minorEastAsia"/>
              <w:noProof/>
            </w:rPr>
          </w:pPr>
          <w:ins w:id="6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Water years</w:t>
            </w:r>
            <w:r>
              <w:rPr>
                <w:noProof/>
                <w:webHidden/>
              </w:rPr>
              <w:tab/>
            </w:r>
            <w:r>
              <w:rPr>
                <w:noProof/>
                <w:webHidden/>
              </w:rPr>
              <w:fldChar w:fldCharType="begin"/>
            </w:r>
            <w:r>
              <w:rPr>
                <w:noProof/>
                <w:webHidden/>
              </w:rPr>
              <w:instrText xml:space="preserve"> PAGEREF _Toc56606363 \h </w:instrText>
            </w:r>
            <w:r>
              <w:rPr>
                <w:noProof/>
                <w:webHidden/>
              </w:rPr>
            </w:r>
          </w:ins>
          <w:r>
            <w:rPr>
              <w:noProof/>
              <w:webHidden/>
            </w:rPr>
            <w:fldChar w:fldCharType="separate"/>
          </w:r>
          <w:ins w:id="64" w:author="David Conklin" w:date="2020-11-18T15:38:00Z">
            <w:r>
              <w:rPr>
                <w:noProof/>
                <w:webHidden/>
              </w:rPr>
              <w:t>12</w:t>
            </w:r>
            <w:r>
              <w:rPr>
                <w:noProof/>
                <w:webHidden/>
              </w:rPr>
              <w:fldChar w:fldCharType="end"/>
            </w:r>
            <w:r w:rsidRPr="00E84D78">
              <w:rPr>
                <w:rStyle w:val="Hyperlink"/>
                <w:noProof/>
              </w:rPr>
              <w:fldChar w:fldCharType="end"/>
            </w:r>
          </w:ins>
        </w:p>
        <w:p w14:paraId="1F7A066F" w14:textId="5AAF51A2" w:rsidR="006F5D7E" w:rsidRDefault="006F5D7E">
          <w:pPr>
            <w:pStyle w:val="TOC1"/>
            <w:tabs>
              <w:tab w:val="right" w:leader="dot" w:pos="9350"/>
            </w:tabs>
            <w:rPr>
              <w:ins w:id="65" w:author="David Conklin" w:date="2020-11-18T15:38:00Z"/>
              <w:rFonts w:eastAsiaTheme="minorEastAsia"/>
              <w:noProof/>
            </w:rPr>
          </w:pPr>
          <w:ins w:id="6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Climate data</w:t>
            </w:r>
            <w:r>
              <w:rPr>
                <w:noProof/>
                <w:webHidden/>
              </w:rPr>
              <w:tab/>
            </w:r>
            <w:r>
              <w:rPr>
                <w:noProof/>
                <w:webHidden/>
              </w:rPr>
              <w:fldChar w:fldCharType="begin"/>
            </w:r>
            <w:r>
              <w:rPr>
                <w:noProof/>
                <w:webHidden/>
              </w:rPr>
              <w:instrText xml:space="preserve"> PAGEREF _Toc56606364 \h </w:instrText>
            </w:r>
            <w:r>
              <w:rPr>
                <w:noProof/>
                <w:webHidden/>
              </w:rPr>
            </w:r>
          </w:ins>
          <w:r>
            <w:rPr>
              <w:noProof/>
              <w:webHidden/>
            </w:rPr>
            <w:fldChar w:fldCharType="separate"/>
          </w:r>
          <w:ins w:id="67" w:author="David Conklin" w:date="2020-11-18T15:38:00Z">
            <w:r>
              <w:rPr>
                <w:noProof/>
                <w:webHidden/>
              </w:rPr>
              <w:t>12</w:t>
            </w:r>
            <w:r>
              <w:rPr>
                <w:noProof/>
                <w:webHidden/>
              </w:rPr>
              <w:fldChar w:fldCharType="end"/>
            </w:r>
            <w:r w:rsidRPr="00E84D78">
              <w:rPr>
                <w:rStyle w:val="Hyperlink"/>
                <w:noProof/>
              </w:rPr>
              <w:fldChar w:fldCharType="end"/>
            </w:r>
          </w:ins>
        </w:p>
        <w:p w14:paraId="27558AC5" w14:textId="375FE340" w:rsidR="006F5D7E" w:rsidRDefault="006F5D7E">
          <w:pPr>
            <w:pStyle w:val="TOC2"/>
            <w:tabs>
              <w:tab w:val="right" w:leader="dot" w:pos="9350"/>
            </w:tabs>
            <w:rPr>
              <w:ins w:id="68" w:author="David Conklin" w:date="2020-11-18T15:38:00Z"/>
              <w:rFonts w:eastAsiaTheme="minorEastAsia"/>
              <w:noProof/>
            </w:rPr>
          </w:pPr>
          <w:ins w:id="6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Numbered climate scenarios in the model</w:t>
            </w:r>
            <w:r>
              <w:rPr>
                <w:noProof/>
                <w:webHidden/>
              </w:rPr>
              <w:tab/>
            </w:r>
            <w:r>
              <w:rPr>
                <w:noProof/>
                <w:webHidden/>
              </w:rPr>
              <w:fldChar w:fldCharType="begin"/>
            </w:r>
            <w:r>
              <w:rPr>
                <w:noProof/>
                <w:webHidden/>
              </w:rPr>
              <w:instrText xml:space="preserve"> PAGEREF _Toc56606365 \h </w:instrText>
            </w:r>
            <w:r>
              <w:rPr>
                <w:noProof/>
                <w:webHidden/>
              </w:rPr>
            </w:r>
          </w:ins>
          <w:r>
            <w:rPr>
              <w:noProof/>
              <w:webHidden/>
            </w:rPr>
            <w:fldChar w:fldCharType="separate"/>
          </w:r>
          <w:ins w:id="70" w:author="David Conklin" w:date="2020-11-18T15:38:00Z">
            <w:r>
              <w:rPr>
                <w:noProof/>
                <w:webHidden/>
              </w:rPr>
              <w:t>12</w:t>
            </w:r>
            <w:r>
              <w:rPr>
                <w:noProof/>
                <w:webHidden/>
              </w:rPr>
              <w:fldChar w:fldCharType="end"/>
            </w:r>
            <w:r w:rsidRPr="00E84D78">
              <w:rPr>
                <w:rStyle w:val="Hyperlink"/>
                <w:noProof/>
              </w:rPr>
              <w:fldChar w:fldCharType="end"/>
            </w:r>
          </w:ins>
        </w:p>
        <w:p w14:paraId="17B9751F" w14:textId="21A77B9B" w:rsidR="006F5D7E" w:rsidRDefault="006F5D7E">
          <w:pPr>
            <w:pStyle w:val="TOC2"/>
            <w:tabs>
              <w:tab w:val="right" w:leader="dot" w:pos="9350"/>
            </w:tabs>
            <w:rPr>
              <w:ins w:id="71" w:author="David Conklin" w:date="2020-11-18T15:38:00Z"/>
              <w:rFonts w:eastAsiaTheme="minorEastAsia"/>
              <w:noProof/>
            </w:rPr>
          </w:pPr>
          <w:ins w:id="7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Monthly and seasonal weather data</w:t>
            </w:r>
            <w:r>
              <w:rPr>
                <w:noProof/>
                <w:webHidden/>
              </w:rPr>
              <w:tab/>
            </w:r>
            <w:r>
              <w:rPr>
                <w:noProof/>
                <w:webHidden/>
              </w:rPr>
              <w:fldChar w:fldCharType="begin"/>
            </w:r>
            <w:r>
              <w:rPr>
                <w:noProof/>
                <w:webHidden/>
              </w:rPr>
              <w:instrText xml:space="preserve"> PAGEREF _Toc56606366 \h </w:instrText>
            </w:r>
            <w:r>
              <w:rPr>
                <w:noProof/>
                <w:webHidden/>
              </w:rPr>
            </w:r>
          </w:ins>
          <w:r>
            <w:rPr>
              <w:noProof/>
              <w:webHidden/>
            </w:rPr>
            <w:fldChar w:fldCharType="separate"/>
          </w:r>
          <w:ins w:id="73" w:author="David Conklin" w:date="2020-11-18T15:38:00Z">
            <w:r>
              <w:rPr>
                <w:noProof/>
                <w:webHidden/>
              </w:rPr>
              <w:t>13</w:t>
            </w:r>
            <w:r>
              <w:rPr>
                <w:noProof/>
                <w:webHidden/>
              </w:rPr>
              <w:fldChar w:fldCharType="end"/>
            </w:r>
            <w:r w:rsidRPr="00E84D78">
              <w:rPr>
                <w:rStyle w:val="Hyperlink"/>
                <w:noProof/>
              </w:rPr>
              <w:fldChar w:fldCharType="end"/>
            </w:r>
          </w:ins>
        </w:p>
        <w:p w14:paraId="40CED9AA" w14:textId="100D8449" w:rsidR="006F5D7E" w:rsidRDefault="006F5D7E">
          <w:pPr>
            <w:pStyle w:val="TOC2"/>
            <w:tabs>
              <w:tab w:val="right" w:leader="dot" w:pos="9350"/>
            </w:tabs>
            <w:rPr>
              <w:ins w:id="74" w:author="David Conklin" w:date="2020-11-18T15:38:00Z"/>
              <w:rFonts w:eastAsiaTheme="minorEastAsia"/>
              <w:noProof/>
            </w:rPr>
          </w:pPr>
          <w:ins w:id="7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Climate data grids</w:t>
            </w:r>
            <w:r>
              <w:rPr>
                <w:noProof/>
                <w:webHidden/>
              </w:rPr>
              <w:tab/>
            </w:r>
            <w:r>
              <w:rPr>
                <w:noProof/>
                <w:webHidden/>
              </w:rPr>
              <w:fldChar w:fldCharType="begin"/>
            </w:r>
            <w:r>
              <w:rPr>
                <w:noProof/>
                <w:webHidden/>
              </w:rPr>
              <w:instrText xml:space="preserve"> PAGEREF _Toc56606367 \h </w:instrText>
            </w:r>
            <w:r>
              <w:rPr>
                <w:noProof/>
                <w:webHidden/>
              </w:rPr>
            </w:r>
          </w:ins>
          <w:r>
            <w:rPr>
              <w:noProof/>
              <w:webHidden/>
            </w:rPr>
            <w:fldChar w:fldCharType="separate"/>
          </w:r>
          <w:ins w:id="76" w:author="David Conklin" w:date="2020-11-18T15:38:00Z">
            <w:r>
              <w:rPr>
                <w:noProof/>
                <w:webHidden/>
              </w:rPr>
              <w:t>14</w:t>
            </w:r>
            <w:r>
              <w:rPr>
                <w:noProof/>
                <w:webHidden/>
              </w:rPr>
              <w:fldChar w:fldCharType="end"/>
            </w:r>
            <w:r w:rsidRPr="00E84D78">
              <w:rPr>
                <w:rStyle w:val="Hyperlink"/>
                <w:noProof/>
              </w:rPr>
              <w:fldChar w:fldCharType="end"/>
            </w:r>
          </w:ins>
        </w:p>
        <w:p w14:paraId="5A811976" w14:textId="7F61787A" w:rsidR="006F5D7E" w:rsidRDefault="006F5D7E">
          <w:pPr>
            <w:pStyle w:val="TOC3"/>
            <w:tabs>
              <w:tab w:val="right" w:leader="dot" w:pos="9350"/>
            </w:tabs>
            <w:rPr>
              <w:ins w:id="77" w:author="David Conklin" w:date="2020-11-18T15:38:00Z"/>
              <w:rFonts w:eastAsiaTheme="minorEastAsia"/>
              <w:noProof/>
            </w:rPr>
          </w:pPr>
          <w:ins w:id="7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 WW2100 climate grid</w:t>
            </w:r>
            <w:r>
              <w:rPr>
                <w:noProof/>
                <w:webHidden/>
              </w:rPr>
              <w:tab/>
            </w:r>
            <w:r>
              <w:rPr>
                <w:noProof/>
                <w:webHidden/>
              </w:rPr>
              <w:fldChar w:fldCharType="begin"/>
            </w:r>
            <w:r>
              <w:rPr>
                <w:noProof/>
                <w:webHidden/>
              </w:rPr>
              <w:instrText xml:space="preserve"> PAGEREF _Toc56606368 \h </w:instrText>
            </w:r>
            <w:r>
              <w:rPr>
                <w:noProof/>
                <w:webHidden/>
              </w:rPr>
            </w:r>
          </w:ins>
          <w:r>
            <w:rPr>
              <w:noProof/>
              <w:webHidden/>
            </w:rPr>
            <w:fldChar w:fldCharType="separate"/>
          </w:r>
          <w:ins w:id="79" w:author="David Conklin" w:date="2020-11-18T15:38:00Z">
            <w:r>
              <w:rPr>
                <w:noProof/>
                <w:webHidden/>
              </w:rPr>
              <w:t>14</w:t>
            </w:r>
            <w:r>
              <w:rPr>
                <w:noProof/>
                <w:webHidden/>
              </w:rPr>
              <w:fldChar w:fldCharType="end"/>
            </w:r>
            <w:r w:rsidRPr="00E84D78">
              <w:rPr>
                <w:rStyle w:val="Hyperlink"/>
                <w:noProof/>
              </w:rPr>
              <w:fldChar w:fldCharType="end"/>
            </w:r>
          </w:ins>
        </w:p>
        <w:p w14:paraId="25BAA161" w14:textId="60CC9B07" w:rsidR="006F5D7E" w:rsidRDefault="006F5D7E">
          <w:pPr>
            <w:pStyle w:val="TOC3"/>
            <w:tabs>
              <w:tab w:val="right" w:leader="dot" w:pos="9350"/>
            </w:tabs>
            <w:rPr>
              <w:ins w:id="80" w:author="David Conklin" w:date="2020-11-18T15:38:00Z"/>
              <w:rFonts w:eastAsiaTheme="minorEastAsia"/>
              <w:noProof/>
            </w:rPr>
          </w:pPr>
          <w:ins w:id="8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"_Toc56606369"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 v2 climate grid</w:t>
            </w:r>
            <w:r>
              <w:rPr>
                <w:noProof/>
                <w:webHidden/>
              </w:rPr>
              <w:tab/>
            </w:r>
            <w:r>
              <w:rPr>
                <w:noProof/>
                <w:webHidden/>
              </w:rPr>
              <w:fldChar w:fldCharType="begin"/>
            </w:r>
            <w:r>
              <w:rPr>
                <w:noProof/>
                <w:webHidden/>
              </w:rPr>
              <w:instrText xml:space="preserve"> PAGEREF _Toc56606369 \h </w:instrText>
            </w:r>
            <w:r>
              <w:rPr>
                <w:noProof/>
                <w:webHidden/>
              </w:rPr>
            </w:r>
          </w:ins>
          <w:r>
            <w:rPr>
              <w:noProof/>
              <w:webHidden/>
            </w:rPr>
            <w:fldChar w:fldCharType="separate"/>
          </w:r>
          <w:ins w:id="82" w:author="David Conklin" w:date="2020-11-18T15:38:00Z">
            <w:r>
              <w:rPr>
                <w:noProof/>
                <w:webHidden/>
              </w:rPr>
              <w:t>15</w:t>
            </w:r>
            <w:r>
              <w:rPr>
                <w:noProof/>
                <w:webHidden/>
              </w:rPr>
              <w:fldChar w:fldCharType="end"/>
            </w:r>
            <w:r w:rsidRPr="00E84D78">
              <w:rPr>
                <w:rStyle w:val="Hyperlink"/>
                <w:noProof/>
              </w:rPr>
              <w:fldChar w:fldCharType="end"/>
            </w:r>
          </w:ins>
        </w:p>
        <w:p w14:paraId="03CDD418" w14:textId="5964ECBE" w:rsidR="006F5D7E" w:rsidRDefault="006F5D7E">
          <w:pPr>
            <w:pStyle w:val="TOC2"/>
            <w:tabs>
              <w:tab w:val="right" w:leader="dot" w:pos="9350"/>
            </w:tabs>
            <w:rPr>
              <w:ins w:id="83" w:author="David Conklin" w:date="2020-11-18T15:38:00Z"/>
              <w:rFonts w:eastAsiaTheme="minorEastAsia"/>
              <w:noProof/>
            </w:rPr>
          </w:pPr>
          <w:ins w:id="8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How climate data is looked up</w:t>
            </w:r>
            <w:r>
              <w:rPr>
                <w:noProof/>
                <w:webHidden/>
              </w:rPr>
              <w:tab/>
            </w:r>
            <w:r>
              <w:rPr>
                <w:noProof/>
                <w:webHidden/>
              </w:rPr>
              <w:fldChar w:fldCharType="begin"/>
            </w:r>
            <w:r>
              <w:rPr>
                <w:noProof/>
                <w:webHidden/>
              </w:rPr>
              <w:instrText xml:space="preserve"> PAGEREF _Toc56606370 \h </w:instrText>
            </w:r>
            <w:r>
              <w:rPr>
                <w:noProof/>
                <w:webHidden/>
              </w:rPr>
            </w:r>
          </w:ins>
          <w:r>
            <w:rPr>
              <w:noProof/>
              <w:webHidden/>
            </w:rPr>
            <w:fldChar w:fldCharType="separate"/>
          </w:r>
          <w:ins w:id="85" w:author="David Conklin" w:date="2020-11-18T15:38:00Z">
            <w:r>
              <w:rPr>
                <w:noProof/>
                <w:webHidden/>
              </w:rPr>
              <w:t>15</w:t>
            </w:r>
            <w:r>
              <w:rPr>
                <w:noProof/>
                <w:webHidden/>
              </w:rPr>
              <w:fldChar w:fldCharType="end"/>
            </w:r>
            <w:r w:rsidRPr="00E84D78">
              <w:rPr>
                <w:rStyle w:val="Hyperlink"/>
                <w:noProof/>
              </w:rPr>
              <w:fldChar w:fldCharType="end"/>
            </w:r>
          </w:ins>
        </w:p>
        <w:p w14:paraId="0A4E45A2" w14:textId="097538F7" w:rsidR="006F5D7E" w:rsidRDefault="006F5D7E">
          <w:pPr>
            <w:pStyle w:val="TOC2"/>
            <w:tabs>
              <w:tab w:val="right" w:leader="dot" w:pos="9350"/>
            </w:tabs>
            <w:rPr>
              <w:ins w:id="86" w:author="David Conklin" w:date="2020-11-18T15:38:00Z"/>
              <w:rFonts w:eastAsiaTheme="minorEastAsia"/>
              <w:noProof/>
            </w:rPr>
          </w:pPr>
          <w:ins w:id="87" w:author="David Conklin" w:date="2020-11-18T15:38:00Z">
            <w:r w:rsidRPr="00E84D78">
              <w:rPr>
                <w:rStyle w:val="Hyperlink"/>
                <w:noProof/>
              </w:rPr>
              <w:lastRenderedPageBreak/>
              <w:fldChar w:fldCharType="begin"/>
            </w:r>
            <w:r w:rsidRPr="00E84D78">
              <w:rPr>
                <w:rStyle w:val="Hyperlink"/>
                <w:noProof/>
              </w:rPr>
              <w:instrText xml:space="preserve"> </w:instrText>
            </w:r>
            <w:r>
              <w:rPr>
                <w:noProof/>
              </w:rPr>
              <w:instrText>HYPERLINK \l "_Toc56606371"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What is in a climate dataset</w:t>
            </w:r>
            <w:r>
              <w:rPr>
                <w:noProof/>
                <w:webHidden/>
              </w:rPr>
              <w:tab/>
            </w:r>
            <w:r>
              <w:rPr>
                <w:noProof/>
                <w:webHidden/>
              </w:rPr>
              <w:fldChar w:fldCharType="begin"/>
            </w:r>
            <w:r>
              <w:rPr>
                <w:noProof/>
                <w:webHidden/>
              </w:rPr>
              <w:instrText xml:space="preserve"> PAGEREF _Toc56606371 \h </w:instrText>
            </w:r>
            <w:r>
              <w:rPr>
                <w:noProof/>
                <w:webHidden/>
              </w:rPr>
            </w:r>
          </w:ins>
          <w:r>
            <w:rPr>
              <w:noProof/>
              <w:webHidden/>
            </w:rPr>
            <w:fldChar w:fldCharType="separate"/>
          </w:r>
          <w:ins w:id="88" w:author="David Conklin" w:date="2020-11-18T15:38:00Z">
            <w:r>
              <w:rPr>
                <w:noProof/>
                <w:webHidden/>
              </w:rPr>
              <w:t>15</w:t>
            </w:r>
            <w:r>
              <w:rPr>
                <w:noProof/>
                <w:webHidden/>
              </w:rPr>
              <w:fldChar w:fldCharType="end"/>
            </w:r>
            <w:r w:rsidRPr="00E84D78">
              <w:rPr>
                <w:rStyle w:val="Hyperlink"/>
                <w:noProof/>
              </w:rPr>
              <w:fldChar w:fldCharType="end"/>
            </w:r>
          </w:ins>
        </w:p>
        <w:p w14:paraId="77D21211" w14:textId="5684C3A0" w:rsidR="006F5D7E" w:rsidRDefault="006F5D7E">
          <w:pPr>
            <w:pStyle w:val="TOC1"/>
            <w:tabs>
              <w:tab w:val="right" w:leader="dot" w:pos="9350"/>
            </w:tabs>
            <w:rPr>
              <w:ins w:id="89" w:author="David Conklin" w:date="2020-11-18T15:38:00Z"/>
              <w:rFonts w:eastAsiaTheme="minorEastAsia"/>
              <w:noProof/>
            </w:rPr>
          </w:pPr>
          <w:ins w:id="9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Water rights</w:t>
            </w:r>
            <w:r>
              <w:rPr>
                <w:noProof/>
                <w:webHidden/>
              </w:rPr>
              <w:tab/>
            </w:r>
            <w:r>
              <w:rPr>
                <w:noProof/>
                <w:webHidden/>
              </w:rPr>
              <w:fldChar w:fldCharType="begin"/>
            </w:r>
            <w:r>
              <w:rPr>
                <w:noProof/>
                <w:webHidden/>
              </w:rPr>
              <w:instrText xml:space="preserve"> PAGEREF _Toc56606372 \h </w:instrText>
            </w:r>
            <w:r>
              <w:rPr>
                <w:noProof/>
                <w:webHidden/>
              </w:rPr>
            </w:r>
          </w:ins>
          <w:r>
            <w:rPr>
              <w:noProof/>
              <w:webHidden/>
            </w:rPr>
            <w:fldChar w:fldCharType="separate"/>
          </w:r>
          <w:ins w:id="91" w:author="David Conklin" w:date="2020-11-18T15:38:00Z">
            <w:r>
              <w:rPr>
                <w:noProof/>
                <w:webHidden/>
              </w:rPr>
              <w:t>16</w:t>
            </w:r>
            <w:r>
              <w:rPr>
                <w:noProof/>
                <w:webHidden/>
              </w:rPr>
              <w:fldChar w:fldCharType="end"/>
            </w:r>
            <w:r w:rsidRPr="00E84D78">
              <w:rPr>
                <w:rStyle w:val="Hyperlink"/>
                <w:noProof/>
              </w:rPr>
              <w:fldChar w:fldCharType="end"/>
            </w:r>
          </w:ins>
        </w:p>
        <w:p w14:paraId="510C1B8C" w14:textId="4CE6F5D4" w:rsidR="006F5D7E" w:rsidRDefault="006F5D7E">
          <w:pPr>
            <w:pStyle w:val="TOC2"/>
            <w:tabs>
              <w:tab w:val="right" w:leader="dot" w:pos="9350"/>
            </w:tabs>
            <w:rPr>
              <w:ins w:id="92" w:author="David Conklin" w:date="2020-11-18T15:38:00Z"/>
              <w:rFonts w:eastAsiaTheme="minorEastAsia"/>
              <w:noProof/>
            </w:rPr>
          </w:pPr>
          <w:ins w:id="9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Water rights data</w:t>
            </w:r>
            <w:r>
              <w:rPr>
                <w:noProof/>
                <w:webHidden/>
              </w:rPr>
              <w:tab/>
            </w:r>
            <w:r>
              <w:rPr>
                <w:noProof/>
                <w:webHidden/>
              </w:rPr>
              <w:fldChar w:fldCharType="begin"/>
            </w:r>
            <w:r>
              <w:rPr>
                <w:noProof/>
                <w:webHidden/>
              </w:rPr>
              <w:instrText xml:space="preserve"> PAGEREF _Toc56606373 \h </w:instrText>
            </w:r>
            <w:r>
              <w:rPr>
                <w:noProof/>
                <w:webHidden/>
              </w:rPr>
            </w:r>
          </w:ins>
          <w:r>
            <w:rPr>
              <w:noProof/>
              <w:webHidden/>
            </w:rPr>
            <w:fldChar w:fldCharType="separate"/>
          </w:r>
          <w:ins w:id="94" w:author="David Conklin" w:date="2020-11-18T15:38:00Z">
            <w:r>
              <w:rPr>
                <w:noProof/>
                <w:webHidden/>
              </w:rPr>
              <w:t>16</w:t>
            </w:r>
            <w:r>
              <w:rPr>
                <w:noProof/>
                <w:webHidden/>
              </w:rPr>
              <w:fldChar w:fldCharType="end"/>
            </w:r>
            <w:r w:rsidRPr="00E84D78">
              <w:rPr>
                <w:rStyle w:val="Hyperlink"/>
                <w:noProof/>
              </w:rPr>
              <w:fldChar w:fldCharType="end"/>
            </w:r>
          </w:ins>
        </w:p>
        <w:p w14:paraId="5889AFFC" w14:textId="75AE913F" w:rsidR="006F5D7E" w:rsidRDefault="006F5D7E">
          <w:pPr>
            <w:pStyle w:val="TOC2"/>
            <w:tabs>
              <w:tab w:val="right" w:leader="dot" w:pos="9350"/>
            </w:tabs>
            <w:rPr>
              <w:ins w:id="95" w:author="David Conklin" w:date="2020-11-18T15:38:00Z"/>
              <w:rFonts w:eastAsiaTheme="minorEastAsia"/>
              <w:noProof/>
            </w:rPr>
          </w:pPr>
          <w:ins w:id="9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 wr_pods.csv file</w:t>
            </w:r>
            <w:r>
              <w:rPr>
                <w:noProof/>
                <w:webHidden/>
              </w:rPr>
              <w:tab/>
            </w:r>
            <w:r>
              <w:rPr>
                <w:noProof/>
                <w:webHidden/>
              </w:rPr>
              <w:fldChar w:fldCharType="begin"/>
            </w:r>
            <w:r>
              <w:rPr>
                <w:noProof/>
                <w:webHidden/>
              </w:rPr>
              <w:instrText xml:space="preserve"> PAGEREF _Toc56606374 \h </w:instrText>
            </w:r>
            <w:r>
              <w:rPr>
                <w:noProof/>
                <w:webHidden/>
              </w:rPr>
            </w:r>
          </w:ins>
          <w:r>
            <w:rPr>
              <w:noProof/>
              <w:webHidden/>
            </w:rPr>
            <w:fldChar w:fldCharType="separate"/>
          </w:r>
          <w:ins w:id="97" w:author="David Conklin" w:date="2020-11-18T15:38:00Z">
            <w:r>
              <w:rPr>
                <w:noProof/>
                <w:webHidden/>
              </w:rPr>
              <w:t>17</w:t>
            </w:r>
            <w:r>
              <w:rPr>
                <w:noProof/>
                <w:webHidden/>
              </w:rPr>
              <w:fldChar w:fldCharType="end"/>
            </w:r>
            <w:r w:rsidRPr="00E84D78">
              <w:rPr>
                <w:rStyle w:val="Hyperlink"/>
                <w:noProof/>
              </w:rPr>
              <w:fldChar w:fldCharType="end"/>
            </w:r>
          </w:ins>
        </w:p>
        <w:p w14:paraId="3531467E" w14:textId="7C7E22BD" w:rsidR="006F5D7E" w:rsidRDefault="006F5D7E">
          <w:pPr>
            <w:pStyle w:val="TOC2"/>
            <w:tabs>
              <w:tab w:val="right" w:leader="dot" w:pos="9350"/>
            </w:tabs>
            <w:rPr>
              <w:ins w:id="98" w:author="David Conklin" w:date="2020-11-18T15:38:00Z"/>
              <w:rFonts w:eastAsiaTheme="minorEastAsia"/>
              <w:noProof/>
            </w:rPr>
          </w:pPr>
          <w:ins w:id="9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 wr_pous.csv file</w:t>
            </w:r>
            <w:r>
              <w:rPr>
                <w:noProof/>
                <w:webHidden/>
              </w:rPr>
              <w:tab/>
            </w:r>
            <w:r>
              <w:rPr>
                <w:noProof/>
                <w:webHidden/>
              </w:rPr>
              <w:fldChar w:fldCharType="begin"/>
            </w:r>
            <w:r>
              <w:rPr>
                <w:noProof/>
                <w:webHidden/>
              </w:rPr>
              <w:instrText xml:space="preserve"> PAGEREF _Toc56606375 \h </w:instrText>
            </w:r>
            <w:r>
              <w:rPr>
                <w:noProof/>
                <w:webHidden/>
              </w:rPr>
            </w:r>
          </w:ins>
          <w:r>
            <w:rPr>
              <w:noProof/>
              <w:webHidden/>
            </w:rPr>
            <w:fldChar w:fldCharType="separate"/>
          </w:r>
          <w:ins w:id="100" w:author="David Conklin" w:date="2020-11-18T15:38:00Z">
            <w:r>
              <w:rPr>
                <w:noProof/>
                <w:webHidden/>
              </w:rPr>
              <w:t>17</w:t>
            </w:r>
            <w:r>
              <w:rPr>
                <w:noProof/>
                <w:webHidden/>
              </w:rPr>
              <w:fldChar w:fldCharType="end"/>
            </w:r>
            <w:r w:rsidRPr="00E84D78">
              <w:rPr>
                <w:rStyle w:val="Hyperlink"/>
                <w:noProof/>
              </w:rPr>
              <w:fldChar w:fldCharType="end"/>
            </w:r>
          </w:ins>
        </w:p>
        <w:p w14:paraId="3E6A117C" w14:textId="242FED15" w:rsidR="006F5D7E" w:rsidRDefault="006F5D7E">
          <w:pPr>
            <w:pStyle w:val="TOC2"/>
            <w:tabs>
              <w:tab w:val="right" w:leader="dot" w:pos="9350"/>
            </w:tabs>
            <w:rPr>
              <w:ins w:id="101" w:author="David Conklin" w:date="2020-11-18T15:38:00Z"/>
              <w:rFonts w:eastAsiaTheme="minorEastAsia"/>
              <w:noProof/>
            </w:rPr>
          </w:pPr>
          <w:ins w:id="10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Adding a water right</w:t>
            </w:r>
            <w:r>
              <w:rPr>
                <w:noProof/>
                <w:webHidden/>
              </w:rPr>
              <w:tab/>
            </w:r>
            <w:r>
              <w:rPr>
                <w:noProof/>
                <w:webHidden/>
              </w:rPr>
              <w:fldChar w:fldCharType="begin"/>
            </w:r>
            <w:r>
              <w:rPr>
                <w:noProof/>
                <w:webHidden/>
              </w:rPr>
              <w:instrText xml:space="preserve"> PAGEREF _Toc56606376 \h </w:instrText>
            </w:r>
            <w:r>
              <w:rPr>
                <w:noProof/>
                <w:webHidden/>
              </w:rPr>
            </w:r>
          </w:ins>
          <w:r>
            <w:rPr>
              <w:noProof/>
              <w:webHidden/>
            </w:rPr>
            <w:fldChar w:fldCharType="separate"/>
          </w:r>
          <w:ins w:id="103" w:author="David Conklin" w:date="2020-11-18T15:38:00Z">
            <w:r>
              <w:rPr>
                <w:noProof/>
                <w:webHidden/>
              </w:rPr>
              <w:t>18</w:t>
            </w:r>
            <w:r>
              <w:rPr>
                <w:noProof/>
                <w:webHidden/>
              </w:rPr>
              <w:fldChar w:fldCharType="end"/>
            </w:r>
            <w:r w:rsidRPr="00E84D78">
              <w:rPr>
                <w:rStyle w:val="Hyperlink"/>
                <w:noProof/>
              </w:rPr>
              <w:fldChar w:fldCharType="end"/>
            </w:r>
          </w:ins>
        </w:p>
        <w:p w14:paraId="062DA75B" w14:textId="18E13B73" w:rsidR="006F5D7E" w:rsidRDefault="006F5D7E">
          <w:pPr>
            <w:pStyle w:val="TOC1"/>
            <w:tabs>
              <w:tab w:val="right" w:leader="dot" w:pos="9350"/>
            </w:tabs>
            <w:rPr>
              <w:ins w:id="104" w:author="David Conklin" w:date="2020-11-18T15:38:00Z"/>
              <w:rFonts w:eastAsiaTheme="minorEastAsia"/>
              <w:noProof/>
            </w:rPr>
          </w:pPr>
          <w:ins w:id="10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Stream flow and stream temperature</w:t>
            </w:r>
            <w:r>
              <w:rPr>
                <w:noProof/>
                <w:webHidden/>
              </w:rPr>
              <w:tab/>
            </w:r>
            <w:r>
              <w:rPr>
                <w:noProof/>
                <w:webHidden/>
              </w:rPr>
              <w:fldChar w:fldCharType="begin"/>
            </w:r>
            <w:r>
              <w:rPr>
                <w:noProof/>
                <w:webHidden/>
              </w:rPr>
              <w:instrText xml:space="preserve"> PAGEREF _Toc56606377 \h </w:instrText>
            </w:r>
            <w:r>
              <w:rPr>
                <w:noProof/>
                <w:webHidden/>
              </w:rPr>
            </w:r>
          </w:ins>
          <w:r>
            <w:rPr>
              <w:noProof/>
              <w:webHidden/>
            </w:rPr>
            <w:fldChar w:fldCharType="separate"/>
          </w:r>
          <w:ins w:id="106" w:author="David Conklin" w:date="2020-11-18T15:38:00Z">
            <w:r>
              <w:rPr>
                <w:noProof/>
                <w:webHidden/>
              </w:rPr>
              <w:t>19</w:t>
            </w:r>
            <w:r>
              <w:rPr>
                <w:noProof/>
                <w:webHidden/>
              </w:rPr>
              <w:fldChar w:fldCharType="end"/>
            </w:r>
            <w:r w:rsidRPr="00E84D78">
              <w:rPr>
                <w:rStyle w:val="Hyperlink"/>
                <w:noProof/>
              </w:rPr>
              <w:fldChar w:fldCharType="end"/>
            </w:r>
          </w:ins>
        </w:p>
        <w:p w14:paraId="2079F15A" w14:textId="3316F719" w:rsidR="006F5D7E" w:rsidRDefault="006F5D7E">
          <w:pPr>
            <w:pStyle w:val="TOC2"/>
            <w:tabs>
              <w:tab w:val="right" w:leader="dot" w:pos="9350"/>
            </w:tabs>
            <w:rPr>
              <w:ins w:id="107" w:author="David Conklin" w:date="2020-11-18T15:38:00Z"/>
              <w:rFonts w:eastAsiaTheme="minorEastAsia"/>
              <w:noProof/>
            </w:rPr>
          </w:pPr>
          <w:ins w:id="10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Water parcels</w:t>
            </w:r>
            <w:r>
              <w:rPr>
                <w:noProof/>
                <w:webHidden/>
              </w:rPr>
              <w:tab/>
            </w:r>
            <w:r>
              <w:rPr>
                <w:noProof/>
                <w:webHidden/>
              </w:rPr>
              <w:fldChar w:fldCharType="begin"/>
            </w:r>
            <w:r>
              <w:rPr>
                <w:noProof/>
                <w:webHidden/>
              </w:rPr>
              <w:instrText xml:space="preserve"> PAGEREF _Toc56606378 \h </w:instrText>
            </w:r>
            <w:r>
              <w:rPr>
                <w:noProof/>
                <w:webHidden/>
              </w:rPr>
            </w:r>
          </w:ins>
          <w:r>
            <w:rPr>
              <w:noProof/>
              <w:webHidden/>
            </w:rPr>
            <w:fldChar w:fldCharType="separate"/>
          </w:r>
          <w:ins w:id="109" w:author="David Conklin" w:date="2020-11-18T15:38:00Z">
            <w:r>
              <w:rPr>
                <w:noProof/>
                <w:webHidden/>
              </w:rPr>
              <w:t>19</w:t>
            </w:r>
            <w:r>
              <w:rPr>
                <w:noProof/>
                <w:webHidden/>
              </w:rPr>
              <w:fldChar w:fldCharType="end"/>
            </w:r>
            <w:r w:rsidRPr="00E84D78">
              <w:rPr>
                <w:rStyle w:val="Hyperlink"/>
                <w:noProof/>
              </w:rPr>
              <w:fldChar w:fldCharType="end"/>
            </w:r>
          </w:ins>
        </w:p>
        <w:p w14:paraId="012CD261" w14:textId="56C24FB9" w:rsidR="006F5D7E" w:rsidRDefault="006F5D7E">
          <w:pPr>
            <w:pStyle w:val="TOC2"/>
            <w:tabs>
              <w:tab w:val="right" w:leader="dot" w:pos="9350"/>
            </w:tabs>
            <w:rPr>
              <w:ins w:id="110" w:author="David Conklin" w:date="2020-11-18T15:38:00Z"/>
              <w:rFonts w:eastAsiaTheme="minorEastAsia"/>
              <w:noProof/>
            </w:rPr>
          </w:pPr>
          <w:ins w:id="11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"_Toc56606379"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Daily water mass and energy balance</w:t>
            </w:r>
            <w:r>
              <w:rPr>
                <w:noProof/>
                <w:webHidden/>
              </w:rPr>
              <w:tab/>
            </w:r>
            <w:r>
              <w:rPr>
                <w:noProof/>
                <w:webHidden/>
              </w:rPr>
              <w:fldChar w:fldCharType="begin"/>
            </w:r>
            <w:r>
              <w:rPr>
                <w:noProof/>
                <w:webHidden/>
              </w:rPr>
              <w:instrText xml:space="preserve"> PAGEREF _Toc56606379 \h </w:instrText>
            </w:r>
            <w:r>
              <w:rPr>
                <w:noProof/>
                <w:webHidden/>
              </w:rPr>
            </w:r>
          </w:ins>
          <w:r>
            <w:rPr>
              <w:noProof/>
              <w:webHidden/>
            </w:rPr>
            <w:fldChar w:fldCharType="separate"/>
          </w:r>
          <w:ins w:id="112" w:author="David Conklin" w:date="2020-11-18T15:38:00Z">
            <w:r>
              <w:rPr>
                <w:noProof/>
                <w:webHidden/>
              </w:rPr>
              <w:t>19</w:t>
            </w:r>
            <w:r>
              <w:rPr>
                <w:noProof/>
                <w:webHidden/>
              </w:rPr>
              <w:fldChar w:fldCharType="end"/>
            </w:r>
            <w:r w:rsidRPr="00E84D78">
              <w:rPr>
                <w:rStyle w:val="Hyperlink"/>
                <w:noProof/>
              </w:rPr>
              <w:fldChar w:fldCharType="end"/>
            </w:r>
          </w:ins>
        </w:p>
        <w:p w14:paraId="2F8F8E0F" w14:textId="4106B174" w:rsidR="006F5D7E" w:rsidRDefault="006F5D7E">
          <w:pPr>
            <w:pStyle w:val="TOC2"/>
            <w:tabs>
              <w:tab w:val="right" w:leader="dot" w:pos="9350"/>
            </w:tabs>
            <w:rPr>
              <w:ins w:id="113" w:author="David Conklin" w:date="2020-11-18T15:38:00Z"/>
              <w:rFonts w:eastAsiaTheme="minorEastAsia"/>
              <w:noProof/>
            </w:rPr>
          </w:pPr>
          <w:ins w:id="11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Estimating the rate of flow in a stream reach</w:t>
            </w:r>
            <w:r>
              <w:rPr>
                <w:noProof/>
                <w:webHidden/>
              </w:rPr>
              <w:tab/>
            </w:r>
            <w:r>
              <w:rPr>
                <w:noProof/>
                <w:webHidden/>
              </w:rPr>
              <w:fldChar w:fldCharType="begin"/>
            </w:r>
            <w:r>
              <w:rPr>
                <w:noProof/>
                <w:webHidden/>
              </w:rPr>
              <w:instrText xml:space="preserve"> PAGEREF _Toc56606380 \h </w:instrText>
            </w:r>
            <w:r>
              <w:rPr>
                <w:noProof/>
                <w:webHidden/>
              </w:rPr>
            </w:r>
          </w:ins>
          <w:r>
            <w:rPr>
              <w:noProof/>
              <w:webHidden/>
            </w:rPr>
            <w:fldChar w:fldCharType="separate"/>
          </w:r>
          <w:ins w:id="115" w:author="David Conklin" w:date="2020-11-18T15:38:00Z">
            <w:r>
              <w:rPr>
                <w:noProof/>
                <w:webHidden/>
              </w:rPr>
              <w:t>20</w:t>
            </w:r>
            <w:r>
              <w:rPr>
                <w:noProof/>
                <w:webHidden/>
              </w:rPr>
              <w:fldChar w:fldCharType="end"/>
            </w:r>
            <w:r w:rsidRPr="00E84D78">
              <w:rPr>
                <w:rStyle w:val="Hyperlink"/>
                <w:noProof/>
              </w:rPr>
              <w:fldChar w:fldCharType="end"/>
            </w:r>
          </w:ins>
        </w:p>
        <w:p w14:paraId="31499F7B" w14:textId="3F7185E2" w:rsidR="006F5D7E" w:rsidRDefault="006F5D7E">
          <w:pPr>
            <w:pStyle w:val="TOC2"/>
            <w:tabs>
              <w:tab w:val="right" w:leader="dot" w:pos="9350"/>
            </w:tabs>
            <w:rPr>
              <w:ins w:id="116" w:author="David Conklin" w:date="2020-11-18T15:38:00Z"/>
              <w:rFonts w:eastAsiaTheme="minorEastAsia"/>
              <w:noProof/>
            </w:rPr>
          </w:pPr>
          <w:ins w:id="117"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_Toc56606381 \h </w:instrText>
            </w:r>
            <w:r>
              <w:rPr>
                <w:noProof/>
                <w:webHidden/>
              </w:rPr>
            </w:r>
          </w:ins>
          <w:r>
            <w:rPr>
              <w:noProof/>
              <w:webHidden/>
            </w:rPr>
            <w:fldChar w:fldCharType="separate"/>
          </w:r>
          <w:ins w:id="118" w:author="David Conklin" w:date="2020-11-18T15:38:00Z">
            <w:r>
              <w:rPr>
                <w:noProof/>
                <w:webHidden/>
              </w:rPr>
              <w:t>21</w:t>
            </w:r>
            <w:r>
              <w:rPr>
                <w:noProof/>
                <w:webHidden/>
              </w:rPr>
              <w:fldChar w:fldCharType="end"/>
            </w:r>
            <w:r w:rsidRPr="00E84D78">
              <w:rPr>
                <w:rStyle w:val="Hyperlink"/>
                <w:noProof/>
              </w:rPr>
              <w:fldChar w:fldCharType="end"/>
            </w:r>
          </w:ins>
        </w:p>
        <w:p w14:paraId="70780257" w14:textId="630DE504" w:rsidR="006F5D7E" w:rsidRDefault="006F5D7E">
          <w:pPr>
            <w:pStyle w:val="TOC2"/>
            <w:tabs>
              <w:tab w:val="right" w:leader="dot" w:pos="9350"/>
            </w:tabs>
            <w:rPr>
              <w:ins w:id="119" w:author="David Conklin" w:date="2020-11-18T15:38:00Z"/>
              <w:rFonts w:eastAsiaTheme="minorEastAsia"/>
              <w:noProof/>
            </w:rPr>
          </w:pPr>
          <w:ins w:id="12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Water temperature from thermal energy</w:t>
            </w:r>
            <w:r>
              <w:rPr>
                <w:noProof/>
                <w:webHidden/>
              </w:rPr>
              <w:tab/>
            </w:r>
            <w:r>
              <w:rPr>
                <w:noProof/>
                <w:webHidden/>
              </w:rPr>
              <w:fldChar w:fldCharType="begin"/>
            </w:r>
            <w:r>
              <w:rPr>
                <w:noProof/>
                <w:webHidden/>
              </w:rPr>
              <w:instrText xml:space="preserve"> PAGEREF _Toc56606382 \h </w:instrText>
            </w:r>
            <w:r>
              <w:rPr>
                <w:noProof/>
                <w:webHidden/>
              </w:rPr>
            </w:r>
          </w:ins>
          <w:r>
            <w:rPr>
              <w:noProof/>
              <w:webHidden/>
            </w:rPr>
            <w:fldChar w:fldCharType="separate"/>
          </w:r>
          <w:ins w:id="121" w:author="David Conklin" w:date="2020-11-18T15:38:00Z">
            <w:r>
              <w:rPr>
                <w:noProof/>
                <w:webHidden/>
              </w:rPr>
              <w:t>21</w:t>
            </w:r>
            <w:r>
              <w:rPr>
                <w:noProof/>
                <w:webHidden/>
              </w:rPr>
              <w:fldChar w:fldCharType="end"/>
            </w:r>
            <w:r w:rsidRPr="00E84D78">
              <w:rPr>
                <w:rStyle w:val="Hyperlink"/>
                <w:noProof/>
              </w:rPr>
              <w:fldChar w:fldCharType="end"/>
            </w:r>
          </w:ins>
        </w:p>
        <w:p w14:paraId="46FEC532" w14:textId="4320595C" w:rsidR="006F5D7E" w:rsidRDefault="006F5D7E">
          <w:pPr>
            <w:pStyle w:val="TOC2"/>
            <w:tabs>
              <w:tab w:val="right" w:leader="dot" w:pos="9350"/>
            </w:tabs>
            <w:rPr>
              <w:ins w:id="122" w:author="David Conklin" w:date="2020-11-18T15:38:00Z"/>
              <w:rFonts w:eastAsiaTheme="minorEastAsia"/>
              <w:noProof/>
            </w:rPr>
          </w:pPr>
          <w:ins w:id="12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Initial conditions for Flow: the IC file</w:t>
            </w:r>
            <w:r>
              <w:rPr>
                <w:noProof/>
                <w:webHidden/>
              </w:rPr>
              <w:tab/>
            </w:r>
            <w:r>
              <w:rPr>
                <w:noProof/>
                <w:webHidden/>
              </w:rPr>
              <w:fldChar w:fldCharType="begin"/>
            </w:r>
            <w:r>
              <w:rPr>
                <w:noProof/>
                <w:webHidden/>
              </w:rPr>
              <w:instrText xml:space="preserve"> PAGEREF _Toc56606383 \h </w:instrText>
            </w:r>
            <w:r>
              <w:rPr>
                <w:noProof/>
                <w:webHidden/>
              </w:rPr>
            </w:r>
          </w:ins>
          <w:r>
            <w:rPr>
              <w:noProof/>
              <w:webHidden/>
            </w:rPr>
            <w:fldChar w:fldCharType="separate"/>
          </w:r>
          <w:ins w:id="124" w:author="David Conklin" w:date="2020-11-18T15:38:00Z">
            <w:r>
              <w:rPr>
                <w:noProof/>
                <w:webHidden/>
              </w:rPr>
              <w:t>21</w:t>
            </w:r>
            <w:r>
              <w:rPr>
                <w:noProof/>
                <w:webHidden/>
              </w:rPr>
              <w:fldChar w:fldCharType="end"/>
            </w:r>
            <w:r w:rsidRPr="00E84D78">
              <w:rPr>
                <w:rStyle w:val="Hyperlink"/>
                <w:noProof/>
              </w:rPr>
              <w:fldChar w:fldCharType="end"/>
            </w:r>
          </w:ins>
        </w:p>
        <w:p w14:paraId="36DFDB84" w14:textId="60BA3C2C" w:rsidR="006F5D7E" w:rsidRDefault="006F5D7E">
          <w:pPr>
            <w:pStyle w:val="TOC2"/>
            <w:tabs>
              <w:tab w:val="right" w:leader="dot" w:pos="9350"/>
            </w:tabs>
            <w:rPr>
              <w:ins w:id="125" w:author="David Conklin" w:date="2020-11-18T15:38:00Z"/>
              <w:rFonts w:eastAsiaTheme="minorEastAsia"/>
              <w:noProof/>
            </w:rPr>
          </w:pPr>
          <w:ins w:id="12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Boundary conditions for stream water temperature</w:t>
            </w:r>
            <w:r>
              <w:rPr>
                <w:noProof/>
                <w:webHidden/>
              </w:rPr>
              <w:tab/>
            </w:r>
            <w:r>
              <w:rPr>
                <w:noProof/>
                <w:webHidden/>
              </w:rPr>
              <w:fldChar w:fldCharType="begin"/>
            </w:r>
            <w:r>
              <w:rPr>
                <w:noProof/>
                <w:webHidden/>
              </w:rPr>
              <w:instrText xml:space="preserve"> PAGEREF _Toc56606384 \h </w:instrText>
            </w:r>
            <w:r>
              <w:rPr>
                <w:noProof/>
                <w:webHidden/>
              </w:rPr>
            </w:r>
          </w:ins>
          <w:r>
            <w:rPr>
              <w:noProof/>
              <w:webHidden/>
            </w:rPr>
            <w:fldChar w:fldCharType="separate"/>
          </w:r>
          <w:ins w:id="127" w:author="David Conklin" w:date="2020-11-18T15:38:00Z">
            <w:r>
              <w:rPr>
                <w:noProof/>
                <w:webHidden/>
              </w:rPr>
              <w:t>22</w:t>
            </w:r>
            <w:r>
              <w:rPr>
                <w:noProof/>
                <w:webHidden/>
              </w:rPr>
              <w:fldChar w:fldCharType="end"/>
            </w:r>
            <w:r w:rsidRPr="00E84D78">
              <w:rPr>
                <w:rStyle w:val="Hyperlink"/>
                <w:noProof/>
              </w:rPr>
              <w:fldChar w:fldCharType="end"/>
            </w:r>
          </w:ins>
        </w:p>
        <w:p w14:paraId="44F53450" w14:textId="6207BA68" w:rsidR="006F5D7E" w:rsidRDefault="006F5D7E">
          <w:pPr>
            <w:pStyle w:val="TOC2"/>
            <w:tabs>
              <w:tab w:val="right" w:leader="dot" w:pos="9350"/>
            </w:tabs>
            <w:rPr>
              <w:ins w:id="128" w:author="David Conklin" w:date="2020-11-18T15:38:00Z"/>
              <w:rFonts w:eastAsiaTheme="minorEastAsia"/>
              <w:noProof/>
            </w:rPr>
          </w:pPr>
          <w:ins w:id="12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Thermal stratification in reservoirs</w:t>
            </w:r>
            <w:r>
              <w:rPr>
                <w:noProof/>
                <w:webHidden/>
              </w:rPr>
              <w:tab/>
            </w:r>
            <w:r>
              <w:rPr>
                <w:noProof/>
                <w:webHidden/>
              </w:rPr>
              <w:fldChar w:fldCharType="begin"/>
            </w:r>
            <w:r>
              <w:rPr>
                <w:noProof/>
                <w:webHidden/>
              </w:rPr>
              <w:instrText xml:space="preserve"> PAGEREF _Toc56606385 \h </w:instrText>
            </w:r>
            <w:r>
              <w:rPr>
                <w:noProof/>
                <w:webHidden/>
              </w:rPr>
            </w:r>
          </w:ins>
          <w:r>
            <w:rPr>
              <w:noProof/>
              <w:webHidden/>
            </w:rPr>
            <w:fldChar w:fldCharType="separate"/>
          </w:r>
          <w:ins w:id="130" w:author="David Conklin" w:date="2020-11-18T15:38:00Z">
            <w:r>
              <w:rPr>
                <w:noProof/>
                <w:webHidden/>
              </w:rPr>
              <w:t>22</w:t>
            </w:r>
            <w:r>
              <w:rPr>
                <w:noProof/>
                <w:webHidden/>
              </w:rPr>
              <w:fldChar w:fldCharType="end"/>
            </w:r>
            <w:r w:rsidRPr="00E84D78">
              <w:rPr>
                <w:rStyle w:val="Hyperlink"/>
                <w:noProof/>
              </w:rPr>
              <w:fldChar w:fldCharType="end"/>
            </w:r>
          </w:ins>
        </w:p>
        <w:p w14:paraId="0DE4C758" w14:textId="39753150" w:rsidR="006F5D7E" w:rsidRDefault="006F5D7E">
          <w:pPr>
            <w:pStyle w:val="TOC2"/>
            <w:tabs>
              <w:tab w:val="right" w:leader="dot" w:pos="9350"/>
            </w:tabs>
            <w:rPr>
              <w:ins w:id="131" w:author="David Conklin" w:date="2020-11-18T15:38:00Z"/>
              <w:rFonts w:eastAsiaTheme="minorEastAsia"/>
              <w:noProof/>
            </w:rPr>
          </w:pPr>
          <w:ins w:id="13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Thermal loading</w:t>
            </w:r>
            <w:r>
              <w:rPr>
                <w:noProof/>
                <w:webHidden/>
              </w:rPr>
              <w:tab/>
            </w:r>
            <w:r>
              <w:rPr>
                <w:noProof/>
                <w:webHidden/>
              </w:rPr>
              <w:fldChar w:fldCharType="begin"/>
            </w:r>
            <w:r>
              <w:rPr>
                <w:noProof/>
                <w:webHidden/>
              </w:rPr>
              <w:instrText xml:space="preserve"> PAGEREF _Toc56606386 \h </w:instrText>
            </w:r>
            <w:r>
              <w:rPr>
                <w:noProof/>
                <w:webHidden/>
              </w:rPr>
            </w:r>
          </w:ins>
          <w:r>
            <w:rPr>
              <w:noProof/>
              <w:webHidden/>
            </w:rPr>
            <w:fldChar w:fldCharType="separate"/>
          </w:r>
          <w:ins w:id="133" w:author="David Conklin" w:date="2020-11-18T15:38:00Z">
            <w:r>
              <w:rPr>
                <w:noProof/>
                <w:webHidden/>
              </w:rPr>
              <w:t>22</w:t>
            </w:r>
            <w:r>
              <w:rPr>
                <w:noProof/>
                <w:webHidden/>
              </w:rPr>
              <w:fldChar w:fldCharType="end"/>
            </w:r>
            <w:r w:rsidRPr="00E84D78">
              <w:rPr>
                <w:rStyle w:val="Hyperlink"/>
                <w:noProof/>
              </w:rPr>
              <w:fldChar w:fldCharType="end"/>
            </w:r>
          </w:ins>
        </w:p>
        <w:p w14:paraId="1CC02C20" w14:textId="784F05D3" w:rsidR="006F5D7E" w:rsidRDefault="006F5D7E">
          <w:pPr>
            <w:pStyle w:val="TOC1"/>
            <w:tabs>
              <w:tab w:val="right" w:leader="dot" w:pos="9350"/>
            </w:tabs>
            <w:rPr>
              <w:ins w:id="134" w:author="David Conklin" w:date="2020-11-18T15:38:00Z"/>
              <w:rFonts w:eastAsiaTheme="minorEastAsia"/>
              <w:noProof/>
            </w:rPr>
          </w:pPr>
          <w:ins w:id="13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Reservoir data</w:t>
            </w:r>
            <w:r>
              <w:rPr>
                <w:noProof/>
                <w:webHidden/>
              </w:rPr>
              <w:tab/>
            </w:r>
            <w:r>
              <w:rPr>
                <w:noProof/>
                <w:webHidden/>
              </w:rPr>
              <w:fldChar w:fldCharType="begin"/>
            </w:r>
            <w:r>
              <w:rPr>
                <w:noProof/>
                <w:webHidden/>
              </w:rPr>
              <w:instrText xml:space="preserve"> PAGEREF _Toc56606387 \h </w:instrText>
            </w:r>
            <w:r>
              <w:rPr>
                <w:noProof/>
                <w:webHidden/>
              </w:rPr>
            </w:r>
          </w:ins>
          <w:r>
            <w:rPr>
              <w:noProof/>
              <w:webHidden/>
            </w:rPr>
            <w:fldChar w:fldCharType="separate"/>
          </w:r>
          <w:ins w:id="136" w:author="David Conklin" w:date="2020-11-18T15:38:00Z">
            <w:r>
              <w:rPr>
                <w:noProof/>
                <w:webHidden/>
              </w:rPr>
              <w:t>24</w:t>
            </w:r>
            <w:r>
              <w:rPr>
                <w:noProof/>
                <w:webHidden/>
              </w:rPr>
              <w:fldChar w:fldCharType="end"/>
            </w:r>
            <w:r w:rsidRPr="00E84D78">
              <w:rPr>
                <w:rStyle w:val="Hyperlink"/>
                <w:noProof/>
              </w:rPr>
              <w:fldChar w:fldCharType="end"/>
            </w:r>
          </w:ins>
        </w:p>
        <w:p w14:paraId="13698119" w14:textId="4E46933C" w:rsidR="006F5D7E" w:rsidRDefault="006F5D7E">
          <w:pPr>
            <w:pStyle w:val="TOC2"/>
            <w:tabs>
              <w:tab w:val="right" w:leader="dot" w:pos="9350"/>
            </w:tabs>
            <w:rPr>
              <w:ins w:id="137" w:author="David Conklin" w:date="2020-11-18T15:38:00Z"/>
              <w:rFonts w:eastAsiaTheme="minorEastAsia"/>
              <w:noProof/>
            </w:rPr>
          </w:pPr>
          <w:ins w:id="13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Reservoir data sources</w:t>
            </w:r>
            <w:r>
              <w:rPr>
                <w:noProof/>
                <w:webHidden/>
              </w:rPr>
              <w:tab/>
            </w:r>
            <w:r>
              <w:rPr>
                <w:noProof/>
                <w:webHidden/>
              </w:rPr>
              <w:fldChar w:fldCharType="begin"/>
            </w:r>
            <w:r>
              <w:rPr>
                <w:noProof/>
                <w:webHidden/>
              </w:rPr>
              <w:instrText xml:space="preserve"> PAGEREF _Toc56606388 \h </w:instrText>
            </w:r>
            <w:r>
              <w:rPr>
                <w:noProof/>
                <w:webHidden/>
              </w:rPr>
            </w:r>
          </w:ins>
          <w:r>
            <w:rPr>
              <w:noProof/>
              <w:webHidden/>
            </w:rPr>
            <w:fldChar w:fldCharType="separate"/>
          </w:r>
          <w:ins w:id="139" w:author="David Conklin" w:date="2020-11-18T15:38:00Z">
            <w:r>
              <w:rPr>
                <w:noProof/>
                <w:webHidden/>
              </w:rPr>
              <w:t>26</w:t>
            </w:r>
            <w:r>
              <w:rPr>
                <w:noProof/>
                <w:webHidden/>
              </w:rPr>
              <w:fldChar w:fldCharType="end"/>
            </w:r>
            <w:r w:rsidRPr="00E84D78">
              <w:rPr>
                <w:rStyle w:val="Hyperlink"/>
                <w:noProof/>
              </w:rPr>
              <w:fldChar w:fldCharType="end"/>
            </w:r>
          </w:ins>
        </w:p>
        <w:p w14:paraId="518A5BC5" w14:textId="0841485C" w:rsidR="006F5D7E" w:rsidRDefault="006F5D7E">
          <w:pPr>
            <w:pStyle w:val="TOC1"/>
            <w:tabs>
              <w:tab w:val="right" w:leader="dot" w:pos="9350"/>
            </w:tabs>
            <w:rPr>
              <w:ins w:id="140" w:author="David Conklin" w:date="2020-11-18T15:38:00Z"/>
              <w:rFonts w:eastAsiaTheme="minorEastAsia"/>
              <w:noProof/>
            </w:rPr>
          </w:pPr>
          <w:ins w:id="14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"_Toc56606389"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_Toc56606389 \h </w:instrText>
            </w:r>
            <w:r>
              <w:rPr>
                <w:noProof/>
                <w:webHidden/>
              </w:rPr>
            </w:r>
          </w:ins>
          <w:r>
            <w:rPr>
              <w:noProof/>
              <w:webHidden/>
            </w:rPr>
            <w:fldChar w:fldCharType="separate"/>
          </w:r>
          <w:ins w:id="142" w:author="David Conklin" w:date="2020-11-18T15:38:00Z">
            <w:r>
              <w:rPr>
                <w:noProof/>
                <w:webHidden/>
              </w:rPr>
              <w:t>26</w:t>
            </w:r>
            <w:r>
              <w:rPr>
                <w:noProof/>
                <w:webHidden/>
              </w:rPr>
              <w:fldChar w:fldCharType="end"/>
            </w:r>
            <w:r w:rsidRPr="00E84D78">
              <w:rPr>
                <w:rStyle w:val="Hyperlink"/>
                <w:noProof/>
              </w:rPr>
              <w:fldChar w:fldCharType="end"/>
            </w:r>
          </w:ins>
        </w:p>
        <w:p w14:paraId="43EF7D8B" w14:textId="3DD8C93E" w:rsidR="006F5D7E" w:rsidRDefault="006F5D7E">
          <w:pPr>
            <w:pStyle w:val="TOC1"/>
            <w:tabs>
              <w:tab w:val="right" w:leader="dot" w:pos="9350"/>
            </w:tabs>
            <w:rPr>
              <w:ins w:id="143" w:author="David Conklin" w:date="2020-11-18T15:38:00Z"/>
              <w:rFonts w:eastAsiaTheme="minorEastAsia"/>
              <w:noProof/>
            </w:rPr>
          </w:pPr>
          <w:ins w:id="14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North Santiam study area</w:t>
            </w:r>
            <w:r>
              <w:rPr>
                <w:noProof/>
                <w:webHidden/>
              </w:rPr>
              <w:tab/>
            </w:r>
            <w:r>
              <w:rPr>
                <w:noProof/>
                <w:webHidden/>
              </w:rPr>
              <w:fldChar w:fldCharType="begin"/>
            </w:r>
            <w:r>
              <w:rPr>
                <w:noProof/>
                <w:webHidden/>
              </w:rPr>
              <w:instrText xml:space="preserve"> PAGEREF _Toc56606390 \h </w:instrText>
            </w:r>
            <w:r>
              <w:rPr>
                <w:noProof/>
                <w:webHidden/>
              </w:rPr>
            </w:r>
          </w:ins>
          <w:r>
            <w:rPr>
              <w:noProof/>
              <w:webHidden/>
            </w:rPr>
            <w:fldChar w:fldCharType="separate"/>
          </w:r>
          <w:ins w:id="145" w:author="David Conklin" w:date="2020-11-18T15:38:00Z">
            <w:r>
              <w:rPr>
                <w:noProof/>
                <w:webHidden/>
              </w:rPr>
              <w:t>28</w:t>
            </w:r>
            <w:r>
              <w:rPr>
                <w:noProof/>
                <w:webHidden/>
              </w:rPr>
              <w:fldChar w:fldCharType="end"/>
            </w:r>
            <w:r w:rsidRPr="00E84D78">
              <w:rPr>
                <w:rStyle w:val="Hyperlink"/>
                <w:noProof/>
              </w:rPr>
              <w:fldChar w:fldCharType="end"/>
            </w:r>
          </w:ins>
        </w:p>
        <w:p w14:paraId="55B00354" w14:textId="10D02C22" w:rsidR="006F5D7E" w:rsidRDefault="006F5D7E">
          <w:pPr>
            <w:pStyle w:val="TOC2"/>
            <w:tabs>
              <w:tab w:val="right" w:leader="dot" w:pos="9350"/>
            </w:tabs>
            <w:rPr>
              <w:ins w:id="146" w:author="David Conklin" w:date="2020-11-18T15:38:00Z"/>
              <w:rFonts w:eastAsiaTheme="minorEastAsia"/>
              <w:noProof/>
            </w:rPr>
          </w:pPr>
          <w:ins w:id="147"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_Toc56606391 \h </w:instrText>
            </w:r>
            <w:r>
              <w:rPr>
                <w:noProof/>
                <w:webHidden/>
              </w:rPr>
            </w:r>
          </w:ins>
          <w:r>
            <w:rPr>
              <w:noProof/>
              <w:webHidden/>
            </w:rPr>
            <w:fldChar w:fldCharType="separate"/>
          </w:r>
          <w:ins w:id="148" w:author="David Conklin" w:date="2020-11-18T15:38:00Z">
            <w:r>
              <w:rPr>
                <w:noProof/>
                <w:webHidden/>
              </w:rPr>
              <w:t>28</w:t>
            </w:r>
            <w:r>
              <w:rPr>
                <w:noProof/>
                <w:webHidden/>
              </w:rPr>
              <w:fldChar w:fldCharType="end"/>
            </w:r>
            <w:r w:rsidRPr="00E84D78">
              <w:rPr>
                <w:rStyle w:val="Hyperlink"/>
                <w:noProof/>
              </w:rPr>
              <w:fldChar w:fldCharType="end"/>
            </w:r>
          </w:ins>
        </w:p>
        <w:p w14:paraId="5C7C9271" w14:textId="3D3CBE48" w:rsidR="006F5D7E" w:rsidRDefault="006F5D7E">
          <w:pPr>
            <w:pStyle w:val="TOC2"/>
            <w:tabs>
              <w:tab w:val="right" w:leader="dot" w:pos="9350"/>
            </w:tabs>
            <w:rPr>
              <w:ins w:id="149" w:author="David Conklin" w:date="2020-11-18T15:38:00Z"/>
              <w:rFonts w:eastAsiaTheme="minorEastAsia"/>
              <w:noProof/>
            </w:rPr>
          </w:pPr>
          <w:ins w:id="15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Municipal water rights</w:t>
            </w:r>
            <w:r>
              <w:rPr>
                <w:noProof/>
                <w:webHidden/>
              </w:rPr>
              <w:tab/>
            </w:r>
            <w:r>
              <w:rPr>
                <w:noProof/>
                <w:webHidden/>
              </w:rPr>
              <w:fldChar w:fldCharType="begin"/>
            </w:r>
            <w:r>
              <w:rPr>
                <w:noProof/>
                <w:webHidden/>
              </w:rPr>
              <w:instrText xml:space="preserve"> PAGEREF _Toc56606392 \h </w:instrText>
            </w:r>
            <w:r>
              <w:rPr>
                <w:noProof/>
                <w:webHidden/>
              </w:rPr>
            </w:r>
          </w:ins>
          <w:r>
            <w:rPr>
              <w:noProof/>
              <w:webHidden/>
            </w:rPr>
            <w:fldChar w:fldCharType="separate"/>
          </w:r>
          <w:ins w:id="151" w:author="David Conklin" w:date="2020-11-18T15:38:00Z">
            <w:r>
              <w:rPr>
                <w:noProof/>
                <w:webHidden/>
              </w:rPr>
              <w:t>30</w:t>
            </w:r>
            <w:r>
              <w:rPr>
                <w:noProof/>
                <w:webHidden/>
              </w:rPr>
              <w:fldChar w:fldCharType="end"/>
            </w:r>
            <w:r w:rsidRPr="00E84D78">
              <w:rPr>
                <w:rStyle w:val="Hyperlink"/>
                <w:noProof/>
              </w:rPr>
              <w:fldChar w:fldCharType="end"/>
            </w:r>
          </w:ins>
        </w:p>
        <w:p w14:paraId="320AEC97" w14:textId="44E8234A" w:rsidR="006F5D7E" w:rsidRDefault="006F5D7E">
          <w:pPr>
            <w:pStyle w:val="TOC1"/>
            <w:tabs>
              <w:tab w:val="right" w:leader="dot" w:pos="9350"/>
            </w:tabs>
            <w:rPr>
              <w:ins w:id="152" w:author="David Conklin" w:date="2020-11-18T15:38:00Z"/>
              <w:rFonts w:eastAsiaTheme="minorEastAsia"/>
              <w:noProof/>
            </w:rPr>
          </w:pPr>
          <w:ins w:id="15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McKenzie Basin Wetlands Study</w:t>
            </w:r>
            <w:r>
              <w:rPr>
                <w:noProof/>
                <w:webHidden/>
              </w:rPr>
              <w:tab/>
            </w:r>
            <w:r>
              <w:rPr>
                <w:noProof/>
                <w:webHidden/>
              </w:rPr>
              <w:fldChar w:fldCharType="begin"/>
            </w:r>
            <w:r>
              <w:rPr>
                <w:noProof/>
                <w:webHidden/>
              </w:rPr>
              <w:instrText xml:space="preserve"> PAGEREF _Toc56606393 \h </w:instrText>
            </w:r>
            <w:r>
              <w:rPr>
                <w:noProof/>
                <w:webHidden/>
              </w:rPr>
            </w:r>
          </w:ins>
          <w:r>
            <w:rPr>
              <w:noProof/>
              <w:webHidden/>
            </w:rPr>
            <w:fldChar w:fldCharType="separate"/>
          </w:r>
          <w:ins w:id="154" w:author="David Conklin" w:date="2020-11-18T15:38:00Z">
            <w:r>
              <w:rPr>
                <w:noProof/>
                <w:webHidden/>
              </w:rPr>
              <w:t>30</w:t>
            </w:r>
            <w:r>
              <w:rPr>
                <w:noProof/>
                <w:webHidden/>
              </w:rPr>
              <w:fldChar w:fldCharType="end"/>
            </w:r>
            <w:r w:rsidRPr="00E84D78">
              <w:rPr>
                <w:rStyle w:val="Hyperlink"/>
                <w:noProof/>
              </w:rPr>
              <w:fldChar w:fldCharType="end"/>
            </w:r>
          </w:ins>
        </w:p>
        <w:p w14:paraId="68233A24" w14:textId="5DDE0E2F" w:rsidR="006F5D7E" w:rsidRDefault="006F5D7E">
          <w:pPr>
            <w:pStyle w:val="TOC2"/>
            <w:tabs>
              <w:tab w:val="right" w:leader="dot" w:pos="9350"/>
            </w:tabs>
            <w:rPr>
              <w:ins w:id="155" w:author="David Conklin" w:date="2020-11-18T15:38:00Z"/>
              <w:rFonts w:eastAsiaTheme="minorEastAsia"/>
              <w:noProof/>
            </w:rPr>
          </w:pPr>
          <w:ins w:id="15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Project Overview</w:t>
            </w:r>
            <w:r>
              <w:rPr>
                <w:noProof/>
                <w:webHidden/>
              </w:rPr>
              <w:tab/>
            </w:r>
            <w:r>
              <w:rPr>
                <w:noProof/>
                <w:webHidden/>
              </w:rPr>
              <w:fldChar w:fldCharType="begin"/>
            </w:r>
            <w:r>
              <w:rPr>
                <w:noProof/>
                <w:webHidden/>
              </w:rPr>
              <w:instrText xml:space="preserve"> PAGEREF _Toc56606394 \h </w:instrText>
            </w:r>
            <w:r>
              <w:rPr>
                <w:noProof/>
                <w:webHidden/>
              </w:rPr>
            </w:r>
          </w:ins>
          <w:r>
            <w:rPr>
              <w:noProof/>
              <w:webHidden/>
            </w:rPr>
            <w:fldChar w:fldCharType="separate"/>
          </w:r>
          <w:ins w:id="157" w:author="David Conklin" w:date="2020-11-18T15:38:00Z">
            <w:r>
              <w:rPr>
                <w:noProof/>
                <w:webHidden/>
              </w:rPr>
              <w:t>30</w:t>
            </w:r>
            <w:r>
              <w:rPr>
                <w:noProof/>
                <w:webHidden/>
              </w:rPr>
              <w:fldChar w:fldCharType="end"/>
            </w:r>
            <w:r w:rsidRPr="00E84D78">
              <w:rPr>
                <w:rStyle w:val="Hyperlink"/>
                <w:noProof/>
              </w:rPr>
              <w:fldChar w:fldCharType="end"/>
            </w:r>
          </w:ins>
        </w:p>
        <w:p w14:paraId="2A7A5663" w14:textId="4A5E3E8D" w:rsidR="006F5D7E" w:rsidRDefault="006F5D7E">
          <w:pPr>
            <w:pStyle w:val="TOC2"/>
            <w:tabs>
              <w:tab w:val="right" w:leader="dot" w:pos="9350"/>
            </w:tabs>
            <w:rPr>
              <w:ins w:id="158" w:author="David Conklin" w:date="2020-11-18T15:38:00Z"/>
              <w:rFonts w:eastAsiaTheme="minorEastAsia"/>
              <w:noProof/>
            </w:rPr>
          </w:pPr>
          <w:ins w:id="15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Model and Simulation Overview</w:t>
            </w:r>
            <w:r>
              <w:rPr>
                <w:noProof/>
                <w:webHidden/>
              </w:rPr>
              <w:tab/>
            </w:r>
            <w:r>
              <w:rPr>
                <w:noProof/>
                <w:webHidden/>
              </w:rPr>
              <w:fldChar w:fldCharType="begin"/>
            </w:r>
            <w:r>
              <w:rPr>
                <w:noProof/>
                <w:webHidden/>
              </w:rPr>
              <w:instrText xml:space="preserve"> PAGEREF _Toc56606395 \h </w:instrText>
            </w:r>
            <w:r>
              <w:rPr>
                <w:noProof/>
                <w:webHidden/>
              </w:rPr>
            </w:r>
          </w:ins>
          <w:r>
            <w:rPr>
              <w:noProof/>
              <w:webHidden/>
            </w:rPr>
            <w:fldChar w:fldCharType="separate"/>
          </w:r>
          <w:ins w:id="160" w:author="David Conklin" w:date="2020-11-18T15:38:00Z">
            <w:r>
              <w:rPr>
                <w:noProof/>
                <w:webHidden/>
              </w:rPr>
              <w:t>32</w:t>
            </w:r>
            <w:r>
              <w:rPr>
                <w:noProof/>
                <w:webHidden/>
              </w:rPr>
              <w:fldChar w:fldCharType="end"/>
            </w:r>
            <w:r w:rsidRPr="00E84D78">
              <w:rPr>
                <w:rStyle w:val="Hyperlink"/>
                <w:noProof/>
              </w:rPr>
              <w:fldChar w:fldCharType="end"/>
            </w:r>
          </w:ins>
        </w:p>
        <w:p w14:paraId="3250EF9A" w14:textId="0FDD1CC3" w:rsidR="006F5D7E" w:rsidRDefault="006F5D7E">
          <w:pPr>
            <w:pStyle w:val="TOC2"/>
            <w:tabs>
              <w:tab w:val="right" w:leader="dot" w:pos="9350"/>
            </w:tabs>
            <w:rPr>
              <w:ins w:id="161" w:author="David Conklin" w:date="2020-11-18T15:38:00Z"/>
              <w:rFonts w:eastAsiaTheme="minorEastAsia"/>
              <w:noProof/>
            </w:rPr>
          </w:pPr>
          <w:ins w:id="16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_Toc56606396 \h </w:instrText>
            </w:r>
            <w:r>
              <w:rPr>
                <w:noProof/>
                <w:webHidden/>
              </w:rPr>
            </w:r>
          </w:ins>
          <w:r>
            <w:rPr>
              <w:noProof/>
              <w:webHidden/>
            </w:rPr>
            <w:fldChar w:fldCharType="separate"/>
          </w:r>
          <w:ins w:id="163" w:author="David Conklin" w:date="2020-11-18T15:38:00Z">
            <w:r>
              <w:rPr>
                <w:noProof/>
                <w:webHidden/>
              </w:rPr>
              <w:t>33</w:t>
            </w:r>
            <w:r>
              <w:rPr>
                <w:noProof/>
                <w:webHidden/>
              </w:rPr>
              <w:fldChar w:fldCharType="end"/>
            </w:r>
            <w:r w:rsidRPr="00E84D78">
              <w:rPr>
                <w:rStyle w:val="Hyperlink"/>
                <w:noProof/>
              </w:rPr>
              <w:fldChar w:fldCharType="end"/>
            </w:r>
          </w:ins>
        </w:p>
        <w:p w14:paraId="6604C667" w14:textId="0C99B0DC" w:rsidR="006F5D7E" w:rsidRDefault="006F5D7E">
          <w:pPr>
            <w:pStyle w:val="TOC2"/>
            <w:tabs>
              <w:tab w:val="right" w:leader="dot" w:pos="9350"/>
            </w:tabs>
            <w:rPr>
              <w:ins w:id="164" w:author="David Conklin" w:date="2020-11-18T15:38:00Z"/>
              <w:rFonts w:eastAsiaTheme="minorEastAsia"/>
              <w:noProof/>
            </w:rPr>
          </w:pPr>
          <w:ins w:id="16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Data changes for better representation of wetlands</w:t>
            </w:r>
            <w:r>
              <w:rPr>
                <w:noProof/>
                <w:webHidden/>
              </w:rPr>
              <w:tab/>
            </w:r>
            <w:r>
              <w:rPr>
                <w:noProof/>
                <w:webHidden/>
              </w:rPr>
              <w:fldChar w:fldCharType="begin"/>
            </w:r>
            <w:r>
              <w:rPr>
                <w:noProof/>
                <w:webHidden/>
              </w:rPr>
              <w:instrText xml:space="preserve"> PAGEREF _Toc56606397 \h </w:instrText>
            </w:r>
            <w:r>
              <w:rPr>
                <w:noProof/>
                <w:webHidden/>
              </w:rPr>
            </w:r>
          </w:ins>
          <w:r>
            <w:rPr>
              <w:noProof/>
              <w:webHidden/>
            </w:rPr>
            <w:fldChar w:fldCharType="separate"/>
          </w:r>
          <w:ins w:id="166" w:author="David Conklin" w:date="2020-11-18T15:38:00Z">
            <w:r>
              <w:rPr>
                <w:noProof/>
                <w:webHidden/>
              </w:rPr>
              <w:t>33</w:t>
            </w:r>
            <w:r>
              <w:rPr>
                <w:noProof/>
                <w:webHidden/>
              </w:rPr>
              <w:fldChar w:fldCharType="end"/>
            </w:r>
            <w:r w:rsidRPr="00E84D78">
              <w:rPr>
                <w:rStyle w:val="Hyperlink"/>
                <w:noProof/>
              </w:rPr>
              <w:fldChar w:fldCharType="end"/>
            </w:r>
          </w:ins>
        </w:p>
        <w:p w14:paraId="603C46FE" w14:textId="264D91ED" w:rsidR="006F5D7E" w:rsidRDefault="006F5D7E">
          <w:pPr>
            <w:pStyle w:val="TOC2"/>
            <w:tabs>
              <w:tab w:val="right" w:leader="dot" w:pos="9350"/>
            </w:tabs>
            <w:rPr>
              <w:ins w:id="167" w:author="David Conklin" w:date="2020-11-18T15:38:00Z"/>
              <w:rFonts w:eastAsiaTheme="minorEastAsia"/>
              <w:noProof/>
            </w:rPr>
          </w:pPr>
          <w:ins w:id="16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Projection, Calendar, and Units</w:t>
            </w:r>
            <w:r>
              <w:rPr>
                <w:noProof/>
                <w:webHidden/>
              </w:rPr>
              <w:tab/>
            </w:r>
            <w:r>
              <w:rPr>
                <w:noProof/>
                <w:webHidden/>
              </w:rPr>
              <w:fldChar w:fldCharType="begin"/>
            </w:r>
            <w:r>
              <w:rPr>
                <w:noProof/>
                <w:webHidden/>
              </w:rPr>
              <w:instrText xml:space="preserve"> PAGEREF _Toc56606398 \h </w:instrText>
            </w:r>
            <w:r>
              <w:rPr>
                <w:noProof/>
                <w:webHidden/>
              </w:rPr>
            </w:r>
          </w:ins>
          <w:r>
            <w:rPr>
              <w:noProof/>
              <w:webHidden/>
            </w:rPr>
            <w:fldChar w:fldCharType="separate"/>
          </w:r>
          <w:ins w:id="169" w:author="David Conklin" w:date="2020-11-18T15:38:00Z">
            <w:r>
              <w:rPr>
                <w:noProof/>
                <w:webHidden/>
              </w:rPr>
              <w:t>34</w:t>
            </w:r>
            <w:r>
              <w:rPr>
                <w:noProof/>
                <w:webHidden/>
              </w:rPr>
              <w:fldChar w:fldCharType="end"/>
            </w:r>
            <w:r w:rsidRPr="00E84D78">
              <w:rPr>
                <w:rStyle w:val="Hyperlink"/>
                <w:noProof/>
              </w:rPr>
              <w:fldChar w:fldCharType="end"/>
            </w:r>
          </w:ins>
        </w:p>
        <w:p w14:paraId="037C557E" w14:textId="7E83182D" w:rsidR="006F5D7E" w:rsidRDefault="006F5D7E">
          <w:pPr>
            <w:pStyle w:val="TOC2"/>
            <w:tabs>
              <w:tab w:val="right" w:leader="dot" w:pos="9350"/>
            </w:tabs>
            <w:rPr>
              <w:ins w:id="170" w:author="David Conklin" w:date="2020-11-18T15:38:00Z"/>
              <w:rFonts w:eastAsiaTheme="minorEastAsia"/>
              <w:noProof/>
            </w:rPr>
          </w:pPr>
          <w:ins w:id="17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"_Toc56606399"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Simulation of changes in wetlands over time</w:t>
            </w:r>
            <w:r>
              <w:rPr>
                <w:noProof/>
                <w:webHidden/>
              </w:rPr>
              <w:tab/>
            </w:r>
            <w:r>
              <w:rPr>
                <w:noProof/>
                <w:webHidden/>
              </w:rPr>
              <w:fldChar w:fldCharType="begin"/>
            </w:r>
            <w:r>
              <w:rPr>
                <w:noProof/>
                <w:webHidden/>
              </w:rPr>
              <w:instrText xml:space="preserve"> PAGEREF _Toc56606399 \h </w:instrText>
            </w:r>
            <w:r>
              <w:rPr>
                <w:noProof/>
                <w:webHidden/>
              </w:rPr>
            </w:r>
          </w:ins>
          <w:r>
            <w:rPr>
              <w:noProof/>
              <w:webHidden/>
            </w:rPr>
            <w:fldChar w:fldCharType="separate"/>
          </w:r>
          <w:ins w:id="172" w:author="David Conklin" w:date="2020-11-18T15:38:00Z">
            <w:r>
              <w:rPr>
                <w:noProof/>
                <w:webHidden/>
              </w:rPr>
              <w:t>34</w:t>
            </w:r>
            <w:r>
              <w:rPr>
                <w:noProof/>
                <w:webHidden/>
              </w:rPr>
              <w:fldChar w:fldCharType="end"/>
            </w:r>
            <w:r w:rsidRPr="00E84D78">
              <w:rPr>
                <w:rStyle w:val="Hyperlink"/>
                <w:noProof/>
              </w:rPr>
              <w:fldChar w:fldCharType="end"/>
            </w:r>
          </w:ins>
        </w:p>
        <w:p w14:paraId="53E886BC" w14:textId="2E28A9F0" w:rsidR="006F5D7E" w:rsidRDefault="006F5D7E">
          <w:pPr>
            <w:pStyle w:val="TOC2"/>
            <w:tabs>
              <w:tab w:val="right" w:leader="dot" w:pos="9350"/>
            </w:tabs>
            <w:rPr>
              <w:ins w:id="173" w:author="David Conklin" w:date="2020-11-18T15:38:00Z"/>
              <w:rFonts w:eastAsiaTheme="minorEastAsia"/>
              <w:noProof/>
            </w:rPr>
          </w:pPr>
          <w:ins w:id="17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How wetlands are represented in the model</w:t>
            </w:r>
            <w:r>
              <w:rPr>
                <w:noProof/>
                <w:webHidden/>
              </w:rPr>
              <w:tab/>
            </w:r>
            <w:r>
              <w:rPr>
                <w:noProof/>
                <w:webHidden/>
              </w:rPr>
              <w:fldChar w:fldCharType="begin"/>
            </w:r>
            <w:r>
              <w:rPr>
                <w:noProof/>
                <w:webHidden/>
              </w:rPr>
              <w:instrText xml:space="preserve"> PAGEREF _Toc56606400 \h </w:instrText>
            </w:r>
            <w:r>
              <w:rPr>
                <w:noProof/>
                <w:webHidden/>
              </w:rPr>
            </w:r>
          </w:ins>
          <w:r>
            <w:rPr>
              <w:noProof/>
              <w:webHidden/>
            </w:rPr>
            <w:fldChar w:fldCharType="separate"/>
          </w:r>
          <w:ins w:id="175" w:author="David Conklin" w:date="2020-11-18T15:38:00Z">
            <w:r>
              <w:rPr>
                <w:noProof/>
                <w:webHidden/>
              </w:rPr>
              <w:t>34</w:t>
            </w:r>
            <w:r>
              <w:rPr>
                <w:noProof/>
                <w:webHidden/>
              </w:rPr>
              <w:fldChar w:fldCharType="end"/>
            </w:r>
            <w:r w:rsidRPr="00E84D78">
              <w:rPr>
                <w:rStyle w:val="Hyperlink"/>
                <w:noProof/>
              </w:rPr>
              <w:fldChar w:fldCharType="end"/>
            </w:r>
          </w:ins>
        </w:p>
        <w:p w14:paraId="1A85AA79" w14:textId="77DE7381" w:rsidR="006F5D7E" w:rsidRDefault="006F5D7E">
          <w:pPr>
            <w:pStyle w:val="TOC2"/>
            <w:tabs>
              <w:tab w:val="right" w:leader="dot" w:pos="9350"/>
            </w:tabs>
            <w:rPr>
              <w:ins w:id="176" w:author="David Conklin" w:date="2020-11-18T15:38:00Z"/>
              <w:rFonts w:eastAsiaTheme="minorEastAsia"/>
              <w:noProof/>
            </w:rPr>
          </w:pPr>
          <w:ins w:id="177"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Attributes of interest in the wetlands study</w:t>
            </w:r>
            <w:r>
              <w:rPr>
                <w:noProof/>
                <w:webHidden/>
              </w:rPr>
              <w:tab/>
            </w:r>
            <w:r>
              <w:rPr>
                <w:noProof/>
                <w:webHidden/>
              </w:rPr>
              <w:fldChar w:fldCharType="begin"/>
            </w:r>
            <w:r>
              <w:rPr>
                <w:noProof/>
                <w:webHidden/>
              </w:rPr>
              <w:instrText xml:space="preserve"> PAGEREF _Toc56606401 \h </w:instrText>
            </w:r>
            <w:r>
              <w:rPr>
                <w:noProof/>
                <w:webHidden/>
              </w:rPr>
            </w:r>
          </w:ins>
          <w:r>
            <w:rPr>
              <w:noProof/>
              <w:webHidden/>
            </w:rPr>
            <w:fldChar w:fldCharType="separate"/>
          </w:r>
          <w:ins w:id="178" w:author="David Conklin" w:date="2020-11-18T15:38:00Z">
            <w:r>
              <w:rPr>
                <w:noProof/>
                <w:webHidden/>
              </w:rPr>
              <w:t>36</w:t>
            </w:r>
            <w:r>
              <w:rPr>
                <w:noProof/>
                <w:webHidden/>
              </w:rPr>
              <w:fldChar w:fldCharType="end"/>
            </w:r>
            <w:r w:rsidRPr="00E84D78">
              <w:rPr>
                <w:rStyle w:val="Hyperlink"/>
                <w:noProof/>
              </w:rPr>
              <w:fldChar w:fldCharType="end"/>
            </w:r>
          </w:ins>
        </w:p>
        <w:p w14:paraId="14E9A513" w14:textId="33B709CA" w:rsidR="006F5D7E" w:rsidRDefault="006F5D7E">
          <w:pPr>
            <w:pStyle w:val="TOC2"/>
            <w:tabs>
              <w:tab w:val="right" w:leader="dot" w:pos="9350"/>
            </w:tabs>
            <w:rPr>
              <w:ins w:id="179" w:author="David Conklin" w:date="2020-11-18T15:38:00Z"/>
              <w:rFonts w:eastAsiaTheme="minorEastAsia"/>
              <w:noProof/>
            </w:rPr>
          </w:pPr>
          <w:ins w:id="18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 WETNESS attribute</w:t>
            </w:r>
            <w:r>
              <w:rPr>
                <w:noProof/>
                <w:webHidden/>
              </w:rPr>
              <w:tab/>
            </w:r>
            <w:r>
              <w:rPr>
                <w:noProof/>
                <w:webHidden/>
              </w:rPr>
              <w:fldChar w:fldCharType="begin"/>
            </w:r>
            <w:r>
              <w:rPr>
                <w:noProof/>
                <w:webHidden/>
              </w:rPr>
              <w:instrText xml:space="preserve"> PAGEREF _Toc56606402 \h </w:instrText>
            </w:r>
            <w:r>
              <w:rPr>
                <w:noProof/>
                <w:webHidden/>
              </w:rPr>
            </w:r>
          </w:ins>
          <w:r>
            <w:rPr>
              <w:noProof/>
              <w:webHidden/>
            </w:rPr>
            <w:fldChar w:fldCharType="separate"/>
          </w:r>
          <w:ins w:id="181" w:author="David Conklin" w:date="2020-11-18T15:38:00Z">
            <w:r>
              <w:rPr>
                <w:noProof/>
                <w:webHidden/>
              </w:rPr>
              <w:t>36</w:t>
            </w:r>
            <w:r>
              <w:rPr>
                <w:noProof/>
                <w:webHidden/>
              </w:rPr>
              <w:fldChar w:fldCharType="end"/>
            </w:r>
            <w:r w:rsidRPr="00E84D78">
              <w:rPr>
                <w:rStyle w:val="Hyperlink"/>
                <w:noProof/>
              </w:rPr>
              <w:fldChar w:fldCharType="end"/>
            </w:r>
          </w:ins>
        </w:p>
        <w:p w14:paraId="626E7775" w14:textId="0669D6E9" w:rsidR="006F5D7E" w:rsidRDefault="006F5D7E">
          <w:pPr>
            <w:pStyle w:val="TOC2"/>
            <w:tabs>
              <w:tab w:val="right" w:leader="dot" w:pos="9350"/>
            </w:tabs>
            <w:rPr>
              <w:ins w:id="182" w:author="David Conklin" w:date="2020-11-18T15:38:00Z"/>
              <w:rFonts w:eastAsiaTheme="minorEastAsia"/>
              <w:noProof/>
            </w:rPr>
          </w:pPr>
          <w:ins w:id="18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_Toc56606403 \h </w:instrText>
            </w:r>
            <w:r>
              <w:rPr>
                <w:noProof/>
                <w:webHidden/>
              </w:rPr>
            </w:r>
          </w:ins>
          <w:r>
            <w:rPr>
              <w:noProof/>
              <w:webHidden/>
            </w:rPr>
            <w:fldChar w:fldCharType="separate"/>
          </w:r>
          <w:ins w:id="184" w:author="David Conklin" w:date="2020-11-18T15:38:00Z">
            <w:r>
              <w:rPr>
                <w:noProof/>
                <w:webHidden/>
              </w:rPr>
              <w:t>37</w:t>
            </w:r>
            <w:r>
              <w:rPr>
                <w:noProof/>
                <w:webHidden/>
              </w:rPr>
              <w:fldChar w:fldCharType="end"/>
            </w:r>
            <w:r w:rsidRPr="00E84D78">
              <w:rPr>
                <w:rStyle w:val="Hyperlink"/>
                <w:noProof/>
              </w:rPr>
              <w:fldChar w:fldCharType="end"/>
            </w:r>
          </w:ins>
        </w:p>
        <w:p w14:paraId="42E9AE21" w14:textId="4D3FA8C9" w:rsidR="006F5D7E" w:rsidRDefault="006F5D7E">
          <w:pPr>
            <w:pStyle w:val="TOC3"/>
            <w:tabs>
              <w:tab w:val="right" w:leader="dot" w:pos="9350"/>
            </w:tabs>
            <w:rPr>
              <w:ins w:id="185" w:author="David Conklin" w:date="2020-11-18T15:38:00Z"/>
              <w:rFonts w:eastAsiaTheme="minorEastAsia"/>
              <w:noProof/>
            </w:rPr>
          </w:pPr>
          <w:ins w:id="18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Wetland IDU parameters</w:t>
            </w:r>
            <w:r>
              <w:rPr>
                <w:noProof/>
                <w:webHidden/>
              </w:rPr>
              <w:tab/>
            </w:r>
            <w:r>
              <w:rPr>
                <w:noProof/>
                <w:webHidden/>
              </w:rPr>
              <w:fldChar w:fldCharType="begin"/>
            </w:r>
            <w:r>
              <w:rPr>
                <w:noProof/>
                <w:webHidden/>
              </w:rPr>
              <w:instrText xml:space="preserve"> PAGEREF _Toc56606404 \h </w:instrText>
            </w:r>
            <w:r>
              <w:rPr>
                <w:noProof/>
                <w:webHidden/>
              </w:rPr>
            </w:r>
          </w:ins>
          <w:r>
            <w:rPr>
              <w:noProof/>
              <w:webHidden/>
            </w:rPr>
            <w:fldChar w:fldCharType="separate"/>
          </w:r>
          <w:ins w:id="187" w:author="David Conklin" w:date="2020-11-18T15:38:00Z">
            <w:r>
              <w:rPr>
                <w:noProof/>
                <w:webHidden/>
              </w:rPr>
              <w:t>37</w:t>
            </w:r>
            <w:r>
              <w:rPr>
                <w:noProof/>
                <w:webHidden/>
              </w:rPr>
              <w:fldChar w:fldCharType="end"/>
            </w:r>
            <w:r w:rsidRPr="00E84D78">
              <w:rPr>
                <w:rStyle w:val="Hyperlink"/>
                <w:noProof/>
              </w:rPr>
              <w:fldChar w:fldCharType="end"/>
            </w:r>
          </w:ins>
        </w:p>
        <w:p w14:paraId="19C9EDAD" w14:textId="466D66A4" w:rsidR="006F5D7E" w:rsidRDefault="006F5D7E">
          <w:pPr>
            <w:pStyle w:val="TOC3"/>
            <w:tabs>
              <w:tab w:val="right" w:leader="dot" w:pos="9350"/>
            </w:tabs>
            <w:rPr>
              <w:ins w:id="188" w:author="David Conklin" w:date="2020-11-18T15:38:00Z"/>
              <w:rFonts w:eastAsiaTheme="minorEastAsia"/>
              <w:noProof/>
            </w:rPr>
          </w:pPr>
          <w:ins w:id="18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Reach parameters</w:t>
            </w:r>
            <w:r>
              <w:rPr>
                <w:noProof/>
                <w:webHidden/>
              </w:rPr>
              <w:tab/>
            </w:r>
            <w:r>
              <w:rPr>
                <w:noProof/>
                <w:webHidden/>
              </w:rPr>
              <w:fldChar w:fldCharType="begin"/>
            </w:r>
            <w:r>
              <w:rPr>
                <w:noProof/>
                <w:webHidden/>
              </w:rPr>
              <w:instrText xml:space="preserve"> PAGEREF _Toc56606405 \h </w:instrText>
            </w:r>
            <w:r>
              <w:rPr>
                <w:noProof/>
                <w:webHidden/>
              </w:rPr>
            </w:r>
          </w:ins>
          <w:r>
            <w:rPr>
              <w:noProof/>
              <w:webHidden/>
            </w:rPr>
            <w:fldChar w:fldCharType="separate"/>
          </w:r>
          <w:ins w:id="190" w:author="David Conklin" w:date="2020-11-18T15:38:00Z">
            <w:r>
              <w:rPr>
                <w:noProof/>
                <w:webHidden/>
              </w:rPr>
              <w:t>37</w:t>
            </w:r>
            <w:r>
              <w:rPr>
                <w:noProof/>
                <w:webHidden/>
              </w:rPr>
              <w:fldChar w:fldCharType="end"/>
            </w:r>
            <w:r w:rsidRPr="00E84D78">
              <w:rPr>
                <w:rStyle w:val="Hyperlink"/>
                <w:noProof/>
              </w:rPr>
              <w:fldChar w:fldCharType="end"/>
            </w:r>
          </w:ins>
        </w:p>
        <w:p w14:paraId="72AFB679" w14:textId="417D1A50" w:rsidR="006F5D7E" w:rsidRDefault="006F5D7E">
          <w:pPr>
            <w:pStyle w:val="TOC2"/>
            <w:tabs>
              <w:tab w:val="right" w:leader="dot" w:pos="9350"/>
            </w:tabs>
            <w:rPr>
              <w:ins w:id="191" w:author="David Conklin" w:date="2020-11-18T15:38:00Z"/>
              <w:rFonts w:eastAsiaTheme="minorEastAsia"/>
              <w:noProof/>
            </w:rPr>
          </w:pPr>
          <w:ins w:id="192" w:author="David Conklin" w:date="2020-11-18T15:38:00Z">
            <w:r w:rsidRPr="00E84D78">
              <w:rPr>
                <w:rStyle w:val="Hyperlink"/>
                <w:noProof/>
              </w:rPr>
              <w:lastRenderedPageBreak/>
              <w:fldChar w:fldCharType="begin"/>
            </w:r>
            <w:r w:rsidRPr="00E84D78">
              <w:rPr>
                <w:rStyle w:val="Hyperlink"/>
                <w:noProof/>
              </w:rPr>
              <w:instrText xml:space="preserve"> </w:instrText>
            </w:r>
            <w:r>
              <w:rPr>
                <w:noProof/>
              </w:rPr>
              <w:instrText>HYPERLINK \l "_Toc56606406"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Loss (or gain) of wetlands</w:t>
            </w:r>
            <w:r>
              <w:rPr>
                <w:noProof/>
                <w:webHidden/>
              </w:rPr>
              <w:tab/>
            </w:r>
            <w:r>
              <w:rPr>
                <w:noProof/>
                <w:webHidden/>
              </w:rPr>
              <w:fldChar w:fldCharType="begin"/>
            </w:r>
            <w:r>
              <w:rPr>
                <w:noProof/>
                <w:webHidden/>
              </w:rPr>
              <w:instrText xml:space="preserve"> PAGEREF _Toc56606406 \h </w:instrText>
            </w:r>
            <w:r>
              <w:rPr>
                <w:noProof/>
                <w:webHidden/>
              </w:rPr>
            </w:r>
          </w:ins>
          <w:r>
            <w:rPr>
              <w:noProof/>
              <w:webHidden/>
            </w:rPr>
            <w:fldChar w:fldCharType="separate"/>
          </w:r>
          <w:ins w:id="193" w:author="David Conklin" w:date="2020-11-18T15:38:00Z">
            <w:r>
              <w:rPr>
                <w:noProof/>
                <w:webHidden/>
              </w:rPr>
              <w:t>38</w:t>
            </w:r>
            <w:r>
              <w:rPr>
                <w:noProof/>
                <w:webHidden/>
              </w:rPr>
              <w:fldChar w:fldCharType="end"/>
            </w:r>
            <w:r w:rsidRPr="00E84D78">
              <w:rPr>
                <w:rStyle w:val="Hyperlink"/>
                <w:noProof/>
              </w:rPr>
              <w:fldChar w:fldCharType="end"/>
            </w:r>
          </w:ins>
        </w:p>
        <w:p w14:paraId="59F83BBD" w14:textId="749408CB" w:rsidR="006F5D7E" w:rsidRDefault="006F5D7E">
          <w:pPr>
            <w:pStyle w:val="TOC2"/>
            <w:tabs>
              <w:tab w:val="right" w:leader="dot" w:pos="9350"/>
            </w:tabs>
            <w:rPr>
              <w:ins w:id="194" w:author="David Conklin" w:date="2020-11-18T15:38:00Z"/>
              <w:rFonts w:eastAsiaTheme="minorEastAsia"/>
              <w:noProof/>
            </w:rPr>
          </w:pPr>
          <w:ins w:id="19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Reality check</w:t>
            </w:r>
            <w:r>
              <w:rPr>
                <w:noProof/>
                <w:webHidden/>
              </w:rPr>
              <w:tab/>
            </w:r>
            <w:r>
              <w:rPr>
                <w:noProof/>
                <w:webHidden/>
              </w:rPr>
              <w:fldChar w:fldCharType="begin"/>
            </w:r>
            <w:r>
              <w:rPr>
                <w:noProof/>
                <w:webHidden/>
              </w:rPr>
              <w:instrText xml:space="preserve"> PAGEREF _Toc56606407 \h </w:instrText>
            </w:r>
            <w:r>
              <w:rPr>
                <w:noProof/>
                <w:webHidden/>
              </w:rPr>
            </w:r>
          </w:ins>
          <w:r>
            <w:rPr>
              <w:noProof/>
              <w:webHidden/>
            </w:rPr>
            <w:fldChar w:fldCharType="separate"/>
          </w:r>
          <w:ins w:id="196" w:author="David Conklin" w:date="2020-11-18T15:38:00Z">
            <w:r>
              <w:rPr>
                <w:noProof/>
                <w:webHidden/>
              </w:rPr>
              <w:t>38</w:t>
            </w:r>
            <w:r>
              <w:rPr>
                <w:noProof/>
                <w:webHidden/>
              </w:rPr>
              <w:fldChar w:fldCharType="end"/>
            </w:r>
            <w:r w:rsidRPr="00E84D78">
              <w:rPr>
                <w:rStyle w:val="Hyperlink"/>
                <w:noProof/>
              </w:rPr>
              <w:fldChar w:fldCharType="end"/>
            </w:r>
          </w:ins>
        </w:p>
        <w:p w14:paraId="23189E33" w14:textId="479ED5DF" w:rsidR="006F5D7E" w:rsidRDefault="006F5D7E">
          <w:pPr>
            <w:pStyle w:val="TOC2"/>
            <w:tabs>
              <w:tab w:val="right" w:leader="dot" w:pos="9350"/>
            </w:tabs>
            <w:rPr>
              <w:ins w:id="197" w:author="David Conklin" w:date="2020-11-18T15:38:00Z"/>
              <w:rFonts w:eastAsiaTheme="minorEastAsia"/>
              <w:noProof/>
            </w:rPr>
          </w:pPr>
          <w:ins w:id="198"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"_Toc56606408"</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High Cascades Springs</w:t>
            </w:r>
            <w:r>
              <w:rPr>
                <w:noProof/>
                <w:webHidden/>
              </w:rPr>
              <w:tab/>
            </w:r>
            <w:r>
              <w:rPr>
                <w:noProof/>
                <w:webHidden/>
              </w:rPr>
              <w:fldChar w:fldCharType="begin"/>
            </w:r>
            <w:r>
              <w:rPr>
                <w:noProof/>
                <w:webHidden/>
              </w:rPr>
              <w:instrText xml:space="preserve"> PAGEREF _Toc56606408 \h </w:instrText>
            </w:r>
            <w:r>
              <w:rPr>
                <w:noProof/>
                <w:webHidden/>
              </w:rPr>
            </w:r>
          </w:ins>
          <w:r>
            <w:rPr>
              <w:noProof/>
              <w:webHidden/>
            </w:rPr>
            <w:fldChar w:fldCharType="separate"/>
          </w:r>
          <w:ins w:id="199" w:author="David Conklin" w:date="2020-11-18T15:38:00Z">
            <w:r>
              <w:rPr>
                <w:noProof/>
                <w:webHidden/>
              </w:rPr>
              <w:t>40</w:t>
            </w:r>
            <w:r>
              <w:rPr>
                <w:noProof/>
                <w:webHidden/>
              </w:rPr>
              <w:fldChar w:fldCharType="end"/>
            </w:r>
            <w:r w:rsidRPr="00E84D78">
              <w:rPr>
                <w:rStyle w:val="Hyperlink"/>
                <w:noProof/>
              </w:rPr>
              <w:fldChar w:fldCharType="end"/>
            </w:r>
          </w:ins>
        </w:p>
        <w:p w14:paraId="0279CA85" w14:textId="1EC7C9E5" w:rsidR="006F5D7E" w:rsidRDefault="006F5D7E">
          <w:pPr>
            <w:pStyle w:val="TOC2"/>
            <w:tabs>
              <w:tab w:val="right" w:leader="dot" w:pos="9350"/>
            </w:tabs>
            <w:rPr>
              <w:ins w:id="200" w:author="David Conklin" w:date="2020-11-18T15:38:00Z"/>
              <w:rFonts w:eastAsiaTheme="minorEastAsia"/>
              <w:noProof/>
            </w:rPr>
          </w:pPr>
          <w:ins w:id="201"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"_Toc56606409"</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Calibration and simulation skill</w:t>
            </w:r>
            <w:r>
              <w:rPr>
                <w:noProof/>
                <w:webHidden/>
              </w:rPr>
              <w:tab/>
            </w:r>
            <w:r>
              <w:rPr>
                <w:noProof/>
                <w:webHidden/>
              </w:rPr>
              <w:fldChar w:fldCharType="begin"/>
            </w:r>
            <w:r>
              <w:rPr>
                <w:noProof/>
                <w:webHidden/>
              </w:rPr>
              <w:instrText xml:space="preserve"> PAGEREF _Toc56606409 \h </w:instrText>
            </w:r>
            <w:r>
              <w:rPr>
                <w:noProof/>
                <w:webHidden/>
              </w:rPr>
            </w:r>
          </w:ins>
          <w:r>
            <w:rPr>
              <w:noProof/>
              <w:webHidden/>
            </w:rPr>
            <w:fldChar w:fldCharType="separate"/>
          </w:r>
          <w:ins w:id="202" w:author="David Conklin" w:date="2020-11-18T15:38:00Z">
            <w:r>
              <w:rPr>
                <w:noProof/>
                <w:webHidden/>
              </w:rPr>
              <w:t>41</w:t>
            </w:r>
            <w:r>
              <w:rPr>
                <w:noProof/>
                <w:webHidden/>
              </w:rPr>
              <w:fldChar w:fldCharType="end"/>
            </w:r>
            <w:r w:rsidRPr="00E84D78">
              <w:rPr>
                <w:rStyle w:val="Hyperlink"/>
                <w:noProof/>
              </w:rPr>
              <w:fldChar w:fldCharType="end"/>
            </w:r>
          </w:ins>
        </w:p>
        <w:p w14:paraId="155B0871" w14:textId="110BBBA9" w:rsidR="006F5D7E" w:rsidRDefault="006F5D7E">
          <w:pPr>
            <w:pStyle w:val="TOC2"/>
            <w:tabs>
              <w:tab w:val="right" w:leader="dot" w:pos="9350"/>
            </w:tabs>
            <w:rPr>
              <w:ins w:id="203" w:author="David Conklin" w:date="2020-11-18T15:38:00Z"/>
              <w:rFonts w:eastAsiaTheme="minorEastAsia"/>
              <w:noProof/>
            </w:rPr>
          </w:pPr>
          <w:ins w:id="204"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"_Toc56606410"</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Analysis of calibration and skill</w:t>
            </w:r>
            <w:r>
              <w:rPr>
                <w:noProof/>
                <w:webHidden/>
              </w:rPr>
              <w:tab/>
            </w:r>
            <w:r>
              <w:rPr>
                <w:noProof/>
                <w:webHidden/>
              </w:rPr>
              <w:fldChar w:fldCharType="begin"/>
            </w:r>
            <w:r>
              <w:rPr>
                <w:noProof/>
                <w:webHidden/>
              </w:rPr>
              <w:instrText xml:space="preserve"> PAGEREF _Toc56606410 \h </w:instrText>
            </w:r>
            <w:r>
              <w:rPr>
                <w:noProof/>
                <w:webHidden/>
              </w:rPr>
            </w:r>
          </w:ins>
          <w:r>
            <w:rPr>
              <w:noProof/>
              <w:webHidden/>
            </w:rPr>
            <w:fldChar w:fldCharType="separate"/>
          </w:r>
          <w:ins w:id="205" w:author="David Conklin" w:date="2020-11-18T15:38:00Z">
            <w:r>
              <w:rPr>
                <w:noProof/>
                <w:webHidden/>
              </w:rPr>
              <w:t>43</w:t>
            </w:r>
            <w:r>
              <w:rPr>
                <w:noProof/>
                <w:webHidden/>
              </w:rPr>
              <w:fldChar w:fldCharType="end"/>
            </w:r>
            <w:r w:rsidRPr="00E84D78">
              <w:rPr>
                <w:rStyle w:val="Hyperlink"/>
                <w:noProof/>
              </w:rPr>
              <w:fldChar w:fldCharType="end"/>
            </w:r>
          </w:ins>
        </w:p>
        <w:p w14:paraId="605F8C67" w14:textId="2FA130AF" w:rsidR="006F5D7E" w:rsidRDefault="006F5D7E">
          <w:pPr>
            <w:pStyle w:val="TOC2"/>
            <w:tabs>
              <w:tab w:val="right" w:leader="dot" w:pos="9350"/>
            </w:tabs>
            <w:rPr>
              <w:ins w:id="206" w:author="David Conklin" w:date="2020-11-18T15:38:00Z"/>
              <w:rFonts w:eastAsiaTheme="minorEastAsia"/>
              <w:noProof/>
            </w:rPr>
          </w:pPr>
          <w:ins w:id="207"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"_Toc56606411"</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Simulated McKenzie basin water budget</w:t>
            </w:r>
            <w:r>
              <w:rPr>
                <w:noProof/>
                <w:webHidden/>
              </w:rPr>
              <w:tab/>
            </w:r>
            <w:r>
              <w:rPr>
                <w:noProof/>
                <w:webHidden/>
              </w:rPr>
              <w:fldChar w:fldCharType="begin"/>
            </w:r>
            <w:r>
              <w:rPr>
                <w:noProof/>
                <w:webHidden/>
              </w:rPr>
              <w:instrText xml:space="preserve"> PAGEREF _Toc56606411 \h </w:instrText>
            </w:r>
            <w:r>
              <w:rPr>
                <w:noProof/>
                <w:webHidden/>
              </w:rPr>
            </w:r>
          </w:ins>
          <w:r>
            <w:rPr>
              <w:noProof/>
              <w:webHidden/>
            </w:rPr>
            <w:fldChar w:fldCharType="separate"/>
          </w:r>
          <w:ins w:id="208" w:author="David Conklin" w:date="2020-11-18T15:38:00Z">
            <w:r>
              <w:rPr>
                <w:noProof/>
                <w:webHidden/>
              </w:rPr>
              <w:t>44</w:t>
            </w:r>
            <w:r>
              <w:rPr>
                <w:noProof/>
                <w:webHidden/>
              </w:rPr>
              <w:fldChar w:fldCharType="end"/>
            </w:r>
            <w:r w:rsidRPr="00E84D78">
              <w:rPr>
                <w:rStyle w:val="Hyperlink"/>
                <w:noProof/>
              </w:rPr>
              <w:fldChar w:fldCharType="end"/>
            </w:r>
          </w:ins>
        </w:p>
        <w:p w14:paraId="4C9A227C" w14:textId="564CAC0D" w:rsidR="006F5D7E" w:rsidRDefault="006F5D7E">
          <w:pPr>
            <w:pStyle w:val="TOC2"/>
            <w:tabs>
              <w:tab w:val="right" w:leader="dot" w:pos="9350"/>
            </w:tabs>
            <w:rPr>
              <w:ins w:id="209" w:author="David Conklin" w:date="2020-11-18T15:38:00Z"/>
              <w:rFonts w:eastAsiaTheme="minorEastAsia"/>
              <w:noProof/>
            </w:rPr>
          </w:pPr>
          <w:ins w:id="210"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"_Toc56606412"</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Clackamas wetlands v. McKenzie wetlands</w:t>
            </w:r>
            <w:r>
              <w:rPr>
                <w:noProof/>
                <w:webHidden/>
              </w:rPr>
              <w:tab/>
            </w:r>
            <w:r>
              <w:rPr>
                <w:noProof/>
                <w:webHidden/>
              </w:rPr>
              <w:fldChar w:fldCharType="begin"/>
            </w:r>
            <w:r>
              <w:rPr>
                <w:noProof/>
                <w:webHidden/>
              </w:rPr>
              <w:instrText xml:space="preserve"> PAGEREF _Toc56606412 \h </w:instrText>
            </w:r>
            <w:r>
              <w:rPr>
                <w:noProof/>
                <w:webHidden/>
              </w:rPr>
            </w:r>
          </w:ins>
          <w:r>
            <w:rPr>
              <w:noProof/>
              <w:webHidden/>
            </w:rPr>
            <w:fldChar w:fldCharType="separate"/>
          </w:r>
          <w:ins w:id="211" w:author="David Conklin" w:date="2020-11-18T15:38:00Z">
            <w:r>
              <w:rPr>
                <w:noProof/>
                <w:webHidden/>
              </w:rPr>
              <w:t>46</w:t>
            </w:r>
            <w:r>
              <w:rPr>
                <w:noProof/>
                <w:webHidden/>
              </w:rPr>
              <w:fldChar w:fldCharType="end"/>
            </w:r>
            <w:r w:rsidRPr="00E84D78">
              <w:rPr>
                <w:rStyle w:val="Hyperlink"/>
                <w:noProof/>
              </w:rPr>
              <w:fldChar w:fldCharType="end"/>
            </w:r>
          </w:ins>
        </w:p>
        <w:p w14:paraId="5029CB6F" w14:textId="3975D5BF" w:rsidR="006F5D7E" w:rsidRDefault="006F5D7E">
          <w:pPr>
            <w:pStyle w:val="TOC1"/>
            <w:tabs>
              <w:tab w:val="right" w:leader="dot" w:pos="9350"/>
            </w:tabs>
            <w:rPr>
              <w:ins w:id="212" w:author="David Conklin" w:date="2020-11-18T15:38:00Z"/>
              <w:rFonts w:eastAsiaTheme="minorEastAsia"/>
              <w:noProof/>
            </w:rPr>
          </w:pPr>
          <w:ins w:id="213"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"_Toc56606413"</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The Clackamas Basin</w:t>
            </w:r>
            <w:r>
              <w:rPr>
                <w:noProof/>
                <w:webHidden/>
              </w:rPr>
              <w:tab/>
            </w:r>
            <w:r>
              <w:rPr>
                <w:noProof/>
                <w:webHidden/>
              </w:rPr>
              <w:fldChar w:fldCharType="begin"/>
            </w:r>
            <w:r>
              <w:rPr>
                <w:noProof/>
                <w:webHidden/>
              </w:rPr>
              <w:instrText xml:space="preserve"> PAGEREF _Toc56606413 \h </w:instrText>
            </w:r>
            <w:r>
              <w:rPr>
                <w:noProof/>
                <w:webHidden/>
              </w:rPr>
            </w:r>
          </w:ins>
          <w:r>
            <w:rPr>
              <w:noProof/>
              <w:webHidden/>
            </w:rPr>
            <w:fldChar w:fldCharType="separate"/>
          </w:r>
          <w:ins w:id="214" w:author="David Conklin" w:date="2020-11-18T15:38:00Z">
            <w:r>
              <w:rPr>
                <w:noProof/>
                <w:webHidden/>
              </w:rPr>
              <w:t>47</w:t>
            </w:r>
            <w:r>
              <w:rPr>
                <w:noProof/>
                <w:webHidden/>
              </w:rPr>
              <w:fldChar w:fldCharType="end"/>
            </w:r>
            <w:r w:rsidRPr="00E84D78">
              <w:rPr>
                <w:rStyle w:val="Hyperlink"/>
                <w:noProof/>
              </w:rPr>
              <w:fldChar w:fldCharType="end"/>
            </w:r>
          </w:ins>
        </w:p>
        <w:p w14:paraId="6E6E39BD" w14:textId="7973A212" w:rsidR="006F5D7E" w:rsidRDefault="006F5D7E">
          <w:pPr>
            <w:pStyle w:val="TOC1"/>
            <w:tabs>
              <w:tab w:val="right" w:leader="dot" w:pos="9350"/>
            </w:tabs>
            <w:rPr>
              <w:ins w:id="215" w:author="David Conklin" w:date="2020-11-18T15:38:00Z"/>
              <w:rFonts w:eastAsiaTheme="minorEastAsia"/>
              <w:noProof/>
            </w:rPr>
          </w:pPr>
          <w:ins w:id="216"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"_Toc56606414"</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Directory structure and file names</w:t>
            </w:r>
            <w:r>
              <w:rPr>
                <w:noProof/>
                <w:webHidden/>
              </w:rPr>
              <w:tab/>
            </w:r>
            <w:r>
              <w:rPr>
                <w:noProof/>
                <w:webHidden/>
              </w:rPr>
              <w:fldChar w:fldCharType="begin"/>
            </w:r>
            <w:r>
              <w:rPr>
                <w:noProof/>
                <w:webHidden/>
              </w:rPr>
              <w:instrText xml:space="preserve"> PAGEREF _Toc56606414 \h </w:instrText>
            </w:r>
            <w:r>
              <w:rPr>
                <w:noProof/>
                <w:webHidden/>
              </w:rPr>
            </w:r>
          </w:ins>
          <w:r>
            <w:rPr>
              <w:noProof/>
              <w:webHidden/>
            </w:rPr>
            <w:fldChar w:fldCharType="separate"/>
          </w:r>
          <w:ins w:id="217" w:author="David Conklin" w:date="2020-11-18T15:38:00Z">
            <w:r>
              <w:rPr>
                <w:noProof/>
                <w:webHidden/>
              </w:rPr>
              <w:t>48</w:t>
            </w:r>
            <w:r>
              <w:rPr>
                <w:noProof/>
                <w:webHidden/>
              </w:rPr>
              <w:fldChar w:fldCharType="end"/>
            </w:r>
            <w:r w:rsidRPr="00E84D78">
              <w:rPr>
                <w:rStyle w:val="Hyperlink"/>
                <w:noProof/>
              </w:rPr>
              <w:fldChar w:fldCharType="end"/>
            </w:r>
          </w:ins>
        </w:p>
        <w:p w14:paraId="15A9EE64" w14:textId="099A16A1" w:rsidR="006F5D7E" w:rsidRDefault="006F5D7E">
          <w:pPr>
            <w:pStyle w:val="TOC1"/>
            <w:tabs>
              <w:tab w:val="right" w:leader="dot" w:pos="9350"/>
            </w:tabs>
            <w:rPr>
              <w:ins w:id="218" w:author="David Conklin" w:date="2020-11-18T15:38:00Z"/>
              <w:rFonts w:eastAsiaTheme="minorEastAsia"/>
              <w:noProof/>
            </w:rPr>
          </w:pPr>
          <w:ins w:id="219"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"_Toc56606415"</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Release Log</w:t>
            </w:r>
            <w:r>
              <w:rPr>
                <w:noProof/>
                <w:webHidden/>
              </w:rPr>
              <w:tab/>
            </w:r>
            <w:r>
              <w:rPr>
                <w:noProof/>
                <w:webHidden/>
              </w:rPr>
              <w:fldChar w:fldCharType="begin"/>
            </w:r>
            <w:r>
              <w:rPr>
                <w:noProof/>
                <w:webHidden/>
              </w:rPr>
              <w:instrText xml:space="preserve"> PAGEREF _Toc56606415 \h </w:instrText>
            </w:r>
            <w:r>
              <w:rPr>
                <w:noProof/>
                <w:webHidden/>
              </w:rPr>
            </w:r>
          </w:ins>
          <w:r>
            <w:rPr>
              <w:noProof/>
              <w:webHidden/>
            </w:rPr>
            <w:fldChar w:fldCharType="separate"/>
          </w:r>
          <w:ins w:id="220" w:author="David Conklin" w:date="2020-11-18T15:38:00Z">
            <w:r>
              <w:rPr>
                <w:noProof/>
                <w:webHidden/>
              </w:rPr>
              <w:t>49</w:t>
            </w:r>
            <w:r>
              <w:rPr>
                <w:noProof/>
                <w:webHidden/>
              </w:rPr>
              <w:fldChar w:fldCharType="end"/>
            </w:r>
            <w:r w:rsidRPr="00E84D78">
              <w:rPr>
                <w:rStyle w:val="Hyperlink"/>
                <w:noProof/>
              </w:rPr>
              <w:fldChar w:fldCharType="end"/>
            </w:r>
          </w:ins>
        </w:p>
        <w:p w14:paraId="332B2701" w14:textId="3C2C5BB7" w:rsidR="006F5D7E" w:rsidRDefault="006F5D7E">
          <w:pPr>
            <w:pStyle w:val="TOC1"/>
            <w:tabs>
              <w:tab w:val="right" w:leader="dot" w:pos="9350"/>
            </w:tabs>
            <w:rPr>
              <w:ins w:id="221" w:author="David Conklin" w:date="2020-11-18T15:38:00Z"/>
              <w:rFonts w:eastAsiaTheme="minorEastAsia"/>
              <w:noProof/>
            </w:rPr>
          </w:pPr>
          <w:ins w:id="222"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"_Toc56606416"</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References</w:t>
            </w:r>
            <w:r>
              <w:rPr>
                <w:noProof/>
                <w:webHidden/>
              </w:rPr>
              <w:tab/>
            </w:r>
            <w:r>
              <w:rPr>
                <w:noProof/>
                <w:webHidden/>
              </w:rPr>
              <w:fldChar w:fldCharType="begin"/>
            </w:r>
            <w:r>
              <w:rPr>
                <w:noProof/>
                <w:webHidden/>
              </w:rPr>
              <w:instrText xml:space="preserve"> PAGEREF _Toc56606416 \h </w:instrText>
            </w:r>
            <w:r>
              <w:rPr>
                <w:noProof/>
                <w:webHidden/>
              </w:rPr>
            </w:r>
          </w:ins>
          <w:r>
            <w:rPr>
              <w:noProof/>
              <w:webHidden/>
            </w:rPr>
            <w:fldChar w:fldCharType="separate"/>
          </w:r>
          <w:ins w:id="223" w:author="David Conklin" w:date="2020-11-18T15:38:00Z">
            <w:r>
              <w:rPr>
                <w:noProof/>
                <w:webHidden/>
              </w:rPr>
              <w:t>51</w:t>
            </w:r>
            <w:r>
              <w:rPr>
                <w:noProof/>
                <w:webHidden/>
              </w:rPr>
              <w:fldChar w:fldCharType="end"/>
            </w:r>
            <w:r w:rsidRPr="00E84D78">
              <w:rPr>
                <w:rStyle w:val="Hyperlink"/>
                <w:noProof/>
              </w:rPr>
              <w:fldChar w:fldCharType="end"/>
            </w:r>
          </w:ins>
        </w:p>
        <w:p w14:paraId="19841F71" w14:textId="3500DFB6" w:rsidR="006F5D7E" w:rsidRDefault="006F5D7E">
          <w:pPr>
            <w:pStyle w:val="TOC1"/>
            <w:tabs>
              <w:tab w:val="right" w:leader="dot" w:pos="9350"/>
            </w:tabs>
            <w:rPr>
              <w:ins w:id="224" w:author="David Conklin" w:date="2020-11-18T15:38:00Z"/>
              <w:rFonts w:eastAsiaTheme="minorEastAsia"/>
              <w:noProof/>
            </w:rPr>
          </w:pPr>
          <w:ins w:id="225" w:author="David Conklin" w:date="2020-11-18T15:38:00Z">
            <w:r w:rsidRPr="00E84D78">
              <w:rPr>
                <w:rStyle w:val="Hyperlink"/>
                <w:noProof/>
              </w:rPr>
              <w:fldChar w:fldCharType="begin"/>
            </w:r>
            <w:r w:rsidRPr="00E84D78">
              <w:rPr>
                <w:rStyle w:val="Hyperlink"/>
                <w:noProof/>
              </w:rPr>
              <w:instrText xml:space="preserve"> </w:instrText>
            </w:r>
            <w:r>
              <w:rPr>
                <w:noProof/>
              </w:rPr>
              <w:instrText>HYPERLINK \l "_Toc56606417"</w:instrText>
            </w:r>
            <w:r w:rsidRPr="00E84D78">
              <w:rPr>
                <w:rStyle w:val="Hyperlink"/>
                <w:noProof/>
              </w:rPr>
              <w:instrText xml:space="preserve"> </w:instrText>
            </w:r>
            <w:r w:rsidRPr="00E84D78">
              <w:rPr>
                <w:rStyle w:val="Hyperlink"/>
                <w:noProof/>
              </w:rPr>
            </w:r>
            <w:r w:rsidRPr="00E84D78">
              <w:rPr>
                <w:rStyle w:val="Hyperlink"/>
                <w:noProof/>
              </w:rPr>
              <w:fldChar w:fldCharType="separate"/>
            </w:r>
            <w:r w:rsidRPr="00E84D78">
              <w:rPr>
                <w:rStyle w:val="Hyperlink"/>
                <w:noProof/>
              </w:rPr>
              <w:t>Acronyms and Abbreviations</w:t>
            </w:r>
            <w:r>
              <w:rPr>
                <w:noProof/>
                <w:webHidden/>
              </w:rPr>
              <w:tab/>
            </w:r>
            <w:r>
              <w:rPr>
                <w:noProof/>
                <w:webHidden/>
              </w:rPr>
              <w:fldChar w:fldCharType="begin"/>
            </w:r>
            <w:r>
              <w:rPr>
                <w:noProof/>
                <w:webHidden/>
              </w:rPr>
              <w:instrText xml:space="preserve"> PAGEREF _Toc56606417 \h </w:instrText>
            </w:r>
            <w:r>
              <w:rPr>
                <w:noProof/>
                <w:webHidden/>
              </w:rPr>
            </w:r>
          </w:ins>
          <w:r>
            <w:rPr>
              <w:noProof/>
              <w:webHidden/>
            </w:rPr>
            <w:fldChar w:fldCharType="separate"/>
          </w:r>
          <w:ins w:id="226" w:author="David Conklin" w:date="2020-11-18T15:38:00Z">
            <w:r>
              <w:rPr>
                <w:noProof/>
                <w:webHidden/>
              </w:rPr>
              <w:t>52</w:t>
            </w:r>
            <w:r>
              <w:rPr>
                <w:noProof/>
                <w:webHidden/>
              </w:rPr>
              <w:fldChar w:fldCharType="end"/>
            </w:r>
            <w:r w:rsidRPr="00E84D78">
              <w:rPr>
                <w:rStyle w:val="Hyperlink"/>
                <w:noProof/>
              </w:rPr>
              <w:fldChar w:fldCharType="end"/>
            </w:r>
          </w:ins>
        </w:p>
        <w:p w14:paraId="795FD265" w14:textId="1082E4C0" w:rsidR="006636CC" w:rsidDel="005E090B" w:rsidRDefault="006636CC">
          <w:pPr>
            <w:pStyle w:val="TOC1"/>
            <w:tabs>
              <w:tab w:val="right" w:leader="dot" w:pos="9350"/>
            </w:tabs>
            <w:rPr>
              <w:del w:id="227" w:author="David Conklin" w:date="2020-11-18T14:49:00Z"/>
              <w:rFonts w:eastAsiaTheme="minorEastAsia"/>
              <w:noProof/>
            </w:rPr>
          </w:pPr>
          <w:del w:id="22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"_Toc56579815"</w:delInstrText>
            </w:r>
            <w:r w:rsidRPr="00FC70A4" w:rsidDel="005E090B">
              <w:rPr>
                <w:rStyle w:val="Hyperlink"/>
                <w:noProof/>
              </w:rPr>
              <w:delInstrText xml:space="preserve"> </w:delInstrText>
            </w:r>
            <w:r w:rsidRPr="00FC70A4" w:rsidDel="005E090B">
              <w:rPr>
                <w:rStyle w:val="Hyperlink"/>
                <w:noProof/>
              </w:rPr>
              <w:fldChar w:fldCharType="separate"/>
            </w:r>
          </w:del>
          <w:ins w:id="229" w:author="David Conklin" w:date="2020-11-18T15:38:00Z">
            <w:r w:rsidR="006F5D7E">
              <w:rPr>
                <w:rStyle w:val="Hyperlink"/>
                <w:b/>
                <w:bCs/>
                <w:noProof/>
              </w:rPr>
              <w:t>Error! Hyperlink reference not valid.</w:t>
            </w:r>
          </w:ins>
          <w:del w:id="230" w:author="David Conklin" w:date="2020-11-18T14:49:00Z">
            <w:r w:rsidRPr="00FC70A4" w:rsidDel="005E090B">
              <w:rPr>
                <w:rStyle w:val="Hyperlink"/>
                <w:noProof/>
              </w:rPr>
              <w:delText>What is a digital handbook?</w:delText>
            </w:r>
            <w:r w:rsidDel="005E090B">
              <w:rPr>
                <w:noProof/>
                <w:webHidden/>
              </w:rPr>
              <w:tab/>
            </w:r>
            <w:r w:rsidDel="005E090B">
              <w:rPr>
                <w:noProof/>
                <w:webHidden/>
              </w:rPr>
              <w:fldChar w:fldCharType="begin"/>
            </w:r>
            <w:r w:rsidDel="005E090B">
              <w:rPr>
                <w:noProof/>
                <w:webHidden/>
              </w:rPr>
              <w:delInstrText xml:space="preserve"> PAGEREF _Toc56579815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6C175D28" w14:textId="548C0EE2" w:rsidR="006636CC" w:rsidDel="005E090B" w:rsidRDefault="006636CC">
          <w:pPr>
            <w:pStyle w:val="TOC1"/>
            <w:tabs>
              <w:tab w:val="right" w:leader="dot" w:pos="9350"/>
            </w:tabs>
            <w:rPr>
              <w:del w:id="231" w:author="David Conklin" w:date="2020-11-18T14:49:00Z"/>
              <w:rFonts w:eastAsiaTheme="minorEastAsia"/>
              <w:noProof/>
            </w:rPr>
          </w:pPr>
          <w:del w:id="23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"_Toc56579816"</w:delInstrText>
            </w:r>
            <w:r w:rsidRPr="00FC70A4" w:rsidDel="005E090B">
              <w:rPr>
                <w:rStyle w:val="Hyperlink"/>
                <w:noProof/>
              </w:rPr>
              <w:delInstrText xml:space="preserve"> </w:delInstrText>
            </w:r>
            <w:r w:rsidRPr="00FC70A4" w:rsidDel="005E090B">
              <w:rPr>
                <w:rStyle w:val="Hyperlink"/>
                <w:noProof/>
              </w:rPr>
              <w:fldChar w:fldCharType="separate"/>
            </w:r>
          </w:del>
          <w:ins w:id="233" w:author="David Conklin" w:date="2020-11-18T15:38:00Z">
            <w:r w:rsidR="006F5D7E">
              <w:rPr>
                <w:rStyle w:val="Hyperlink"/>
                <w:b/>
                <w:bCs/>
                <w:noProof/>
              </w:rPr>
              <w:t>Error! Hyperlink reference not valid.</w:t>
            </w:r>
          </w:ins>
          <w:del w:id="234" w:author="David Conklin" w:date="2020-11-18T14:49:00Z">
            <w:r w:rsidRPr="00FC70A4" w:rsidDel="005E090B">
              <w:rPr>
                <w:rStyle w:val="Hyperlink"/>
                <w:noProof/>
              </w:rPr>
              <w:delText>CW3M concept</w:delText>
            </w:r>
            <w:r w:rsidDel="005E090B">
              <w:rPr>
                <w:noProof/>
                <w:webHidden/>
              </w:rPr>
              <w:tab/>
            </w:r>
            <w:r w:rsidDel="005E090B">
              <w:rPr>
                <w:noProof/>
                <w:webHidden/>
              </w:rPr>
              <w:fldChar w:fldCharType="begin"/>
            </w:r>
            <w:r w:rsidDel="005E090B">
              <w:rPr>
                <w:noProof/>
                <w:webHidden/>
              </w:rPr>
              <w:delInstrText xml:space="preserve"> PAGEREF _Toc56579816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575DBA18" w14:textId="23F9AFBA" w:rsidR="006636CC" w:rsidDel="005E090B" w:rsidRDefault="006636CC">
          <w:pPr>
            <w:pStyle w:val="TOC2"/>
            <w:tabs>
              <w:tab w:val="right" w:leader="dot" w:pos="9350"/>
            </w:tabs>
            <w:rPr>
              <w:del w:id="235" w:author="David Conklin" w:date="2020-11-18T14:49:00Z"/>
              <w:rFonts w:eastAsiaTheme="minorEastAsia"/>
              <w:noProof/>
            </w:rPr>
          </w:pPr>
          <w:del w:id="23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"_Toc56579817"</w:delInstrText>
            </w:r>
            <w:r w:rsidRPr="00FC70A4" w:rsidDel="005E090B">
              <w:rPr>
                <w:rStyle w:val="Hyperlink"/>
                <w:noProof/>
              </w:rPr>
              <w:delInstrText xml:space="preserve"> </w:delInstrText>
            </w:r>
            <w:r w:rsidRPr="00FC70A4" w:rsidDel="005E090B">
              <w:rPr>
                <w:rStyle w:val="Hyperlink"/>
                <w:noProof/>
              </w:rPr>
              <w:fldChar w:fldCharType="separate"/>
            </w:r>
          </w:del>
          <w:ins w:id="237" w:author="David Conklin" w:date="2020-11-18T15:38:00Z">
            <w:r w:rsidR="006F5D7E">
              <w:rPr>
                <w:rStyle w:val="Hyperlink"/>
                <w:b/>
                <w:bCs/>
                <w:noProof/>
              </w:rPr>
              <w:t>Error! Hyperlink reference not valid.</w:t>
            </w:r>
          </w:ins>
          <w:del w:id="238" w:author="David Conklin" w:date="2020-11-18T14:49:00Z">
            <w:r w:rsidRPr="00FC70A4" w:rsidDel="005E090B">
              <w:rPr>
                <w:rStyle w:val="Hyperlink"/>
                <w:noProof/>
              </w:rPr>
              <w:delText>A different kind of community model</w:delText>
            </w:r>
            <w:r w:rsidDel="005E090B">
              <w:rPr>
                <w:noProof/>
                <w:webHidden/>
              </w:rPr>
              <w:tab/>
            </w:r>
            <w:r w:rsidDel="005E090B">
              <w:rPr>
                <w:noProof/>
                <w:webHidden/>
              </w:rPr>
              <w:fldChar w:fldCharType="begin"/>
            </w:r>
            <w:r w:rsidDel="005E090B">
              <w:rPr>
                <w:noProof/>
                <w:webHidden/>
              </w:rPr>
              <w:delInstrText xml:space="preserve"> PAGEREF _Toc56579817 \h </w:delInstrText>
            </w:r>
            <w:r w:rsidDel="005E090B">
              <w:rPr>
                <w:noProof/>
                <w:webHidden/>
              </w:rPr>
            </w:r>
            <w:r w:rsidDel="005E090B">
              <w:rPr>
                <w:noProof/>
                <w:webHidden/>
              </w:rPr>
              <w:fldChar w:fldCharType="separate"/>
            </w:r>
            <w:r w:rsidR="00F90C07" w:rsidDel="005E090B">
              <w:rPr>
                <w:noProof/>
                <w:webHidden/>
              </w:rPr>
              <w:delText>3</w:delText>
            </w:r>
            <w:r w:rsidDel="005E090B">
              <w:rPr>
                <w:noProof/>
                <w:webHidden/>
              </w:rPr>
              <w:fldChar w:fldCharType="end"/>
            </w:r>
            <w:r w:rsidRPr="00FC70A4" w:rsidDel="005E090B">
              <w:rPr>
                <w:rStyle w:val="Hyperlink"/>
                <w:noProof/>
              </w:rPr>
              <w:fldChar w:fldCharType="end"/>
            </w:r>
          </w:del>
        </w:p>
        <w:p w14:paraId="41B92095" w14:textId="261D5D8C" w:rsidR="006636CC" w:rsidDel="005E090B" w:rsidRDefault="006636CC">
          <w:pPr>
            <w:pStyle w:val="TOC2"/>
            <w:tabs>
              <w:tab w:val="right" w:leader="dot" w:pos="9350"/>
            </w:tabs>
            <w:rPr>
              <w:del w:id="239" w:author="David Conklin" w:date="2020-11-18T14:49:00Z"/>
              <w:rFonts w:eastAsiaTheme="minorEastAsia"/>
              <w:noProof/>
            </w:rPr>
          </w:pPr>
          <w:del w:id="24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"_Toc56579818"</w:delInstrText>
            </w:r>
            <w:r w:rsidRPr="00FC70A4" w:rsidDel="005E090B">
              <w:rPr>
                <w:rStyle w:val="Hyperlink"/>
                <w:noProof/>
              </w:rPr>
              <w:delInstrText xml:space="preserve"> </w:delInstrText>
            </w:r>
            <w:r w:rsidRPr="00FC70A4" w:rsidDel="005E090B">
              <w:rPr>
                <w:rStyle w:val="Hyperlink"/>
                <w:noProof/>
              </w:rPr>
              <w:fldChar w:fldCharType="separate"/>
            </w:r>
          </w:del>
          <w:ins w:id="241" w:author="David Conklin" w:date="2020-11-18T15:38:00Z">
            <w:r w:rsidR="006F5D7E">
              <w:rPr>
                <w:rStyle w:val="Hyperlink"/>
                <w:b/>
                <w:bCs/>
                <w:noProof/>
              </w:rPr>
              <w:t>Error! Hyperlink reference not valid.</w:t>
            </w:r>
          </w:ins>
          <w:del w:id="242" w:author="David Conklin" w:date="2020-11-18T14:49:00Z">
            <w:r w:rsidRPr="00FC70A4" w:rsidDel="005E090B">
              <w:rPr>
                <w:rStyle w:val="Hyperlink"/>
                <w:noProof/>
              </w:rPr>
              <w:delText>What CW3M is for</w:delText>
            </w:r>
            <w:r w:rsidDel="005E090B">
              <w:rPr>
                <w:noProof/>
                <w:webHidden/>
              </w:rPr>
              <w:tab/>
            </w:r>
            <w:r w:rsidDel="005E090B">
              <w:rPr>
                <w:noProof/>
                <w:webHidden/>
              </w:rPr>
              <w:fldChar w:fldCharType="begin"/>
            </w:r>
            <w:r w:rsidDel="005E090B">
              <w:rPr>
                <w:noProof/>
                <w:webHidden/>
              </w:rPr>
              <w:delInstrText xml:space="preserve"> PAGEREF _Toc56579818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623C340" w14:textId="7961708B" w:rsidR="006636CC" w:rsidDel="005E090B" w:rsidRDefault="006636CC">
          <w:pPr>
            <w:pStyle w:val="TOC2"/>
            <w:tabs>
              <w:tab w:val="right" w:leader="dot" w:pos="9350"/>
            </w:tabs>
            <w:rPr>
              <w:del w:id="243" w:author="David Conklin" w:date="2020-11-18T14:49:00Z"/>
              <w:rFonts w:eastAsiaTheme="minorEastAsia"/>
              <w:noProof/>
            </w:rPr>
          </w:pPr>
          <w:del w:id="24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"_Toc56579819"</w:delInstrText>
            </w:r>
            <w:r w:rsidRPr="00FC70A4" w:rsidDel="005E090B">
              <w:rPr>
                <w:rStyle w:val="Hyperlink"/>
                <w:noProof/>
              </w:rPr>
              <w:delInstrText xml:space="preserve"> </w:delInstrText>
            </w:r>
            <w:r w:rsidRPr="00FC70A4" w:rsidDel="005E090B">
              <w:rPr>
                <w:rStyle w:val="Hyperlink"/>
                <w:noProof/>
              </w:rPr>
              <w:fldChar w:fldCharType="separate"/>
            </w:r>
          </w:del>
          <w:ins w:id="245" w:author="David Conklin" w:date="2020-11-18T15:38:00Z">
            <w:r w:rsidR="006F5D7E">
              <w:rPr>
                <w:rStyle w:val="Hyperlink"/>
                <w:b/>
                <w:bCs/>
                <w:noProof/>
              </w:rPr>
              <w:t>Error! Hyperlink reference not valid.</w:t>
            </w:r>
          </w:ins>
          <w:del w:id="246" w:author="David Conklin" w:date="2020-11-18T14:49:00Z">
            <w:r w:rsidRPr="00FC70A4" w:rsidDel="005E090B">
              <w:rPr>
                <w:rStyle w:val="Hyperlink"/>
                <w:noProof/>
              </w:rPr>
              <w:delText>Management and maintenance</w:delText>
            </w:r>
            <w:r w:rsidDel="005E090B">
              <w:rPr>
                <w:noProof/>
                <w:webHidden/>
              </w:rPr>
              <w:tab/>
            </w:r>
            <w:r w:rsidDel="005E090B">
              <w:rPr>
                <w:noProof/>
                <w:webHidden/>
              </w:rPr>
              <w:fldChar w:fldCharType="begin"/>
            </w:r>
            <w:r w:rsidDel="005E090B">
              <w:rPr>
                <w:noProof/>
                <w:webHidden/>
              </w:rPr>
              <w:delInstrText xml:space="preserve"> PAGEREF _Toc56579819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55066742" w14:textId="456043B6" w:rsidR="006636CC" w:rsidDel="005E090B" w:rsidRDefault="006636CC">
          <w:pPr>
            <w:pStyle w:val="TOC1"/>
            <w:tabs>
              <w:tab w:val="right" w:leader="dot" w:pos="9350"/>
            </w:tabs>
            <w:rPr>
              <w:del w:id="247" w:author="David Conklin" w:date="2020-11-18T14:49:00Z"/>
              <w:rFonts w:eastAsiaTheme="minorEastAsia"/>
              <w:noProof/>
            </w:rPr>
          </w:pPr>
          <w:del w:id="24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"_Toc56579820"</w:delInstrText>
            </w:r>
            <w:r w:rsidRPr="00FC70A4" w:rsidDel="005E090B">
              <w:rPr>
                <w:rStyle w:val="Hyperlink"/>
                <w:noProof/>
              </w:rPr>
              <w:delInstrText xml:space="preserve"> </w:delInstrText>
            </w:r>
            <w:r w:rsidRPr="00FC70A4" w:rsidDel="005E090B">
              <w:rPr>
                <w:rStyle w:val="Hyperlink"/>
                <w:noProof/>
              </w:rPr>
              <w:fldChar w:fldCharType="separate"/>
            </w:r>
          </w:del>
          <w:ins w:id="249" w:author="David Conklin" w:date="2020-11-18T15:38:00Z">
            <w:r w:rsidR="006F5D7E">
              <w:rPr>
                <w:rStyle w:val="Hyperlink"/>
                <w:b/>
                <w:bCs/>
                <w:noProof/>
              </w:rPr>
              <w:t>Error! Hyperlink reference not valid.</w:t>
            </w:r>
          </w:ins>
          <w:del w:id="250" w:author="David Conklin" w:date="2020-11-18T14:49:00Z">
            <w:r w:rsidRPr="00FC70A4" w:rsidDel="005E090B">
              <w:rPr>
                <w:rStyle w:val="Hyperlink"/>
                <w:noProof/>
              </w:rPr>
              <w:delText>Study areas</w:delText>
            </w:r>
            <w:r w:rsidDel="005E090B">
              <w:rPr>
                <w:noProof/>
                <w:webHidden/>
              </w:rPr>
              <w:tab/>
            </w:r>
            <w:r w:rsidDel="005E090B">
              <w:rPr>
                <w:noProof/>
                <w:webHidden/>
              </w:rPr>
              <w:fldChar w:fldCharType="begin"/>
            </w:r>
            <w:r w:rsidDel="005E090B">
              <w:rPr>
                <w:noProof/>
                <w:webHidden/>
              </w:rPr>
              <w:delInstrText xml:space="preserve"> PAGEREF _Toc56579820 \h </w:delInstrText>
            </w:r>
            <w:r w:rsidDel="005E090B">
              <w:rPr>
                <w:noProof/>
                <w:webHidden/>
              </w:rPr>
            </w:r>
            <w:r w:rsidDel="005E090B">
              <w:rPr>
                <w:noProof/>
                <w:webHidden/>
              </w:rPr>
              <w:fldChar w:fldCharType="separate"/>
            </w:r>
            <w:r w:rsidR="00F90C07" w:rsidDel="005E090B">
              <w:rPr>
                <w:noProof/>
                <w:webHidden/>
              </w:rPr>
              <w:delText>4</w:delText>
            </w:r>
            <w:r w:rsidDel="005E090B">
              <w:rPr>
                <w:noProof/>
                <w:webHidden/>
              </w:rPr>
              <w:fldChar w:fldCharType="end"/>
            </w:r>
            <w:r w:rsidRPr="00FC70A4" w:rsidDel="005E090B">
              <w:rPr>
                <w:rStyle w:val="Hyperlink"/>
                <w:noProof/>
              </w:rPr>
              <w:fldChar w:fldCharType="end"/>
            </w:r>
          </w:del>
        </w:p>
        <w:p w14:paraId="71B4364D" w14:textId="737611AA" w:rsidR="006636CC" w:rsidDel="005E090B" w:rsidRDefault="006636CC">
          <w:pPr>
            <w:pStyle w:val="TOC2"/>
            <w:tabs>
              <w:tab w:val="right" w:leader="dot" w:pos="9350"/>
            </w:tabs>
            <w:rPr>
              <w:del w:id="251" w:author="David Conklin" w:date="2020-11-18T14:49:00Z"/>
              <w:rFonts w:eastAsiaTheme="minorEastAsia"/>
              <w:noProof/>
            </w:rPr>
          </w:pPr>
          <w:del w:id="25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"_Toc56579821"</w:delInstrText>
            </w:r>
            <w:r w:rsidRPr="00FC70A4" w:rsidDel="005E090B">
              <w:rPr>
                <w:rStyle w:val="Hyperlink"/>
                <w:noProof/>
              </w:rPr>
              <w:delInstrText xml:space="preserve"> </w:delInstrText>
            </w:r>
            <w:r w:rsidRPr="00FC70A4" w:rsidDel="005E090B">
              <w:rPr>
                <w:rStyle w:val="Hyperlink"/>
                <w:noProof/>
              </w:rPr>
              <w:fldChar w:fldCharType="separate"/>
            </w:r>
          </w:del>
          <w:ins w:id="253" w:author="David Conklin" w:date="2020-11-18T15:38:00Z">
            <w:r w:rsidR="006F5D7E">
              <w:rPr>
                <w:rStyle w:val="Hyperlink"/>
                <w:b/>
                <w:bCs/>
                <w:noProof/>
              </w:rPr>
              <w:t>Error! Hyperlink reference not valid.</w:t>
            </w:r>
          </w:ins>
          <w:del w:id="254" w:author="David Conklin" w:date="2020-11-18T14:49:00Z">
            <w:r w:rsidRPr="00FC70A4" w:rsidDel="005E090B">
              <w:rPr>
                <w:rStyle w:val="Hyperlink"/>
                <w:noProof/>
              </w:rPr>
              <w:delText>DataCW3M directory structure</w:delText>
            </w:r>
            <w:r w:rsidDel="005E090B">
              <w:rPr>
                <w:noProof/>
                <w:webHidden/>
              </w:rPr>
              <w:tab/>
            </w:r>
            <w:r w:rsidDel="005E090B">
              <w:rPr>
                <w:noProof/>
                <w:webHidden/>
              </w:rPr>
              <w:fldChar w:fldCharType="begin"/>
            </w:r>
            <w:r w:rsidDel="005E090B">
              <w:rPr>
                <w:noProof/>
                <w:webHidden/>
              </w:rPr>
              <w:delInstrText xml:space="preserve"> PAGEREF _Toc56579821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29941452" w14:textId="30115527" w:rsidR="006636CC" w:rsidDel="005E090B" w:rsidRDefault="006636CC">
          <w:pPr>
            <w:pStyle w:val="TOC2"/>
            <w:tabs>
              <w:tab w:val="right" w:leader="dot" w:pos="9350"/>
            </w:tabs>
            <w:rPr>
              <w:del w:id="255" w:author="David Conklin" w:date="2020-11-18T14:49:00Z"/>
              <w:rFonts w:eastAsiaTheme="minorEastAsia"/>
              <w:noProof/>
            </w:rPr>
          </w:pPr>
          <w:del w:id="25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"_Toc56579822"</w:delInstrText>
            </w:r>
            <w:r w:rsidRPr="00FC70A4" w:rsidDel="005E090B">
              <w:rPr>
                <w:rStyle w:val="Hyperlink"/>
                <w:noProof/>
              </w:rPr>
              <w:delInstrText xml:space="preserve"> </w:delInstrText>
            </w:r>
            <w:r w:rsidRPr="00FC70A4" w:rsidDel="005E090B">
              <w:rPr>
                <w:rStyle w:val="Hyperlink"/>
                <w:noProof/>
              </w:rPr>
              <w:fldChar w:fldCharType="separate"/>
            </w:r>
          </w:del>
          <w:ins w:id="257" w:author="David Conklin" w:date="2020-11-18T15:38:00Z">
            <w:r w:rsidR="006F5D7E">
              <w:rPr>
                <w:rStyle w:val="Hyperlink"/>
                <w:b/>
                <w:bCs/>
                <w:noProof/>
              </w:rPr>
              <w:t>Error! Hyperlink reference not valid.</w:t>
            </w:r>
          </w:ins>
          <w:del w:id="258" w:author="David Conklin" w:date="2020-11-18T14:49:00Z">
            <w:r w:rsidRPr="00FC70A4" w:rsidDel="005E090B">
              <w:rPr>
                <w:rStyle w:val="Hyperlink"/>
                <w:noProof/>
              </w:rPr>
              <w:delText>DataCW3M\ScenarioData directory structure</w:delText>
            </w:r>
            <w:r w:rsidDel="005E090B">
              <w:rPr>
                <w:noProof/>
                <w:webHidden/>
              </w:rPr>
              <w:tab/>
            </w:r>
            <w:r w:rsidDel="005E090B">
              <w:rPr>
                <w:noProof/>
                <w:webHidden/>
              </w:rPr>
              <w:fldChar w:fldCharType="begin"/>
            </w:r>
            <w:r w:rsidDel="005E090B">
              <w:rPr>
                <w:noProof/>
                <w:webHidden/>
              </w:rPr>
              <w:delInstrText xml:space="preserve"> PAGEREF _Toc56579822 \h </w:delInstrText>
            </w:r>
            <w:r w:rsidDel="005E090B">
              <w:rPr>
                <w:noProof/>
                <w:webHidden/>
              </w:rPr>
            </w:r>
            <w:r w:rsidDel="005E090B">
              <w:rPr>
                <w:noProof/>
                <w:webHidden/>
              </w:rPr>
              <w:fldChar w:fldCharType="separate"/>
            </w:r>
            <w:r w:rsidR="00F90C07" w:rsidDel="005E090B">
              <w:rPr>
                <w:noProof/>
                <w:webHidden/>
              </w:rPr>
              <w:delText>5</w:delText>
            </w:r>
            <w:r w:rsidDel="005E090B">
              <w:rPr>
                <w:noProof/>
                <w:webHidden/>
              </w:rPr>
              <w:fldChar w:fldCharType="end"/>
            </w:r>
            <w:r w:rsidRPr="00FC70A4" w:rsidDel="005E090B">
              <w:rPr>
                <w:rStyle w:val="Hyperlink"/>
                <w:noProof/>
              </w:rPr>
              <w:fldChar w:fldCharType="end"/>
            </w:r>
          </w:del>
        </w:p>
        <w:p w14:paraId="30DC5A71" w14:textId="2861CAC6" w:rsidR="006636CC" w:rsidDel="005E090B" w:rsidRDefault="006636CC">
          <w:pPr>
            <w:pStyle w:val="TOC2"/>
            <w:tabs>
              <w:tab w:val="right" w:leader="dot" w:pos="9350"/>
            </w:tabs>
            <w:rPr>
              <w:del w:id="259" w:author="David Conklin" w:date="2020-11-18T14:49:00Z"/>
              <w:rFonts w:eastAsiaTheme="minorEastAsia"/>
              <w:noProof/>
            </w:rPr>
          </w:pPr>
          <w:del w:id="26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"_Toc56579823"</w:delInstrText>
            </w:r>
            <w:r w:rsidRPr="00FC70A4" w:rsidDel="005E090B">
              <w:rPr>
                <w:rStyle w:val="Hyperlink"/>
                <w:noProof/>
              </w:rPr>
              <w:delInstrText xml:space="preserve"> </w:delInstrText>
            </w:r>
            <w:r w:rsidRPr="00FC70A4" w:rsidDel="005E090B">
              <w:rPr>
                <w:rStyle w:val="Hyperlink"/>
                <w:noProof/>
              </w:rPr>
              <w:fldChar w:fldCharType="separate"/>
            </w:r>
          </w:del>
          <w:ins w:id="261" w:author="David Conklin" w:date="2020-11-18T15:38:00Z">
            <w:r w:rsidR="006F5D7E">
              <w:rPr>
                <w:rStyle w:val="Hyperlink"/>
                <w:b/>
                <w:bCs/>
                <w:noProof/>
              </w:rPr>
              <w:t>Error! Hyperlink reference not valid.</w:t>
            </w:r>
          </w:ins>
          <w:del w:id="262" w:author="David Conklin" w:date="2020-11-18T14:49:00Z">
            <w:r w:rsidRPr="00FC70A4" w:rsidDel="005E090B">
              <w:rPr>
                <w:rStyle w:val="Hyperlink"/>
                <w:noProof/>
              </w:rPr>
              <w:delText>DataCW3M\ScenarioData\&lt;scenario&gt; folder contents</w:delText>
            </w:r>
            <w:r w:rsidDel="005E090B">
              <w:rPr>
                <w:noProof/>
                <w:webHidden/>
              </w:rPr>
              <w:tab/>
            </w:r>
            <w:r w:rsidDel="005E090B">
              <w:rPr>
                <w:noProof/>
                <w:webHidden/>
              </w:rPr>
              <w:fldChar w:fldCharType="begin"/>
            </w:r>
            <w:r w:rsidDel="005E090B">
              <w:rPr>
                <w:noProof/>
                <w:webHidden/>
              </w:rPr>
              <w:delInstrText xml:space="preserve"> PAGEREF _Toc56579823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08673ED" w14:textId="6675200A" w:rsidR="006636CC" w:rsidDel="005E090B" w:rsidRDefault="006636CC">
          <w:pPr>
            <w:pStyle w:val="TOC2"/>
            <w:tabs>
              <w:tab w:val="right" w:leader="dot" w:pos="9350"/>
            </w:tabs>
            <w:rPr>
              <w:del w:id="263" w:author="David Conklin" w:date="2020-11-18T14:49:00Z"/>
              <w:rFonts w:eastAsiaTheme="minorEastAsia"/>
              <w:noProof/>
            </w:rPr>
          </w:pPr>
          <w:del w:id="26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"_Toc56579824"</w:delInstrText>
            </w:r>
            <w:r w:rsidRPr="00FC70A4" w:rsidDel="005E090B">
              <w:rPr>
                <w:rStyle w:val="Hyperlink"/>
                <w:noProof/>
              </w:rPr>
              <w:delInstrText xml:space="preserve"> </w:delInstrText>
            </w:r>
            <w:r w:rsidRPr="00FC70A4" w:rsidDel="005E090B">
              <w:rPr>
                <w:rStyle w:val="Hyperlink"/>
                <w:noProof/>
              </w:rPr>
              <w:fldChar w:fldCharType="separate"/>
            </w:r>
          </w:del>
          <w:ins w:id="265" w:author="David Conklin" w:date="2020-11-18T15:38:00Z">
            <w:r w:rsidR="006F5D7E">
              <w:rPr>
                <w:rStyle w:val="Hyperlink"/>
                <w:b/>
                <w:bCs/>
                <w:noProof/>
              </w:rPr>
              <w:t>Error! Hyperlink reference not valid.</w:t>
            </w:r>
          </w:ins>
          <w:del w:id="266" w:author="David Conklin" w:date="2020-11-18T14:49:00Z">
            <w:r w:rsidRPr="00FC70A4" w:rsidDel="005E090B">
              <w:rPr>
                <w:rStyle w:val="Hyperlink"/>
                <w:noProof/>
              </w:rPr>
              <w:delText>DataCW3M\&lt;study area&gt; folder contents</w:delText>
            </w:r>
            <w:r w:rsidDel="005E090B">
              <w:rPr>
                <w:noProof/>
                <w:webHidden/>
              </w:rPr>
              <w:tab/>
            </w:r>
            <w:r w:rsidDel="005E090B">
              <w:rPr>
                <w:noProof/>
                <w:webHidden/>
              </w:rPr>
              <w:fldChar w:fldCharType="begin"/>
            </w:r>
            <w:r w:rsidDel="005E090B">
              <w:rPr>
                <w:noProof/>
                <w:webHidden/>
              </w:rPr>
              <w:delInstrText xml:space="preserve"> PAGEREF _Toc56579824 \h </w:delInstrText>
            </w:r>
            <w:r w:rsidDel="005E090B">
              <w:rPr>
                <w:noProof/>
                <w:webHidden/>
              </w:rPr>
            </w:r>
            <w:r w:rsidDel="005E090B">
              <w:rPr>
                <w:noProof/>
                <w:webHidden/>
              </w:rPr>
              <w:fldChar w:fldCharType="separate"/>
            </w:r>
            <w:r w:rsidR="00F90C07" w:rsidDel="005E090B">
              <w:rPr>
                <w:noProof/>
                <w:webHidden/>
              </w:rPr>
              <w:delText>6</w:delText>
            </w:r>
            <w:r w:rsidDel="005E090B">
              <w:rPr>
                <w:noProof/>
                <w:webHidden/>
              </w:rPr>
              <w:fldChar w:fldCharType="end"/>
            </w:r>
            <w:r w:rsidRPr="00FC70A4" w:rsidDel="005E090B">
              <w:rPr>
                <w:rStyle w:val="Hyperlink"/>
                <w:noProof/>
              </w:rPr>
              <w:fldChar w:fldCharType="end"/>
            </w:r>
          </w:del>
        </w:p>
        <w:p w14:paraId="1119FA88" w14:textId="5C0FFDE5" w:rsidR="006636CC" w:rsidDel="005E090B" w:rsidRDefault="006636CC">
          <w:pPr>
            <w:pStyle w:val="TOC1"/>
            <w:tabs>
              <w:tab w:val="right" w:leader="dot" w:pos="9350"/>
            </w:tabs>
            <w:rPr>
              <w:del w:id="267" w:author="David Conklin" w:date="2020-11-18T14:49:00Z"/>
              <w:rFonts w:eastAsiaTheme="minorEastAsia"/>
              <w:noProof/>
            </w:rPr>
          </w:pPr>
          <w:del w:id="26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"_Toc56579825"</w:delInstrText>
            </w:r>
            <w:r w:rsidRPr="00FC70A4" w:rsidDel="005E090B">
              <w:rPr>
                <w:rStyle w:val="Hyperlink"/>
                <w:noProof/>
              </w:rPr>
              <w:delInstrText xml:space="preserve"> </w:delInstrText>
            </w:r>
            <w:r w:rsidRPr="00FC70A4" w:rsidDel="005E090B">
              <w:rPr>
                <w:rStyle w:val="Hyperlink"/>
                <w:noProof/>
              </w:rPr>
              <w:fldChar w:fldCharType="separate"/>
            </w:r>
          </w:del>
          <w:ins w:id="269" w:author="David Conklin" w:date="2020-11-18T15:38:00Z">
            <w:r w:rsidR="006F5D7E">
              <w:rPr>
                <w:rStyle w:val="Hyperlink"/>
                <w:b/>
                <w:bCs/>
                <w:noProof/>
              </w:rPr>
              <w:t>Error! Hyperlink reference not valid.</w:t>
            </w:r>
          </w:ins>
          <w:del w:id="270" w:author="David Conklin" w:date="2020-11-18T14:49:00Z">
            <w:r w:rsidRPr="00FC70A4" w:rsidDel="005E090B">
              <w:rPr>
                <w:rStyle w:val="Hyperlink"/>
                <w:noProof/>
              </w:rPr>
              <w:delText>Calendar conventions</w:delText>
            </w:r>
            <w:r w:rsidDel="005E090B">
              <w:rPr>
                <w:noProof/>
                <w:webHidden/>
              </w:rPr>
              <w:tab/>
            </w:r>
            <w:r w:rsidDel="005E090B">
              <w:rPr>
                <w:noProof/>
                <w:webHidden/>
              </w:rPr>
              <w:fldChar w:fldCharType="begin"/>
            </w:r>
            <w:r w:rsidDel="005E090B">
              <w:rPr>
                <w:noProof/>
                <w:webHidden/>
              </w:rPr>
              <w:delInstrText xml:space="preserve"> PAGEREF _Toc56579825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2CACE60F" w14:textId="5553A3CB" w:rsidR="006636CC" w:rsidDel="005E090B" w:rsidRDefault="006636CC">
          <w:pPr>
            <w:pStyle w:val="TOC2"/>
            <w:tabs>
              <w:tab w:val="right" w:leader="dot" w:pos="9350"/>
            </w:tabs>
            <w:rPr>
              <w:del w:id="271" w:author="David Conklin" w:date="2020-11-18T14:49:00Z"/>
              <w:rFonts w:eastAsiaTheme="minorEastAsia"/>
              <w:noProof/>
            </w:rPr>
          </w:pPr>
          <w:del w:id="27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"_Toc56579826"</w:delInstrText>
            </w:r>
            <w:r w:rsidRPr="00FC70A4" w:rsidDel="005E090B">
              <w:rPr>
                <w:rStyle w:val="Hyperlink"/>
                <w:noProof/>
              </w:rPr>
              <w:delInstrText xml:space="preserve"> </w:delInstrText>
            </w:r>
            <w:r w:rsidRPr="00FC70A4" w:rsidDel="005E090B">
              <w:rPr>
                <w:rStyle w:val="Hyperlink"/>
                <w:noProof/>
              </w:rPr>
              <w:fldChar w:fldCharType="separate"/>
            </w:r>
          </w:del>
          <w:ins w:id="273" w:author="David Conklin" w:date="2020-11-18T15:38:00Z">
            <w:r w:rsidR="006F5D7E">
              <w:rPr>
                <w:rStyle w:val="Hyperlink"/>
                <w:b/>
                <w:bCs/>
                <w:noProof/>
              </w:rPr>
              <w:t>Error! Hyperlink reference not valid.</w:t>
            </w:r>
          </w:ins>
          <w:del w:id="274" w:author="David Conklin" w:date="2020-11-18T14:49:00Z">
            <w:r w:rsidRPr="00FC70A4" w:rsidDel="005E090B">
              <w:rPr>
                <w:rStyle w:val="Hyperlink"/>
                <w:noProof/>
              </w:rPr>
              <w:delText>Water years</w:delText>
            </w:r>
            <w:r w:rsidDel="005E090B">
              <w:rPr>
                <w:noProof/>
                <w:webHidden/>
              </w:rPr>
              <w:tab/>
            </w:r>
            <w:r w:rsidDel="005E090B">
              <w:rPr>
                <w:noProof/>
                <w:webHidden/>
              </w:rPr>
              <w:fldChar w:fldCharType="begin"/>
            </w:r>
            <w:r w:rsidDel="005E090B">
              <w:rPr>
                <w:noProof/>
                <w:webHidden/>
              </w:rPr>
              <w:delInstrText xml:space="preserve"> PAGEREF _Toc56579826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0029F33" w14:textId="41325721" w:rsidR="006636CC" w:rsidDel="005E090B" w:rsidRDefault="006636CC">
          <w:pPr>
            <w:pStyle w:val="TOC1"/>
            <w:tabs>
              <w:tab w:val="right" w:leader="dot" w:pos="9350"/>
            </w:tabs>
            <w:rPr>
              <w:del w:id="275" w:author="David Conklin" w:date="2020-11-18T14:49:00Z"/>
              <w:rFonts w:eastAsiaTheme="minorEastAsia"/>
              <w:noProof/>
            </w:rPr>
          </w:pPr>
          <w:del w:id="27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"_Toc56579827"</w:delInstrText>
            </w:r>
            <w:r w:rsidRPr="00FC70A4" w:rsidDel="005E090B">
              <w:rPr>
                <w:rStyle w:val="Hyperlink"/>
                <w:noProof/>
              </w:rPr>
              <w:delInstrText xml:space="preserve"> </w:delInstrText>
            </w:r>
            <w:r w:rsidRPr="00FC70A4" w:rsidDel="005E090B">
              <w:rPr>
                <w:rStyle w:val="Hyperlink"/>
                <w:noProof/>
              </w:rPr>
              <w:fldChar w:fldCharType="separate"/>
            </w:r>
          </w:del>
          <w:ins w:id="277" w:author="David Conklin" w:date="2020-11-18T15:38:00Z">
            <w:r w:rsidR="006F5D7E">
              <w:rPr>
                <w:rStyle w:val="Hyperlink"/>
                <w:b/>
                <w:bCs/>
                <w:noProof/>
              </w:rPr>
              <w:t>Error! Hyperlink reference not valid.</w:t>
            </w:r>
          </w:ins>
          <w:del w:id="278" w:author="David Conklin" w:date="2020-11-18T14:49:00Z">
            <w:r w:rsidRPr="00FC70A4" w:rsidDel="005E090B">
              <w:rPr>
                <w:rStyle w:val="Hyperlink"/>
                <w:noProof/>
              </w:rPr>
              <w:delText>Climate data</w:delText>
            </w:r>
            <w:r w:rsidDel="005E090B">
              <w:rPr>
                <w:noProof/>
                <w:webHidden/>
              </w:rPr>
              <w:tab/>
            </w:r>
            <w:r w:rsidDel="005E090B">
              <w:rPr>
                <w:noProof/>
                <w:webHidden/>
              </w:rPr>
              <w:fldChar w:fldCharType="begin"/>
            </w:r>
            <w:r w:rsidDel="005E090B">
              <w:rPr>
                <w:noProof/>
                <w:webHidden/>
              </w:rPr>
              <w:delInstrText xml:space="preserve"> PAGEREF _Toc56579827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7FA22185" w14:textId="59445C27" w:rsidR="006636CC" w:rsidDel="005E090B" w:rsidRDefault="006636CC">
          <w:pPr>
            <w:pStyle w:val="TOC2"/>
            <w:tabs>
              <w:tab w:val="right" w:leader="dot" w:pos="9350"/>
            </w:tabs>
            <w:rPr>
              <w:del w:id="279" w:author="David Conklin" w:date="2020-11-18T14:49:00Z"/>
              <w:rFonts w:eastAsiaTheme="minorEastAsia"/>
              <w:noProof/>
            </w:rPr>
          </w:pPr>
          <w:del w:id="28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"_Toc56579828"</w:delInstrText>
            </w:r>
            <w:r w:rsidRPr="00FC70A4" w:rsidDel="005E090B">
              <w:rPr>
                <w:rStyle w:val="Hyperlink"/>
                <w:noProof/>
              </w:rPr>
              <w:delInstrText xml:space="preserve"> </w:delInstrText>
            </w:r>
            <w:r w:rsidRPr="00FC70A4" w:rsidDel="005E090B">
              <w:rPr>
                <w:rStyle w:val="Hyperlink"/>
                <w:noProof/>
              </w:rPr>
              <w:fldChar w:fldCharType="separate"/>
            </w:r>
          </w:del>
          <w:ins w:id="281" w:author="David Conklin" w:date="2020-11-18T15:38:00Z">
            <w:r w:rsidR="006F5D7E">
              <w:rPr>
                <w:rStyle w:val="Hyperlink"/>
                <w:b/>
                <w:bCs/>
                <w:noProof/>
              </w:rPr>
              <w:t>Error! Hyperlink reference not valid.</w:t>
            </w:r>
          </w:ins>
          <w:del w:id="282" w:author="David Conklin" w:date="2020-11-18T14:49:00Z">
            <w:r w:rsidRPr="00FC70A4" w:rsidDel="005E090B">
              <w:rPr>
                <w:rStyle w:val="Hyperlink"/>
                <w:noProof/>
              </w:rPr>
              <w:delText>Numbered climate scenarios in the model</w:delText>
            </w:r>
            <w:r w:rsidDel="005E090B">
              <w:rPr>
                <w:noProof/>
                <w:webHidden/>
              </w:rPr>
              <w:tab/>
            </w:r>
            <w:r w:rsidDel="005E090B">
              <w:rPr>
                <w:noProof/>
                <w:webHidden/>
              </w:rPr>
              <w:fldChar w:fldCharType="begin"/>
            </w:r>
            <w:r w:rsidDel="005E090B">
              <w:rPr>
                <w:noProof/>
                <w:webHidden/>
              </w:rPr>
              <w:delInstrText xml:space="preserve"> PAGEREF _Toc56579828 \h </w:delInstrText>
            </w:r>
            <w:r w:rsidDel="005E090B">
              <w:rPr>
                <w:noProof/>
                <w:webHidden/>
              </w:rPr>
            </w:r>
            <w:r w:rsidDel="005E090B">
              <w:rPr>
                <w:noProof/>
                <w:webHidden/>
              </w:rPr>
              <w:fldChar w:fldCharType="separate"/>
            </w:r>
            <w:r w:rsidR="00F90C07" w:rsidDel="005E090B">
              <w:rPr>
                <w:noProof/>
                <w:webHidden/>
              </w:rPr>
              <w:delText>12</w:delText>
            </w:r>
            <w:r w:rsidDel="005E090B">
              <w:rPr>
                <w:noProof/>
                <w:webHidden/>
              </w:rPr>
              <w:fldChar w:fldCharType="end"/>
            </w:r>
            <w:r w:rsidRPr="00FC70A4" w:rsidDel="005E090B">
              <w:rPr>
                <w:rStyle w:val="Hyperlink"/>
                <w:noProof/>
              </w:rPr>
              <w:fldChar w:fldCharType="end"/>
            </w:r>
          </w:del>
        </w:p>
        <w:p w14:paraId="09ECDBCA" w14:textId="69468B1F" w:rsidR="006636CC" w:rsidDel="005E090B" w:rsidRDefault="006636CC">
          <w:pPr>
            <w:pStyle w:val="TOC2"/>
            <w:tabs>
              <w:tab w:val="right" w:leader="dot" w:pos="9350"/>
            </w:tabs>
            <w:rPr>
              <w:del w:id="283" w:author="David Conklin" w:date="2020-11-18T14:49:00Z"/>
              <w:rFonts w:eastAsiaTheme="minorEastAsia"/>
              <w:noProof/>
            </w:rPr>
          </w:pPr>
          <w:del w:id="28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"_Toc56579829"</w:delInstrText>
            </w:r>
            <w:r w:rsidRPr="00FC70A4" w:rsidDel="005E090B">
              <w:rPr>
                <w:rStyle w:val="Hyperlink"/>
                <w:noProof/>
              </w:rPr>
              <w:delInstrText xml:space="preserve"> </w:delInstrText>
            </w:r>
            <w:r w:rsidRPr="00FC70A4" w:rsidDel="005E090B">
              <w:rPr>
                <w:rStyle w:val="Hyperlink"/>
                <w:noProof/>
              </w:rPr>
              <w:fldChar w:fldCharType="separate"/>
            </w:r>
          </w:del>
          <w:ins w:id="285" w:author="David Conklin" w:date="2020-11-18T15:38:00Z">
            <w:r w:rsidR="006F5D7E">
              <w:rPr>
                <w:rStyle w:val="Hyperlink"/>
                <w:b/>
                <w:bCs/>
                <w:noProof/>
              </w:rPr>
              <w:t>Error! Hyperlink reference not valid.</w:t>
            </w:r>
          </w:ins>
          <w:del w:id="286" w:author="David Conklin" w:date="2020-11-18T14:49:00Z">
            <w:r w:rsidRPr="00FC70A4" w:rsidDel="005E090B">
              <w:rPr>
                <w:rStyle w:val="Hyperlink"/>
                <w:noProof/>
              </w:rPr>
              <w:delText>Monthly and seasonal weather data</w:delText>
            </w:r>
            <w:r w:rsidDel="005E090B">
              <w:rPr>
                <w:noProof/>
                <w:webHidden/>
              </w:rPr>
              <w:tab/>
            </w:r>
            <w:r w:rsidDel="005E090B">
              <w:rPr>
                <w:noProof/>
                <w:webHidden/>
              </w:rPr>
              <w:fldChar w:fldCharType="begin"/>
            </w:r>
            <w:r w:rsidDel="005E090B">
              <w:rPr>
                <w:noProof/>
                <w:webHidden/>
              </w:rPr>
              <w:delInstrText xml:space="preserve"> PAGEREF _Toc56579829 \h </w:delInstrText>
            </w:r>
            <w:r w:rsidDel="005E090B">
              <w:rPr>
                <w:noProof/>
                <w:webHidden/>
              </w:rPr>
            </w:r>
            <w:r w:rsidDel="005E090B">
              <w:rPr>
                <w:noProof/>
                <w:webHidden/>
              </w:rPr>
              <w:fldChar w:fldCharType="separate"/>
            </w:r>
            <w:r w:rsidR="00F90C07" w:rsidDel="005E090B">
              <w:rPr>
                <w:noProof/>
                <w:webHidden/>
              </w:rPr>
              <w:delText>13</w:delText>
            </w:r>
            <w:r w:rsidDel="005E090B">
              <w:rPr>
                <w:noProof/>
                <w:webHidden/>
              </w:rPr>
              <w:fldChar w:fldCharType="end"/>
            </w:r>
            <w:r w:rsidRPr="00FC70A4" w:rsidDel="005E090B">
              <w:rPr>
                <w:rStyle w:val="Hyperlink"/>
                <w:noProof/>
              </w:rPr>
              <w:fldChar w:fldCharType="end"/>
            </w:r>
          </w:del>
        </w:p>
        <w:p w14:paraId="5EB88802" w14:textId="7E951718" w:rsidR="006636CC" w:rsidDel="005E090B" w:rsidRDefault="006636CC">
          <w:pPr>
            <w:pStyle w:val="TOC2"/>
            <w:tabs>
              <w:tab w:val="right" w:leader="dot" w:pos="9350"/>
            </w:tabs>
            <w:rPr>
              <w:del w:id="287" w:author="David Conklin" w:date="2020-11-18T14:49:00Z"/>
              <w:rFonts w:eastAsiaTheme="minorEastAsia"/>
              <w:noProof/>
            </w:rPr>
          </w:pPr>
          <w:del w:id="28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"_Toc56579830"</w:delInstrText>
            </w:r>
            <w:r w:rsidRPr="00FC70A4" w:rsidDel="005E090B">
              <w:rPr>
                <w:rStyle w:val="Hyperlink"/>
                <w:noProof/>
              </w:rPr>
              <w:delInstrText xml:space="preserve"> </w:delInstrText>
            </w:r>
            <w:r w:rsidRPr="00FC70A4" w:rsidDel="005E090B">
              <w:rPr>
                <w:rStyle w:val="Hyperlink"/>
                <w:noProof/>
              </w:rPr>
              <w:fldChar w:fldCharType="separate"/>
            </w:r>
          </w:del>
          <w:ins w:id="289" w:author="David Conklin" w:date="2020-11-18T15:38:00Z">
            <w:r w:rsidR="006F5D7E">
              <w:rPr>
                <w:rStyle w:val="Hyperlink"/>
                <w:b/>
                <w:bCs/>
                <w:noProof/>
              </w:rPr>
              <w:t>Error! Hyperlink reference not valid.</w:t>
            </w:r>
          </w:ins>
          <w:del w:id="290" w:author="David Conklin" w:date="2020-11-18T14:49:00Z">
            <w:r w:rsidRPr="00FC70A4" w:rsidDel="005E090B">
              <w:rPr>
                <w:rStyle w:val="Hyperlink"/>
                <w:noProof/>
              </w:rPr>
              <w:delText>Climate data grids</w:delText>
            </w:r>
            <w:r w:rsidDel="005E090B">
              <w:rPr>
                <w:noProof/>
                <w:webHidden/>
              </w:rPr>
              <w:tab/>
            </w:r>
            <w:r w:rsidDel="005E090B">
              <w:rPr>
                <w:noProof/>
                <w:webHidden/>
              </w:rPr>
              <w:fldChar w:fldCharType="begin"/>
            </w:r>
            <w:r w:rsidDel="005E090B">
              <w:rPr>
                <w:noProof/>
                <w:webHidden/>
              </w:rPr>
              <w:delInstrText xml:space="preserve"> PAGEREF _Toc56579830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68469455" w14:textId="01679DCD" w:rsidR="006636CC" w:rsidDel="005E090B" w:rsidRDefault="006636CC">
          <w:pPr>
            <w:pStyle w:val="TOC3"/>
            <w:tabs>
              <w:tab w:val="right" w:leader="dot" w:pos="9350"/>
            </w:tabs>
            <w:rPr>
              <w:del w:id="291" w:author="David Conklin" w:date="2020-11-18T14:49:00Z"/>
              <w:rFonts w:eastAsiaTheme="minorEastAsia"/>
              <w:noProof/>
            </w:rPr>
          </w:pPr>
          <w:del w:id="29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"_Toc56579831"</w:delInstrText>
            </w:r>
            <w:r w:rsidRPr="00FC70A4" w:rsidDel="005E090B">
              <w:rPr>
                <w:rStyle w:val="Hyperlink"/>
                <w:noProof/>
              </w:rPr>
              <w:delInstrText xml:space="preserve"> </w:delInstrText>
            </w:r>
            <w:r w:rsidRPr="00FC70A4" w:rsidDel="005E090B">
              <w:rPr>
                <w:rStyle w:val="Hyperlink"/>
                <w:noProof/>
              </w:rPr>
              <w:fldChar w:fldCharType="separate"/>
            </w:r>
          </w:del>
          <w:ins w:id="293" w:author="David Conklin" w:date="2020-11-18T15:38:00Z">
            <w:r w:rsidR="006F5D7E">
              <w:rPr>
                <w:rStyle w:val="Hyperlink"/>
                <w:b/>
                <w:bCs/>
                <w:noProof/>
              </w:rPr>
              <w:t>Error! Hyperlink reference not valid.</w:t>
            </w:r>
          </w:ins>
          <w:del w:id="294" w:author="David Conklin" w:date="2020-11-18T14:49:00Z">
            <w:r w:rsidRPr="00FC70A4" w:rsidDel="005E090B">
              <w:rPr>
                <w:rStyle w:val="Hyperlink"/>
                <w:noProof/>
              </w:rPr>
              <w:delText>The WW2100 climate grid</w:delText>
            </w:r>
            <w:r w:rsidDel="005E090B">
              <w:rPr>
                <w:noProof/>
                <w:webHidden/>
              </w:rPr>
              <w:tab/>
            </w:r>
            <w:r w:rsidDel="005E090B">
              <w:rPr>
                <w:noProof/>
                <w:webHidden/>
              </w:rPr>
              <w:fldChar w:fldCharType="begin"/>
            </w:r>
            <w:r w:rsidDel="005E090B">
              <w:rPr>
                <w:noProof/>
                <w:webHidden/>
              </w:rPr>
              <w:delInstrText xml:space="preserve"> PAGEREF _Toc56579831 \h </w:delInstrText>
            </w:r>
            <w:r w:rsidDel="005E090B">
              <w:rPr>
                <w:noProof/>
                <w:webHidden/>
              </w:rPr>
            </w:r>
            <w:r w:rsidDel="005E090B">
              <w:rPr>
                <w:noProof/>
                <w:webHidden/>
              </w:rPr>
              <w:fldChar w:fldCharType="separate"/>
            </w:r>
            <w:r w:rsidR="00F90C07" w:rsidDel="005E090B">
              <w:rPr>
                <w:noProof/>
                <w:webHidden/>
              </w:rPr>
              <w:delText>14</w:delText>
            </w:r>
            <w:r w:rsidDel="005E090B">
              <w:rPr>
                <w:noProof/>
                <w:webHidden/>
              </w:rPr>
              <w:fldChar w:fldCharType="end"/>
            </w:r>
            <w:r w:rsidRPr="00FC70A4" w:rsidDel="005E090B">
              <w:rPr>
                <w:rStyle w:val="Hyperlink"/>
                <w:noProof/>
              </w:rPr>
              <w:fldChar w:fldCharType="end"/>
            </w:r>
          </w:del>
        </w:p>
        <w:p w14:paraId="76B57863" w14:textId="271C8B76" w:rsidR="006636CC" w:rsidDel="005E090B" w:rsidRDefault="006636CC">
          <w:pPr>
            <w:pStyle w:val="TOC3"/>
            <w:tabs>
              <w:tab w:val="right" w:leader="dot" w:pos="9350"/>
            </w:tabs>
            <w:rPr>
              <w:del w:id="295" w:author="David Conklin" w:date="2020-11-18T14:49:00Z"/>
              <w:rFonts w:eastAsiaTheme="minorEastAsia"/>
              <w:noProof/>
            </w:rPr>
          </w:pPr>
          <w:del w:id="29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"_Toc56579832"</w:delInstrText>
            </w:r>
            <w:r w:rsidRPr="00FC70A4" w:rsidDel="005E090B">
              <w:rPr>
                <w:rStyle w:val="Hyperlink"/>
                <w:noProof/>
              </w:rPr>
              <w:delInstrText xml:space="preserve"> </w:delInstrText>
            </w:r>
            <w:r w:rsidRPr="00FC70A4" w:rsidDel="005E090B">
              <w:rPr>
                <w:rStyle w:val="Hyperlink"/>
                <w:noProof/>
              </w:rPr>
              <w:fldChar w:fldCharType="separate"/>
            </w:r>
          </w:del>
          <w:ins w:id="297" w:author="David Conklin" w:date="2020-11-18T15:38:00Z">
            <w:r w:rsidR="006F5D7E">
              <w:rPr>
                <w:rStyle w:val="Hyperlink"/>
                <w:b/>
                <w:bCs/>
                <w:noProof/>
              </w:rPr>
              <w:t>Error! Hyperlink reference not valid.</w:t>
            </w:r>
          </w:ins>
          <w:del w:id="298" w:author="David Conklin" w:date="2020-11-18T14:49:00Z">
            <w:r w:rsidRPr="00FC70A4" w:rsidDel="005E090B">
              <w:rPr>
                <w:rStyle w:val="Hyperlink"/>
                <w:noProof/>
              </w:rPr>
              <w:delText>The v2 climate grid</w:delText>
            </w:r>
            <w:r w:rsidDel="005E090B">
              <w:rPr>
                <w:noProof/>
                <w:webHidden/>
              </w:rPr>
              <w:tab/>
            </w:r>
            <w:r w:rsidDel="005E090B">
              <w:rPr>
                <w:noProof/>
                <w:webHidden/>
              </w:rPr>
              <w:fldChar w:fldCharType="begin"/>
            </w:r>
            <w:r w:rsidDel="005E090B">
              <w:rPr>
                <w:noProof/>
                <w:webHidden/>
              </w:rPr>
              <w:delInstrText xml:space="preserve"> PAGEREF _Toc56579832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2AD8634E" w14:textId="799D0640" w:rsidR="006636CC" w:rsidDel="005E090B" w:rsidRDefault="006636CC">
          <w:pPr>
            <w:pStyle w:val="TOC2"/>
            <w:tabs>
              <w:tab w:val="right" w:leader="dot" w:pos="9350"/>
            </w:tabs>
            <w:rPr>
              <w:del w:id="299" w:author="David Conklin" w:date="2020-11-18T14:49:00Z"/>
              <w:rFonts w:eastAsiaTheme="minorEastAsia"/>
              <w:noProof/>
            </w:rPr>
          </w:pPr>
          <w:del w:id="30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"_Toc56579833"</w:delInstrText>
            </w:r>
            <w:r w:rsidRPr="00FC70A4" w:rsidDel="005E090B">
              <w:rPr>
                <w:rStyle w:val="Hyperlink"/>
                <w:noProof/>
              </w:rPr>
              <w:delInstrText xml:space="preserve"> </w:delInstrText>
            </w:r>
            <w:r w:rsidRPr="00FC70A4" w:rsidDel="005E090B">
              <w:rPr>
                <w:rStyle w:val="Hyperlink"/>
                <w:noProof/>
              </w:rPr>
              <w:fldChar w:fldCharType="separate"/>
            </w:r>
          </w:del>
          <w:ins w:id="301" w:author="David Conklin" w:date="2020-11-18T15:38:00Z">
            <w:r w:rsidR="006F5D7E">
              <w:rPr>
                <w:rStyle w:val="Hyperlink"/>
                <w:b/>
                <w:bCs/>
                <w:noProof/>
              </w:rPr>
              <w:t>Error! Hyperlink reference not valid.</w:t>
            </w:r>
          </w:ins>
          <w:del w:id="302" w:author="David Conklin" w:date="2020-11-18T14:49:00Z">
            <w:r w:rsidRPr="00FC70A4" w:rsidDel="005E090B">
              <w:rPr>
                <w:rStyle w:val="Hyperlink"/>
                <w:noProof/>
              </w:rPr>
              <w:delText>How climate data is looked up</w:delText>
            </w:r>
            <w:r w:rsidDel="005E090B">
              <w:rPr>
                <w:noProof/>
                <w:webHidden/>
              </w:rPr>
              <w:tab/>
            </w:r>
            <w:r w:rsidDel="005E090B">
              <w:rPr>
                <w:noProof/>
                <w:webHidden/>
              </w:rPr>
              <w:fldChar w:fldCharType="begin"/>
            </w:r>
            <w:r w:rsidDel="005E090B">
              <w:rPr>
                <w:noProof/>
                <w:webHidden/>
              </w:rPr>
              <w:delInstrText xml:space="preserve"> PAGEREF _Toc56579833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4A666C32" w14:textId="3154FACD" w:rsidR="006636CC" w:rsidDel="005E090B" w:rsidRDefault="006636CC">
          <w:pPr>
            <w:pStyle w:val="TOC2"/>
            <w:tabs>
              <w:tab w:val="right" w:leader="dot" w:pos="9350"/>
            </w:tabs>
            <w:rPr>
              <w:del w:id="303" w:author="David Conklin" w:date="2020-11-18T14:49:00Z"/>
              <w:rFonts w:eastAsiaTheme="minorEastAsia"/>
              <w:noProof/>
            </w:rPr>
          </w:pPr>
          <w:del w:id="30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"_Toc56579834"</w:delInstrText>
            </w:r>
            <w:r w:rsidRPr="00FC70A4" w:rsidDel="005E090B">
              <w:rPr>
                <w:rStyle w:val="Hyperlink"/>
                <w:noProof/>
              </w:rPr>
              <w:delInstrText xml:space="preserve"> </w:delInstrText>
            </w:r>
            <w:r w:rsidRPr="00FC70A4" w:rsidDel="005E090B">
              <w:rPr>
                <w:rStyle w:val="Hyperlink"/>
                <w:noProof/>
              </w:rPr>
              <w:fldChar w:fldCharType="separate"/>
            </w:r>
          </w:del>
          <w:ins w:id="305" w:author="David Conklin" w:date="2020-11-18T15:38:00Z">
            <w:r w:rsidR="006F5D7E">
              <w:rPr>
                <w:rStyle w:val="Hyperlink"/>
                <w:b/>
                <w:bCs/>
                <w:noProof/>
              </w:rPr>
              <w:t>Error! Hyperlink reference not valid.</w:t>
            </w:r>
          </w:ins>
          <w:del w:id="306" w:author="David Conklin" w:date="2020-11-18T14:49:00Z">
            <w:r w:rsidRPr="00FC70A4" w:rsidDel="005E090B">
              <w:rPr>
                <w:rStyle w:val="Hyperlink"/>
                <w:noProof/>
              </w:rPr>
              <w:delText>What is in a climate dataset</w:delText>
            </w:r>
            <w:r w:rsidDel="005E090B">
              <w:rPr>
                <w:noProof/>
                <w:webHidden/>
              </w:rPr>
              <w:tab/>
            </w:r>
            <w:r w:rsidDel="005E090B">
              <w:rPr>
                <w:noProof/>
                <w:webHidden/>
              </w:rPr>
              <w:fldChar w:fldCharType="begin"/>
            </w:r>
            <w:r w:rsidDel="005E090B">
              <w:rPr>
                <w:noProof/>
                <w:webHidden/>
              </w:rPr>
              <w:delInstrText xml:space="preserve"> PAGEREF _Toc56579834 \h </w:delInstrText>
            </w:r>
            <w:r w:rsidDel="005E090B">
              <w:rPr>
                <w:noProof/>
                <w:webHidden/>
              </w:rPr>
            </w:r>
            <w:r w:rsidDel="005E090B">
              <w:rPr>
                <w:noProof/>
                <w:webHidden/>
              </w:rPr>
              <w:fldChar w:fldCharType="separate"/>
            </w:r>
            <w:r w:rsidR="00F90C07" w:rsidDel="005E090B">
              <w:rPr>
                <w:noProof/>
                <w:webHidden/>
              </w:rPr>
              <w:delText>15</w:delText>
            </w:r>
            <w:r w:rsidDel="005E090B">
              <w:rPr>
                <w:noProof/>
                <w:webHidden/>
              </w:rPr>
              <w:fldChar w:fldCharType="end"/>
            </w:r>
            <w:r w:rsidRPr="00FC70A4" w:rsidDel="005E090B">
              <w:rPr>
                <w:rStyle w:val="Hyperlink"/>
                <w:noProof/>
              </w:rPr>
              <w:fldChar w:fldCharType="end"/>
            </w:r>
          </w:del>
        </w:p>
        <w:p w14:paraId="5651913B" w14:textId="6EAF9092" w:rsidR="006636CC" w:rsidDel="005E090B" w:rsidRDefault="006636CC">
          <w:pPr>
            <w:pStyle w:val="TOC1"/>
            <w:tabs>
              <w:tab w:val="right" w:leader="dot" w:pos="9350"/>
            </w:tabs>
            <w:rPr>
              <w:del w:id="307" w:author="David Conklin" w:date="2020-11-18T14:49:00Z"/>
              <w:rFonts w:eastAsiaTheme="minorEastAsia"/>
              <w:noProof/>
            </w:rPr>
          </w:pPr>
          <w:del w:id="30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"_Toc56579835"</w:delInstrText>
            </w:r>
            <w:r w:rsidRPr="00FC70A4" w:rsidDel="005E090B">
              <w:rPr>
                <w:rStyle w:val="Hyperlink"/>
                <w:noProof/>
              </w:rPr>
              <w:delInstrText xml:space="preserve"> </w:delInstrText>
            </w:r>
            <w:r w:rsidRPr="00FC70A4" w:rsidDel="005E090B">
              <w:rPr>
                <w:rStyle w:val="Hyperlink"/>
                <w:noProof/>
              </w:rPr>
              <w:fldChar w:fldCharType="separate"/>
            </w:r>
          </w:del>
          <w:ins w:id="309" w:author="David Conklin" w:date="2020-11-18T15:38:00Z">
            <w:r w:rsidR="006F5D7E">
              <w:rPr>
                <w:rStyle w:val="Hyperlink"/>
                <w:b/>
                <w:bCs/>
                <w:noProof/>
              </w:rPr>
              <w:t>Error! Hyperlink reference not valid.</w:t>
            </w:r>
          </w:ins>
          <w:del w:id="310" w:author="David Conklin" w:date="2020-11-18T14:49:00Z">
            <w:r w:rsidRPr="00FC70A4" w:rsidDel="005E090B">
              <w:rPr>
                <w:rStyle w:val="Hyperlink"/>
                <w:noProof/>
              </w:rPr>
              <w:delText>Water rights</w:delText>
            </w:r>
            <w:r w:rsidDel="005E090B">
              <w:rPr>
                <w:noProof/>
                <w:webHidden/>
              </w:rPr>
              <w:tab/>
            </w:r>
            <w:r w:rsidDel="005E090B">
              <w:rPr>
                <w:noProof/>
                <w:webHidden/>
              </w:rPr>
              <w:fldChar w:fldCharType="begin"/>
            </w:r>
            <w:r w:rsidDel="005E090B">
              <w:rPr>
                <w:noProof/>
                <w:webHidden/>
              </w:rPr>
              <w:delInstrText xml:space="preserve"> PAGEREF _Toc56579835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123D60D3" w14:textId="16562B9F" w:rsidR="006636CC" w:rsidDel="005E090B" w:rsidRDefault="006636CC">
          <w:pPr>
            <w:pStyle w:val="TOC2"/>
            <w:tabs>
              <w:tab w:val="right" w:leader="dot" w:pos="9350"/>
            </w:tabs>
            <w:rPr>
              <w:del w:id="311" w:author="David Conklin" w:date="2020-11-18T14:49:00Z"/>
              <w:rFonts w:eastAsiaTheme="minorEastAsia"/>
              <w:noProof/>
            </w:rPr>
          </w:pPr>
          <w:del w:id="31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"_Toc56579836"</w:delInstrText>
            </w:r>
            <w:r w:rsidRPr="00FC70A4" w:rsidDel="005E090B">
              <w:rPr>
                <w:rStyle w:val="Hyperlink"/>
                <w:noProof/>
              </w:rPr>
              <w:delInstrText xml:space="preserve"> </w:delInstrText>
            </w:r>
            <w:r w:rsidRPr="00FC70A4" w:rsidDel="005E090B">
              <w:rPr>
                <w:rStyle w:val="Hyperlink"/>
                <w:noProof/>
              </w:rPr>
              <w:fldChar w:fldCharType="separate"/>
            </w:r>
          </w:del>
          <w:ins w:id="313" w:author="David Conklin" w:date="2020-11-18T15:38:00Z">
            <w:r w:rsidR="006F5D7E">
              <w:rPr>
                <w:rStyle w:val="Hyperlink"/>
                <w:b/>
                <w:bCs/>
                <w:noProof/>
              </w:rPr>
              <w:t>Error! Hyperlink reference not valid.</w:t>
            </w:r>
          </w:ins>
          <w:del w:id="314" w:author="David Conklin" w:date="2020-11-18T14:49:00Z">
            <w:r w:rsidRPr="00FC70A4" w:rsidDel="005E090B">
              <w:rPr>
                <w:rStyle w:val="Hyperlink"/>
                <w:noProof/>
              </w:rPr>
              <w:delText>Water rights data</w:delText>
            </w:r>
            <w:r w:rsidDel="005E090B">
              <w:rPr>
                <w:noProof/>
                <w:webHidden/>
              </w:rPr>
              <w:tab/>
            </w:r>
            <w:r w:rsidDel="005E090B">
              <w:rPr>
                <w:noProof/>
                <w:webHidden/>
              </w:rPr>
              <w:fldChar w:fldCharType="begin"/>
            </w:r>
            <w:r w:rsidDel="005E090B">
              <w:rPr>
                <w:noProof/>
                <w:webHidden/>
              </w:rPr>
              <w:delInstrText xml:space="preserve"> PAGEREF _Toc56579836 \h </w:delInstrText>
            </w:r>
            <w:r w:rsidDel="005E090B">
              <w:rPr>
                <w:noProof/>
                <w:webHidden/>
              </w:rPr>
            </w:r>
            <w:r w:rsidDel="005E090B">
              <w:rPr>
                <w:noProof/>
                <w:webHidden/>
              </w:rPr>
              <w:fldChar w:fldCharType="separate"/>
            </w:r>
            <w:r w:rsidR="00F90C07" w:rsidDel="005E090B">
              <w:rPr>
                <w:noProof/>
                <w:webHidden/>
              </w:rPr>
              <w:delText>16</w:delText>
            </w:r>
            <w:r w:rsidDel="005E090B">
              <w:rPr>
                <w:noProof/>
                <w:webHidden/>
              </w:rPr>
              <w:fldChar w:fldCharType="end"/>
            </w:r>
            <w:r w:rsidRPr="00FC70A4" w:rsidDel="005E090B">
              <w:rPr>
                <w:rStyle w:val="Hyperlink"/>
                <w:noProof/>
              </w:rPr>
              <w:fldChar w:fldCharType="end"/>
            </w:r>
          </w:del>
        </w:p>
        <w:p w14:paraId="57B830B4" w14:textId="1EC06FDD" w:rsidR="006636CC" w:rsidDel="005E090B" w:rsidRDefault="006636CC">
          <w:pPr>
            <w:pStyle w:val="TOC2"/>
            <w:tabs>
              <w:tab w:val="right" w:leader="dot" w:pos="9350"/>
            </w:tabs>
            <w:rPr>
              <w:del w:id="315" w:author="David Conklin" w:date="2020-11-18T14:49:00Z"/>
              <w:rFonts w:eastAsiaTheme="minorEastAsia"/>
              <w:noProof/>
            </w:rPr>
          </w:pPr>
          <w:del w:id="31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"_Toc56579837"</w:delInstrText>
            </w:r>
            <w:r w:rsidRPr="00FC70A4" w:rsidDel="005E090B">
              <w:rPr>
                <w:rStyle w:val="Hyperlink"/>
                <w:noProof/>
              </w:rPr>
              <w:delInstrText xml:space="preserve"> </w:delInstrText>
            </w:r>
            <w:r w:rsidRPr="00FC70A4" w:rsidDel="005E090B">
              <w:rPr>
                <w:rStyle w:val="Hyperlink"/>
                <w:noProof/>
              </w:rPr>
              <w:fldChar w:fldCharType="separate"/>
            </w:r>
          </w:del>
          <w:ins w:id="317" w:author="David Conklin" w:date="2020-11-18T15:38:00Z">
            <w:r w:rsidR="006F5D7E">
              <w:rPr>
                <w:rStyle w:val="Hyperlink"/>
                <w:b/>
                <w:bCs/>
                <w:noProof/>
              </w:rPr>
              <w:t>Error! Hyperlink reference not valid.</w:t>
            </w:r>
          </w:ins>
          <w:del w:id="318" w:author="David Conklin" w:date="2020-11-18T14:49:00Z">
            <w:r w:rsidRPr="00FC70A4" w:rsidDel="005E090B">
              <w:rPr>
                <w:rStyle w:val="Hyperlink"/>
                <w:noProof/>
              </w:rPr>
              <w:delText>The wr_pods.csv file</w:delText>
            </w:r>
            <w:r w:rsidDel="005E090B">
              <w:rPr>
                <w:noProof/>
                <w:webHidden/>
              </w:rPr>
              <w:tab/>
            </w:r>
            <w:r w:rsidDel="005E090B">
              <w:rPr>
                <w:noProof/>
                <w:webHidden/>
              </w:rPr>
              <w:fldChar w:fldCharType="begin"/>
            </w:r>
            <w:r w:rsidDel="005E090B">
              <w:rPr>
                <w:noProof/>
                <w:webHidden/>
              </w:rPr>
              <w:delInstrText xml:space="preserve"> PAGEREF _Toc56579837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5031501E" w14:textId="4FBF96F0" w:rsidR="006636CC" w:rsidDel="005E090B" w:rsidRDefault="006636CC">
          <w:pPr>
            <w:pStyle w:val="TOC2"/>
            <w:tabs>
              <w:tab w:val="right" w:leader="dot" w:pos="9350"/>
            </w:tabs>
            <w:rPr>
              <w:del w:id="319" w:author="David Conklin" w:date="2020-11-18T14:49:00Z"/>
              <w:rFonts w:eastAsiaTheme="minorEastAsia"/>
              <w:noProof/>
            </w:rPr>
          </w:pPr>
          <w:del w:id="32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"_Toc56579838"</w:delInstrText>
            </w:r>
            <w:r w:rsidRPr="00FC70A4" w:rsidDel="005E090B">
              <w:rPr>
                <w:rStyle w:val="Hyperlink"/>
                <w:noProof/>
              </w:rPr>
              <w:delInstrText xml:space="preserve"> </w:delInstrText>
            </w:r>
            <w:r w:rsidRPr="00FC70A4" w:rsidDel="005E090B">
              <w:rPr>
                <w:rStyle w:val="Hyperlink"/>
                <w:noProof/>
              </w:rPr>
              <w:fldChar w:fldCharType="separate"/>
            </w:r>
          </w:del>
          <w:ins w:id="321" w:author="David Conklin" w:date="2020-11-18T15:38:00Z">
            <w:r w:rsidR="006F5D7E">
              <w:rPr>
                <w:rStyle w:val="Hyperlink"/>
                <w:b/>
                <w:bCs/>
                <w:noProof/>
              </w:rPr>
              <w:t>Error! Hyperlink reference not valid.</w:t>
            </w:r>
          </w:ins>
          <w:del w:id="322" w:author="David Conklin" w:date="2020-11-18T14:49:00Z">
            <w:r w:rsidRPr="00FC70A4" w:rsidDel="005E090B">
              <w:rPr>
                <w:rStyle w:val="Hyperlink"/>
                <w:noProof/>
              </w:rPr>
              <w:delText>The wr_pous.csv file</w:delText>
            </w:r>
            <w:r w:rsidDel="005E090B">
              <w:rPr>
                <w:noProof/>
                <w:webHidden/>
              </w:rPr>
              <w:tab/>
            </w:r>
            <w:r w:rsidDel="005E090B">
              <w:rPr>
                <w:noProof/>
                <w:webHidden/>
              </w:rPr>
              <w:fldChar w:fldCharType="begin"/>
            </w:r>
            <w:r w:rsidDel="005E090B">
              <w:rPr>
                <w:noProof/>
                <w:webHidden/>
              </w:rPr>
              <w:delInstrText xml:space="preserve"> PAGEREF _Toc56579838 \h </w:delInstrText>
            </w:r>
            <w:r w:rsidDel="005E090B">
              <w:rPr>
                <w:noProof/>
                <w:webHidden/>
              </w:rPr>
            </w:r>
            <w:r w:rsidDel="005E090B">
              <w:rPr>
                <w:noProof/>
                <w:webHidden/>
              </w:rPr>
              <w:fldChar w:fldCharType="separate"/>
            </w:r>
            <w:r w:rsidR="00F90C07" w:rsidDel="005E090B">
              <w:rPr>
                <w:noProof/>
                <w:webHidden/>
              </w:rPr>
              <w:delText>17</w:delText>
            </w:r>
            <w:r w:rsidDel="005E090B">
              <w:rPr>
                <w:noProof/>
                <w:webHidden/>
              </w:rPr>
              <w:fldChar w:fldCharType="end"/>
            </w:r>
            <w:r w:rsidRPr="00FC70A4" w:rsidDel="005E090B">
              <w:rPr>
                <w:rStyle w:val="Hyperlink"/>
                <w:noProof/>
              </w:rPr>
              <w:fldChar w:fldCharType="end"/>
            </w:r>
          </w:del>
        </w:p>
        <w:p w14:paraId="0EDB69DD" w14:textId="3398D59D" w:rsidR="006636CC" w:rsidDel="005E090B" w:rsidRDefault="006636CC">
          <w:pPr>
            <w:pStyle w:val="TOC2"/>
            <w:tabs>
              <w:tab w:val="right" w:leader="dot" w:pos="9350"/>
            </w:tabs>
            <w:rPr>
              <w:del w:id="323" w:author="David Conklin" w:date="2020-11-18T14:49:00Z"/>
              <w:rFonts w:eastAsiaTheme="minorEastAsia"/>
              <w:noProof/>
            </w:rPr>
          </w:pPr>
          <w:del w:id="32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"_Toc56579839"</w:delInstrText>
            </w:r>
            <w:r w:rsidRPr="00FC70A4" w:rsidDel="005E090B">
              <w:rPr>
                <w:rStyle w:val="Hyperlink"/>
                <w:noProof/>
              </w:rPr>
              <w:delInstrText xml:space="preserve"> </w:delInstrText>
            </w:r>
            <w:r w:rsidRPr="00FC70A4" w:rsidDel="005E090B">
              <w:rPr>
                <w:rStyle w:val="Hyperlink"/>
                <w:noProof/>
              </w:rPr>
              <w:fldChar w:fldCharType="separate"/>
            </w:r>
          </w:del>
          <w:ins w:id="325" w:author="David Conklin" w:date="2020-11-18T15:38:00Z">
            <w:r w:rsidR="006F5D7E">
              <w:rPr>
                <w:rStyle w:val="Hyperlink"/>
                <w:b/>
                <w:bCs/>
                <w:noProof/>
              </w:rPr>
              <w:t>Error! Hyperlink reference not valid.</w:t>
            </w:r>
          </w:ins>
          <w:del w:id="326" w:author="David Conklin" w:date="2020-11-18T14:49:00Z">
            <w:r w:rsidRPr="00FC70A4" w:rsidDel="005E090B">
              <w:rPr>
                <w:rStyle w:val="Hyperlink"/>
                <w:noProof/>
              </w:rPr>
              <w:delText>Adding a water right</w:delText>
            </w:r>
            <w:r w:rsidDel="005E090B">
              <w:rPr>
                <w:noProof/>
                <w:webHidden/>
              </w:rPr>
              <w:tab/>
            </w:r>
            <w:r w:rsidDel="005E090B">
              <w:rPr>
                <w:noProof/>
                <w:webHidden/>
              </w:rPr>
              <w:fldChar w:fldCharType="begin"/>
            </w:r>
            <w:r w:rsidDel="005E090B">
              <w:rPr>
                <w:noProof/>
                <w:webHidden/>
              </w:rPr>
              <w:delInstrText xml:space="preserve"> PAGEREF _Toc56579839 \h </w:delInstrText>
            </w:r>
            <w:r w:rsidDel="005E090B">
              <w:rPr>
                <w:noProof/>
                <w:webHidden/>
              </w:rPr>
            </w:r>
            <w:r w:rsidDel="005E090B">
              <w:rPr>
                <w:noProof/>
                <w:webHidden/>
              </w:rPr>
              <w:fldChar w:fldCharType="separate"/>
            </w:r>
            <w:r w:rsidR="00F90C07" w:rsidDel="005E090B">
              <w:rPr>
                <w:noProof/>
                <w:webHidden/>
              </w:rPr>
              <w:delText>18</w:delText>
            </w:r>
            <w:r w:rsidDel="005E090B">
              <w:rPr>
                <w:noProof/>
                <w:webHidden/>
              </w:rPr>
              <w:fldChar w:fldCharType="end"/>
            </w:r>
            <w:r w:rsidRPr="00FC70A4" w:rsidDel="005E090B">
              <w:rPr>
                <w:rStyle w:val="Hyperlink"/>
                <w:noProof/>
              </w:rPr>
              <w:fldChar w:fldCharType="end"/>
            </w:r>
          </w:del>
        </w:p>
        <w:p w14:paraId="12790A65" w14:textId="1ED497D8" w:rsidR="006636CC" w:rsidDel="005E090B" w:rsidRDefault="006636CC">
          <w:pPr>
            <w:pStyle w:val="TOC1"/>
            <w:tabs>
              <w:tab w:val="right" w:leader="dot" w:pos="9350"/>
            </w:tabs>
            <w:rPr>
              <w:del w:id="327" w:author="David Conklin" w:date="2020-11-18T14:49:00Z"/>
              <w:rFonts w:eastAsiaTheme="minorEastAsia"/>
              <w:noProof/>
            </w:rPr>
          </w:pPr>
          <w:del w:id="32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"_Toc56579840"</w:delInstrText>
            </w:r>
            <w:r w:rsidRPr="00FC70A4" w:rsidDel="005E090B">
              <w:rPr>
                <w:rStyle w:val="Hyperlink"/>
                <w:noProof/>
              </w:rPr>
              <w:delInstrText xml:space="preserve"> </w:delInstrText>
            </w:r>
            <w:r w:rsidRPr="00FC70A4" w:rsidDel="005E090B">
              <w:rPr>
                <w:rStyle w:val="Hyperlink"/>
                <w:noProof/>
              </w:rPr>
              <w:fldChar w:fldCharType="separate"/>
            </w:r>
          </w:del>
          <w:ins w:id="329" w:author="David Conklin" w:date="2020-11-18T15:38:00Z">
            <w:r w:rsidR="006F5D7E">
              <w:rPr>
                <w:rStyle w:val="Hyperlink"/>
                <w:b/>
                <w:bCs/>
                <w:noProof/>
              </w:rPr>
              <w:t>Error! Hyperlink reference not valid.</w:t>
            </w:r>
          </w:ins>
          <w:del w:id="330" w:author="David Conklin" w:date="2020-11-18T14:49:00Z">
            <w:r w:rsidRPr="00FC70A4" w:rsidDel="005E090B">
              <w:rPr>
                <w:rStyle w:val="Hyperlink"/>
                <w:noProof/>
              </w:rPr>
              <w:delText>Stream flow and stream temperature</w:delText>
            </w:r>
            <w:r w:rsidDel="005E090B">
              <w:rPr>
                <w:noProof/>
                <w:webHidden/>
              </w:rPr>
              <w:tab/>
            </w:r>
            <w:r w:rsidDel="005E090B">
              <w:rPr>
                <w:noProof/>
                <w:webHidden/>
              </w:rPr>
              <w:fldChar w:fldCharType="begin"/>
            </w:r>
            <w:r w:rsidDel="005E090B">
              <w:rPr>
                <w:noProof/>
                <w:webHidden/>
              </w:rPr>
              <w:delInstrText xml:space="preserve"> PAGEREF _Toc56579840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489086A1" w14:textId="00D15FAC" w:rsidR="006636CC" w:rsidDel="005E090B" w:rsidRDefault="006636CC">
          <w:pPr>
            <w:pStyle w:val="TOC2"/>
            <w:tabs>
              <w:tab w:val="right" w:leader="dot" w:pos="9350"/>
            </w:tabs>
            <w:rPr>
              <w:del w:id="331" w:author="David Conklin" w:date="2020-11-18T14:49:00Z"/>
              <w:rFonts w:eastAsiaTheme="minorEastAsia"/>
              <w:noProof/>
            </w:rPr>
          </w:pPr>
          <w:del w:id="33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"_Toc56579841"</w:delInstrText>
            </w:r>
            <w:r w:rsidRPr="00FC70A4" w:rsidDel="005E090B">
              <w:rPr>
                <w:rStyle w:val="Hyperlink"/>
                <w:noProof/>
              </w:rPr>
              <w:delInstrText xml:space="preserve"> </w:delInstrText>
            </w:r>
            <w:r w:rsidRPr="00FC70A4" w:rsidDel="005E090B">
              <w:rPr>
                <w:rStyle w:val="Hyperlink"/>
                <w:noProof/>
              </w:rPr>
              <w:fldChar w:fldCharType="separate"/>
            </w:r>
          </w:del>
          <w:ins w:id="333" w:author="David Conklin" w:date="2020-11-18T15:38:00Z">
            <w:r w:rsidR="006F5D7E">
              <w:rPr>
                <w:rStyle w:val="Hyperlink"/>
                <w:b/>
                <w:bCs/>
                <w:noProof/>
              </w:rPr>
              <w:t>Error! Hyperlink reference not valid.</w:t>
            </w:r>
          </w:ins>
          <w:del w:id="334" w:author="David Conklin" w:date="2020-11-18T14:49:00Z">
            <w:r w:rsidRPr="00FC70A4" w:rsidDel="005E090B">
              <w:rPr>
                <w:rStyle w:val="Hyperlink"/>
                <w:noProof/>
              </w:rPr>
              <w:delText>Water parcels</w:delText>
            </w:r>
            <w:r w:rsidDel="005E090B">
              <w:rPr>
                <w:noProof/>
                <w:webHidden/>
              </w:rPr>
              <w:tab/>
            </w:r>
            <w:r w:rsidDel="005E090B">
              <w:rPr>
                <w:noProof/>
                <w:webHidden/>
              </w:rPr>
              <w:fldChar w:fldCharType="begin"/>
            </w:r>
            <w:r w:rsidDel="005E090B">
              <w:rPr>
                <w:noProof/>
                <w:webHidden/>
              </w:rPr>
              <w:delInstrText xml:space="preserve"> PAGEREF _Toc56579841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6B89A255" w14:textId="43EADA99" w:rsidR="006636CC" w:rsidDel="005E090B" w:rsidRDefault="006636CC">
          <w:pPr>
            <w:pStyle w:val="TOC2"/>
            <w:tabs>
              <w:tab w:val="right" w:leader="dot" w:pos="9350"/>
            </w:tabs>
            <w:rPr>
              <w:del w:id="335" w:author="David Conklin" w:date="2020-11-18T14:49:00Z"/>
              <w:rFonts w:eastAsiaTheme="minorEastAsia"/>
              <w:noProof/>
            </w:rPr>
          </w:pPr>
          <w:del w:id="33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"_Toc56579842"</w:delInstrText>
            </w:r>
            <w:r w:rsidRPr="00FC70A4" w:rsidDel="005E090B">
              <w:rPr>
                <w:rStyle w:val="Hyperlink"/>
                <w:noProof/>
              </w:rPr>
              <w:delInstrText xml:space="preserve"> </w:delInstrText>
            </w:r>
            <w:r w:rsidRPr="00FC70A4" w:rsidDel="005E090B">
              <w:rPr>
                <w:rStyle w:val="Hyperlink"/>
                <w:noProof/>
              </w:rPr>
              <w:fldChar w:fldCharType="separate"/>
            </w:r>
          </w:del>
          <w:ins w:id="337" w:author="David Conklin" w:date="2020-11-18T15:38:00Z">
            <w:r w:rsidR="006F5D7E">
              <w:rPr>
                <w:rStyle w:val="Hyperlink"/>
                <w:b/>
                <w:bCs/>
                <w:noProof/>
              </w:rPr>
              <w:t>Error! Hyperlink reference not valid.</w:t>
            </w:r>
          </w:ins>
          <w:del w:id="338" w:author="David Conklin" w:date="2020-11-18T14:49:00Z">
            <w:r w:rsidRPr="00FC70A4" w:rsidDel="005E090B">
              <w:rPr>
                <w:rStyle w:val="Hyperlink"/>
                <w:noProof/>
              </w:rPr>
              <w:delText>Daily water mass and energy balance</w:delText>
            </w:r>
            <w:r w:rsidDel="005E090B">
              <w:rPr>
                <w:noProof/>
                <w:webHidden/>
              </w:rPr>
              <w:tab/>
            </w:r>
            <w:r w:rsidDel="005E090B">
              <w:rPr>
                <w:noProof/>
                <w:webHidden/>
              </w:rPr>
              <w:fldChar w:fldCharType="begin"/>
            </w:r>
            <w:r w:rsidDel="005E090B">
              <w:rPr>
                <w:noProof/>
                <w:webHidden/>
              </w:rPr>
              <w:delInstrText xml:space="preserve"> PAGEREF _Toc56579842 \h </w:delInstrText>
            </w:r>
            <w:r w:rsidDel="005E090B">
              <w:rPr>
                <w:noProof/>
                <w:webHidden/>
              </w:rPr>
            </w:r>
            <w:r w:rsidDel="005E090B">
              <w:rPr>
                <w:noProof/>
                <w:webHidden/>
              </w:rPr>
              <w:fldChar w:fldCharType="separate"/>
            </w:r>
            <w:r w:rsidR="00F90C07" w:rsidDel="005E090B">
              <w:rPr>
                <w:noProof/>
                <w:webHidden/>
              </w:rPr>
              <w:delText>19</w:delText>
            </w:r>
            <w:r w:rsidDel="005E090B">
              <w:rPr>
                <w:noProof/>
                <w:webHidden/>
              </w:rPr>
              <w:fldChar w:fldCharType="end"/>
            </w:r>
            <w:r w:rsidRPr="00FC70A4" w:rsidDel="005E090B">
              <w:rPr>
                <w:rStyle w:val="Hyperlink"/>
                <w:noProof/>
              </w:rPr>
              <w:fldChar w:fldCharType="end"/>
            </w:r>
          </w:del>
        </w:p>
        <w:p w14:paraId="1A257A89" w14:textId="201D9704" w:rsidR="006636CC" w:rsidDel="005E090B" w:rsidRDefault="006636CC">
          <w:pPr>
            <w:pStyle w:val="TOC2"/>
            <w:tabs>
              <w:tab w:val="right" w:leader="dot" w:pos="9350"/>
            </w:tabs>
            <w:rPr>
              <w:del w:id="339" w:author="David Conklin" w:date="2020-11-18T14:49:00Z"/>
              <w:rFonts w:eastAsiaTheme="minorEastAsia"/>
              <w:noProof/>
            </w:rPr>
          </w:pPr>
          <w:del w:id="34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"_Toc56579843"</w:delInstrText>
            </w:r>
            <w:r w:rsidRPr="00FC70A4" w:rsidDel="005E090B">
              <w:rPr>
                <w:rStyle w:val="Hyperlink"/>
                <w:noProof/>
              </w:rPr>
              <w:delInstrText xml:space="preserve"> </w:delInstrText>
            </w:r>
            <w:r w:rsidRPr="00FC70A4" w:rsidDel="005E090B">
              <w:rPr>
                <w:rStyle w:val="Hyperlink"/>
                <w:noProof/>
              </w:rPr>
              <w:fldChar w:fldCharType="separate"/>
            </w:r>
          </w:del>
          <w:ins w:id="341" w:author="David Conklin" w:date="2020-11-18T15:38:00Z">
            <w:r w:rsidR="006F5D7E">
              <w:rPr>
                <w:rStyle w:val="Hyperlink"/>
                <w:b/>
                <w:bCs/>
                <w:noProof/>
              </w:rPr>
              <w:t>Error! Hyperlink reference not valid.</w:t>
            </w:r>
          </w:ins>
          <w:del w:id="342" w:author="David Conklin" w:date="2020-11-18T14:49:00Z">
            <w:r w:rsidRPr="00FC70A4" w:rsidDel="005E090B">
              <w:rPr>
                <w:rStyle w:val="Hyperlink"/>
                <w:noProof/>
              </w:rPr>
              <w:delText>Estimating the rate of flow in a stream reach</w:delText>
            </w:r>
            <w:r w:rsidDel="005E090B">
              <w:rPr>
                <w:noProof/>
                <w:webHidden/>
              </w:rPr>
              <w:tab/>
            </w:r>
            <w:r w:rsidDel="005E090B">
              <w:rPr>
                <w:noProof/>
                <w:webHidden/>
              </w:rPr>
              <w:fldChar w:fldCharType="begin"/>
            </w:r>
            <w:r w:rsidDel="005E090B">
              <w:rPr>
                <w:noProof/>
                <w:webHidden/>
              </w:rPr>
              <w:delInstrText xml:space="preserve"> PAGEREF _Toc56579843 \h </w:delInstrText>
            </w:r>
            <w:r w:rsidDel="005E090B">
              <w:rPr>
                <w:noProof/>
                <w:webHidden/>
              </w:rPr>
            </w:r>
            <w:r w:rsidDel="005E090B">
              <w:rPr>
                <w:noProof/>
                <w:webHidden/>
              </w:rPr>
              <w:fldChar w:fldCharType="separate"/>
            </w:r>
            <w:r w:rsidR="00F90C07" w:rsidDel="005E090B">
              <w:rPr>
                <w:noProof/>
                <w:webHidden/>
              </w:rPr>
              <w:delText>20</w:delText>
            </w:r>
            <w:r w:rsidDel="005E090B">
              <w:rPr>
                <w:noProof/>
                <w:webHidden/>
              </w:rPr>
              <w:fldChar w:fldCharType="end"/>
            </w:r>
            <w:r w:rsidRPr="00FC70A4" w:rsidDel="005E090B">
              <w:rPr>
                <w:rStyle w:val="Hyperlink"/>
                <w:noProof/>
              </w:rPr>
              <w:fldChar w:fldCharType="end"/>
            </w:r>
          </w:del>
        </w:p>
        <w:p w14:paraId="2ADAA3BA" w14:textId="23D246CE" w:rsidR="006636CC" w:rsidDel="005E090B" w:rsidRDefault="006636CC">
          <w:pPr>
            <w:pStyle w:val="TOC2"/>
            <w:tabs>
              <w:tab w:val="right" w:leader="dot" w:pos="9350"/>
            </w:tabs>
            <w:rPr>
              <w:del w:id="343" w:author="David Conklin" w:date="2020-11-18T14:49:00Z"/>
              <w:rFonts w:eastAsiaTheme="minorEastAsia"/>
              <w:noProof/>
            </w:rPr>
          </w:pPr>
          <w:del w:id="34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"_Toc56579844"</w:delInstrText>
            </w:r>
            <w:r w:rsidRPr="00FC70A4" w:rsidDel="005E090B">
              <w:rPr>
                <w:rStyle w:val="Hyperlink"/>
                <w:noProof/>
              </w:rPr>
              <w:delInstrText xml:space="preserve"> </w:delInstrText>
            </w:r>
            <w:r w:rsidRPr="00FC70A4" w:rsidDel="005E090B">
              <w:rPr>
                <w:rStyle w:val="Hyperlink"/>
                <w:noProof/>
              </w:rPr>
              <w:fldChar w:fldCharType="separate"/>
            </w:r>
          </w:del>
          <w:ins w:id="345" w:author="David Conklin" w:date="2020-11-18T15:38:00Z">
            <w:r w:rsidR="006F5D7E">
              <w:rPr>
                <w:rStyle w:val="Hyperlink"/>
                <w:b/>
                <w:bCs/>
                <w:noProof/>
              </w:rPr>
              <w:t>Error! Hyperlink reference not valid.</w:t>
            </w:r>
          </w:ins>
          <w:del w:id="346" w:author="David Conklin" w:date="2020-11-18T14:49:00Z">
            <w:r w:rsidRPr="00FC70A4" w:rsidDel="005E090B">
              <w:rPr>
                <w:rStyle w:val="Hyperlink"/>
                <w:noProof/>
              </w:rPr>
              <w:delText>Estimating the surface area of the water in a subreach</w:delText>
            </w:r>
            <w:r w:rsidDel="005E090B">
              <w:rPr>
                <w:noProof/>
                <w:webHidden/>
              </w:rPr>
              <w:tab/>
            </w:r>
            <w:r w:rsidDel="005E090B">
              <w:rPr>
                <w:noProof/>
                <w:webHidden/>
              </w:rPr>
              <w:fldChar w:fldCharType="begin"/>
            </w:r>
            <w:r w:rsidDel="005E090B">
              <w:rPr>
                <w:noProof/>
                <w:webHidden/>
              </w:rPr>
              <w:delInstrText xml:space="preserve"> PAGEREF _Toc56579844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0C7D4C3" w14:textId="0A2345F2" w:rsidR="006636CC" w:rsidDel="005E090B" w:rsidRDefault="006636CC">
          <w:pPr>
            <w:pStyle w:val="TOC2"/>
            <w:tabs>
              <w:tab w:val="right" w:leader="dot" w:pos="9350"/>
            </w:tabs>
            <w:rPr>
              <w:del w:id="347" w:author="David Conklin" w:date="2020-11-18T14:49:00Z"/>
              <w:rFonts w:eastAsiaTheme="minorEastAsia"/>
              <w:noProof/>
            </w:rPr>
          </w:pPr>
          <w:del w:id="34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"_Toc56579845"</w:delInstrText>
            </w:r>
            <w:r w:rsidRPr="00FC70A4" w:rsidDel="005E090B">
              <w:rPr>
                <w:rStyle w:val="Hyperlink"/>
                <w:noProof/>
              </w:rPr>
              <w:delInstrText xml:space="preserve"> </w:delInstrText>
            </w:r>
            <w:r w:rsidRPr="00FC70A4" w:rsidDel="005E090B">
              <w:rPr>
                <w:rStyle w:val="Hyperlink"/>
                <w:noProof/>
              </w:rPr>
              <w:fldChar w:fldCharType="separate"/>
            </w:r>
          </w:del>
          <w:ins w:id="349" w:author="David Conklin" w:date="2020-11-18T15:38:00Z">
            <w:r w:rsidR="006F5D7E">
              <w:rPr>
                <w:rStyle w:val="Hyperlink"/>
                <w:b/>
                <w:bCs/>
                <w:noProof/>
              </w:rPr>
              <w:t>Error! Hyperlink reference not valid.</w:t>
            </w:r>
          </w:ins>
          <w:del w:id="350" w:author="David Conklin" w:date="2020-11-18T14:49:00Z">
            <w:r w:rsidRPr="00FC70A4" w:rsidDel="005E090B">
              <w:rPr>
                <w:rStyle w:val="Hyperlink"/>
                <w:noProof/>
              </w:rPr>
              <w:delText>Water temperature from thermal energy</w:delText>
            </w:r>
            <w:r w:rsidDel="005E090B">
              <w:rPr>
                <w:noProof/>
                <w:webHidden/>
              </w:rPr>
              <w:tab/>
            </w:r>
            <w:r w:rsidDel="005E090B">
              <w:rPr>
                <w:noProof/>
                <w:webHidden/>
              </w:rPr>
              <w:fldChar w:fldCharType="begin"/>
            </w:r>
            <w:r w:rsidDel="005E090B">
              <w:rPr>
                <w:noProof/>
                <w:webHidden/>
              </w:rPr>
              <w:delInstrText xml:space="preserve"> PAGEREF _Toc56579845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D3A0D8A" w14:textId="39600AF4" w:rsidR="006636CC" w:rsidDel="005E090B" w:rsidRDefault="006636CC">
          <w:pPr>
            <w:pStyle w:val="TOC2"/>
            <w:tabs>
              <w:tab w:val="right" w:leader="dot" w:pos="9350"/>
            </w:tabs>
            <w:rPr>
              <w:del w:id="351" w:author="David Conklin" w:date="2020-11-18T14:49:00Z"/>
              <w:rFonts w:eastAsiaTheme="minorEastAsia"/>
              <w:noProof/>
            </w:rPr>
          </w:pPr>
          <w:del w:id="35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"_Toc56579846"</w:delInstrText>
            </w:r>
            <w:r w:rsidRPr="00FC70A4" w:rsidDel="005E090B">
              <w:rPr>
                <w:rStyle w:val="Hyperlink"/>
                <w:noProof/>
              </w:rPr>
              <w:delInstrText xml:space="preserve"> </w:delInstrText>
            </w:r>
            <w:r w:rsidRPr="00FC70A4" w:rsidDel="005E090B">
              <w:rPr>
                <w:rStyle w:val="Hyperlink"/>
                <w:noProof/>
              </w:rPr>
              <w:fldChar w:fldCharType="separate"/>
            </w:r>
          </w:del>
          <w:ins w:id="353" w:author="David Conklin" w:date="2020-11-18T15:38:00Z">
            <w:r w:rsidR="006F5D7E">
              <w:rPr>
                <w:rStyle w:val="Hyperlink"/>
                <w:b/>
                <w:bCs/>
                <w:noProof/>
              </w:rPr>
              <w:t>Error! Hyperlink reference not valid.</w:t>
            </w:r>
          </w:ins>
          <w:del w:id="354" w:author="David Conklin" w:date="2020-11-18T14:49:00Z">
            <w:r w:rsidRPr="00FC70A4" w:rsidDel="005E090B">
              <w:rPr>
                <w:rStyle w:val="Hyperlink"/>
                <w:noProof/>
              </w:rPr>
              <w:delText>Initial conditions for Flow: the IC file</w:delText>
            </w:r>
            <w:r w:rsidDel="005E090B">
              <w:rPr>
                <w:noProof/>
                <w:webHidden/>
              </w:rPr>
              <w:tab/>
            </w:r>
            <w:r w:rsidDel="005E090B">
              <w:rPr>
                <w:noProof/>
                <w:webHidden/>
              </w:rPr>
              <w:fldChar w:fldCharType="begin"/>
            </w:r>
            <w:r w:rsidDel="005E090B">
              <w:rPr>
                <w:noProof/>
                <w:webHidden/>
              </w:rPr>
              <w:delInstrText xml:space="preserve"> PAGEREF _Toc56579846 \h </w:delInstrText>
            </w:r>
            <w:r w:rsidDel="005E090B">
              <w:rPr>
                <w:noProof/>
                <w:webHidden/>
              </w:rPr>
            </w:r>
            <w:r w:rsidDel="005E090B">
              <w:rPr>
                <w:noProof/>
                <w:webHidden/>
              </w:rPr>
              <w:fldChar w:fldCharType="separate"/>
            </w:r>
            <w:r w:rsidR="00F90C07" w:rsidDel="005E090B">
              <w:rPr>
                <w:noProof/>
                <w:webHidden/>
              </w:rPr>
              <w:delText>21</w:delText>
            </w:r>
            <w:r w:rsidDel="005E090B">
              <w:rPr>
                <w:noProof/>
                <w:webHidden/>
              </w:rPr>
              <w:fldChar w:fldCharType="end"/>
            </w:r>
            <w:r w:rsidRPr="00FC70A4" w:rsidDel="005E090B">
              <w:rPr>
                <w:rStyle w:val="Hyperlink"/>
                <w:noProof/>
              </w:rPr>
              <w:fldChar w:fldCharType="end"/>
            </w:r>
          </w:del>
        </w:p>
        <w:p w14:paraId="272632AA" w14:textId="3817C4B5" w:rsidR="006636CC" w:rsidDel="005E090B" w:rsidRDefault="006636CC">
          <w:pPr>
            <w:pStyle w:val="TOC2"/>
            <w:tabs>
              <w:tab w:val="right" w:leader="dot" w:pos="9350"/>
            </w:tabs>
            <w:rPr>
              <w:del w:id="355" w:author="David Conklin" w:date="2020-11-18T14:49:00Z"/>
              <w:rFonts w:eastAsiaTheme="minorEastAsia"/>
              <w:noProof/>
            </w:rPr>
          </w:pPr>
          <w:del w:id="35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"_Toc56579847"</w:delInstrText>
            </w:r>
            <w:r w:rsidRPr="00FC70A4" w:rsidDel="005E090B">
              <w:rPr>
                <w:rStyle w:val="Hyperlink"/>
                <w:noProof/>
              </w:rPr>
              <w:delInstrText xml:space="preserve"> </w:delInstrText>
            </w:r>
            <w:r w:rsidRPr="00FC70A4" w:rsidDel="005E090B">
              <w:rPr>
                <w:rStyle w:val="Hyperlink"/>
                <w:noProof/>
              </w:rPr>
              <w:fldChar w:fldCharType="separate"/>
            </w:r>
          </w:del>
          <w:ins w:id="357" w:author="David Conklin" w:date="2020-11-18T15:38:00Z">
            <w:r w:rsidR="006F5D7E">
              <w:rPr>
                <w:rStyle w:val="Hyperlink"/>
                <w:b/>
                <w:bCs/>
                <w:noProof/>
              </w:rPr>
              <w:t>Error! Hyperlink reference not valid.</w:t>
            </w:r>
          </w:ins>
          <w:del w:id="358" w:author="David Conklin" w:date="2020-11-18T14:49:00Z">
            <w:r w:rsidRPr="00FC70A4" w:rsidDel="005E090B">
              <w:rPr>
                <w:rStyle w:val="Hyperlink"/>
                <w:noProof/>
              </w:rPr>
              <w:delText>Boundary conditions for stream water temperature</w:delText>
            </w:r>
            <w:r w:rsidDel="005E090B">
              <w:rPr>
                <w:noProof/>
                <w:webHidden/>
              </w:rPr>
              <w:tab/>
            </w:r>
            <w:r w:rsidDel="005E090B">
              <w:rPr>
                <w:noProof/>
                <w:webHidden/>
              </w:rPr>
              <w:fldChar w:fldCharType="begin"/>
            </w:r>
            <w:r w:rsidDel="005E090B">
              <w:rPr>
                <w:noProof/>
                <w:webHidden/>
              </w:rPr>
              <w:delInstrText xml:space="preserve"> PAGEREF _Toc56579847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7F725AD4" w14:textId="3721D2BD" w:rsidR="006636CC" w:rsidDel="005E090B" w:rsidRDefault="006636CC">
          <w:pPr>
            <w:pStyle w:val="TOC2"/>
            <w:tabs>
              <w:tab w:val="right" w:leader="dot" w:pos="9350"/>
            </w:tabs>
            <w:rPr>
              <w:del w:id="359" w:author="David Conklin" w:date="2020-11-18T14:49:00Z"/>
              <w:rFonts w:eastAsiaTheme="minorEastAsia"/>
              <w:noProof/>
            </w:rPr>
          </w:pPr>
          <w:del w:id="36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"_Toc56579848"</w:delInstrText>
            </w:r>
            <w:r w:rsidRPr="00FC70A4" w:rsidDel="005E090B">
              <w:rPr>
                <w:rStyle w:val="Hyperlink"/>
                <w:noProof/>
              </w:rPr>
              <w:delInstrText xml:space="preserve"> </w:delInstrText>
            </w:r>
            <w:r w:rsidRPr="00FC70A4" w:rsidDel="005E090B">
              <w:rPr>
                <w:rStyle w:val="Hyperlink"/>
                <w:noProof/>
              </w:rPr>
              <w:fldChar w:fldCharType="separate"/>
            </w:r>
          </w:del>
          <w:ins w:id="361" w:author="David Conklin" w:date="2020-11-18T15:38:00Z">
            <w:r w:rsidR="006F5D7E">
              <w:rPr>
                <w:rStyle w:val="Hyperlink"/>
                <w:b/>
                <w:bCs/>
                <w:noProof/>
              </w:rPr>
              <w:t>Error! Hyperlink reference not valid.</w:t>
            </w:r>
          </w:ins>
          <w:del w:id="362" w:author="David Conklin" w:date="2020-11-18T14:49:00Z">
            <w:r w:rsidRPr="00FC70A4" w:rsidDel="005E090B">
              <w:rPr>
                <w:rStyle w:val="Hyperlink"/>
                <w:noProof/>
              </w:rPr>
              <w:delText>Thermal stratification in reservoirs</w:delText>
            </w:r>
            <w:r w:rsidDel="005E090B">
              <w:rPr>
                <w:noProof/>
                <w:webHidden/>
              </w:rPr>
              <w:tab/>
            </w:r>
            <w:r w:rsidDel="005E090B">
              <w:rPr>
                <w:noProof/>
                <w:webHidden/>
              </w:rPr>
              <w:fldChar w:fldCharType="begin"/>
            </w:r>
            <w:r w:rsidDel="005E090B">
              <w:rPr>
                <w:noProof/>
                <w:webHidden/>
              </w:rPr>
              <w:delInstrText xml:space="preserve"> PAGEREF _Toc56579848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61136442" w14:textId="06C76313" w:rsidR="006636CC" w:rsidDel="005E090B" w:rsidRDefault="006636CC">
          <w:pPr>
            <w:pStyle w:val="TOC2"/>
            <w:tabs>
              <w:tab w:val="right" w:leader="dot" w:pos="9350"/>
            </w:tabs>
            <w:rPr>
              <w:del w:id="363" w:author="David Conklin" w:date="2020-11-18T14:49:00Z"/>
              <w:rFonts w:eastAsiaTheme="minorEastAsia"/>
              <w:noProof/>
            </w:rPr>
          </w:pPr>
          <w:del w:id="36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"_Toc56579849"</w:delInstrText>
            </w:r>
            <w:r w:rsidRPr="00FC70A4" w:rsidDel="005E090B">
              <w:rPr>
                <w:rStyle w:val="Hyperlink"/>
                <w:noProof/>
              </w:rPr>
              <w:delInstrText xml:space="preserve"> </w:delInstrText>
            </w:r>
            <w:r w:rsidRPr="00FC70A4" w:rsidDel="005E090B">
              <w:rPr>
                <w:rStyle w:val="Hyperlink"/>
                <w:noProof/>
              </w:rPr>
              <w:fldChar w:fldCharType="separate"/>
            </w:r>
          </w:del>
          <w:ins w:id="365" w:author="David Conklin" w:date="2020-11-18T15:38:00Z">
            <w:r w:rsidR="006F5D7E">
              <w:rPr>
                <w:rStyle w:val="Hyperlink"/>
                <w:b/>
                <w:bCs/>
                <w:noProof/>
              </w:rPr>
              <w:t>Error! Hyperlink reference not valid.</w:t>
            </w:r>
          </w:ins>
          <w:del w:id="366" w:author="David Conklin" w:date="2020-11-18T14:49:00Z">
            <w:r w:rsidRPr="00FC70A4" w:rsidDel="005E090B">
              <w:rPr>
                <w:rStyle w:val="Hyperlink"/>
                <w:noProof/>
              </w:rPr>
              <w:delText>Thermal loading</w:delText>
            </w:r>
            <w:r w:rsidDel="005E090B">
              <w:rPr>
                <w:noProof/>
                <w:webHidden/>
              </w:rPr>
              <w:tab/>
            </w:r>
            <w:r w:rsidDel="005E090B">
              <w:rPr>
                <w:noProof/>
                <w:webHidden/>
              </w:rPr>
              <w:fldChar w:fldCharType="begin"/>
            </w:r>
            <w:r w:rsidDel="005E090B">
              <w:rPr>
                <w:noProof/>
                <w:webHidden/>
              </w:rPr>
              <w:delInstrText xml:space="preserve"> PAGEREF _Toc56579849 \h </w:delInstrText>
            </w:r>
            <w:r w:rsidDel="005E090B">
              <w:rPr>
                <w:noProof/>
                <w:webHidden/>
              </w:rPr>
            </w:r>
            <w:r w:rsidDel="005E090B">
              <w:rPr>
                <w:noProof/>
                <w:webHidden/>
              </w:rPr>
              <w:fldChar w:fldCharType="separate"/>
            </w:r>
            <w:r w:rsidR="00F90C07" w:rsidDel="005E090B">
              <w:rPr>
                <w:noProof/>
                <w:webHidden/>
              </w:rPr>
              <w:delText>22</w:delText>
            </w:r>
            <w:r w:rsidDel="005E090B">
              <w:rPr>
                <w:noProof/>
                <w:webHidden/>
              </w:rPr>
              <w:fldChar w:fldCharType="end"/>
            </w:r>
            <w:r w:rsidRPr="00FC70A4" w:rsidDel="005E090B">
              <w:rPr>
                <w:rStyle w:val="Hyperlink"/>
                <w:noProof/>
              </w:rPr>
              <w:fldChar w:fldCharType="end"/>
            </w:r>
          </w:del>
        </w:p>
        <w:p w14:paraId="3FFA31E3" w14:textId="208664EC" w:rsidR="006636CC" w:rsidDel="005E090B" w:rsidRDefault="006636CC">
          <w:pPr>
            <w:pStyle w:val="TOC1"/>
            <w:tabs>
              <w:tab w:val="right" w:leader="dot" w:pos="9350"/>
            </w:tabs>
            <w:rPr>
              <w:del w:id="367" w:author="David Conklin" w:date="2020-11-18T14:49:00Z"/>
              <w:rFonts w:eastAsiaTheme="minorEastAsia"/>
              <w:noProof/>
            </w:rPr>
          </w:pPr>
          <w:del w:id="36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"_Toc56579850"</w:delInstrText>
            </w:r>
            <w:r w:rsidRPr="00FC70A4" w:rsidDel="005E090B">
              <w:rPr>
                <w:rStyle w:val="Hyperlink"/>
                <w:noProof/>
              </w:rPr>
              <w:delInstrText xml:space="preserve"> </w:delInstrText>
            </w:r>
            <w:r w:rsidRPr="00FC70A4" w:rsidDel="005E090B">
              <w:rPr>
                <w:rStyle w:val="Hyperlink"/>
                <w:noProof/>
              </w:rPr>
              <w:fldChar w:fldCharType="separate"/>
            </w:r>
          </w:del>
          <w:ins w:id="369" w:author="David Conklin" w:date="2020-11-18T15:38:00Z">
            <w:r w:rsidR="006F5D7E">
              <w:rPr>
                <w:rStyle w:val="Hyperlink"/>
                <w:b/>
                <w:bCs/>
                <w:noProof/>
              </w:rPr>
              <w:t>Error! Hyperlink reference not valid.</w:t>
            </w:r>
          </w:ins>
          <w:del w:id="370" w:author="David Conklin" w:date="2020-11-18T14:49:00Z">
            <w:r w:rsidRPr="00FC70A4" w:rsidDel="005E090B">
              <w:rPr>
                <w:rStyle w:val="Hyperlink"/>
                <w:noProof/>
              </w:rPr>
              <w:delText>Creating a new study area from a watershed within the WRB</w:delText>
            </w:r>
            <w:r w:rsidDel="005E090B">
              <w:rPr>
                <w:noProof/>
                <w:webHidden/>
              </w:rPr>
              <w:tab/>
            </w:r>
            <w:r w:rsidDel="005E090B">
              <w:rPr>
                <w:noProof/>
                <w:webHidden/>
              </w:rPr>
              <w:fldChar w:fldCharType="begin"/>
            </w:r>
            <w:r w:rsidDel="005E090B">
              <w:rPr>
                <w:noProof/>
                <w:webHidden/>
              </w:rPr>
              <w:delInstrText xml:space="preserve"> PAGEREF _Toc56579850 \h </w:delInstrText>
            </w:r>
            <w:r w:rsidDel="005E090B">
              <w:rPr>
                <w:noProof/>
                <w:webHidden/>
              </w:rPr>
            </w:r>
            <w:r w:rsidDel="005E090B">
              <w:rPr>
                <w:noProof/>
                <w:webHidden/>
              </w:rPr>
              <w:fldChar w:fldCharType="separate"/>
            </w:r>
          </w:del>
          <w:del w:id="371" w:author="David Conklin" w:date="2020-11-18T09:03:00Z">
            <w:r w:rsidDel="005875B4">
              <w:rPr>
                <w:noProof/>
                <w:webHidden/>
              </w:rPr>
              <w:delText>2</w:delText>
            </w:r>
            <w:r w:rsidDel="005875B4">
              <w:rPr>
                <w:noProof/>
                <w:webHidden/>
              </w:rPr>
              <w:delText>4</w:delText>
            </w:r>
          </w:del>
          <w:del w:id="372" w:author="David Conklin" w:date="2020-11-18T14:49:00Z">
            <w:r w:rsidDel="005E090B">
              <w:rPr>
                <w:noProof/>
                <w:webHidden/>
              </w:rPr>
              <w:fldChar w:fldCharType="end"/>
            </w:r>
            <w:r w:rsidRPr="00FC70A4" w:rsidDel="005E090B">
              <w:rPr>
                <w:rStyle w:val="Hyperlink"/>
                <w:noProof/>
              </w:rPr>
              <w:fldChar w:fldCharType="end"/>
            </w:r>
          </w:del>
        </w:p>
        <w:p w14:paraId="7C58993E" w14:textId="7FE486AF" w:rsidR="006636CC" w:rsidDel="005E090B" w:rsidRDefault="006636CC">
          <w:pPr>
            <w:pStyle w:val="TOC1"/>
            <w:tabs>
              <w:tab w:val="right" w:leader="dot" w:pos="9350"/>
            </w:tabs>
            <w:rPr>
              <w:del w:id="373" w:author="David Conklin" w:date="2020-11-18T14:49:00Z"/>
              <w:rFonts w:eastAsiaTheme="minorEastAsia"/>
              <w:noProof/>
            </w:rPr>
          </w:pPr>
          <w:del w:id="37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"_Toc56579851"</w:delInstrText>
            </w:r>
            <w:r w:rsidRPr="00FC70A4" w:rsidDel="005E090B">
              <w:rPr>
                <w:rStyle w:val="Hyperlink"/>
                <w:noProof/>
              </w:rPr>
              <w:delInstrText xml:space="preserve"> </w:delInstrText>
            </w:r>
            <w:r w:rsidRPr="00FC70A4" w:rsidDel="005E090B">
              <w:rPr>
                <w:rStyle w:val="Hyperlink"/>
                <w:noProof/>
              </w:rPr>
              <w:fldChar w:fldCharType="separate"/>
            </w:r>
          </w:del>
          <w:ins w:id="375" w:author="David Conklin" w:date="2020-11-18T15:38:00Z">
            <w:r w:rsidR="006F5D7E">
              <w:rPr>
                <w:rStyle w:val="Hyperlink"/>
                <w:b/>
                <w:bCs/>
                <w:noProof/>
              </w:rPr>
              <w:t>Error! Hyperlink reference not valid.</w:t>
            </w:r>
          </w:ins>
          <w:del w:id="376" w:author="David Conklin" w:date="2020-11-18T14:49:00Z">
            <w:r w:rsidRPr="00FC70A4" w:rsidDel="005E090B">
              <w:rPr>
                <w:rStyle w:val="Hyperlink"/>
                <w:noProof/>
              </w:rPr>
              <w:delText>North Santiam study area</w:delText>
            </w:r>
            <w:r w:rsidDel="005E090B">
              <w:rPr>
                <w:noProof/>
                <w:webHidden/>
              </w:rPr>
              <w:tab/>
            </w:r>
            <w:r w:rsidDel="005E090B">
              <w:rPr>
                <w:noProof/>
                <w:webHidden/>
              </w:rPr>
              <w:fldChar w:fldCharType="begin"/>
            </w:r>
            <w:r w:rsidDel="005E090B">
              <w:rPr>
                <w:noProof/>
                <w:webHidden/>
              </w:rPr>
              <w:delInstrText xml:space="preserve"> PAGEREF _Toc56579851 \h </w:delInstrText>
            </w:r>
            <w:r w:rsidDel="005E090B">
              <w:rPr>
                <w:noProof/>
                <w:webHidden/>
              </w:rPr>
            </w:r>
            <w:r w:rsidDel="005E090B">
              <w:rPr>
                <w:noProof/>
                <w:webHidden/>
              </w:rPr>
              <w:fldChar w:fldCharType="separate"/>
            </w:r>
          </w:del>
          <w:del w:id="377" w:author="David Conklin" w:date="2020-11-18T09:03:00Z">
            <w:r w:rsidDel="005875B4">
              <w:rPr>
                <w:noProof/>
                <w:webHidden/>
              </w:rPr>
              <w:delText>25</w:delText>
            </w:r>
          </w:del>
          <w:del w:id="378" w:author="David Conklin" w:date="2020-11-18T14:49:00Z">
            <w:r w:rsidDel="005E090B">
              <w:rPr>
                <w:noProof/>
                <w:webHidden/>
              </w:rPr>
              <w:fldChar w:fldCharType="end"/>
            </w:r>
            <w:r w:rsidRPr="00FC70A4" w:rsidDel="005E090B">
              <w:rPr>
                <w:rStyle w:val="Hyperlink"/>
                <w:noProof/>
              </w:rPr>
              <w:fldChar w:fldCharType="end"/>
            </w:r>
          </w:del>
        </w:p>
        <w:p w14:paraId="6DFBE02C" w14:textId="66F6668E" w:rsidR="006636CC" w:rsidDel="005E090B" w:rsidRDefault="006636CC">
          <w:pPr>
            <w:pStyle w:val="TOC2"/>
            <w:tabs>
              <w:tab w:val="right" w:leader="dot" w:pos="9350"/>
            </w:tabs>
            <w:rPr>
              <w:del w:id="379" w:author="David Conklin" w:date="2020-11-18T14:49:00Z"/>
              <w:rFonts w:eastAsiaTheme="minorEastAsia"/>
              <w:noProof/>
            </w:rPr>
          </w:pPr>
          <w:del w:id="38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"_Toc56579852"</w:delInstrText>
            </w:r>
            <w:r w:rsidRPr="00FC70A4" w:rsidDel="005E090B">
              <w:rPr>
                <w:rStyle w:val="Hyperlink"/>
                <w:noProof/>
              </w:rPr>
              <w:delInstrText xml:space="preserve"> </w:delInstrText>
            </w:r>
            <w:r w:rsidRPr="00FC70A4" w:rsidDel="005E090B">
              <w:rPr>
                <w:rStyle w:val="Hyperlink"/>
                <w:noProof/>
              </w:rPr>
              <w:fldChar w:fldCharType="separate"/>
            </w:r>
          </w:del>
          <w:ins w:id="381" w:author="David Conklin" w:date="2020-11-18T15:38:00Z">
            <w:r w:rsidR="006F5D7E">
              <w:rPr>
                <w:rStyle w:val="Hyperlink"/>
                <w:b/>
                <w:bCs/>
                <w:noProof/>
              </w:rPr>
              <w:t>Error! Hyperlink reference not valid.</w:t>
            </w:r>
          </w:ins>
          <w:del w:id="382" w:author="David Conklin" w:date="2020-11-18T14:49:00Z">
            <w:r w:rsidRPr="00FC70A4" w:rsidDel="005E090B">
              <w:rPr>
                <w:rStyle w:val="Hyperlink"/>
                <w:rFonts w:eastAsia="Times New Roman"/>
                <w:noProof/>
              </w:rPr>
              <w:delText>Instream water rights</w:delText>
            </w:r>
            <w:r w:rsidDel="005E090B">
              <w:rPr>
                <w:noProof/>
                <w:webHidden/>
              </w:rPr>
              <w:tab/>
            </w:r>
            <w:r w:rsidDel="005E090B">
              <w:rPr>
                <w:noProof/>
                <w:webHidden/>
              </w:rPr>
              <w:fldChar w:fldCharType="begin"/>
            </w:r>
            <w:r w:rsidDel="005E090B">
              <w:rPr>
                <w:noProof/>
                <w:webHidden/>
              </w:rPr>
              <w:delInstrText xml:space="preserve"> PAGEREF _Toc56579852 \h </w:delInstrText>
            </w:r>
            <w:r w:rsidDel="005E090B">
              <w:rPr>
                <w:noProof/>
                <w:webHidden/>
              </w:rPr>
            </w:r>
            <w:r w:rsidDel="005E090B">
              <w:rPr>
                <w:noProof/>
                <w:webHidden/>
              </w:rPr>
              <w:fldChar w:fldCharType="separate"/>
            </w:r>
          </w:del>
          <w:del w:id="383" w:author="David Conklin" w:date="2020-11-18T09:03:00Z">
            <w:r w:rsidDel="005875B4">
              <w:rPr>
                <w:noProof/>
                <w:webHidden/>
              </w:rPr>
              <w:delText>26</w:delText>
            </w:r>
          </w:del>
          <w:del w:id="384" w:author="David Conklin" w:date="2020-11-18T14:49:00Z">
            <w:r w:rsidDel="005E090B">
              <w:rPr>
                <w:noProof/>
                <w:webHidden/>
              </w:rPr>
              <w:fldChar w:fldCharType="end"/>
            </w:r>
            <w:r w:rsidRPr="00FC70A4" w:rsidDel="005E090B">
              <w:rPr>
                <w:rStyle w:val="Hyperlink"/>
                <w:noProof/>
              </w:rPr>
              <w:fldChar w:fldCharType="end"/>
            </w:r>
          </w:del>
        </w:p>
        <w:p w14:paraId="72D3F38A" w14:textId="67F87789" w:rsidR="006636CC" w:rsidDel="005E090B" w:rsidRDefault="006636CC">
          <w:pPr>
            <w:pStyle w:val="TOC2"/>
            <w:tabs>
              <w:tab w:val="right" w:leader="dot" w:pos="9350"/>
            </w:tabs>
            <w:rPr>
              <w:del w:id="385" w:author="David Conklin" w:date="2020-11-18T14:49:00Z"/>
              <w:rFonts w:eastAsiaTheme="minorEastAsia"/>
              <w:noProof/>
            </w:rPr>
          </w:pPr>
          <w:del w:id="38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"_Toc56579853"</w:delInstrText>
            </w:r>
            <w:r w:rsidRPr="00FC70A4" w:rsidDel="005E090B">
              <w:rPr>
                <w:rStyle w:val="Hyperlink"/>
                <w:noProof/>
              </w:rPr>
              <w:delInstrText xml:space="preserve"> </w:delInstrText>
            </w:r>
            <w:r w:rsidRPr="00FC70A4" w:rsidDel="005E090B">
              <w:rPr>
                <w:rStyle w:val="Hyperlink"/>
                <w:noProof/>
              </w:rPr>
              <w:fldChar w:fldCharType="separate"/>
            </w:r>
          </w:del>
          <w:ins w:id="387" w:author="David Conklin" w:date="2020-11-18T15:38:00Z">
            <w:r w:rsidR="006F5D7E">
              <w:rPr>
                <w:rStyle w:val="Hyperlink"/>
                <w:b/>
                <w:bCs/>
                <w:noProof/>
              </w:rPr>
              <w:t>Error! Hyperlink reference not valid.</w:t>
            </w:r>
          </w:ins>
          <w:del w:id="388" w:author="David Conklin" w:date="2020-11-18T14:49:00Z">
            <w:r w:rsidRPr="00FC70A4" w:rsidDel="005E090B">
              <w:rPr>
                <w:rStyle w:val="Hyperlink"/>
                <w:noProof/>
              </w:rPr>
              <w:delText>Municipal water rights</w:delText>
            </w:r>
            <w:r w:rsidDel="005E090B">
              <w:rPr>
                <w:noProof/>
                <w:webHidden/>
              </w:rPr>
              <w:tab/>
            </w:r>
            <w:r w:rsidDel="005E090B">
              <w:rPr>
                <w:noProof/>
                <w:webHidden/>
              </w:rPr>
              <w:fldChar w:fldCharType="begin"/>
            </w:r>
            <w:r w:rsidDel="005E090B">
              <w:rPr>
                <w:noProof/>
                <w:webHidden/>
              </w:rPr>
              <w:delInstrText xml:space="preserve"> PAGEREF _Toc56579853 \h </w:delInstrText>
            </w:r>
            <w:r w:rsidDel="005E090B">
              <w:rPr>
                <w:noProof/>
                <w:webHidden/>
              </w:rPr>
            </w:r>
            <w:r w:rsidDel="005E090B">
              <w:rPr>
                <w:noProof/>
                <w:webHidden/>
              </w:rPr>
              <w:fldChar w:fldCharType="separate"/>
            </w:r>
          </w:del>
          <w:del w:id="389" w:author="David Conklin" w:date="2020-11-18T09:03:00Z">
            <w:r w:rsidDel="005875B4">
              <w:rPr>
                <w:noProof/>
                <w:webHidden/>
              </w:rPr>
              <w:delText>27</w:delText>
            </w:r>
          </w:del>
          <w:del w:id="390" w:author="David Conklin" w:date="2020-11-18T14:49:00Z">
            <w:r w:rsidDel="005E090B">
              <w:rPr>
                <w:noProof/>
                <w:webHidden/>
              </w:rPr>
              <w:fldChar w:fldCharType="end"/>
            </w:r>
            <w:r w:rsidRPr="00FC70A4" w:rsidDel="005E090B">
              <w:rPr>
                <w:rStyle w:val="Hyperlink"/>
                <w:noProof/>
              </w:rPr>
              <w:fldChar w:fldCharType="end"/>
            </w:r>
          </w:del>
        </w:p>
        <w:p w14:paraId="4832E334" w14:textId="48D0F95B" w:rsidR="006636CC" w:rsidDel="005E090B" w:rsidRDefault="006636CC">
          <w:pPr>
            <w:pStyle w:val="TOC1"/>
            <w:tabs>
              <w:tab w:val="right" w:leader="dot" w:pos="9350"/>
            </w:tabs>
            <w:rPr>
              <w:del w:id="391" w:author="David Conklin" w:date="2020-11-18T14:49:00Z"/>
              <w:rFonts w:eastAsiaTheme="minorEastAsia"/>
              <w:noProof/>
            </w:rPr>
          </w:pPr>
          <w:del w:id="39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"_Toc56579854"</w:delInstrText>
            </w:r>
            <w:r w:rsidRPr="00FC70A4" w:rsidDel="005E090B">
              <w:rPr>
                <w:rStyle w:val="Hyperlink"/>
                <w:noProof/>
              </w:rPr>
              <w:delInstrText xml:space="preserve"> </w:delInstrText>
            </w:r>
            <w:r w:rsidRPr="00FC70A4" w:rsidDel="005E090B">
              <w:rPr>
                <w:rStyle w:val="Hyperlink"/>
                <w:noProof/>
              </w:rPr>
              <w:fldChar w:fldCharType="separate"/>
            </w:r>
          </w:del>
          <w:ins w:id="393" w:author="David Conklin" w:date="2020-11-18T15:38:00Z">
            <w:r w:rsidR="006F5D7E">
              <w:rPr>
                <w:rStyle w:val="Hyperlink"/>
                <w:b/>
                <w:bCs/>
                <w:noProof/>
              </w:rPr>
              <w:t>Error! Hyperlink reference not valid.</w:t>
            </w:r>
          </w:ins>
          <w:del w:id="394" w:author="David Conklin" w:date="2020-11-18T14:49:00Z">
            <w:r w:rsidRPr="00FC70A4" w:rsidDel="005E090B">
              <w:rPr>
                <w:rStyle w:val="Hyperlink"/>
                <w:noProof/>
              </w:rPr>
              <w:delText>McKenzie Basin Wetlands Study</w:delText>
            </w:r>
            <w:r w:rsidDel="005E090B">
              <w:rPr>
                <w:noProof/>
                <w:webHidden/>
              </w:rPr>
              <w:tab/>
            </w:r>
            <w:r w:rsidDel="005E090B">
              <w:rPr>
                <w:noProof/>
                <w:webHidden/>
              </w:rPr>
              <w:fldChar w:fldCharType="begin"/>
            </w:r>
            <w:r w:rsidDel="005E090B">
              <w:rPr>
                <w:noProof/>
                <w:webHidden/>
              </w:rPr>
              <w:delInstrText xml:space="preserve"> PAGEREF _Toc56579854 \h </w:delInstrText>
            </w:r>
            <w:r w:rsidDel="005E090B">
              <w:rPr>
                <w:noProof/>
                <w:webHidden/>
              </w:rPr>
            </w:r>
            <w:r w:rsidDel="005E090B">
              <w:rPr>
                <w:noProof/>
                <w:webHidden/>
              </w:rPr>
              <w:fldChar w:fldCharType="separate"/>
            </w:r>
          </w:del>
          <w:del w:id="395" w:author="David Conklin" w:date="2020-11-18T09:03:00Z">
            <w:r w:rsidDel="005875B4">
              <w:rPr>
                <w:noProof/>
                <w:webHidden/>
              </w:rPr>
              <w:delText>27</w:delText>
            </w:r>
          </w:del>
          <w:del w:id="396" w:author="David Conklin" w:date="2020-11-18T14:49:00Z">
            <w:r w:rsidDel="005E090B">
              <w:rPr>
                <w:noProof/>
                <w:webHidden/>
              </w:rPr>
              <w:fldChar w:fldCharType="end"/>
            </w:r>
            <w:r w:rsidRPr="00FC70A4" w:rsidDel="005E090B">
              <w:rPr>
                <w:rStyle w:val="Hyperlink"/>
                <w:noProof/>
              </w:rPr>
              <w:fldChar w:fldCharType="end"/>
            </w:r>
          </w:del>
        </w:p>
        <w:p w14:paraId="63431549" w14:textId="1EA5C4A4" w:rsidR="006636CC" w:rsidDel="005E090B" w:rsidRDefault="006636CC">
          <w:pPr>
            <w:pStyle w:val="TOC2"/>
            <w:tabs>
              <w:tab w:val="right" w:leader="dot" w:pos="9350"/>
            </w:tabs>
            <w:rPr>
              <w:del w:id="397" w:author="David Conklin" w:date="2020-11-18T14:49:00Z"/>
              <w:rFonts w:eastAsiaTheme="minorEastAsia"/>
              <w:noProof/>
            </w:rPr>
          </w:pPr>
          <w:del w:id="39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"_Toc56579855"</w:delInstrText>
            </w:r>
            <w:r w:rsidRPr="00FC70A4" w:rsidDel="005E090B">
              <w:rPr>
                <w:rStyle w:val="Hyperlink"/>
                <w:noProof/>
              </w:rPr>
              <w:delInstrText xml:space="preserve"> </w:delInstrText>
            </w:r>
            <w:r w:rsidRPr="00FC70A4" w:rsidDel="005E090B">
              <w:rPr>
                <w:rStyle w:val="Hyperlink"/>
                <w:noProof/>
              </w:rPr>
              <w:fldChar w:fldCharType="separate"/>
            </w:r>
          </w:del>
          <w:ins w:id="399" w:author="David Conklin" w:date="2020-11-18T15:38:00Z">
            <w:r w:rsidR="006F5D7E">
              <w:rPr>
                <w:rStyle w:val="Hyperlink"/>
                <w:b/>
                <w:bCs/>
                <w:noProof/>
              </w:rPr>
              <w:t>Error! Hyperlink reference not valid.</w:t>
            </w:r>
          </w:ins>
          <w:del w:id="400" w:author="David Conklin" w:date="2020-11-18T14:49:00Z">
            <w:r w:rsidRPr="00FC70A4" w:rsidDel="005E090B">
              <w:rPr>
                <w:rStyle w:val="Hyperlink"/>
                <w:noProof/>
              </w:rPr>
              <w:delText>Project Overview</w:delText>
            </w:r>
            <w:r w:rsidDel="005E090B">
              <w:rPr>
                <w:noProof/>
                <w:webHidden/>
              </w:rPr>
              <w:tab/>
            </w:r>
            <w:r w:rsidDel="005E090B">
              <w:rPr>
                <w:noProof/>
                <w:webHidden/>
              </w:rPr>
              <w:fldChar w:fldCharType="begin"/>
            </w:r>
            <w:r w:rsidDel="005E090B">
              <w:rPr>
                <w:noProof/>
                <w:webHidden/>
              </w:rPr>
              <w:delInstrText xml:space="preserve"> PAGEREF _Toc56579855 \h </w:delInstrText>
            </w:r>
            <w:r w:rsidDel="005E090B">
              <w:rPr>
                <w:noProof/>
                <w:webHidden/>
              </w:rPr>
            </w:r>
            <w:r w:rsidDel="005E090B">
              <w:rPr>
                <w:noProof/>
                <w:webHidden/>
              </w:rPr>
              <w:fldChar w:fldCharType="separate"/>
            </w:r>
          </w:del>
          <w:del w:id="401" w:author="David Conklin" w:date="2020-11-18T09:03:00Z">
            <w:r w:rsidDel="005875B4">
              <w:rPr>
                <w:noProof/>
                <w:webHidden/>
              </w:rPr>
              <w:delText>27</w:delText>
            </w:r>
          </w:del>
          <w:del w:id="402" w:author="David Conklin" w:date="2020-11-18T14:49:00Z">
            <w:r w:rsidDel="005E090B">
              <w:rPr>
                <w:noProof/>
                <w:webHidden/>
              </w:rPr>
              <w:fldChar w:fldCharType="end"/>
            </w:r>
            <w:r w:rsidRPr="00FC70A4" w:rsidDel="005E090B">
              <w:rPr>
                <w:rStyle w:val="Hyperlink"/>
                <w:noProof/>
              </w:rPr>
              <w:fldChar w:fldCharType="end"/>
            </w:r>
          </w:del>
        </w:p>
        <w:p w14:paraId="1F9471BB" w14:textId="302C40AB" w:rsidR="006636CC" w:rsidDel="005E090B" w:rsidRDefault="006636CC">
          <w:pPr>
            <w:pStyle w:val="TOC2"/>
            <w:tabs>
              <w:tab w:val="right" w:leader="dot" w:pos="9350"/>
            </w:tabs>
            <w:rPr>
              <w:del w:id="403" w:author="David Conklin" w:date="2020-11-18T14:49:00Z"/>
              <w:rFonts w:eastAsiaTheme="minorEastAsia"/>
              <w:noProof/>
            </w:rPr>
          </w:pPr>
          <w:del w:id="40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"_Toc56579856"</w:delInstrText>
            </w:r>
            <w:r w:rsidRPr="00FC70A4" w:rsidDel="005E090B">
              <w:rPr>
                <w:rStyle w:val="Hyperlink"/>
                <w:noProof/>
              </w:rPr>
              <w:delInstrText xml:space="preserve"> </w:delInstrText>
            </w:r>
            <w:r w:rsidRPr="00FC70A4" w:rsidDel="005E090B">
              <w:rPr>
                <w:rStyle w:val="Hyperlink"/>
                <w:noProof/>
              </w:rPr>
              <w:fldChar w:fldCharType="separate"/>
            </w:r>
          </w:del>
          <w:ins w:id="405" w:author="David Conklin" w:date="2020-11-18T15:38:00Z">
            <w:r w:rsidR="006F5D7E">
              <w:rPr>
                <w:rStyle w:val="Hyperlink"/>
                <w:b/>
                <w:bCs/>
                <w:noProof/>
              </w:rPr>
              <w:t>Error! Hyperlink reference not valid.</w:t>
            </w:r>
          </w:ins>
          <w:del w:id="406" w:author="David Conklin" w:date="2020-11-18T14:49:00Z">
            <w:r w:rsidRPr="00FC70A4" w:rsidDel="005E090B">
              <w:rPr>
                <w:rStyle w:val="Hyperlink"/>
                <w:noProof/>
              </w:rPr>
              <w:delText>Model and Simulation Overview</w:delText>
            </w:r>
            <w:r w:rsidDel="005E090B">
              <w:rPr>
                <w:noProof/>
                <w:webHidden/>
              </w:rPr>
              <w:tab/>
            </w:r>
            <w:r w:rsidDel="005E090B">
              <w:rPr>
                <w:noProof/>
                <w:webHidden/>
              </w:rPr>
              <w:fldChar w:fldCharType="begin"/>
            </w:r>
            <w:r w:rsidDel="005E090B">
              <w:rPr>
                <w:noProof/>
                <w:webHidden/>
              </w:rPr>
              <w:delInstrText xml:space="preserve"> PAGEREF _Toc56579856 \h </w:delInstrText>
            </w:r>
            <w:r w:rsidDel="005E090B">
              <w:rPr>
                <w:noProof/>
                <w:webHidden/>
              </w:rPr>
            </w:r>
            <w:r w:rsidDel="005E090B">
              <w:rPr>
                <w:noProof/>
                <w:webHidden/>
              </w:rPr>
              <w:fldChar w:fldCharType="separate"/>
            </w:r>
          </w:del>
          <w:del w:id="407" w:author="David Conklin" w:date="2020-11-18T09:03:00Z">
            <w:r w:rsidDel="005875B4">
              <w:rPr>
                <w:noProof/>
                <w:webHidden/>
              </w:rPr>
              <w:delText>30</w:delText>
            </w:r>
          </w:del>
          <w:del w:id="408" w:author="David Conklin" w:date="2020-11-18T14:49:00Z">
            <w:r w:rsidDel="005E090B">
              <w:rPr>
                <w:noProof/>
                <w:webHidden/>
              </w:rPr>
              <w:fldChar w:fldCharType="end"/>
            </w:r>
            <w:r w:rsidRPr="00FC70A4" w:rsidDel="005E090B">
              <w:rPr>
                <w:rStyle w:val="Hyperlink"/>
                <w:noProof/>
              </w:rPr>
              <w:fldChar w:fldCharType="end"/>
            </w:r>
          </w:del>
        </w:p>
        <w:p w14:paraId="1CDBCF1A" w14:textId="6CFA5A35" w:rsidR="006636CC" w:rsidDel="005E090B" w:rsidRDefault="006636CC">
          <w:pPr>
            <w:pStyle w:val="TOC2"/>
            <w:tabs>
              <w:tab w:val="right" w:leader="dot" w:pos="9350"/>
            </w:tabs>
            <w:rPr>
              <w:del w:id="409" w:author="David Conklin" w:date="2020-11-18T14:49:00Z"/>
              <w:rFonts w:eastAsiaTheme="minorEastAsia"/>
              <w:noProof/>
            </w:rPr>
          </w:pPr>
          <w:del w:id="41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"_Toc56579857"</w:delInstrText>
            </w:r>
            <w:r w:rsidRPr="00FC70A4" w:rsidDel="005E090B">
              <w:rPr>
                <w:rStyle w:val="Hyperlink"/>
                <w:noProof/>
              </w:rPr>
              <w:delInstrText xml:space="preserve"> </w:delInstrText>
            </w:r>
            <w:r w:rsidRPr="00FC70A4" w:rsidDel="005E090B">
              <w:rPr>
                <w:rStyle w:val="Hyperlink"/>
                <w:noProof/>
              </w:rPr>
              <w:fldChar w:fldCharType="separate"/>
            </w:r>
          </w:del>
          <w:ins w:id="411" w:author="David Conklin" w:date="2020-11-18T15:38:00Z">
            <w:r w:rsidR="006F5D7E">
              <w:rPr>
                <w:rStyle w:val="Hyperlink"/>
                <w:b/>
                <w:bCs/>
                <w:noProof/>
              </w:rPr>
              <w:t>Error! Hyperlink reference not valid.</w:t>
            </w:r>
          </w:ins>
          <w:del w:id="412" w:author="David Conklin" w:date="2020-11-18T14:49:00Z">
            <w:r w:rsidRPr="00FC70A4" w:rsidDel="005E090B">
              <w:rPr>
                <w:rStyle w:val="Hyperlink"/>
                <w:noProof/>
              </w:rPr>
              <w:delText>McKenzie wetlands in the initial versions of the IDU, HRU, and Reach data layers</w:delText>
            </w:r>
            <w:r w:rsidDel="005E090B">
              <w:rPr>
                <w:noProof/>
                <w:webHidden/>
              </w:rPr>
              <w:tab/>
            </w:r>
            <w:r w:rsidDel="005E090B">
              <w:rPr>
                <w:noProof/>
                <w:webHidden/>
              </w:rPr>
              <w:fldChar w:fldCharType="begin"/>
            </w:r>
            <w:r w:rsidDel="005E090B">
              <w:rPr>
                <w:noProof/>
                <w:webHidden/>
              </w:rPr>
              <w:delInstrText xml:space="preserve"> PAGEREF _Toc56579857 \h </w:delInstrText>
            </w:r>
            <w:r w:rsidDel="005E090B">
              <w:rPr>
                <w:noProof/>
                <w:webHidden/>
              </w:rPr>
            </w:r>
            <w:r w:rsidDel="005E090B">
              <w:rPr>
                <w:noProof/>
                <w:webHidden/>
              </w:rPr>
              <w:fldChar w:fldCharType="separate"/>
            </w:r>
          </w:del>
          <w:del w:id="413" w:author="David Conklin" w:date="2020-11-18T09:03:00Z">
            <w:r w:rsidDel="005875B4">
              <w:rPr>
                <w:noProof/>
                <w:webHidden/>
              </w:rPr>
              <w:delText>31</w:delText>
            </w:r>
          </w:del>
          <w:del w:id="414" w:author="David Conklin" w:date="2020-11-18T14:49:00Z">
            <w:r w:rsidDel="005E090B">
              <w:rPr>
                <w:noProof/>
                <w:webHidden/>
              </w:rPr>
              <w:fldChar w:fldCharType="end"/>
            </w:r>
            <w:r w:rsidRPr="00FC70A4" w:rsidDel="005E090B">
              <w:rPr>
                <w:rStyle w:val="Hyperlink"/>
                <w:noProof/>
              </w:rPr>
              <w:fldChar w:fldCharType="end"/>
            </w:r>
          </w:del>
        </w:p>
        <w:p w14:paraId="37A4ECD1" w14:textId="177FDCE5" w:rsidR="006636CC" w:rsidDel="005E090B" w:rsidRDefault="006636CC">
          <w:pPr>
            <w:pStyle w:val="TOC2"/>
            <w:tabs>
              <w:tab w:val="right" w:leader="dot" w:pos="9350"/>
            </w:tabs>
            <w:rPr>
              <w:del w:id="415" w:author="David Conklin" w:date="2020-11-18T14:49:00Z"/>
              <w:rFonts w:eastAsiaTheme="minorEastAsia"/>
              <w:noProof/>
            </w:rPr>
          </w:pPr>
          <w:del w:id="41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"_Toc56579858"</w:delInstrText>
            </w:r>
            <w:r w:rsidRPr="00FC70A4" w:rsidDel="005E090B">
              <w:rPr>
                <w:rStyle w:val="Hyperlink"/>
                <w:noProof/>
              </w:rPr>
              <w:delInstrText xml:space="preserve"> </w:delInstrText>
            </w:r>
            <w:r w:rsidRPr="00FC70A4" w:rsidDel="005E090B">
              <w:rPr>
                <w:rStyle w:val="Hyperlink"/>
                <w:noProof/>
              </w:rPr>
              <w:fldChar w:fldCharType="separate"/>
            </w:r>
          </w:del>
          <w:ins w:id="417" w:author="David Conklin" w:date="2020-11-18T15:38:00Z">
            <w:r w:rsidR="006F5D7E">
              <w:rPr>
                <w:rStyle w:val="Hyperlink"/>
                <w:b/>
                <w:bCs/>
                <w:noProof/>
              </w:rPr>
              <w:t>Error! Hyperlink reference not valid.</w:t>
            </w:r>
          </w:ins>
          <w:del w:id="418" w:author="David Conklin" w:date="2020-11-18T14:49:00Z">
            <w:r w:rsidRPr="00FC70A4" w:rsidDel="005E090B">
              <w:rPr>
                <w:rStyle w:val="Hyperlink"/>
                <w:noProof/>
              </w:rPr>
              <w:delText>Data changes for better representation of wetlands</w:delText>
            </w:r>
            <w:r w:rsidDel="005E090B">
              <w:rPr>
                <w:noProof/>
                <w:webHidden/>
              </w:rPr>
              <w:tab/>
            </w:r>
            <w:r w:rsidDel="005E090B">
              <w:rPr>
                <w:noProof/>
                <w:webHidden/>
              </w:rPr>
              <w:fldChar w:fldCharType="begin"/>
            </w:r>
            <w:r w:rsidDel="005E090B">
              <w:rPr>
                <w:noProof/>
                <w:webHidden/>
              </w:rPr>
              <w:delInstrText xml:space="preserve"> PAGEREF _Toc56579858 \h </w:delInstrText>
            </w:r>
            <w:r w:rsidDel="005E090B">
              <w:rPr>
                <w:noProof/>
                <w:webHidden/>
              </w:rPr>
            </w:r>
            <w:r w:rsidDel="005E090B">
              <w:rPr>
                <w:noProof/>
                <w:webHidden/>
              </w:rPr>
              <w:fldChar w:fldCharType="separate"/>
            </w:r>
          </w:del>
          <w:del w:id="419" w:author="David Conklin" w:date="2020-11-18T09:03:00Z">
            <w:r w:rsidDel="005875B4">
              <w:rPr>
                <w:noProof/>
                <w:webHidden/>
              </w:rPr>
              <w:delText>31</w:delText>
            </w:r>
          </w:del>
          <w:del w:id="420" w:author="David Conklin" w:date="2020-11-18T14:49:00Z">
            <w:r w:rsidDel="005E090B">
              <w:rPr>
                <w:noProof/>
                <w:webHidden/>
              </w:rPr>
              <w:fldChar w:fldCharType="end"/>
            </w:r>
            <w:r w:rsidRPr="00FC70A4" w:rsidDel="005E090B">
              <w:rPr>
                <w:rStyle w:val="Hyperlink"/>
                <w:noProof/>
              </w:rPr>
              <w:fldChar w:fldCharType="end"/>
            </w:r>
          </w:del>
        </w:p>
        <w:p w14:paraId="4D1DD5A2" w14:textId="71B40C86" w:rsidR="006636CC" w:rsidDel="005E090B" w:rsidRDefault="006636CC">
          <w:pPr>
            <w:pStyle w:val="TOC2"/>
            <w:tabs>
              <w:tab w:val="right" w:leader="dot" w:pos="9350"/>
            </w:tabs>
            <w:rPr>
              <w:del w:id="421" w:author="David Conklin" w:date="2020-11-18T14:49:00Z"/>
              <w:rFonts w:eastAsiaTheme="minorEastAsia"/>
              <w:noProof/>
            </w:rPr>
          </w:pPr>
          <w:del w:id="42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"_Toc56579859"</w:delInstrText>
            </w:r>
            <w:r w:rsidRPr="00FC70A4" w:rsidDel="005E090B">
              <w:rPr>
                <w:rStyle w:val="Hyperlink"/>
                <w:noProof/>
              </w:rPr>
              <w:delInstrText xml:space="preserve"> </w:delInstrText>
            </w:r>
            <w:r w:rsidRPr="00FC70A4" w:rsidDel="005E090B">
              <w:rPr>
                <w:rStyle w:val="Hyperlink"/>
                <w:noProof/>
              </w:rPr>
              <w:fldChar w:fldCharType="separate"/>
            </w:r>
          </w:del>
          <w:ins w:id="423" w:author="David Conklin" w:date="2020-11-18T15:38:00Z">
            <w:r w:rsidR="006F5D7E">
              <w:rPr>
                <w:rStyle w:val="Hyperlink"/>
                <w:b/>
                <w:bCs/>
                <w:noProof/>
              </w:rPr>
              <w:t>Error! Hyperlink reference not valid.</w:t>
            </w:r>
          </w:ins>
          <w:del w:id="424" w:author="David Conklin" w:date="2020-11-18T14:49:00Z">
            <w:r w:rsidRPr="00FC70A4" w:rsidDel="005E090B">
              <w:rPr>
                <w:rStyle w:val="Hyperlink"/>
                <w:noProof/>
              </w:rPr>
              <w:delText>Projection, Calendar, and Units</w:delText>
            </w:r>
            <w:r w:rsidDel="005E090B">
              <w:rPr>
                <w:noProof/>
                <w:webHidden/>
              </w:rPr>
              <w:tab/>
            </w:r>
            <w:r w:rsidDel="005E090B">
              <w:rPr>
                <w:noProof/>
                <w:webHidden/>
              </w:rPr>
              <w:fldChar w:fldCharType="begin"/>
            </w:r>
            <w:r w:rsidDel="005E090B">
              <w:rPr>
                <w:noProof/>
                <w:webHidden/>
              </w:rPr>
              <w:delInstrText xml:space="preserve"> PAGEREF _Toc56579859 \h </w:delInstrText>
            </w:r>
            <w:r w:rsidDel="005E090B">
              <w:rPr>
                <w:noProof/>
                <w:webHidden/>
              </w:rPr>
            </w:r>
            <w:r w:rsidDel="005E090B">
              <w:rPr>
                <w:noProof/>
                <w:webHidden/>
              </w:rPr>
              <w:fldChar w:fldCharType="separate"/>
            </w:r>
          </w:del>
          <w:del w:id="425" w:author="David Conklin" w:date="2020-11-18T09:03:00Z">
            <w:r w:rsidDel="005875B4">
              <w:rPr>
                <w:noProof/>
                <w:webHidden/>
              </w:rPr>
              <w:delText>32</w:delText>
            </w:r>
          </w:del>
          <w:del w:id="426" w:author="David Conklin" w:date="2020-11-18T14:49:00Z">
            <w:r w:rsidDel="005E090B">
              <w:rPr>
                <w:noProof/>
                <w:webHidden/>
              </w:rPr>
              <w:fldChar w:fldCharType="end"/>
            </w:r>
            <w:r w:rsidRPr="00FC70A4" w:rsidDel="005E090B">
              <w:rPr>
                <w:rStyle w:val="Hyperlink"/>
                <w:noProof/>
              </w:rPr>
              <w:fldChar w:fldCharType="end"/>
            </w:r>
          </w:del>
        </w:p>
        <w:p w14:paraId="0C997B2D" w14:textId="05D78644" w:rsidR="006636CC" w:rsidDel="005E090B" w:rsidRDefault="006636CC">
          <w:pPr>
            <w:pStyle w:val="TOC2"/>
            <w:tabs>
              <w:tab w:val="right" w:leader="dot" w:pos="9350"/>
            </w:tabs>
            <w:rPr>
              <w:del w:id="427" w:author="David Conklin" w:date="2020-11-18T14:49:00Z"/>
              <w:rFonts w:eastAsiaTheme="minorEastAsia"/>
              <w:noProof/>
            </w:rPr>
          </w:pPr>
          <w:del w:id="42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"_Toc56579860"</w:delInstrText>
            </w:r>
            <w:r w:rsidRPr="00FC70A4" w:rsidDel="005E090B">
              <w:rPr>
                <w:rStyle w:val="Hyperlink"/>
                <w:noProof/>
              </w:rPr>
              <w:delInstrText xml:space="preserve"> </w:delInstrText>
            </w:r>
            <w:r w:rsidRPr="00FC70A4" w:rsidDel="005E090B">
              <w:rPr>
                <w:rStyle w:val="Hyperlink"/>
                <w:noProof/>
              </w:rPr>
              <w:fldChar w:fldCharType="separate"/>
            </w:r>
          </w:del>
          <w:ins w:id="429" w:author="David Conklin" w:date="2020-11-18T15:38:00Z">
            <w:r w:rsidR="006F5D7E">
              <w:rPr>
                <w:rStyle w:val="Hyperlink"/>
                <w:b/>
                <w:bCs/>
                <w:noProof/>
              </w:rPr>
              <w:t>Error! Hyperlink reference not valid.</w:t>
            </w:r>
          </w:ins>
          <w:del w:id="430" w:author="David Conklin" w:date="2020-11-18T14:49:00Z">
            <w:r w:rsidRPr="00FC70A4" w:rsidDel="005E090B">
              <w:rPr>
                <w:rStyle w:val="Hyperlink"/>
                <w:noProof/>
              </w:rPr>
              <w:delText>Simulation of changes in wetlands over time</w:delText>
            </w:r>
            <w:r w:rsidDel="005E090B">
              <w:rPr>
                <w:noProof/>
                <w:webHidden/>
              </w:rPr>
              <w:tab/>
            </w:r>
            <w:r w:rsidDel="005E090B">
              <w:rPr>
                <w:noProof/>
                <w:webHidden/>
              </w:rPr>
              <w:fldChar w:fldCharType="begin"/>
            </w:r>
            <w:r w:rsidDel="005E090B">
              <w:rPr>
                <w:noProof/>
                <w:webHidden/>
              </w:rPr>
              <w:delInstrText xml:space="preserve"> PAGEREF _Toc56579860 \h </w:delInstrText>
            </w:r>
            <w:r w:rsidDel="005E090B">
              <w:rPr>
                <w:noProof/>
                <w:webHidden/>
              </w:rPr>
            </w:r>
            <w:r w:rsidDel="005E090B">
              <w:rPr>
                <w:noProof/>
                <w:webHidden/>
              </w:rPr>
              <w:fldChar w:fldCharType="separate"/>
            </w:r>
          </w:del>
          <w:del w:id="431" w:author="David Conklin" w:date="2020-11-18T09:03:00Z">
            <w:r w:rsidDel="005875B4">
              <w:rPr>
                <w:noProof/>
                <w:webHidden/>
              </w:rPr>
              <w:delText>32</w:delText>
            </w:r>
          </w:del>
          <w:del w:id="432" w:author="David Conklin" w:date="2020-11-18T14:49:00Z">
            <w:r w:rsidDel="005E090B">
              <w:rPr>
                <w:noProof/>
                <w:webHidden/>
              </w:rPr>
              <w:fldChar w:fldCharType="end"/>
            </w:r>
            <w:r w:rsidRPr="00FC70A4" w:rsidDel="005E090B">
              <w:rPr>
                <w:rStyle w:val="Hyperlink"/>
                <w:noProof/>
              </w:rPr>
              <w:fldChar w:fldCharType="end"/>
            </w:r>
          </w:del>
        </w:p>
        <w:p w14:paraId="77172039" w14:textId="042C79DD" w:rsidR="006636CC" w:rsidDel="005E090B" w:rsidRDefault="006636CC">
          <w:pPr>
            <w:pStyle w:val="TOC2"/>
            <w:tabs>
              <w:tab w:val="right" w:leader="dot" w:pos="9350"/>
            </w:tabs>
            <w:rPr>
              <w:del w:id="433" w:author="David Conklin" w:date="2020-11-18T14:49:00Z"/>
              <w:rFonts w:eastAsiaTheme="minorEastAsia"/>
              <w:noProof/>
            </w:rPr>
          </w:pPr>
          <w:del w:id="43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"_Toc56579861"</w:delInstrText>
            </w:r>
            <w:r w:rsidRPr="00FC70A4" w:rsidDel="005E090B">
              <w:rPr>
                <w:rStyle w:val="Hyperlink"/>
                <w:noProof/>
              </w:rPr>
              <w:delInstrText xml:space="preserve"> </w:delInstrText>
            </w:r>
            <w:r w:rsidRPr="00FC70A4" w:rsidDel="005E090B">
              <w:rPr>
                <w:rStyle w:val="Hyperlink"/>
                <w:noProof/>
              </w:rPr>
              <w:fldChar w:fldCharType="separate"/>
            </w:r>
          </w:del>
          <w:ins w:id="435" w:author="David Conklin" w:date="2020-11-18T15:38:00Z">
            <w:r w:rsidR="006F5D7E">
              <w:rPr>
                <w:rStyle w:val="Hyperlink"/>
                <w:b/>
                <w:bCs/>
                <w:noProof/>
              </w:rPr>
              <w:t>Error! Hyperlink reference not valid.</w:t>
            </w:r>
          </w:ins>
          <w:del w:id="436" w:author="David Conklin" w:date="2020-11-18T14:49:00Z">
            <w:r w:rsidRPr="00FC70A4" w:rsidDel="005E090B">
              <w:rPr>
                <w:rStyle w:val="Hyperlink"/>
                <w:noProof/>
              </w:rPr>
              <w:delText>How wetlands are represented in the model</w:delText>
            </w:r>
            <w:r w:rsidDel="005E090B">
              <w:rPr>
                <w:noProof/>
                <w:webHidden/>
              </w:rPr>
              <w:tab/>
            </w:r>
            <w:r w:rsidDel="005E090B">
              <w:rPr>
                <w:noProof/>
                <w:webHidden/>
              </w:rPr>
              <w:fldChar w:fldCharType="begin"/>
            </w:r>
            <w:r w:rsidDel="005E090B">
              <w:rPr>
                <w:noProof/>
                <w:webHidden/>
              </w:rPr>
              <w:delInstrText xml:space="preserve"> PAGEREF _Toc56579861 \h </w:delInstrText>
            </w:r>
            <w:r w:rsidDel="005E090B">
              <w:rPr>
                <w:noProof/>
                <w:webHidden/>
              </w:rPr>
            </w:r>
            <w:r w:rsidDel="005E090B">
              <w:rPr>
                <w:noProof/>
                <w:webHidden/>
              </w:rPr>
              <w:fldChar w:fldCharType="separate"/>
            </w:r>
          </w:del>
          <w:del w:id="437" w:author="David Conklin" w:date="2020-11-18T09:03:00Z">
            <w:r w:rsidDel="005875B4">
              <w:rPr>
                <w:noProof/>
                <w:webHidden/>
              </w:rPr>
              <w:delText>32</w:delText>
            </w:r>
          </w:del>
          <w:del w:id="438" w:author="David Conklin" w:date="2020-11-18T14:49:00Z">
            <w:r w:rsidDel="005E090B">
              <w:rPr>
                <w:noProof/>
                <w:webHidden/>
              </w:rPr>
              <w:fldChar w:fldCharType="end"/>
            </w:r>
            <w:r w:rsidRPr="00FC70A4" w:rsidDel="005E090B">
              <w:rPr>
                <w:rStyle w:val="Hyperlink"/>
                <w:noProof/>
              </w:rPr>
              <w:fldChar w:fldCharType="end"/>
            </w:r>
          </w:del>
        </w:p>
        <w:p w14:paraId="4D3C115C" w14:textId="2BF24E8E" w:rsidR="006636CC" w:rsidDel="005E090B" w:rsidRDefault="006636CC">
          <w:pPr>
            <w:pStyle w:val="TOC2"/>
            <w:tabs>
              <w:tab w:val="right" w:leader="dot" w:pos="9350"/>
            </w:tabs>
            <w:rPr>
              <w:del w:id="439" w:author="David Conklin" w:date="2020-11-18T14:49:00Z"/>
              <w:rFonts w:eastAsiaTheme="minorEastAsia"/>
              <w:noProof/>
            </w:rPr>
          </w:pPr>
          <w:del w:id="44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"_Toc56579862"</w:delInstrText>
            </w:r>
            <w:r w:rsidRPr="00FC70A4" w:rsidDel="005E090B">
              <w:rPr>
                <w:rStyle w:val="Hyperlink"/>
                <w:noProof/>
              </w:rPr>
              <w:delInstrText xml:space="preserve"> </w:delInstrText>
            </w:r>
            <w:r w:rsidRPr="00FC70A4" w:rsidDel="005E090B">
              <w:rPr>
                <w:rStyle w:val="Hyperlink"/>
                <w:noProof/>
              </w:rPr>
              <w:fldChar w:fldCharType="separate"/>
            </w:r>
          </w:del>
          <w:ins w:id="441" w:author="David Conklin" w:date="2020-11-18T15:38:00Z">
            <w:r w:rsidR="006F5D7E">
              <w:rPr>
                <w:rStyle w:val="Hyperlink"/>
                <w:b/>
                <w:bCs/>
                <w:noProof/>
              </w:rPr>
              <w:t>Error! Hyperlink reference not valid.</w:t>
            </w:r>
          </w:ins>
          <w:del w:id="442" w:author="David Conklin" w:date="2020-11-18T14:49:00Z">
            <w:r w:rsidRPr="00FC70A4" w:rsidDel="005E090B">
              <w:rPr>
                <w:rStyle w:val="Hyperlink"/>
                <w:noProof/>
              </w:rPr>
              <w:delText>Attributes of interest in the wetlands study</w:delText>
            </w:r>
            <w:r w:rsidDel="005E090B">
              <w:rPr>
                <w:noProof/>
                <w:webHidden/>
              </w:rPr>
              <w:tab/>
            </w:r>
            <w:r w:rsidDel="005E090B">
              <w:rPr>
                <w:noProof/>
                <w:webHidden/>
              </w:rPr>
              <w:fldChar w:fldCharType="begin"/>
            </w:r>
            <w:r w:rsidDel="005E090B">
              <w:rPr>
                <w:noProof/>
                <w:webHidden/>
              </w:rPr>
              <w:delInstrText xml:space="preserve"> PAGEREF _Toc56579862 \h </w:delInstrText>
            </w:r>
            <w:r w:rsidDel="005E090B">
              <w:rPr>
                <w:noProof/>
                <w:webHidden/>
              </w:rPr>
            </w:r>
            <w:r w:rsidDel="005E090B">
              <w:rPr>
                <w:noProof/>
                <w:webHidden/>
              </w:rPr>
              <w:fldChar w:fldCharType="separate"/>
            </w:r>
          </w:del>
          <w:del w:id="443" w:author="David Conklin" w:date="2020-11-18T09:03:00Z">
            <w:r w:rsidDel="005875B4">
              <w:rPr>
                <w:noProof/>
                <w:webHidden/>
              </w:rPr>
              <w:delText>34</w:delText>
            </w:r>
          </w:del>
          <w:del w:id="444" w:author="David Conklin" w:date="2020-11-18T14:49:00Z">
            <w:r w:rsidDel="005E090B">
              <w:rPr>
                <w:noProof/>
                <w:webHidden/>
              </w:rPr>
              <w:fldChar w:fldCharType="end"/>
            </w:r>
            <w:r w:rsidRPr="00FC70A4" w:rsidDel="005E090B">
              <w:rPr>
                <w:rStyle w:val="Hyperlink"/>
                <w:noProof/>
              </w:rPr>
              <w:fldChar w:fldCharType="end"/>
            </w:r>
          </w:del>
        </w:p>
        <w:p w14:paraId="1472CA92" w14:textId="1C9D9506" w:rsidR="006636CC" w:rsidDel="005E090B" w:rsidRDefault="006636CC">
          <w:pPr>
            <w:pStyle w:val="TOC2"/>
            <w:tabs>
              <w:tab w:val="right" w:leader="dot" w:pos="9350"/>
            </w:tabs>
            <w:rPr>
              <w:del w:id="445" w:author="David Conklin" w:date="2020-11-18T14:49:00Z"/>
              <w:rFonts w:eastAsiaTheme="minorEastAsia"/>
              <w:noProof/>
            </w:rPr>
          </w:pPr>
          <w:del w:id="44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"_Toc56579863"</w:delInstrText>
            </w:r>
            <w:r w:rsidRPr="00FC70A4" w:rsidDel="005E090B">
              <w:rPr>
                <w:rStyle w:val="Hyperlink"/>
                <w:noProof/>
              </w:rPr>
              <w:delInstrText xml:space="preserve"> </w:delInstrText>
            </w:r>
            <w:r w:rsidRPr="00FC70A4" w:rsidDel="005E090B">
              <w:rPr>
                <w:rStyle w:val="Hyperlink"/>
                <w:noProof/>
              </w:rPr>
              <w:fldChar w:fldCharType="separate"/>
            </w:r>
          </w:del>
          <w:ins w:id="447" w:author="David Conklin" w:date="2020-11-18T15:38:00Z">
            <w:r w:rsidR="006F5D7E">
              <w:rPr>
                <w:rStyle w:val="Hyperlink"/>
                <w:b/>
                <w:bCs/>
                <w:noProof/>
              </w:rPr>
              <w:t>Error! Hyperlink reference not valid.</w:t>
            </w:r>
          </w:ins>
          <w:del w:id="448" w:author="David Conklin" w:date="2020-11-18T14:49:00Z">
            <w:r w:rsidRPr="00FC70A4" w:rsidDel="005E090B">
              <w:rPr>
                <w:rStyle w:val="Hyperlink"/>
                <w:noProof/>
              </w:rPr>
              <w:delText>A WETNESS attribute</w:delText>
            </w:r>
            <w:r w:rsidDel="005E090B">
              <w:rPr>
                <w:noProof/>
                <w:webHidden/>
              </w:rPr>
              <w:tab/>
            </w:r>
            <w:r w:rsidDel="005E090B">
              <w:rPr>
                <w:noProof/>
                <w:webHidden/>
              </w:rPr>
              <w:fldChar w:fldCharType="begin"/>
            </w:r>
            <w:r w:rsidDel="005E090B">
              <w:rPr>
                <w:noProof/>
                <w:webHidden/>
              </w:rPr>
              <w:delInstrText xml:space="preserve"> PAGEREF _Toc56579863 \h </w:delInstrText>
            </w:r>
            <w:r w:rsidDel="005E090B">
              <w:rPr>
                <w:noProof/>
                <w:webHidden/>
              </w:rPr>
            </w:r>
            <w:r w:rsidDel="005E090B">
              <w:rPr>
                <w:noProof/>
                <w:webHidden/>
              </w:rPr>
              <w:fldChar w:fldCharType="separate"/>
            </w:r>
          </w:del>
          <w:del w:id="449" w:author="David Conklin" w:date="2020-11-18T09:03:00Z">
            <w:r w:rsidDel="005875B4">
              <w:rPr>
                <w:noProof/>
                <w:webHidden/>
              </w:rPr>
              <w:delText>34</w:delText>
            </w:r>
          </w:del>
          <w:del w:id="450" w:author="David Conklin" w:date="2020-11-18T14:49:00Z">
            <w:r w:rsidDel="005E090B">
              <w:rPr>
                <w:noProof/>
                <w:webHidden/>
              </w:rPr>
              <w:fldChar w:fldCharType="end"/>
            </w:r>
            <w:r w:rsidRPr="00FC70A4" w:rsidDel="005E090B">
              <w:rPr>
                <w:rStyle w:val="Hyperlink"/>
                <w:noProof/>
              </w:rPr>
              <w:fldChar w:fldCharType="end"/>
            </w:r>
          </w:del>
        </w:p>
        <w:p w14:paraId="12D1F5D8" w14:textId="70C64B53" w:rsidR="006636CC" w:rsidDel="005E090B" w:rsidRDefault="006636CC">
          <w:pPr>
            <w:pStyle w:val="TOC2"/>
            <w:tabs>
              <w:tab w:val="right" w:leader="dot" w:pos="9350"/>
            </w:tabs>
            <w:rPr>
              <w:del w:id="451" w:author="David Conklin" w:date="2020-11-18T14:49:00Z"/>
              <w:rFonts w:eastAsiaTheme="minorEastAsia"/>
              <w:noProof/>
            </w:rPr>
          </w:pPr>
          <w:del w:id="45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"_Toc56579864"</w:delInstrText>
            </w:r>
            <w:r w:rsidRPr="00FC70A4" w:rsidDel="005E090B">
              <w:rPr>
                <w:rStyle w:val="Hyperlink"/>
                <w:noProof/>
              </w:rPr>
              <w:delInstrText xml:space="preserve"> </w:delInstrText>
            </w:r>
            <w:r w:rsidRPr="00FC70A4" w:rsidDel="005E090B">
              <w:rPr>
                <w:rStyle w:val="Hyperlink"/>
                <w:noProof/>
              </w:rPr>
              <w:fldChar w:fldCharType="separate"/>
            </w:r>
          </w:del>
          <w:ins w:id="453" w:author="David Conklin" w:date="2020-11-18T15:38:00Z">
            <w:r w:rsidR="006F5D7E">
              <w:rPr>
                <w:rStyle w:val="Hyperlink"/>
                <w:b/>
                <w:bCs/>
                <w:noProof/>
              </w:rPr>
              <w:t>Error! Hyperlink reference not valid.</w:t>
            </w:r>
          </w:ins>
          <w:del w:id="454" w:author="David Conklin" w:date="2020-11-18T14:49:00Z">
            <w:r w:rsidRPr="00FC70A4" w:rsidDel="005E090B">
              <w:rPr>
                <w:rStyle w:val="Hyperlink"/>
                <w:noProof/>
              </w:rPr>
              <w:delText>Calculating the exchange of water between the wetland and the reach</w:delText>
            </w:r>
            <w:r w:rsidDel="005E090B">
              <w:rPr>
                <w:noProof/>
                <w:webHidden/>
              </w:rPr>
              <w:tab/>
            </w:r>
            <w:r w:rsidDel="005E090B">
              <w:rPr>
                <w:noProof/>
                <w:webHidden/>
              </w:rPr>
              <w:fldChar w:fldCharType="begin"/>
            </w:r>
            <w:r w:rsidDel="005E090B">
              <w:rPr>
                <w:noProof/>
                <w:webHidden/>
              </w:rPr>
              <w:delInstrText xml:space="preserve"> PAGEREF _Toc56579864 \h </w:delInstrText>
            </w:r>
            <w:r w:rsidDel="005E090B">
              <w:rPr>
                <w:noProof/>
                <w:webHidden/>
              </w:rPr>
            </w:r>
            <w:r w:rsidDel="005E090B">
              <w:rPr>
                <w:noProof/>
                <w:webHidden/>
              </w:rPr>
              <w:fldChar w:fldCharType="separate"/>
            </w:r>
          </w:del>
          <w:del w:id="455" w:author="David Conklin" w:date="2020-11-18T09:03:00Z">
            <w:r w:rsidDel="005875B4">
              <w:rPr>
                <w:noProof/>
                <w:webHidden/>
              </w:rPr>
              <w:delText>35</w:delText>
            </w:r>
          </w:del>
          <w:del w:id="456" w:author="David Conklin" w:date="2020-11-18T14:49:00Z">
            <w:r w:rsidDel="005E090B">
              <w:rPr>
                <w:noProof/>
                <w:webHidden/>
              </w:rPr>
              <w:fldChar w:fldCharType="end"/>
            </w:r>
            <w:r w:rsidRPr="00FC70A4" w:rsidDel="005E090B">
              <w:rPr>
                <w:rStyle w:val="Hyperlink"/>
                <w:noProof/>
              </w:rPr>
              <w:fldChar w:fldCharType="end"/>
            </w:r>
          </w:del>
        </w:p>
        <w:p w14:paraId="1BD118CB" w14:textId="1FB4ABA2" w:rsidR="006636CC" w:rsidDel="005E090B" w:rsidRDefault="006636CC">
          <w:pPr>
            <w:pStyle w:val="TOC3"/>
            <w:tabs>
              <w:tab w:val="right" w:leader="dot" w:pos="9350"/>
            </w:tabs>
            <w:rPr>
              <w:del w:id="457" w:author="David Conklin" w:date="2020-11-18T14:49:00Z"/>
              <w:rFonts w:eastAsiaTheme="minorEastAsia"/>
              <w:noProof/>
            </w:rPr>
          </w:pPr>
          <w:del w:id="45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"_Toc56579865"</w:delInstrText>
            </w:r>
            <w:r w:rsidRPr="00FC70A4" w:rsidDel="005E090B">
              <w:rPr>
                <w:rStyle w:val="Hyperlink"/>
                <w:noProof/>
              </w:rPr>
              <w:delInstrText xml:space="preserve"> </w:delInstrText>
            </w:r>
            <w:r w:rsidRPr="00FC70A4" w:rsidDel="005E090B">
              <w:rPr>
                <w:rStyle w:val="Hyperlink"/>
                <w:noProof/>
              </w:rPr>
              <w:fldChar w:fldCharType="separate"/>
            </w:r>
          </w:del>
          <w:ins w:id="459" w:author="David Conklin" w:date="2020-11-18T15:38:00Z">
            <w:r w:rsidR="006F5D7E">
              <w:rPr>
                <w:rStyle w:val="Hyperlink"/>
                <w:b/>
                <w:bCs/>
                <w:noProof/>
              </w:rPr>
              <w:t>Error! Hyperlink reference not valid.</w:t>
            </w:r>
          </w:ins>
          <w:del w:id="460" w:author="David Conklin" w:date="2020-11-18T14:49:00Z">
            <w:r w:rsidRPr="00FC70A4" w:rsidDel="005E090B">
              <w:rPr>
                <w:rStyle w:val="Hyperlink"/>
                <w:noProof/>
              </w:rPr>
              <w:delText>Wetland IDU parameters</w:delText>
            </w:r>
            <w:r w:rsidDel="005E090B">
              <w:rPr>
                <w:noProof/>
                <w:webHidden/>
              </w:rPr>
              <w:tab/>
            </w:r>
            <w:r w:rsidDel="005E090B">
              <w:rPr>
                <w:noProof/>
                <w:webHidden/>
              </w:rPr>
              <w:fldChar w:fldCharType="begin"/>
            </w:r>
            <w:r w:rsidDel="005E090B">
              <w:rPr>
                <w:noProof/>
                <w:webHidden/>
              </w:rPr>
              <w:delInstrText xml:space="preserve"> PAGEREF _Toc56579865 \h </w:delInstrText>
            </w:r>
            <w:r w:rsidDel="005E090B">
              <w:rPr>
                <w:noProof/>
                <w:webHidden/>
              </w:rPr>
            </w:r>
            <w:r w:rsidDel="005E090B">
              <w:rPr>
                <w:noProof/>
                <w:webHidden/>
              </w:rPr>
              <w:fldChar w:fldCharType="separate"/>
            </w:r>
          </w:del>
          <w:del w:id="461" w:author="David Conklin" w:date="2020-11-18T09:03:00Z">
            <w:r w:rsidDel="005875B4">
              <w:rPr>
                <w:noProof/>
                <w:webHidden/>
              </w:rPr>
              <w:delText>35</w:delText>
            </w:r>
          </w:del>
          <w:del w:id="462" w:author="David Conklin" w:date="2020-11-18T14:49:00Z">
            <w:r w:rsidDel="005E090B">
              <w:rPr>
                <w:noProof/>
                <w:webHidden/>
              </w:rPr>
              <w:fldChar w:fldCharType="end"/>
            </w:r>
            <w:r w:rsidRPr="00FC70A4" w:rsidDel="005E090B">
              <w:rPr>
                <w:rStyle w:val="Hyperlink"/>
                <w:noProof/>
              </w:rPr>
              <w:fldChar w:fldCharType="end"/>
            </w:r>
          </w:del>
        </w:p>
        <w:p w14:paraId="3FB0D580" w14:textId="536C9548" w:rsidR="006636CC" w:rsidDel="005E090B" w:rsidRDefault="006636CC">
          <w:pPr>
            <w:pStyle w:val="TOC3"/>
            <w:tabs>
              <w:tab w:val="right" w:leader="dot" w:pos="9350"/>
            </w:tabs>
            <w:rPr>
              <w:del w:id="463" w:author="David Conklin" w:date="2020-11-18T14:49:00Z"/>
              <w:rFonts w:eastAsiaTheme="minorEastAsia"/>
              <w:noProof/>
            </w:rPr>
          </w:pPr>
          <w:del w:id="46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"_Toc56579866"</w:delInstrText>
            </w:r>
            <w:r w:rsidRPr="00FC70A4" w:rsidDel="005E090B">
              <w:rPr>
                <w:rStyle w:val="Hyperlink"/>
                <w:noProof/>
              </w:rPr>
              <w:delInstrText xml:space="preserve"> </w:delInstrText>
            </w:r>
            <w:r w:rsidRPr="00FC70A4" w:rsidDel="005E090B">
              <w:rPr>
                <w:rStyle w:val="Hyperlink"/>
                <w:noProof/>
              </w:rPr>
              <w:fldChar w:fldCharType="separate"/>
            </w:r>
          </w:del>
          <w:ins w:id="465" w:author="David Conklin" w:date="2020-11-18T15:38:00Z">
            <w:r w:rsidR="006F5D7E">
              <w:rPr>
                <w:rStyle w:val="Hyperlink"/>
                <w:b/>
                <w:bCs/>
                <w:noProof/>
              </w:rPr>
              <w:t>Error! Hyperlink reference not valid.</w:t>
            </w:r>
          </w:ins>
          <w:del w:id="466" w:author="David Conklin" w:date="2020-11-18T14:49:00Z">
            <w:r w:rsidRPr="00FC70A4" w:rsidDel="005E090B">
              <w:rPr>
                <w:rStyle w:val="Hyperlink"/>
                <w:noProof/>
              </w:rPr>
              <w:delText>Reach parameters</w:delText>
            </w:r>
            <w:r w:rsidDel="005E090B">
              <w:rPr>
                <w:noProof/>
                <w:webHidden/>
              </w:rPr>
              <w:tab/>
            </w:r>
            <w:r w:rsidDel="005E090B">
              <w:rPr>
                <w:noProof/>
                <w:webHidden/>
              </w:rPr>
              <w:fldChar w:fldCharType="begin"/>
            </w:r>
            <w:r w:rsidDel="005E090B">
              <w:rPr>
                <w:noProof/>
                <w:webHidden/>
              </w:rPr>
              <w:delInstrText xml:space="preserve"> PAGEREF _Toc56579866 \h </w:delInstrText>
            </w:r>
            <w:r w:rsidDel="005E090B">
              <w:rPr>
                <w:noProof/>
                <w:webHidden/>
              </w:rPr>
            </w:r>
            <w:r w:rsidDel="005E090B">
              <w:rPr>
                <w:noProof/>
                <w:webHidden/>
              </w:rPr>
              <w:fldChar w:fldCharType="separate"/>
            </w:r>
          </w:del>
          <w:del w:id="467" w:author="David Conklin" w:date="2020-11-18T09:03:00Z">
            <w:r w:rsidDel="005875B4">
              <w:rPr>
                <w:noProof/>
                <w:webHidden/>
              </w:rPr>
              <w:delText>35</w:delText>
            </w:r>
          </w:del>
          <w:del w:id="468" w:author="David Conklin" w:date="2020-11-18T14:49:00Z">
            <w:r w:rsidDel="005E090B">
              <w:rPr>
                <w:noProof/>
                <w:webHidden/>
              </w:rPr>
              <w:fldChar w:fldCharType="end"/>
            </w:r>
            <w:r w:rsidRPr="00FC70A4" w:rsidDel="005E090B">
              <w:rPr>
                <w:rStyle w:val="Hyperlink"/>
                <w:noProof/>
              </w:rPr>
              <w:fldChar w:fldCharType="end"/>
            </w:r>
          </w:del>
        </w:p>
        <w:p w14:paraId="7DFB5A5A" w14:textId="4AB03723" w:rsidR="006636CC" w:rsidDel="005E090B" w:rsidRDefault="006636CC">
          <w:pPr>
            <w:pStyle w:val="TOC2"/>
            <w:tabs>
              <w:tab w:val="right" w:leader="dot" w:pos="9350"/>
            </w:tabs>
            <w:rPr>
              <w:del w:id="469" w:author="David Conklin" w:date="2020-11-18T14:49:00Z"/>
              <w:rFonts w:eastAsiaTheme="minorEastAsia"/>
              <w:noProof/>
            </w:rPr>
          </w:pPr>
          <w:del w:id="47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"_Toc56579867"</w:delInstrText>
            </w:r>
            <w:r w:rsidRPr="00FC70A4" w:rsidDel="005E090B">
              <w:rPr>
                <w:rStyle w:val="Hyperlink"/>
                <w:noProof/>
              </w:rPr>
              <w:delInstrText xml:space="preserve"> </w:delInstrText>
            </w:r>
            <w:r w:rsidRPr="00FC70A4" w:rsidDel="005E090B">
              <w:rPr>
                <w:rStyle w:val="Hyperlink"/>
                <w:noProof/>
              </w:rPr>
              <w:fldChar w:fldCharType="separate"/>
            </w:r>
          </w:del>
          <w:ins w:id="471" w:author="David Conklin" w:date="2020-11-18T15:38:00Z">
            <w:r w:rsidR="006F5D7E">
              <w:rPr>
                <w:rStyle w:val="Hyperlink"/>
                <w:b/>
                <w:bCs/>
                <w:noProof/>
              </w:rPr>
              <w:t>Error! Hyperlink reference not valid.</w:t>
            </w:r>
          </w:ins>
          <w:del w:id="472" w:author="David Conklin" w:date="2020-11-18T14:49:00Z">
            <w:r w:rsidRPr="00FC70A4" w:rsidDel="005E090B">
              <w:rPr>
                <w:rStyle w:val="Hyperlink"/>
                <w:noProof/>
              </w:rPr>
              <w:delText>Loss (or gain) of wetlands</w:delText>
            </w:r>
            <w:r w:rsidDel="005E090B">
              <w:rPr>
                <w:noProof/>
                <w:webHidden/>
              </w:rPr>
              <w:tab/>
            </w:r>
            <w:r w:rsidDel="005E090B">
              <w:rPr>
                <w:noProof/>
                <w:webHidden/>
              </w:rPr>
              <w:fldChar w:fldCharType="begin"/>
            </w:r>
            <w:r w:rsidDel="005E090B">
              <w:rPr>
                <w:noProof/>
                <w:webHidden/>
              </w:rPr>
              <w:delInstrText xml:space="preserve"> PAGEREF _Toc56579867 \h </w:delInstrText>
            </w:r>
            <w:r w:rsidDel="005E090B">
              <w:rPr>
                <w:noProof/>
                <w:webHidden/>
              </w:rPr>
            </w:r>
            <w:r w:rsidDel="005E090B">
              <w:rPr>
                <w:noProof/>
                <w:webHidden/>
              </w:rPr>
              <w:fldChar w:fldCharType="separate"/>
            </w:r>
          </w:del>
          <w:del w:id="473" w:author="David Conklin" w:date="2020-11-18T09:03:00Z">
            <w:r w:rsidDel="005875B4">
              <w:rPr>
                <w:noProof/>
                <w:webHidden/>
              </w:rPr>
              <w:delText>36</w:delText>
            </w:r>
          </w:del>
          <w:del w:id="474" w:author="David Conklin" w:date="2020-11-18T14:49:00Z">
            <w:r w:rsidDel="005E090B">
              <w:rPr>
                <w:noProof/>
                <w:webHidden/>
              </w:rPr>
              <w:fldChar w:fldCharType="end"/>
            </w:r>
            <w:r w:rsidRPr="00FC70A4" w:rsidDel="005E090B">
              <w:rPr>
                <w:rStyle w:val="Hyperlink"/>
                <w:noProof/>
              </w:rPr>
              <w:fldChar w:fldCharType="end"/>
            </w:r>
          </w:del>
        </w:p>
        <w:p w14:paraId="2EC61A25" w14:textId="6474D4B0" w:rsidR="006636CC" w:rsidDel="005E090B" w:rsidRDefault="006636CC">
          <w:pPr>
            <w:pStyle w:val="TOC2"/>
            <w:tabs>
              <w:tab w:val="right" w:leader="dot" w:pos="9350"/>
            </w:tabs>
            <w:rPr>
              <w:del w:id="475" w:author="David Conklin" w:date="2020-11-18T14:49:00Z"/>
              <w:rFonts w:eastAsiaTheme="minorEastAsia"/>
              <w:noProof/>
            </w:rPr>
          </w:pPr>
          <w:del w:id="47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"_Toc56579868"</w:delInstrText>
            </w:r>
            <w:r w:rsidRPr="00FC70A4" w:rsidDel="005E090B">
              <w:rPr>
                <w:rStyle w:val="Hyperlink"/>
                <w:noProof/>
              </w:rPr>
              <w:delInstrText xml:space="preserve"> </w:delInstrText>
            </w:r>
            <w:r w:rsidRPr="00FC70A4" w:rsidDel="005E090B">
              <w:rPr>
                <w:rStyle w:val="Hyperlink"/>
                <w:noProof/>
              </w:rPr>
              <w:fldChar w:fldCharType="separate"/>
            </w:r>
          </w:del>
          <w:ins w:id="477" w:author="David Conklin" w:date="2020-11-18T15:38:00Z">
            <w:r w:rsidR="006F5D7E">
              <w:rPr>
                <w:rStyle w:val="Hyperlink"/>
                <w:b/>
                <w:bCs/>
                <w:noProof/>
              </w:rPr>
              <w:t>Error! Hyperlink reference not valid.</w:t>
            </w:r>
          </w:ins>
          <w:del w:id="478" w:author="David Conklin" w:date="2020-11-18T14:49:00Z">
            <w:r w:rsidRPr="00FC70A4" w:rsidDel="005E090B">
              <w:rPr>
                <w:rStyle w:val="Hyperlink"/>
                <w:noProof/>
              </w:rPr>
              <w:delText>Reality check</w:delText>
            </w:r>
            <w:r w:rsidDel="005E090B">
              <w:rPr>
                <w:noProof/>
                <w:webHidden/>
              </w:rPr>
              <w:tab/>
            </w:r>
            <w:r w:rsidDel="005E090B">
              <w:rPr>
                <w:noProof/>
                <w:webHidden/>
              </w:rPr>
              <w:fldChar w:fldCharType="begin"/>
            </w:r>
            <w:r w:rsidDel="005E090B">
              <w:rPr>
                <w:noProof/>
                <w:webHidden/>
              </w:rPr>
              <w:delInstrText xml:space="preserve"> PAGEREF _Toc56579868 \h </w:delInstrText>
            </w:r>
            <w:r w:rsidDel="005E090B">
              <w:rPr>
                <w:noProof/>
                <w:webHidden/>
              </w:rPr>
            </w:r>
            <w:r w:rsidDel="005E090B">
              <w:rPr>
                <w:noProof/>
                <w:webHidden/>
              </w:rPr>
              <w:fldChar w:fldCharType="separate"/>
            </w:r>
          </w:del>
          <w:del w:id="479" w:author="David Conklin" w:date="2020-11-18T09:03:00Z">
            <w:r w:rsidDel="005875B4">
              <w:rPr>
                <w:noProof/>
                <w:webHidden/>
              </w:rPr>
              <w:delText>36</w:delText>
            </w:r>
          </w:del>
          <w:del w:id="480" w:author="David Conklin" w:date="2020-11-18T14:49:00Z">
            <w:r w:rsidDel="005E090B">
              <w:rPr>
                <w:noProof/>
                <w:webHidden/>
              </w:rPr>
              <w:fldChar w:fldCharType="end"/>
            </w:r>
            <w:r w:rsidRPr="00FC70A4" w:rsidDel="005E090B">
              <w:rPr>
                <w:rStyle w:val="Hyperlink"/>
                <w:noProof/>
              </w:rPr>
              <w:fldChar w:fldCharType="end"/>
            </w:r>
          </w:del>
        </w:p>
        <w:p w14:paraId="00E5C334" w14:textId="1CA50D57" w:rsidR="006636CC" w:rsidDel="005E090B" w:rsidRDefault="006636CC">
          <w:pPr>
            <w:pStyle w:val="TOC2"/>
            <w:tabs>
              <w:tab w:val="right" w:leader="dot" w:pos="9350"/>
            </w:tabs>
            <w:rPr>
              <w:del w:id="481" w:author="David Conklin" w:date="2020-11-18T14:49:00Z"/>
              <w:rFonts w:eastAsiaTheme="minorEastAsia"/>
              <w:noProof/>
            </w:rPr>
          </w:pPr>
          <w:del w:id="48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"_Toc56579869"</w:delInstrText>
            </w:r>
            <w:r w:rsidRPr="00FC70A4" w:rsidDel="005E090B">
              <w:rPr>
                <w:rStyle w:val="Hyperlink"/>
                <w:noProof/>
              </w:rPr>
              <w:delInstrText xml:space="preserve"> </w:delInstrText>
            </w:r>
            <w:r w:rsidRPr="00FC70A4" w:rsidDel="005E090B">
              <w:rPr>
                <w:rStyle w:val="Hyperlink"/>
                <w:noProof/>
              </w:rPr>
              <w:fldChar w:fldCharType="separate"/>
            </w:r>
          </w:del>
          <w:ins w:id="483" w:author="David Conklin" w:date="2020-11-18T15:38:00Z">
            <w:r w:rsidR="006F5D7E">
              <w:rPr>
                <w:rStyle w:val="Hyperlink"/>
                <w:b/>
                <w:bCs/>
                <w:noProof/>
              </w:rPr>
              <w:t>Error! Hyperlink reference not valid.</w:t>
            </w:r>
          </w:ins>
          <w:del w:id="484" w:author="David Conklin" w:date="2020-11-18T14:49:00Z">
            <w:r w:rsidRPr="00FC70A4" w:rsidDel="005E090B">
              <w:rPr>
                <w:rStyle w:val="Hyperlink"/>
                <w:noProof/>
              </w:rPr>
              <w:delText>High Cascades Springs</w:delText>
            </w:r>
            <w:r w:rsidDel="005E090B">
              <w:rPr>
                <w:noProof/>
                <w:webHidden/>
              </w:rPr>
              <w:tab/>
            </w:r>
            <w:r w:rsidDel="005E090B">
              <w:rPr>
                <w:noProof/>
                <w:webHidden/>
              </w:rPr>
              <w:fldChar w:fldCharType="begin"/>
            </w:r>
            <w:r w:rsidDel="005E090B">
              <w:rPr>
                <w:noProof/>
                <w:webHidden/>
              </w:rPr>
              <w:delInstrText xml:space="preserve"> PAGEREF _Toc56579869 \h </w:delInstrText>
            </w:r>
            <w:r w:rsidDel="005E090B">
              <w:rPr>
                <w:noProof/>
                <w:webHidden/>
              </w:rPr>
            </w:r>
            <w:r w:rsidDel="005E090B">
              <w:rPr>
                <w:noProof/>
                <w:webHidden/>
              </w:rPr>
              <w:fldChar w:fldCharType="separate"/>
            </w:r>
          </w:del>
          <w:del w:id="485" w:author="David Conklin" w:date="2020-11-18T09:03:00Z">
            <w:r w:rsidDel="005875B4">
              <w:rPr>
                <w:noProof/>
                <w:webHidden/>
              </w:rPr>
              <w:delText>38</w:delText>
            </w:r>
          </w:del>
          <w:del w:id="486" w:author="David Conklin" w:date="2020-11-18T14:49:00Z">
            <w:r w:rsidDel="005E090B">
              <w:rPr>
                <w:noProof/>
                <w:webHidden/>
              </w:rPr>
              <w:fldChar w:fldCharType="end"/>
            </w:r>
            <w:r w:rsidRPr="00FC70A4" w:rsidDel="005E090B">
              <w:rPr>
                <w:rStyle w:val="Hyperlink"/>
                <w:noProof/>
              </w:rPr>
              <w:fldChar w:fldCharType="end"/>
            </w:r>
          </w:del>
        </w:p>
        <w:p w14:paraId="097E597E" w14:textId="5176CBFD" w:rsidR="006636CC" w:rsidDel="005E090B" w:rsidRDefault="006636CC">
          <w:pPr>
            <w:pStyle w:val="TOC2"/>
            <w:tabs>
              <w:tab w:val="right" w:leader="dot" w:pos="9350"/>
            </w:tabs>
            <w:rPr>
              <w:del w:id="487" w:author="David Conklin" w:date="2020-11-18T14:49:00Z"/>
              <w:rFonts w:eastAsiaTheme="minorEastAsia"/>
              <w:noProof/>
            </w:rPr>
          </w:pPr>
          <w:del w:id="48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"_Toc56579870"</w:delInstrText>
            </w:r>
            <w:r w:rsidRPr="00FC70A4" w:rsidDel="005E090B">
              <w:rPr>
                <w:rStyle w:val="Hyperlink"/>
                <w:noProof/>
              </w:rPr>
              <w:delInstrText xml:space="preserve"> </w:delInstrText>
            </w:r>
            <w:r w:rsidRPr="00FC70A4" w:rsidDel="005E090B">
              <w:rPr>
                <w:rStyle w:val="Hyperlink"/>
                <w:noProof/>
              </w:rPr>
              <w:fldChar w:fldCharType="separate"/>
            </w:r>
          </w:del>
          <w:ins w:id="489" w:author="David Conklin" w:date="2020-11-18T15:38:00Z">
            <w:r w:rsidR="006F5D7E">
              <w:rPr>
                <w:rStyle w:val="Hyperlink"/>
                <w:b/>
                <w:bCs/>
                <w:noProof/>
              </w:rPr>
              <w:t>Error! Hyperlink reference not valid.</w:t>
            </w:r>
          </w:ins>
          <w:del w:id="490" w:author="David Conklin" w:date="2020-11-18T14:49:00Z">
            <w:r w:rsidRPr="00FC70A4" w:rsidDel="005E090B">
              <w:rPr>
                <w:rStyle w:val="Hyperlink"/>
                <w:noProof/>
              </w:rPr>
              <w:delText>Calibration and simulation skill</w:delText>
            </w:r>
            <w:r w:rsidDel="005E090B">
              <w:rPr>
                <w:noProof/>
                <w:webHidden/>
              </w:rPr>
              <w:tab/>
            </w:r>
            <w:r w:rsidDel="005E090B">
              <w:rPr>
                <w:noProof/>
                <w:webHidden/>
              </w:rPr>
              <w:fldChar w:fldCharType="begin"/>
            </w:r>
            <w:r w:rsidDel="005E090B">
              <w:rPr>
                <w:noProof/>
                <w:webHidden/>
              </w:rPr>
              <w:delInstrText xml:space="preserve"> PAGEREF _Toc56579870 \h </w:delInstrText>
            </w:r>
            <w:r w:rsidDel="005E090B">
              <w:rPr>
                <w:noProof/>
                <w:webHidden/>
              </w:rPr>
            </w:r>
            <w:r w:rsidDel="005E090B">
              <w:rPr>
                <w:noProof/>
                <w:webHidden/>
              </w:rPr>
              <w:fldChar w:fldCharType="separate"/>
            </w:r>
          </w:del>
          <w:del w:id="491" w:author="David Conklin" w:date="2020-11-18T09:03:00Z">
            <w:r w:rsidDel="005875B4">
              <w:rPr>
                <w:noProof/>
                <w:webHidden/>
              </w:rPr>
              <w:delText>39</w:delText>
            </w:r>
          </w:del>
          <w:del w:id="492" w:author="David Conklin" w:date="2020-11-18T14:49:00Z">
            <w:r w:rsidDel="005E090B">
              <w:rPr>
                <w:noProof/>
                <w:webHidden/>
              </w:rPr>
              <w:fldChar w:fldCharType="end"/>
            </w:r>
            <w:r w:rsidRPr="00FC70A4" w:rsidDel="005E090B">
              <w:rPr>
                <w:rStyle w:val="Hyperlink"/>
                <w:noProof/>
              </w:rPr>
              <w:fldChar w:fldCharType="end"/>
            </w:r>
          </w:del>
        </w:p>
        <w:p w14:paraId="4F3BE1B5" w14:textId="2626979D" w:rsidR="006636CC" w:rsidDel="005E090B" w:rsidRDefault="006636CC">
          <w:pPr>
            <w:pStyle w:val="TOC2"/>
            <w:tabs>
              <w:tab w:val="right" w:leader="dot" w:pos="9350"/>
            </w:tabs>
            <w:rPr>
              <w:del w:id="493" w:author="David Conklin" w:date="2020-11-18T14:49:00Z"/>
              <w:rFonts w:eastAsiaTheme="minorEastAsia"/>
              <w:noProof/>
            </w:rPr>
          </w:pPr>
          <w:del w:id="49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"_Toc56579871"</w:delInstrText>
            </w:r>
            <w:r w:rsidRPr="00FC70A4" w:rsidDel="005E090B">
              <w:rPr>
                <w:rStyle w:val="Hyperlink"/>
                <w:noProof/>
              </w:rPr>
              <w:delInstrText xml:space="preserve"> </w:delInstrText>
            </w:r>
            <w:r w:rsidRPr="00FC70A4" w:rsidDel="005E090B">
              <w:rPr>
                <w:rStyle w:val="Hyperlink"/>
                <w:noProof/>
              </w:rPr>
              <w:fldChar w:fldCharType="separate"/>
            </w:r>
          </w:del>
          <w:ins w:id="495" w:author="David Conklin" w:date="2020-11-18T15:38:00Z">
            <w:r w:rsidR="006F5D7E">
              <w:rPr>
                <w:rStyle w:val="Hyperlink"/>
                <w:b/>
                <w:bCs/>
                <w:noProof/>
              </w:rPr>
              <w:t>Error! Hyperlink reference not valid.</w:t>
            </w:r>
          </w:ins>
          <w:del w:id="496" w:author="David Conklin" w:date="2020-11-18T14:49:00Z">
            <w:r w:rsidRPr="00FC70A4" w:rsidDel="005E090B">
              <w:rPr>
                <w:rStyle w:val="Hyperlink"/>
                <w:noProof/>
              </w:rPr>
              <w:delText>Analysis of calibration and skill</w:delText>
            </w:r>
            <w:r w:rsidDel="005E090B">
              <w:rPr>
                <w:noProof/>
                <w:webHidden/>
              </w:rPr>
              <w:tab/>
            </w:r>
            <w:r w:rsidDel="005E090B">
              <w:rPr>
                <w:noProof/>
                <w:webHidden/>
              </w:rPr>
              <w:fldChar w:fldCharType="begin"/>
            </w:r>
            <w:r w:rsidDel="005E090B">
              <w:rPr>
                <w:noProof/>
                <w:webHidden/>
              </w:rPr>
              <w:delInstrText xml:space="preserve"> PAGEREF _Toc56579871 \h </w:delInstrText>
            </w:r>
            <w:r w:rsidDel="005E090B">
              <w:rPr>
                <w:noProof/>
                <w:webHidden/>
              </w:rPr>
            </w:r>
            <w:r w:rsidDel="005E090B">
              <w:rPr>
                <w:noProof/>
                <w:webHidden/>
              </w:rPr>
              <w:fldChar w:fldCharType="separate"/>
            </w:r>
          </w:del>
          <w:del w:id="497" w:author="David Conklin" w:date="2020-11-18T09:03:00Z">
            <w:r w:rsidDel="005875B4">
              <w:rPr>
                <w:noProof/>
                <w:webHidden/>
              </w:rPr>
              <w:delText>41</w:delText>
            </w:r>
          </w:del>
          <w:del w:id="498" w:author="David Conklin" w:date="2020-11-18T14:49:00Z">
            <w:r w:rsidDel="005E090B">
              <w:rPr>
                <w:noProof/>
                <w:webHidden/>
              </w:rPr>
              <w:fldChar w:fldCharType="end"/>
            </w:r>
            <w:r w:rsidRPr="00FC70A4" w:rsidDel="005E090B">
              <w:rPr>
                <w:rStyle w:val="Hyperlink"/>
                <w:noProof/>
              </w:rPr>
              <w:fldChar w:fldCharType="end"/>
            </w:r>
          </w:del>
        </w:p>
        <w:p w14:paraId="474EC52B" w14:textId="77338024" w:rsidR="006636CC" w:rsidDel="005E090B" w:rsidRDefault="006636CC">
          <w:pPr>
            <w:pStyle w:val="TOC2"/>
            <w:tabs>
              <w:tab w:val="right" w:leader="dot" w:pos="9350"/>
            </w:tabs>
            <w:rPr>
              <w:del w:id="499" w:author="David Conklin" w:date="2020-11-18T14:49:00Z"/>
              <w:rFonts w:eastAsiaTheme="minorEastAsia"/>
              <w:noProof/>
            </w:rPr>
          </w:pPr>
          <w:del w:id="50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"_Toc56579872"</w:delInstrText>
            </w:r>
            <w:r w:rsidRPr="00FC70A4" w:rsidDel="005E090B">
              <w:rPr>
                <w:rStyle w:val="Hyperlink"/>
                <w:noProof/>
              </w:rPr>
              <w:delInstrText xml:space="preserve"> </w:delInstrText>
            </w:r>
            <w:r w:rsidRPr="00FC70A4" w:rsidDel="005E090B">
              <w:rPr>
                <w:rStyle w:val="Hyperlink"/>
                <w:noProof/>
              </w:rPr>
              <w:fldChar w:fldCharType="separate"/>
            </w:r>
          </w:del>
          <w:ins w:id="501" w:author="David Conklin" w:date="2020-11-18T15:38:00Z">
            <w:r w:rsidR="006F5D7E">
              <w:rPr>
                <w:rStyle w:val="Hyperlink"/>
                <w:b/>
                <w:bCs/>
                <w:noProof/>
              </w:rPr>
              <w:t>Error! Hyperlink reference not valid.</w:t>
            </w:r>
          </w:ins>
          <w:del w:id="502" w:author="David Conklin" w:date="2020-11-18T14:49:00Z">
            <w:r w:rsidRPr="00FC70A4" w:rsidDel="005E090B">
              <w:rPr>
                <w:rStyle w:val="Hyperlink"/>
                <w:noProof/>
              </w:rPr>
              <w:delText>Simulated McKenzie basin water budget</w:delText>
            </w:r>
            <w:r w:rsidDel="005E090B">
              <w:rPr>
                <w:noProof/>
                <w:webHidden/>
              </w:rPr>
              <w:tab/>
            </w:r>
            <w:r w:rsidDel="005E090B">
              <w:rPr>
                <w:noProof/>
                <w:webHidden/>
              </w:rPr>
              <w:fldChar w:fldCharType="begin"/>
            </w:r>
            <w:r w:rsidDel="005E090B">
              <w:rPr>
                <w:noProof/>
                <w:webHidden/>
              </w:rPr>
              <w:delInstrText xml:space="preserve"> PAGEREF _Toc56579872 \h </w:delInstrText>
            </w:r>
            <w:r w:rsidDel="005E090B">
              <w:rPr>
                <w:noProof/>
                <w:webHidden/>
              </w:rPr>
            </w:r>
            <w:r w:rsidDel="005E090B">
              <w:rPr>
                <w:noProof/>
                <w:webHidden/>
              </w:rPr>
              <w:fldChar w:fldCharType="separate"/>
            </w:r>
          </w:del>
          <w:del w:id="503" w:author="David Conklin" w:date="2020-11-18T09:03:00Z">
            <w:r w:rsidDel="005875B4">
              <w:rPr>
                <w:noProof/>
                <w:webHidden/>
              </w:rPr>
              <w:delText>42</w:delText>
            </w:r>
          </w:del>
          <w:del w:id="504" w:author="David Conklin" w:date="2020-11-18T14:49:00Z">
            <w:r w:rsidDel="005E090B">
              <w:rPr>
                <w:noProof/>
                <w:webHidden/>
              </w:rPr>
              <w:fldChar w:fldCharType="end"/>
            </w:r>
            <w:r w:rsidRPr="00FC70A4" w:rsidDel="005E090B">
              <w:rPr>
                <w:rStyle w:val="Hyperlink"/>
                <w:noProof/>
              </w:rPr>
              <w:fldChar w:fldCharType="end"/>
            </w:r>
          </w:del>
        </w:p>
        <w:p w14:paraId="33EECDB3" w14:textId="46F640E0" w:rsidR="006636CC" w:rsidDel="005E090B" w:rsidRDefault="006636CC">
          <w:pPr>
            <w:pStyle w:val="TOC2"/>
            <w:tabs>
              <w:tab w:val="right" w:leader="dot" w:pos="9350"/>
            </w:tabs>
            <w:rPr>
              <w:del w:id="505" w:author="David Conklin" w:date="2020-11-18T14:49:00Z"/>
              <w:rFonts w:eastAsiaTheme="minorEastAsia"/>
              <w:noProof/>
            </w:rPr>
          </w:pPr>
          <w:del w:id="50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"_Toc56579873"</w:delInstrText>
            </w:r>
            <w:r w:rsidRPr="00FC70A4" w:rsidDel="005E090B">
              <w:rPr>
                <w:rStyle w:val="Hyperlink"/>
                <w:noProof/>
              </w:rPr>
              <w:delInstrText xml:space="preserve"> </w:delInstrText>
            </w:r>
            <w:r w:rsidRPr="00FC70A4" w:rsidDel="005E090B">
              <w:rPr>
                <w:rStyle w:val="Hyperlink"/>
                <w:noProof/>
              </w:rPr>
              <w:fldChar w:fldCharType="separate"/>
            </w:r>
          </w:del>
          <w:ins w:id="507" w:author="David Conklin" w:date="2020-11-18T15:38:00Z">
            <w:r w:rsidR="006F5D7E">
              <w:rPr>
                <w:rStyle w:val="Hyperlink"/>
                <w:b/>
                <w:bCs/>
                <w:noProof/>
              </w:rPr>
              <w:t>Error! Hyperlink reference not valid.</w:t>
            </w:r>
          </w:ins>
          <w:del w:id="508" w:author="David Conklin" w:date="2020-11-18T14:49:00Z">
            <w:r w:rsidRPr="00FC70A4" w:rsidDel="005E090B">
              <w:rPr>
                <w:rStyle w:val="Hyperlink"/>
                <w:noProof/>
              </w:rPr>
              <w:delText>Clackamas wetlands v. McKenzie wetlands</w:delText>
            </w:r>
            <w:r w:rsidDel="005E090B">
              <w:rPr>
                <w:noProof/>
                <w:webHidden/>
              </w:rPr>
              <w:tab/>
            </w:r>
            <w:r w:rsidDel="005E090B">
              <w:rPr>
                <w:noProof/>
                <w:webHidden/>
              </w:rPr>
              <w:fldChar w:fldCharType="begin"/>
            </w:r>
            <w:r w:rsidDel="005E090B">
              <w:rPr>
                <w:noProof/>
                <w:webHidden/>
              </w:rPr>
              <w:delInstrText xml:space="preserve"> PAGEREF _Toc56579873 \h </w:delInstrText>
            </w:r>
            <w:r w:rsidDel="005E090B">
              <w:rPr>
                <w:noProof/>
                <w:webHidden/>
              </w:rPr>
            </w:r>
            <w:r w:rsidDel="005E090B">
              <w:rPr>
                <w:noProof/>
                <w:webHidden/>
              </w:rPr>
              <w:fldChar w:fldCharType="separate"/>
            </w:r>
          </w:del>
          <w:del w:id="509" w:author="David Conklin" w:date="2020-11-18T09:03:00Z">
            <w:r w:rsidDel="005875B4">
              <w:rPr>
                <w:noProof/>
                <w:webHidden/>
              </w:rPr>
              <w:delText>44</w:delText>
            </w:r>
          </w:del>
          <w:del w:id="510" w:author="David Conklin" w:date="2020-11-18T14:49:00Z">
            <w:r w:rsidDel="005E090B">
              <w:rPr>
                <w:noProof/>
                <w:webHidden/>
              </w:rPr>
              <w:fldChar w:fldCharType="end"/>
            </w:r>
            <w:r w:rsidRPr="00FC70A4" w:rsidDel="005E090B">
              <w:rPr>
                <w:rStyle w:val="Hyperlink"/>
                <w:noProof/>
              </w:rPr>
              <w:fldChar w:fldCharType="end"/>
            </w:r>
          </w:del>
        </w:p>
        <w:p w14:paraId="6B562604" w14:textId="21586694" w:rsidR="006636CC" w:rsidDel="005E090B" w:rsidRDefault="006636CC">
          <w:pPr>
            <w:pStyle w:val="TOC1"/>
            <w:tabs>
              <w:tab w:val="right" w:leader="dot" w:pos="9350"/>
            </w:tabs>
            <w:rPr>
              <w:del w:id="511" w:author="David Conklin" w:date="2020-11-18T14:49:00Z"/>
              <w:rFonts w:eastAsiaTheme="minorEastAsia"/>
              <w:noProof/>
            </w:rPr>
          </w:pPr>
          <w:del w:id="512"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"_Toc56579874"</w:delInstrText>
            </w:r>
            <w:r w:rsidRPr="00FC70A4" w:rsidDel="005E090B">
              <w:rPr>
                <w:rStyle w:val="Hyperlink"/>
                <w:noProof/>
              </w:rPr>
              <w:delInstrText xml:space="preserve"> </w:delInstrText>
            </w:r>
            <w:r w:rsidRPr="00FC70A4" w:rsidDel="005E090B">
              <w:rPr>
                <w:rStyle w:val="Hyperlink"/>
                <w:noProof/>
              </w:rPr>
              <w:fldChar w:fldCharType="separate"/>
            </w:r>
          </w:del>
          <w:ins w:id="513" w:author="David Conklin" w:date="2020-11-18T15:38:00Z">
            <w:r w:rsidR="006F5D7E">
              <w:rPr>
                <w:rStyle w:val="Hyperlink"/>
                <w:b/>
                <w:bCs/>
                <w:noProof/>
              </w:rPr>
              <w:t>Error! Hyperlink reference not valid.</w:t>
            </w:r>
          </w:ins>
          <w:del w:id="514" w:author="David Conklin" w:date="2020-11-18T14:49:00Z">
            <w:r w:rsidRPr="00FC70A4" w:rsidDel="005E090B">
              <w:rPr>
                <w:rStyle w:val="Hyperlink"/>
                <w:noProof/>
              </w:rPr>
              <w:delText>The Clackamas Basin</w:delText>
            </w:r>
            <w:r w:rsidDel="005E090B">
              <w:rPr>
                <w:noProof/>
                <w:webHidden/>
              </w:rPr>
              <w:tab/>
            </w:r>
            <w:r w:rsidDel="005E090B">
              <w:rPr>
                <w:noProof/>
                <w:webHidden/>
              </w:rPr>
              <w:fldChar w:fldCharType="begin"/>
            </w:r>
            <w:r w:rsidDel="005E090B">
              <w:rPr>
                <w:noProof/>
                <w:webHidden/>
              </w:rPr>
              <w:delInstrText xml:space="preserve"> PAGEREF _Toc56579874 \h </w:delInstrText>
            </w:r>
            <w:r w:rsidDel="005E090B">
              <w:rPr>
                <w:noProof/>
                <w:webHidden/>
              </w:rPr>
            </w:r>
            <w:r w:rsidDel="005E090B">
              <w:rPr>
                <w:noProof/>
                <w:webHidden/>
              </w:rPr>
              <w:fldChar w:fldCharType="separate"/>
            </w:r>
          </w:del>
          <w:del w:id="515" w:author="David Conklin" w:date="2020-11-18T09:03:00Z">
            <w:r w:rsidDel="005875B4">
              <w:rPr>
                <w:noProof/>
                <w:webHidden/>
              </w:rPr>
              <w:delText>45</w:delText>
            </w:r>
          </w:del>
          <w:del w:id="516" w:author="David Conklin" w:date="2020-11-18T14:49:00Z">
            <w:r w:rsidDel="005E090B">
              <w:rPr>
                <w:noProof/>
                <w:webHidden/>
              </w:rPr>
              <w:fldChar w:fldCharType="end"/>
            </w:r>
            <w:r w:rsidRPr="00FC70A4" w:rsidDel="005E090B">
              <w:rPr>
                <w:rStyle w:val="Hyperlink"/>
                <w:noProof/>
              </w:rPr>
              <w:fldChar w:fldCharType="end"/>
            </w:r>
          </w:del>
        </w:p>
        <w:p w14:paraId="62FD470F" w14:textId="34D47609" w:rsidR="006636CC" w:rsidDel="005E090B" w:rsidRDefault="006636CC">
          <w:pPr>
            <w:pStyle w:val="TOC1"/>
            <w:tabs>
              <w:tab w:val="right" w:leader="dot" w:pos="9350"/>
            </w:tabs>
            <w:rPr>
              <w:del w:id="517" w:author="David Conklin" w:date="2020-11-18T14:49:00Z"/>
              <w:rFonts w:eastAsiaTheme="minorEastAsia"/>
              <w:noProof/>
            </w:rPr>
          </w:pPr>
          <w:del w:id="518"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"_Toc56579875"</w:delInstrText>
            </w:r>
            <w:r w:rsidRPr="00FC70A4" w:rsidDel="005E090B">
              <w:rPr>
                <w:rStyle w:val="Hyperlink"/>
                <w:noProof/>
              </w:rPr>
              <w:delInstrText xml:space="preserve"> </w:delInstrText>
            </w:r>
            <w:r w:rsidRPr="00FC70A4" w:rsidDel="005E090B">
              <w:rPr>
                <w:rStyle w:val="Hyperlink"/>
                <w:noProof/>
              </w:rPr>
              <w:fldChar w:fldCharType="separate"/>
            </w:r>
          </w:del>
          <w:ins w:id="519" w:author="David Conklin" w:date="2020-11-18T15:38:00Z">
            <w:r w:rsidR="006F5D7E">
              <w:rPr>
                <w:rStyle w:val="Hyperlink"/>
                <w:b/>
                <w:bCs/>
                <w:noProof/>
              </w:rPr>
              <w:t>Error! Hyperlink reference not valid.</w:t>
            </w:r>
          </w:ins>
          <w:del w:id="520" w:author="David Conklin" w:date="2020-11-18T14:49:00Z">
            <w:r w:rsidRPr="00FC70A4" w:rsidDel="005E090B">
              <w:rPr>
                <w:rStyle w:val="Hyperlink"/>
                <w:noProof/>
              </w:rPr>
              <w:delText>Directory structure and file names</w:delText>
            </w:r>
            <w:r w:rsidDel="005E090B">
              <w:rPr>
                <w:noProof/>
                <w:webHidden/>
              </w:rPr>
              <w:tab/>
            </w:r>
            <w:r w:rsidDel="005E090B">
              <w:rPr>
                <w:noProof/>
                <w:webHidden/>
              </w:rPr>
              <w:fldChar w:fldCharType="begin"/>
            </w:r>
            <w:r w:rsidDel="005E090B">
              <w:rPr>
                <w:noProof/>
                <w:webHidden/>
              </w:rPr>
              <w:delInstrText xml:space="preserve"> PAGEREF _Toc56579875 \h </w:delInstrText>
            </w:r>
            <w:r w:rsidDel="005E090B">
              <w:rPr>
                <w:noProof/>
                <w:webHidden/>
              </w:rPr>
            </w:r>
            <w:r w:rsidDel="005E090B">
              <w:rPr>
                <w:noProof/>
                <w:webHidden/>
              </w:rPr>
              <w:fldChar w:fldCharType="separate"/>
            </w:r>
          </w:del>
          <w:del w:id="521" w:author="David Conklin" w:date="2020-11-18T09:03:00Z">
            <w:r w:rsidDel="005875B4">
              <w:rPr>
                <w:noProof/>
                <w:webHidden/>
              </w:rPr>
              <w:delText>46</w:delText>
            </w:r>
          </w:del>
          <w:del w:id="522" w:author="David Conklin" w:date="2020-11-18T14:49:00Z">
            <w:r w:rsidDel="005E090B">
              <w:rPr>
                <w:noProof/>
                <w:webHidden/>
              </w:rPr>
              <w:fldChar w:fldCharType="end"/>
            </w:r>
            <w:r w:rsidRPr="00FC70A4" w:rsidDel="005E090B">
              <w:rPr>
                <w:rStyle w:val="Hyperlink"/>
                <w:noProof/>
              </w:rPr>
              <w:fldChar w:fldCharType="end"/>
            </w:r>
          </w:del>
        </w:p>
        <w:p w14:paraId="299C01F6" w14:textId="67E5D16F" w:rsidR="006636CC" w:rsidDel="005E090B" w:rsidRDefault="006636CC">
          <w:pPr>
            <w:pStyle w:val="TOC1"/>
            <w:tabs>
              <w:tab w:val="right" w:leader="dot" w:pos="9350"/>
            </w:tabs>
            <w:rPr>
              <w:del w:id="523" w:author="David Conklin" w:date="2020-11-18T14:49:00Z"/>
              <w:rFonts w:eastAsiaTheme="minorEastAsia"/>
              <w:noProof/>
            </w:rPr>
          </w:pPr>
          <w:del w:id="524"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"_Toc56579876"</w:delInstrText>
            </w:r>
            <w:r w:rsidRPr="00FC70A4" w:rsidDel="005E090B">
              <w:rPr>
                <w:rStyle w:val="Hyperlink"/>
                <w:noProof/>
              </w:rPr>
              <w:delInstrText xml:space="preserve"> </w:delInstrText>
            </w:r>
            <w:r w:rsidRPr="00FC70A4" w:rsidDel="005E090B">
              <w:rPr>
                <w:rStyle w:val="Hyperlink"/>
                <w:noProof/>
              </w:rPr>
              <w:fldChar w:fldCharType="separate"/>
            </w:r>
          </w:del>
          <w:ins w:id="525" w:author="David Conklin" w:date="2020-11-18T15:38:00Z">
            <w:r w:rsidR="006F5D7E">
              <w:rPr>
                <w:rStyle w:val="Hyperlink"/>
                <w:b/>
                <w:bCs/>
                <w:noProof/>
              </w:rPr>
              <w:t>Error! Hyperlink reference not valid.</w:t>
            </w:r>
          </w:ins>
          <w:del w:id="526" w:author="David Conklin" w:date="2020-11-18T14:49:00Z">
            <w:r w:rsidRPr="00FC70A4" w:rsidDel="005E090B">
              <w:rPr>
                <w:rStyle w:val="Hyperlink"/>
                <w:noProof/>
              </w:rPr>
              <w:delText>Release Log</w:delText>
            </w:r>
            <w:r w:rsidDel="005E090B">
              <w:rPr>
                <w:noProof/>
                <w:webHidden/>
              </w:rPr>
              <w:tab/>
            </w:r>
            <w:r w:rsidDel="005E090B">
              <w:rPr>
                <w:noProof/>
                <w:webHidden/>
              </w:rPr>
              <w:fldChar w:fldCharType="begin"/>
            </w:r>
            <w:r w:rsidDel="005E090B">
              <w:rPr>
                <w:noProof/>
                <w:webHidden/>
              </w:rPr>
              <w:delInstrText xml:space="preserve"> PAGEREF _Toc56579876 \h </w:delInstrText>
            </w:r>
            <w:r w:rsidDel="005E090B">
              <w:rPr>
                <w:noProof/>
                <w:webHidden/>
              </w:rPr>
            </w:r>
            <w:r w:rsidDel="005E090B">
              <w:rPr>
                <w:noProof/>
                <w:webHidden/>
              </w:rPr>
              <w:fldChar w:fldCharType="separate"/>
            </w:r>
          </w:del>
          <w:del w:id="527" w:author="David Conklin" w:date="2020-11-18T09:03:00Z">
            <w:r w:rsidDel="005875B4">
              <w:rPr>
                <w:noProof/>
                <w:webHidden/>
              </w:rPr>
              <w:delText>47</w:delText>
            </w:r>
          </w:del>
          <w:del w:id="528" w:author="David Conklin" w:date="2020-11-18T14:49:00Z">
            <w:r w:rsidDel="005E090B">
              <w:rPr>
                <w:noProof/>
                <w:webHidden/>
              </w:rPr>
              <w:fldChar w:fldCharType="end"/>
            </w:r>
            <w:r w:rsidRPr="00FC70A4" w:rsidDel="005E090B">
              <w:rPr>
                <w:rStyle w:val="Hyperlink"/>
                <w:noProof/>
              </w:rPr>
              <w:fldChar w:fldCharType="end"/>
            </w:r>
          </w:del>
        </w:p>
        <w:p w14:paraId="61040957" w14:textId="03457E0E" w:rsidR="006636CC" w:rsidDel="005E090B" w:rsidRDefault="006636CC">
          <w:pPr>
            <w:pStyle w:val="TOC1"/>
            <w:tabs>
              <w:tab w:val="right" w:leader="dot" w:pos="9350"/>
            </w:tabs>
            <w:rPr>
              <w:del w:id="529" w:author="David Conklin" w:date="2020-11-18T14:49:00Z"/>
              <w:rFonts w:eastAsiaTheme="minorEastAsia"/>
              <w:noProof/>
            </w:rPr>
          </w:pPr>
          <w:del w:id="530"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"_Toc56579877"</w:delInstrText>
            </w:r>
            <w:r w:rsidRPr="00FC70A4" w:rsidDel="005E090B">
              <w:rPr>
                <w:rStyle w:val="Hyperlink"/>
                <w:noProof/>
              </w:rPr>
              <w:delInstrText xml:space="preserve"> </w:delInstrText>
            </w:r>
            <w:r w:rsidRPr="00FC70A4" w:rsidDel="005E090B">
              <w:rPr>
                <w:rStyle w:val="Hyperlink"/>
                <w:noProof/>
              </w:rPr>
              <w:fldChar w:fldCharType="separate"/>
            </w:r>
          </w:del>
          <w:ins w:id="531" w:author="David Conklin" w:date="2020-11-18T15:38:00Z">
            <w:r w:rsidR="006F5D7E">
              <w:rPr>
                <w:rStyle w:val="Hyperlink"/>
                <w:b/>
                <w:bCs/>
                <w:noProof/>
              </w:rPr>
              <w:t>Error! Hyperlink reference not valid.</w:t>
            </w:r>
          </w:ins>
          <w:del w:id="532" w:author="David Conklin" w:date="2020-11-18T14:49:00Z">
            <w:r w:rsidRPr="00FC70A4" w:rsidDel="005E090B">
              <w:rPr>
                <w:rStyle w:val="Hyperlink"/>
                <w:noProof/>
              </w:rPr>
              <w:delText>References</w:delText>
            </w:r>
            <w:r w:rsidDel="005E090B">
              <w:rPr>
                <w:noProof/>
                <w:webHidden/>
              </w:rPr>
              <w:tab/>
            </w:r>
            <w:r w:rsidDel="005E090B">
              <w:rPr>
                <w:noProof/>
                <w:webHidden/>
              </w:rPr>
              <w:fldChar w:fldCharType="begin"/>
            </w:r>
            <w:r w:rsidDel="005E090B">
              <w:rPr>
                <w:noProof/>
                <w:webHidden/>
              </w:rPr>
              <w:delInstrText xml:space="preserve"> PAGEREF _Toc56579877 \h </w:delInstrText>
            </w:r>
            <w:r w:rsidDel="005E090B">
              <w:rPr>
                <w:noProof/>
                <w:webHidden/>
              </w:rPr>
            </w:r>
            <w:r w:rsidDel="005E090B">
              <w:rPr>
                <w:noProof/>
                <w:webHidden/>
              </w:rPr>
              <w:fldChar w:fldCharType="separate"/>
            </w:r>
          </w:del>
          <w:del w:id="533" w:author="David Conklin" w:date="2020-11-18T09:03:00Z">
            <w:r w:rsidDel="005875B4">
              <w:rPr>
                <w:noProof/>
                <w:webHidden/>
              </w:rPr>
              <w:delText>49</w:delText>
            </w:r>
          </w:del>
          <w:del w:id="534" w:author="David Conklin" w:date="2020-11-18T14:49:00Z">
            <w:r w:rsidDel="005E090B">
              <w:rPr>
                <w:noProof/>
                <w:webHidden/>
              </w:rPr>
              <w:fldChar w:fldCharType="end"/>
            </w:r>
            <w:r w:rsidRPr="00FC70A4" w:rsidDel="005E090B">
              <w:rPr>
                <w:rStyle w:val="Hyperlink"/>
                <w:noProof/>
              </w:rPr>
              <w:fldChar w:fldCharType="end"/>
            </w:r>
          </w:del>
        </w:p>
        <w:p w14:paraId="72E739AD" w14:textId="02077F83" w:rsidR="006636CC" w:rsidDel="005E090B" w:rsidRDefault="006636CC">
          <w:pPr>
            <w:pStyle w:val="TOC1"/>
            <w:tabs>
              <w:tab w:val="right" w:leader="dot" w:pos="9350"/>
            </w:tabs>
            <w:rPr>
              <w:del w:id="535" w:author="David Conklin" w:date="2020-11-18T14:49:00Z"/>
              <w:rFonts w:eastAsiaTheme="minorEastAsia"/>
              <w:noProof/>
            </w:rPr>
          </w:pPr>
          <w:del w:id="536" w:author="David Conklin" w:date="2020-11-18T14:49:00Z">
            <w:r w:rsidRPr="00FC70A4" w:rsidDel="005E090B">
              <w:rPr>
                <w:rStyle w:val="Hyperlink"/>
                <w:noProof/>
              </w:rPr>
              <w:fldChar w:fldCharType="begin"/>
            </w:r>
            <w:r w:rsidRPr="00FC70A4" w:rsidDel="005E090B">
              <w:rPr>
                <w:rStyle w:val="Hyperlink"/>
                <w:noProof/>
              </w:rPr>
              <w:delInstrText xml:space="preserve"> </w:delInstrText>
            </w:r>
            <w:r w:rsidDel="005E090B">
              <w:rPr>
                <w:noProof/>
              </w:rPr>
              <w:delInstrText>HYPERLINK \l "_Toc56579878"</w:delInstrText>
            </w:r>
            <w:r w:rsidRPr="00FC70A4" w:rsidDel="005E090B">
              <w:rPr>
                <w:rStyle w:val="Hyperlink"/>
                <w:noProof/>
              </w:rPr>
              <w:delInstrText xml:space="preserve"> </w:delInstrText>
            </w:r>
            <w:r w:rsidRPr="00FC70A4" w:rsidDel="005E090B">
              <w:rPr>
                <w:rStyle w:val="Hyperlink"/>
                <w:noProof/>
              </w:rPr>
              <w:fldChar w:fldCharType="separate"/>
            </w:r>
          </w:del>
          <w:ins w:id="537" w:author="David Conklin" w:date="2020-11-18T15:38:00Z">
            <w:r w:rsidR="006F5D7E">
              <w:rPr>
                <w:rStyle w:val="Hyperlink"/>
                <w:b/>
                <w:bCs/>
                <w:noProof/>
              </w:rPr>
              <w:t>Error! Hyperlink reference not valid.</w:t>
            </w:r>
          </w:ins>
          <w:del w:id="538" w:author="David Conklin" w:date="2020-11-18T14:49:00Z">
            <w:r w:rsidRPr="00FC70A4" w:rsidDel="005E090B">
              <w:rPr>
                <w:rStyle w:val="Hyperlink"/>
                <w:noProof/>
              </w:rPr>
              <w:delText>Acronyms and Abbreviations</w:delText>
            </w:r>
            <w:r w:rsidDel="005E090B">
              <w:rPr>
                <w:noProof/>
                <w:webHidden/>
              </w:rPr>
              <w:tab/>
            </w:r>
            <w:r w:rsidDel="005E090B">
              <w:rPr>
                <w:noProof/>
                <w:webHidden/>
              </w:rPr>
              <w:fldChar w:fldCharType="begin"/>
            </w:r>
            <w:r w:rsidDel="005E090B">
              <w:rPr>
                <w:noProof/>
                <w:webHidden/>
              </w:rPr>
              <w:delInstrText xml:space="preserve"> PAGEREF _Toc56579878 \h </w:delInstrText>
            </w:r>
            <w:r w:rsidDel="005E090B">
              <w:rPr>
                <w:noProof/>
                <w:webHidden/>
              </w:rPr>
            </w:r>
            <w:r w:rsidDel="005E090B">
              <w:rPr>
                <w:noProof/>
                <w:webHidden/>
              </w:rPr>
              <w:fldChar w:fldCharType="separate"/>
            </w:r>
          </w:del>
          <w:del w:id="539" w:author="David Conklin" w:date="2020-11-18T09:03:00Z">
            <w:r w:rsidDel="005875B4">
              <w:rPr>
                <w:noProof/>
                <w:webHidden/>
              </w:rPr>
              <w:delText>50</w:delText>
            </w:r>
          </w:del>
          <w:del w:id="540" w:author="David Conklin" w:date="2020-11-18T14:49:00Z">
            <w:r w:rsidDel="005E090B">
              <w:rPr>
                <w:noProof/>
                <w:webHidden/>
              </w:rPr>
              <w:fldChar w:fldCharType="end"/>
            </w:r>
            <w:r w:rsidRPr="00FC70A4" w:rsidDel="005E090B">
              <w:rPr>
                <w:rStyle w:val="Hyperlink"/>
                <w:noProof/>
              </w:rPr>
              <w:fldChar w:fldCharType="end"/>
            </w:r>
          </w:del>
        </w:p>
        <w:p w14:paraId="6C3F07DA" w14:textId="5458C4DD" w:rsidR="006636CC" w:rsidRDefault="006636CC">
          <w:pPr>
            <w:rPr>
              <w:ins w:id="541" w:author="David Conklin" w:date="2020-11-18T08:15:00Z"/>
            </w:rPr>
          </w:pPr>
          <w:ins w:id="542" w:author="David Conklin" w:date="2020-11-18T08:15:00Z">
            <w:r>
              <w:rPr>
                <w:b/>
                <w:bCs/>
                <w:noProof/>
              </w:rPr>
              <w:fldChar w:fldCharType="end"/>
            </w:r>
          </w:ins>
        </w:p>
        <w:customXmlInsRangeStart w:id="543" w:author="David Conklin" w:date="2020-11-18T08:15:00Z"/>
      </w:sdtContent>
    </w:sdt>
    <w:customXmlInsRangeEnd w:id="543"/>
    <w:p w14:paraId="2D6C9C08" w14:textId="01EEEC58" w:rsidR="004A0118" w:rsidDel="0031526F" w:rsidRDefault="00A928D9">
      <w:pPr>
        <w:rPr>
          <w:del w:id="544" w:author="David Conklin" w:date="2020-11-09T05:44:00Z"/>
          <w:rStyle w:val="Hyperlink"/>
          <w:color w:val="auto"/>
          <w:u w:val="none"/>
        </w:rPr>
      </w:pPr>
      <w:del w:id="545" w:author="David Conklin" w:date="2020-11-09T15:27:00Z">
        <w:r w:rsidRPr="00A8214A" w:rsidDel="009F139C">
          <w:rPr>
            <w:rStyle w:val="Hyperlink"/>
            <w:color w:val="auto"/>
            <w:u w:val="none"/>
          </w:rPr>
          <w:delText xml:space="preserve">- </w:delText>
        </w:r>
      </w:del>
      <w:del w:id="546"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547" w:author="David Conklin" w:date="2020-11-09T15:27:00Z"/>
          <w:rStyle w:val="Hyperlink"/>
          <w:color w:val="auto"/>
          <w:u w:val="none"/>
        </w:rPr>
      </w:pPr>
      <w:del w:id="548"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2194819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F90C07">
          <w:rPr>
            <w:noProof/>
            <w:webHidden/>
          </w:rPr>
          <w:t>7</w:t>
        </w:r>
        <w:r w:rsidR="006A13B7">
          <w:rPr>
            <w:noProof/>
            <w:webHidden/>
          </w:rPr>
          <w:fldChar w:fldCharType="end"/>
        </w:r>
      </w:hyperlink>
    </w:p>
    <w:p w14:paraId="4268C92E" w14:textId="08A75BF3" w:rsidR="006A13B7" w:rsidRDefault="006636CC">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F90C07">
          <w:rPr>
            <w:noProof/>
            <w:webHidden/>
          </w:rPr>
          <w:t>8</w:t>
        </w:r>
        <w:r w:rsidR="006A13B7">
          <w:rPr>
            <w:noProof/>
            <w:webHidden/>
          </w:rPr>
          <w:fldChar w:fldCharType="end"/>
        </w:r>
      </w:hyperlink>
    </w:p>
    <w:p w14:paraId="48FAB7CA" w14:textId="065D48D9" w:rsidR="006A13B7" w:rsidRDefault="006636CC">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F90C07">
          <w:rPr>
            <w:noProof/>
            <w:webHidden/>
          </w:rPr>
          <w:t>9</w:t>
        </w:r>
        <w:r w:rsidR="006A13B7">
          <w:rPr>
            <w:noProof/>
            <w:webHidden/>
          </w:rPr>
          <w:fldChar w:fldCharType="end"/>
        </w:r>
      </w:hyperlink>
    </w:p>
    <w:p w14:paraId="556989A9" w14:textId="45BFEDEF" w:rsidR="006A13B7" w:rsidRDefault="006636CC">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F90C07">
          <w:rPr>
            <w:noProof/>
            <w:webHidden/>
          </w:rPr>
          <w:t>10</w:t>
        </w:r>
        <w:r w:rsidR="006A13B7">
          <w:rPr>
            <w:noProof/>
            <w:webHidden/>
          </w:rPr>
          <w:fldChar w:fldCharType="end"/>
        </w:r>
      </w:hyperlink>
    </w:p>
    <w:p w14:paraId="4CD30AF6" w14:textId="7B785C6C" w:rsidR="006A13B7" w:rsidRDefault="006636CC">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F90C07">
          <w:rPr>
            <w:noProof/>
            <w:webHidden/>
          </w:rPr>
          <w:t>11</w:t>
        </w:r>
        <w:r w:rsidR="006A13B7">
          <w:rPr>
            <w:noProof/>
            <w:webHidden/>
          </w:rPr>
          <w:fldChar w:fldCharType="end"/>
        </w:r>
      </w:hyperlink>
    </w:p>
    <w:p w14:paraId="57584ECA" w14:textId="38B6C51C" w:rsidR="006A13B7" w:rsidRDefault="006636CC">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49" w:author="David Conklin" w:date="2020-11-18T12:16:00Z">
        <w:r w:rsidR="00F90C07">
          <w:rPr>
            <w:noProof/>
            <w:webHidden/>
          </w:rPr>
          <w:t>29</w:t>
        </w:r>
      </w:ins>
      <w:del w:id="550" w:author="David Conklin" w:date="2020-11-18T09:03:00Z">
        <w:r w:rsidR="00286383" w:rsidDel="005875B4">
          <w:rPr>
            <w:noProof/>
            <w:webHidden/>
          </w:rPr>
          <w:delText>27</w:delText>
        </w:r>
      </w:del>
      <w:r w:rsidR="006A13B7">
        <w:rPr>
          <w:noProof/>
          <w:webHidden/>
        </w:rPr>
        <w:fldChar w:fldCharType="end"/>
      </w:r>
      <w:r>
        <w:rPr>
          <w:noProof/>
        </w:rPr>
        <w:fldChar w:fldCharType="end"/>
      </w:r>
    </w:p>
    <w:p w14:paraId="71D389E6" w14:textId="6AE12349" w:rsidR="006A13B7" w:rsidRDefault="006636CC">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51" w:author="David Conklin" w:date="2020-11-18T12:16:00Z">
        <w:r w:rsidR="00F90C07">
          <w:rPr>
            <w:noProof/>
            <w:webHidden/>
          </w:rPr>
          <w:t>31</w:t>
        </w:r>
      </w:ins>
      <w:del w:id="552" w:author="David Conklin" w:date="2020-11-18T09:03:00Z">
        <w:r w:rsidR="00286383" w:rsidDel="005875B4">
          <w:rPr>
            <w:noProof/>
            <w:webHidden/>
          </w:rPr>
          <w:delText>29</w:delText>
        </w:r>
      </w:del>
      <w:r w:rsidR="006A13B7">
        <w:rPr>
          <w:noProof/>
          <w:webHidden/>
        </w:rPr>
        <w:fldChar w:fldCharType="end"/>
      </w:r>
      <w:r>
        <w:rPr>
          <w:noProof/>
        </w:rPr>
        <w:fldChar w:fldCharType="end"/>
      </w:r>
    </w:p>
    <w:p w14:paraId="5B5E39AF" w14:textId="3AFD053C"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53" w:author="David Conklin" w:date="2020-11-18T12:16:00Z">
        <w:r w:rsidR="00F90C07">
          <w:rPr>
            <w:noProof/>
            <w:webHidden/>
          </w:rPr>
          <w:t>32</w:t>
        </w:r>
      </w:ins>
      <w:del w:id="554"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05D183FD"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55" w:author="David Conklin" w:date="2020-11-18T12:16:00Z">
        <w:r w:rsidR="00F90C07">
          <w:rPr>
            <w:noProof/>
            <w:webHidden/>
          </w:rPr>
          <w:t>47</w:t>
        </w:r>
      </w:ins>
      <w:del w:id="556"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57" w:name="_Toc56606352"/>
      <w:r>
        <w:t>What is a digital handbook?</w:t>
      </w:r>
      <w:bookmarkEnd w:id="557"/>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58" w:name="_Toc56606353"/>
      <w:r>
        <w:t>CW3M c</w:t>
      </w:r>
      <w:r w:rsidR="00C70B81">
        <w:t>oncept</w:t>
      </w:r>
      <w:bookmarkEnd w:id="558"/>
      <w:r>
        <w:t xml:space="preserve"> </w:t>
      </w:r>
    </w:p>
    <w:p w14:paraId="7E41CEB8" w14:textId="77777777" w:rsidR="000D6396" w:rsidRDefault="000D6396" w:rsidP="00A43D30"/>
    <w:p w14:paraId="3DA45CFC" w14:textId="77777777" w:rsidR="000D6396" w:rsidRDefault="00C46F0A" w:rsidP="00C46F0A">
      <w:pPr>
        <w:pStyle w:val="Heading2"/>
      </w:pPr>
      <w:bookmarkStart w:id="559" w:name="_Toc56606354"/>
      <w:r>
        <w:t>A different kind of community model</w:t>
      </w:r>
      <w:bookmarkEnd w:id="559"/>
    </w:p>
    <w:p w14:paraId="658FF800" w14:textId="1B7394C2"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w:t>
      </w:r>
      <w:r>
        <w:lastRenderedPageBreak/>
        <w:t>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60" w:name="_Toc56606355"/>
      <w:r>
        <w:t>What CW3M is for</w:t>
      </w:r>
      <w:bookmarkEnd w:id="56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61" w:name="_Toc56606356"/>
      <w:r>
        <w:t>Management and maintenance</w:t>
      </w:r>
      <w:bookmarkEnd w:id="56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62" w:name="_Toc56606357"/>
      <w:r>
        <w:t>Study areas</w:t>
      </w:r>
      <w:bookmarkEnd w:id="56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565C7A1F"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90C07">
        <w:t xml:space="preserve">Figure </w:t>
      </w:r>
      <w:r w:rsidR="00F90C07">
        <w:rPr>
          <w:noProof/>
        </w:rPr>
        <w:t>1</w:t>
      </w:r>
      <w:r w:rsidR="00064E77">
        <w:fldChar w:fldCharType="end"/>
      </w:r>
      <w:r w:rsidR="00064E77">
        <w:t>)</w:t>
      </w:r>
    </w:p>
    <w:p w14:paraId="03CAE907" w14:textId="6D32FC2F"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90C07">
        <w:t xml:space="preserve">Figure </w:t>
      </w:r>
      <w:r w:rsidR="00F90C07">
        <w:rPr>
          <w:noProof/>
        </w:rPr>
        <w:t>2</w:t>
      </w:r>
      <w:r w:rsidR="00064E77">
        <w:fldChar w:fldCharType="end"/>
      </w:r>
      <w:r w:rsidR="00064E77">
        <w:t>)</w:t>
      </w:r>
    </w:p>
    <w:p w14:paraId="1A5A767B" w14:textId="26809207" w:rsidR="00D37681" w:rsidRPr="00D37681" w:rsidRDefault="00D37681" w:rsidP="00D37681">
      <w:r>
        <w:lastRenderedPageBreak/>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90C07">
        <w:t xml:space="preserve">Figure </w:t>
      </w:r>
      <w:r w:rsidR="00F90C07">
        <w:rPr>
          <w:noProof/>
        </w:rPr>
        <w:t>5</w:t>
      </w:r>
      <w:r w:rsidR="00893F4B">
        <w:fldChar w:fldCharType="end"/>
      </w:r>
      <w:r>
        <w:t>)</w:t>
      </w:r>
    </w:p>
    <w:p w14:paraId="1B80045C" w14:textId="3E08BE2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90C07">
        <w:t xml:space="preserve">Figure </w:t>
      </w:r>
      <w:r w:rsidR="00F90C07">
        <w:rPr>
          <w:noProof/>
        </w:rPr>
        <w:t>3</w:t>
      </w:r>
      <w:r w:rsidR="00064E77">
        <w:fldChar w:fldCharType="end"/>
      </w:r>
      <w:r w:rsidR="00064E77">
        <w:t>)</w:t>
      </w:r>
    </w:p>
    <w:p w14:paraId="1933EF54" w14:textId="29A1C517"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90C07">
        <w:t xml:space="preserve">Figure </w:t>
      </w:r>
      <w:r w:rsidR="00F90C07">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63" w:name="_Toc56606358"/>
      <w:r>
        <w:t>Data</w:t>
      </w:r>
      <w:r w:rsidR="00A92F06">
        <w:t>CW3M</w:t>
      </w:r>
      <w:r>
        <w:t xml:space="preserve"> directory structure</w:t>
      </w:r>
      <w:bookmarkEnd w:id="563"/>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64" w:name="_Toc56606359"/>
      <w:r>
        <w:lastRenderedPageBreak/>
        <w:t>DataCW3M\ScenarioData directory structure</w:t>
      </w:r>
      <w:bookmarkEnd w:id="56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65" w:name="_Toc56606360"/>
      <w:r>
        <w:t>DataCW3M\ScenarioData\&lt;scenario&gt; folder contents</w:t>
      </w:r>
      <w:bookmarkEnd w:id="56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66" w:name="_Toc56606361"/>
      <w:r>
        <w:t>DataCW3M\&lt;study area&gt; folder contents</w:t>
      </w:r>
      <w:bookmarkEnd w:id="56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3C9EFA1C" w:rsidR="00D37681" w:rsidRDefault="00D37681" w:rsidP="00D37681">
      <w:pPr>
        <w:pStyle w:val="Caption"/>
      </w:pPr>
      <w:bookmarkStart w:id="567" w:name="_Ref529607484"/>
      <w:bookmarkStart w:id="56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1</w:t>
      </w:r>
      <w:r w:rsidR="006C64CF">
        <w:rPr>
          <w:noProof/>
        </w:rPr>
        <w:fldChar w:fldCharType="end"/>
      </w:r>
      <w:bookmarkEnd w:id="567"/>
      <w:r>
        <w:t xml:space="preserve">. Willamette River basin study area; embedded study areas are </w:t>
      </w:r>
      <w:r w:rsidR="0005603B">
        <w:t>colored</w:t>
      </w:r>
      <w:r w:rsidR="0097392C">
        <w:t xml:space="preserve"> other than gray.  The 2 lighter blues together make up the upper Willamette basin study area.</w:t>
      </w:r>
      <w:bookmarkEnd w:id="56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22F83D" w:rsidR="00D37681" w:rsidRDefault="00D37681" w:rsidP="00D37681">
      <w:pPr>
        <w:pStyle w:val="Caption"/>
      </w:pPr>
      <w:bookmarkStart w:id="569" w:name="_Ref529607514"/>
      <w:bookmarkStart w:id="57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2</w:t>
      </w:r>
      <w:r w:rsidR="006C64CF">
        <w:rPr>
          <w:noProof/>
        </w:rPr>
        <w:fldChar w:fldCharType="end"/>
      </w:r>
      <w:bookmarkEnd w:id="569"/>
      <w:r>
        <w:t>. Tualatin basin study area; Chicken Creek watershed is highlighted.</w:t>
      </w:r>
      <w:bookmarkEnd w:id="57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E568B2C" w:rsidR="00D37681" w:rsidRDefault="00064E77" w:rsidP="00064E77">
      <w:pPr>
        <w:pStyle w:val="Caption"/>
      </w:pPr>
      <w:bookmarkStart w:id="571" w:name="_Ref529607587"/>
      <w:bookmarkStart w:id="57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3</w:t>
      </w:r>
      <w:r w:rsidR="006C64CF">
        <w:rPr>
          <w:noProof/>
        </w:rPr>
        <w:fldChar w:fldCharType="end"/>
      </w:r>
      <w:bookmarkEnd w:id="571"/>
      <w:r>
        <w:t>. North Santiam watershed study area.</w:t>
      </w:r>
      <w:bookmarkEnd w:id="57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C6BB6F5" w:rsidR="00C70B81" w:rsidRDefault="00064E77" w:rsidP="00064E77">
      <w:pPr>
        <w:pStyle w:val="Caption"/>
      </w:pPr>
      <w:bookmarkStart w:id="573" w:name="_Ref529607628"/>
      <w:bookmarkStart w:id="57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4</w:t>
      </w:r>
      <w:r w:rsidR="006C64CF">
        <w:rPr>
          <w:noProof/>
        </w:rPr>
        <w:fldChar w:fldCharType="end"/>
      </w:r>
      <w:bookmarkEnd w:id="573"/>
      <w:r>
        <w:t>. Upper Willamette study area.</w:t>
      </w:r>
      <w:bookmarkEnd w:id="57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084055DC" w:rsidR="00E66BC2" w:rsidRDefault="006F30D2" w:rsidP="006F30D2">
      <w:pPr>
        <w:pStyle w:val="Caption"/>
      </w:pPr>
      <w:bookmarkStart w:id="575" w:name="_Ref529611388"/>
      <w:bookmarkStart w:id="57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90C07">
        <w:rPr>
          <w:noProof/>
        </w:rPr>
        <w:t>5</w:t>
      </w:r>
      <w:r w:rsidR="006C64CF">
        <w:rPr>
          <w:noProof/>
        </w:rPr>
        <w:fldChar w:fldCharType="end"/>
      </w:r>
      <w:bookmarkEnd w:id="575"/>
      <w:r>
        <w:t>. Chicken Creek watershed study area.</w:t>
      </w:r>
      <w:bookmarkEnd w:id="57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77" w:name="_Toc56606362"/>
      <w:r>
        <w:t>Calendar conventions</w:t>
      </w:r>
      <w:bookmarkEnd w:id="57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78" w:name="_Toc56606363"/>
      <w:r>
        <w:t>Water years</w:t>
      </w:r>
      <w:bookmarkEnd w:id="57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79" w:name="_Toc56606364"/>
      <w:r>
        <w:t>Climate data</w:t>
      </w:r>
      <w:bookmarkEnd w:id="579"/>
    </w:p>
    <w:p w14:paraId="4E201698" w14:textId="77777777" w:rsidR="00CB152A" w:rsidRPr="00A06758" w:rsidRDefault="00CB152A" w:rsidP="00A06758"/>
    <w:p w14:paraId="400F9551" w14:textId="77777777" w:rsidR="00CB152A" w:rsidRDefault="00CB152A" w:rsidP="00CB152A">
      <w:pPr>
        <w:pStyle w:val="Heading2"/>
      </w:pPr>
      <w:bookmarkStart w:id="580" w:name="_Toc2858729"/>
      <w:bookmarkStart w:id="581" w:name="_Toc56606365"/>
      <w:r>
        <w:t>Numbered climate scenarios in the model</w:t>
      </w:r>
      <w:bookmarkEnd w:id="580"/>
      <w:bookmarkEnd w:id="581"/>
    </w:p>
    <w:p w14:paraId="30E024EF" w14:textId="77777777" w:rsidR="00823D41" w:rsidRDefault="00823D41" w:rsidP="00823D41">
      <w:pPr>
        <w:pStyle w:val="Body"/>
      </w:pPr>
    </w:p>
    <w:p w14:paraId="21F5BCDE" w14:textId="4F6F0CC5"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90C07">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82" w:name="_Ref6032062"/>
      <w:bookmarkStart w:id="583" w:name="_Ref6033311"/>
      <w:bookmarkStart w:id="584" w:name="_Toc6121576"/>
      <w:r>
        <w:t xml:space="preserve">Table </w:t>
      </w:r>
      <w:bookmarkEnd w:id="582"/>
      <w:r>
        <w:t>1. Numbered climate scenarios</w:t>
      </w:r>
      <w:bookmarkEnd w:id="583"/>
      <w:bookmarkEnd w:id="584"/>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85" w:name="_Toc7759621"/>
      <w:bookmarkStart w:id="586" w:name="_Toc56606366"/>
      <w:r>
        <w:t>Monthly and seasonal weather data</w:t>
      </w:r>
      <w:bookmarkEnd w:id="585"/>
      <w:bookmarkEnd w:id="586"/>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87" w:name="_Toc56606367"/>
      <w:r>
        <w:t>Climate data grid</w:t>
      </w:r>
      <w:r w:rsidR="009F132A">
        <w:t>s</w:t>
      </w:r>
      <w:bookmarkEnd w:id="58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88" w:name="_Toc56606368"/>
      <w:r>
        <w:t>The WW2100 climate grid</w:t>
      </w:r>
      <w:bookmarkEnd w:id="58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89" w:name="_Toc56606369"/>
      <w:r>
        <w:t>The v2 climate grid</w:t>
      </w:r>
      <w:bookmarkEnd w:id="58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90" w:name="_Toc56606370"/>
      <w:r>
        <w:t>How climate data is looked up</w:t>
      </w:r>
      <w:bookmarkEnd w:id="59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91" w:name="_Toc56606371"/>
      <w:r>
        <w:t>What is in a climate dataset</w:t>
      </w:r>
      <w:bookmarkEnd w:id="59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92" w:name="_Toc56606372"/>
      <w:r>
        <w:t>Water rights</w:t>
      </w:r>
      <w:bookmarkEnd w:id="592"/>
    </w:p>
    <w:p w14:paraId="7ECEE8A5" w14:textId="77777777" w:rsidR="00D35AF7" w:rsidRDefault="00D35AF7" w:rsidP="00D35AF7">
      <w:pPr>
        <w:pStyle w:val="Heading2"/>
      </w:pPr>
      <w:bookmarkStart w:id="593" w:name="_Toc56606373"/>
      <w:r>
        <w:t>Water rights data</w:t>
      </w:r>
      <w:bookmarkEnd w:id="593"/>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94" w:name="_Toc56606374"/>
      <w:r>
        <w:lastRenderedPageBreak/>
        <w:t>The wr_pods.csv file</w:t>
      </w:r>
      <w:bookmarkEnd w:id="59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95" w:name="_Toc56606375"/>
      <w:r>
        <w:t>The wr_pous.csv file</w:t>
      </w:r>
      <w:bookmarkEnd w:id="59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96" w:name="_Toc56606376"/>
      <w:r>
        <w:t>Adding a water right</w:t>
      </w:r>
      <w:bookmarkEnd w:id="59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97" w:name="_Toc56606377"/>
      <w:r>
        <w:lastRenderedPageBreak/>
        <w:t>Stream flow and stream temperature</w:t>
      </w:r>
      <w:bookmarkEnd w:id="597"/>
    </w:p>
    <w:p w14:paraId="224B0981" w14:textId="77777777" w:rsidR="008C7362" w:rsidRDefault="008C7362" w:rsidP="008C7362">
      <w:pPr>
        <w:pStyle w:val="Heading2"/>
      </w:pPr>
      <w:bookmarkStart w:id="598" w:name="_Toc50800503"/>
      <w:bookmarkStart w:id="599" w:name="_Toc54090937"/>
      <w:bookmarkStart w:id="600" w:name="_Toc56606378"/>
      <w:r>
        <w:t>Water parcels</w:t>
      </w:r>
      <w:bookmarkEnd w:id="598"/>
      <w:bookmarkEnd w:id="599"/>
      <w:bookmarkEnd w:id="60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01" w:name="_Toc56606379"/>
      <w:r>
        <w:t>Daily water mass and energy balance</w:t>
      </w:r>
      <w:bookmarkEnd w:id="60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02" w:name="_Toc56606380"/>
      <w:r>
        <w:t>Estimating the rate of flow</w:t>
      </w:r>
      <w:r w:rsidR="006A13B7">
        <w:t xml:space="preserve"> </w:t>
      </w:r>
      <w:r>
        <w:t>in a stream reach</w:t>
      </w:r>
      <w:bookmarkEnd w:id="602"/>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603" w:name="_Toc56606381"/>
      <w:r>
        <w:t>Estimating the surface area of the water in a subreach</w:t>
      </w:r>
      <w:bookmarkEnd w:id="60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04" w:name="_Toc56606382"/>
      <w:r>
        <w:t>Water temperature from thermal energy</w:t>
      </w:r>
      <w:bookmarkEnd w:id="60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05" w:name="_Toc56606383"/>
      <w:r>
        <w:t>Initial conditions for Flow: the IC file</w:t>
      </w:r>
      <w:bookmarkEnd w:id="60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06" w:name="_Toc56606384"/>
      <w:r>
        <w:t>Boundary conditions for stream water temperature</w:t>
      </w:r>
      <w:bookmarkEnd w:id="606"/>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07" w:name="_Toc56606385"/>
      <w:r>
        <w:t>Thermal stratification in reservoirs</w:t>
      </w:r>
      <w:bookmarkEnd w:id="60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08" w:name="_Toc56606386"/>
      <w:r>
        <w:t>Thermal loading</w:t>
      </w:r>
      <w:bookmarkEnd w:id="60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7138D38E" w:rsidR="00EB51AF" w:rsidRDefault="00EB51AF" w:rsidP="007B1928">
      <w:pPr>
        <w:rPr>
          <w:ins w:id="609" w:author="David Conklin" w:date="2020-11-18T08:17:00Z"/>
        </w:rPr>
      </w:pPr>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ins w:id="610" w:author="David Conklin" w:date="2020-11-18T08:17:00Z">
        <w:r w:rsidR="006636CC">
          <w:t>.</w:t>
        </w:r>
      </w:ins>
      <w:del w:id="611" w:author="David Conklin" w:date="2020-11-18T08:17:00Z">
        <w:r w:rsidDel="006636CC">
          <w:delText xml:space="preserve"> </w:delText>
        </w:r>
      </w:del>
    </w:p>
    <w:p w14:paraId="2C18ED71" w14:textId="5359CF75" w:rsidR="006636CC" w:rsidRDefault="006636CC" w:rsidP="007B1928">
      <w:pPr>
        <w:rPr>
          <w:ins w:id="612" w:author="David Conklin" w:date="2020-11-18T08:18:00Z"/>
        </w:rPr>
      </w:pPr>
    </w:p>
    <w:p w14:paraId="37789951" w14:textId="4D21826D" w:rsidR="006636CC" w:rsidRDefault="006636CC" w:rsidP="006636CC">
      <w:pPr>
        <w:pStyle w:val="Heading1"/>
        <w:rPr>
          <w:ins w:id="613" w:author="David Conklin" w:date="2020-11-18T08:18:00Z"/>
        </w:rPr>
      </w:pPr>
      <w:bookmarkStart w:id="614" w:name="_Toc56606387"/>
      <w:ins w:id="615" w:author="David Conklin" w:date="2020-11-18T08:18:00Z">
        <w:r>
          <w:t>Reservoir data</w:t>
        </w:r>
        <w:bookmarkEnd w:id="614"/>
      </w:ins>
    </w:p>
    <w:p w14:paraId="19956B9D" w14:textId="5324BF04" w:rsidR="006636CC" w:rsidRDefault="006636CC" w:rsidP="006636CC">
      <w:pPr>
        <w:rPr>
          <w:ins w:id="616" w:author="David Conklin" w:date="2020-11-18T08:28:00Z"/>
        </w:rPr>
      </w:pPr>
      <w:ins w:id="617" w:author="David Conklin" w:date="2020-11-18T08:18:00Z">
        <w:r>
          <w:t>The U.S. Army Corps of Engineers (USACE) oper</w:t>
        </w:r>
      </w:ins>
      <w:ins w:id="618" w:author="David Conklin" w:date="2020-11-18T08:19:00Z">
        <w:r>
          <w:t>ates a system of 13 reservoirs in the Willamette basin.</w:t>
        </w:r>
      </w:ins>
      <w:ins w:id="619" w:author="David Conklin" w:date="2020-11-18T08:20:00Z">
        <w:r>
          <w:t xml:space="preserve">  </w:t>
        </w:r>
      </w:ins>
      <w:ins w:id="620" w:author="David Conklin" w:date="2020-11-18T08:21:00Z">
        <w:r>
          <w:t>The Corps manages the releases of water from the reservoirs</w:t>
        </w:r>
      </w:ins>
      <w:ins w:id="621" w:author="David Conklin" w:date="2020-11-18T08:22:00Z">
        <w:r>
          <w:t>, using a set of rules and data</w:t>
        </w:r>
      </w:ins>
      <w:ins w:id="622" w:author="David Conklin" w:date="2020-11-18T08:23:00Z">
        <w:r>
          <w:t xml:space="preserve"> which are represented in CW3M’s reservoir submodel.  The CW3M code</w:t>
        </w:r>
      </w:ins>
      <w:ins w:id="623" w:author="David Conklin" w:date="2020-11-18T08:24:00Z">
        <w:r w:rsidR="00167AC6">
          <w:t xml:space="preserve"> is sometimes referred to as “RESSIM-lite”, after the Corps’ own Res</w:t>
        </w:r>
      </w:ins>
      <w:ins w:id="624" w:author="David Conklin" w:date="2020-11-18T08:25:00Z">
        <w:r w:rsidR="00167AC6">
          <w:t>Sim model.</w:t>
        </w:r>
      </w:ins>
    </w:p>
    <w:p w14:paraId="279B9324" w14:textId="70651683" w:rsidR="00167AC6" w:rsidRDefault="00167AC6" w:rsidP="006636CC">
      <w:pPr>
        <w:rPr>
          <w:ins w:id="625" w:author="David Conklin" w:date="2020-11-18T08:29:00Z"/>
        </w:rPr>
      </w:pPr>
    </w:p>
    <w:tbl>
      <w:tblPr>
        <w:tblStyle w:val="TableGrid"/>
        <w:tblW w:w="0" w:type="auto"/>
        <w:tblLook w:val="04A0" w:firstRow="1" w:lastRow="0" w:firstColumn="1" w:lastColumn="0" w:noHBand="0" w:noVBand="1"/>
      </w:tblPr>
      <w:tblGrid>
        <w:gridCol w:w="651"/>
        <w:gridCol w:w="440"/>
        <w:gridCol w:w="1506"/>
        <w:gridCol w:w="1518"/>
        <w:gridCol w:w="2578"/>
      </w:tblGrid>
      <w:tr w:rsidR="005A5638" w14:paraId="3270DB1D" w14:textId="747CBA3A" w:rsidTr="005E090B">
        <w:trPr>
          <w:ins w:id="626" w:author="David Conklin" w:date="2020-11-18T08:30:00Z"/>
        </w:trPr>
        <w:tc>
          <w:tcPr>
            <w:tcW w:w="0" w:type="auto"/>
          </w:tcPr>
          <w:p w14:paraId="17DD6AE2" w14:textId="7128A8FB" w:rsidR="005A5638" w:rsidRDefault="005A5638" w:rsidP="006636CC">
            <w:pPr>
              <w:rPr>
                <w:ins w:id="627" w:author="David Conklin" w:date="2020-11-18T08:30:00Z"/>
              </w:rPr>
            </w:pPr>
            <w:ins w:id="628" w:author="David Conklin" w:date="2020-11-18T08:30:00Z">
              <w:r>
                <w:t>code</w:t>
              </w:r>
            </w:ins>
          </w:p>
        </w:tc>
        <w:tc>
          <w:tcPr>
            <w:tcW w:w="0" w:type="auto"/>
          </w:tcPr>
          <w:p w14:paraId="133EC0EE" w14:textId="576B6925" w:rsidR="005A5638" w:rsidRDefault="005A5638" w:rsidP="006636CC">
            <w:pPr>
              <w:rPr>
                <w:ins w:id="629" w:author="David Conklin" w:date="2020-11-18T08:48:00Z"/>
              </w:rPr>
            </w:pPr>
            <w:ins w:id="630" w:author="David Conklin" w:date="2020-11-18T08:48:00Z">
              <w:r>
                <w:t>id</w:t>
              </w:r>
            </w:ins>
          </w:p>
        </w:tc>
        <w:tc>
          <w:tcPr>
            <w:tcW w:w="0" w:type="auto"/>
          </w:tcPr>
          <w:p w14:paraId="245A2CAE" w14:textId="62593478" w:rsidR="005A5638" w:rsidRDefault="005A5638" w:rsidP="006636CC">
            <w:pPr>
              <w:rPr>
                <w:ins w:id="631" w:author="David Conklin" w:date="2020-11-18T08:30:00Z"/>
              </w:rPr>
            </w:pPr>
            <w:ins w:id="632" w:author="David Conklin" w:date="2020-11-18T08:30:00Z">
              <w:r>
                <w:t>name</w:t>
              </w:r>
            </w:ins>
          </w:p>
        </w:tc>
        <w:tc>
          <w:tcPr>
            <w:tcW w:w="0" w:type="auto"/>
          </w:tcPr>
          <w:p w14:paraId="132A3652" w14:textId="295A2BAD" w:rsidR="005A5638" w:rsidRDefault="005A5638" w:rsidP="006636CC">
            <w:pPr>
              <w:rPr>
                <w:ins w:id="633" w:author="David Conklin" w:date="2020-11-18T08:32:00Z"/>
              </w:rPr>
            </w:pPr>
            <w:ins w:id="634" w:author="David Conklin" w:date="2020-11-18T08:32:00Z">
              <w:r>
                <w:t>sub</w:t>
              </w:r>
            </w:ins>
            <w:ins w:id="635" w:author="David Conklin" w:date="2020-11-18T08:33:00Z">
              <w:r>
                <w:t>basin</w:t>
              </w:r>
            </w:ins>
          </w:p>
        </w:tc>
        <w:tc>
          <w:tcPr>
            <w:tcW w:w="0" w:type="auto"/>
          </w:tcPr>
          <w:p w14:paraId="70013EA0" w14:textId="1C3D939E" w:rsidR="005A5638" w:rsidRDefault="005A5638" w:rsidP="006636CC">
            <w:pPr>
              <w:rPr>
                <w:ins w:id="636" w:author="David Conklin" w:date="2020-11-18T10:48:00Z"/>
              </w:rPr>
            </w:pPr>
            <w:ins w:id="637" w:author="David Conklin" w:date="2020-11-18T10:48:00Z">
              <w:r>
                <w:t>reservoir type</w:t>
              </w:r>
            </w:ins>
          </w:p>
        </w:tc>
      </w:tr>
      <w:tr w:rsidR="005A5638" w14:paraId="652E69BE" w14:textId="7ACC6E31" w:rsidTr="005E090B">
        <w:trPr>
          <w:ins w:id="638" w:author="David Conklin" w:date="2020-11-18T08:35:00Z"/>
        </w:trPr>
        <w:tc>
          <w:tcPr>
            <w:tcW w:w="0" w:type="auto"/>
          </w:tcPr>
          <w:p w14:paraId="36C8BF82" w14:textId="37186BE8" w:rsidR="005A5638" w:rsidRDefault="005A5638" w:rsidP="006636CC">
            <w:pPr>
              <w:rPr>
                <w:ins w:id="639" w:author="David Conklin" w:date="2020-11-18T08:35:00Z"/>
              </w:rPr>
            </w:pPr>
            <w:ins w:id="640" w:author="David Conklin" w:date="2020-11-18T08:35:00Z">
              <w:r>
                <w:t>BCL</w:t>
              </w:r>
            </w:ins>
          </w:p>
        </w:tc>
        <w:tc>
          <w:tcPr>
            <w:tcW w:w="0" w:type="auto"/>
          </w:tcPr>
          <w:p w14:paraId="594D7517" w14:textId="55A0F3DF" w:rsidR="005A5638" w:rsidRDefault="005A5638" w:rsidP="006636CC">
            <w:pPr>
              <w:rPr>
                <w:ins w:id="641" w:author="David Conklin" w:date="2020-11-18T08:48:00Z"/>
              </w:rPr>
            </w:pPr>
            <w:ins w:id="642" w:author="David Conklin" w:date="2020-11-18T08:51:00Z">
              <w:r>
                <w:t>13</w:t>
              </w:r>
            </w:ins>
          </w:p>
        </w:tc>
        <w:tc>
          <w:tcPr>
            <w:tcW w:w="0" w:type="auto"/>
          </w:tcPr>
          <w:p w14:paraId="4E67A8A1" w14:textId="697C1C10" w:rsidR="005A5638" w:rsidRDefault="005A5638" w:rsidP="006636CC">
            <w:pPr>
              <w:rPr>
                <w:ins w:id="643" w:author="David Conklin" w:date="2020-11-18T08:35:00Z"/>
              </w:rPr>
            </w:pPr>
            <w:ins w:id="644" w:author="David Conklin" w:date="2020-11-18T08:38:00Z">
              <w:r>
                <w:t>Big Cliff</w:t>
              </w:r>
            </w:ins>
          </w:p>
        </w:tc>
        <w:tc>
          <w:tcPr>
            <w:tcW w:w="0" w:type="auto"/>
          </w:tcPr>
          <w:p w14:paraId="79BD107C" w14:textId="7CACEC70" w:rsidR="005A5638" w:rsidRDefault="005A5638" w:rsidP="006636CC">
            <w:pPr>
              <w:rPr>
                <w:ins w:id="645" w:author="David Conklin" w:date="2020-11-18T08:35:00Z"/>
              </w:rPr>
            </w:pPr>
            <w:ins w:id="646" w:author="David Conklin" w:date="2020-11-18T08:40:00Z">
              <w:r>
                <w:t>North Santiam</w:t>
              </w:r>
            </w:ins>
          </w:p>
        </w:tc>
        <w:tc>
          <w:tcPr>
            <w:tcW w:w="0" w:type="auto"/>
          </w:tcPr>
          <w:p w14:paraId="0FAC4790" w14:textId="12765E0B" w:rsidR="005A5638" w:rsidRDefault="005A5638" w:rsidP="006636CC">
            <w:pPr>
              <w:rPr>
                <w:ins w:id="647" w:author="David Conklin" w:date="2020-11-18T10:48:00Z"/>
              </w:rPr>
            </w:pPr>
            <w:ins w:id="648" w:author="David Conklin" w:date="2020-11-18T10:48:00Z">
              <w:r>
                <w:t>re-regulating</w:t>
              </w:r>
            </w:ins>
            <w:ins w:id="649" w:author="David Conklin" w:date="2020-11-18T10:57:00Z">
              <w:r>
                <w:t>, hydropower</w:t>
              </w:r>
            </w:ins>
          </w:p>
        </w:tc>
      </w:tr>
      <w:tr w:rsidR="005A5638" w14:paraId="54B8AB23" w14:textId="5F42193B" w:rsidTr="005E090B">
        <w:trPr>
          <w:ins w:id="650" w:author="David Conklin" w:date="2020-11-18T08:30:00Z"/>
        </w:trPr>
        <w:tc>
          <w:tcPr>
            <w:tcW w:w="0" w:type="auto"/>
          </w:tcPr>
          <w:p w14:paraId="2E92C173" w14:textId="18933BCC" w:rsidR="005A5638" w:rsidRDefault="005A5638" w:rsidP="006636CC">
            <w:pPr>
              <w:rPr>
                <w:ins w:id="651" w:author="David Conklin" w:date="2020-11-18T08:30:00Z"/>
              </w:rPr>
            </w:pPr>
            <w:ins w:id="652" w:author="David Conklin" w:date="2020-11-18T08:31:00Z">
              <w:r>
                <w:t>BLU</w:t>
              </w:r>
            </w:ins>
          </w:p>
        </w:tc>
        <w:tc>
          <w:tcPr>
            <w:tcW w:w="0" w:type="auto"/>
          </w:tcPr>
          <w:p w14:paraId="77597C37" w14:textId="785D3535" w:rsidR="005A5638" w:rsidRDefault="005A5638" w:rsidP="006636CC">
            <w:pPr>
              <w:rPr>
                <w:ins w:id="653" w:author="David Conklin" w:date="2020-11-18T08:48:00Z"/>
              </w:rPr>
            </w:pPr>
            <w:ins w:id="654" w:author="David Conklin" w:date="2020-11-18T08:50:00Z">
              <w:r>
                <w:t>9</w:t>
              </w:r>
            </w:ins>
          </w:p>
        </w:tc>
        <w:tc>
          <w:tcPr>
            <w:tcW w:w="0" w:type="auto"/>
          </w:tcPr>
          <w:p w14:paraId="4F14316B" w14:textId="0B91E70C" w:rsidR="005A5638" w:rsidRDefault="005A5638" w:rsidP="006636CC">
            <w:pPr>
              <w:rPr>
                <w:ins w:id="655" w:author="David Conklin" w:date="2020-11-18T08:30:00Z"/>
              </w:rPr>
            </w:pPr>
            <w:ins w:id="656" w:author="David Conklin" w:date="2020-11-18T08:31:00Z">
              <w:r>
                <w:t>Blue River</w:t>
              </w:r>
            </w:ins>
          </w:p>
        </w:tc>
        <w:tc>
          <w:tcPr>
            <w:tcW w:w="0" w:type="auto"/>
          </w:tcPr>
          <w:p w14:paraId="287EF418" w14:textId="3F4FD98A" w:rsidR="005A5638" w:rsidRDefault="005A5638" w:rsidP="006636CC">
            <w:pPr>
              <w:rPr>
                <w:ins w:id="657" w:author="David Conklin" w:date="2020-11-18T08:32:00Z"/>
              </w:rPr>
            </w:pPr>
            <w:ins w:id="658" w:author="David Conklin" w:date="2020-11-18T08:32:00Z">
              <w:r>
                <w:t>McKenzie</w:t>
              </w:r>
            </w:ins>
          </w:p>
        </w:tc>
        <w:tc>
          <w:tcPr>
            <w:tcW w:w="0" w:type="auto"/>
          </w:tcPr>
          <w:p w14:paraId="05CED5F0" w14:textId="6DEF049A" w:rsidR="005A5638" w:rsidRDefault="005A5638" w:rsidP="006636CC">
            <w:pPr>
              <w:rPr>
                <w:ins w:id="659" w:author="David Conklin" w:date="2020-11-18T10:48:00Z"/>
              </w:rPr>
            </w:pPr>
            <w:ins w:id="660" w:author="David Conklin" w:date="2020-11-18T10:51:00Z">
              <w:r>
                <w:t>flood control</w:t>
              </w:r>
            </w:ins>
          </w:p>
        </w:tc>
      </w:tr>
      <w:tr w:rsidR="005A5638" w14:paraId="58E1BDC9" w14:textId="6AF20212" w:rsidTr="005E090B">
        <w:trPr>
          <w:ins w:id="661" w:author="David Conklin" w:date="2020-11-18T08:30:00Z"/>
        </w:trPr>
        <w:tc>
          <w:tcPr>
            <w:tcW w:w="0" w:type="auto"/>
          </w:tcPr>
          <w:p w14:paraId="4B8A52AD" w14:textId="70744131" w:rsidR="005A5638" w:rsidRDefault="005A5638" w:rsidP="006636CC">
            <w:pPr>
              <w:rPr>
                <w:ins w:id="662" w:author="David Conklin" w:date="2020-11-18T08:30:00Z"/>
              </w:rPr>
            </w:pPr>
            <w:ins w:id="663" w:author="David Conklin" w:date="2020-11-18T08:31:00Z">
              <w:r>
                <w:t>CGR</w:t>
              </w:r>
            </w:ins>
          </w:p>
        </w:tc>
        <w:tc>
          <w:tcPr>
            <w:tcW w:w="0" w:type="auto"/>
          </w:tcPr>
          <w:p w14:paraId="626363AE" w14:textId="65BF5643" w:rsidR="005A5638" w:rsidRDefault="005A5638" w:rsidP="006636CC">
            <w:pPr>
              <w:rPr>
                <w:ins w:id="664" w:author="David Conklin" w:date="2020-11-18T08:48:00Z"/>
              </w:rPr>
            </w:pPr>
            <w:ins w:id="665" w:author="David Conklin" w:date="2020-11-18T08:50:00Z">
              <w:r>
                <w:t>8</w:t>
              </w:r>
            </w:ins>
          </w:p>
        </w:tc>
        <w:tc>
          <w:tcPr>
            <w:tcW w:w="0" w:type="auto"/>
          </w:tcPr>
          <w:p w14:paraId="1492A572" w14:textId="3EFF4769" w:rsidR="005A5638" w:rsidRDefault="005A5638" w:rsidP="006636CC">
            <w:pPr>
              <w:rPr>
                <w:ins w:id="666" w:author="David Conklin" w:date="2020-11-18T08:30:00Z"/>
              </w:rPr>
            </w:pPr>
            <w:ins w:id="667" w:author="David Conklin" w:date="2020-11-18T08:31:00Z">
              <w:r>
                <w:t>Cougar</w:t>
              </w:r>
            </w:ins>
          </w:p>
        </w:tc>
        <w:tc>
          <w:tcPr>
            <w:tcW w:w="0" w:type="auto"/>
          </w:tcPr>
          <w:p w14:paraId="6E80CFAB" w14:textId="28C5876D" w:rsidR="005A5638" w:rsidRDefault="005A5638" w:rsidP="006636CC">
            <w:pPr>
              <w:rPr>
                <w:ins w:id="668" w:author="David Conklin" w:date="2020-11-18T08:32:00Z"/>
              </w:rPr>
            </w:pPr>
            <w:ins w:id="669" w:author="David Conklin" w:date="2020-11-18T08:33:00Z">
              <w:r>
                <w:t>McKenzie</w:t>
              </w:r>
            </w:ins>
          </w:p>
        </w:tc>
        <w:tc>
          <w:tcPr>
            <w:tcW w:w="0" w:type="auto"/>
          </w:tcPr>
          <w:p w14:paraId="61465AFB" w14:textId="299CF8A8" w:rsidR="005A5638" w:rsidRDefault="005A5638" w:rsidP="006636CC">
            <w:pPr>
              <w:rPr>
                <w:ins w:id="670" w:author="David Conklin" w:date="2020-11-18T10:48:00Z"/>
              </w:rPr>
            </w:pPr>
            <w:ins w:id="671" w:author="David Conklin" w:date="2020-11-18T10:51:00Z">
              <w:r>
                <w:t>flood control</w:t>
              </w:r>
            </w:ins>
            <w:ins w:id="672" w:author="David Conklin" w:date="2020-11-18T10:56:00Z">
              <w:r>
                <w:t>, hydropower</w:t>
              </w:r>
            </w:ins>
          </w:p>
        </w:tc>
      </w:tr>
      <w:tr w:rsidR="005A5638" w14:paraId="7E3C4798" w14:textId="631D457E" w:rsidTr="005E090B">
        <w:trPr>
          <w:ins w:id="673" w:author="David Conklin" w:date="2020-11-18T08:30:00Z"/>
        </w:trPr>
        <w:tc>
          <w:tcPr>
            <w:tcW w:w="0" w:type="auto"/>
          </w:tcPr>
          <w:p w14:paraId="673AAAC6" w14:textId="2F297D28" w:rsidR="005A5638" w:rsidRDefault="005A5638" w:rsidP="006636CC">
            <w:pPr>
              <w:rPr>
                <w:ins w:id="674" w:author="David Conklin" w:date="2020-11-18T08:30:00Z"/>
              </w:rPr>
            </w:pPr>
            <w:ins w:id="675" w:author="David Conklin" w:date="2020-11-18T08:33:00Z">
              <w:r>
                <w:t>COT</w:t>
              </w:r>
            </w:ins>
          </w:p>
        </w:tc>
        <w:tc>
          <w:tcPr>
            <w:tcW w:w="0" w:type="auto"/>
          </w:tcPr>
          <w:p w14:paraId="3E60A2CC" w14:textId="2C6F871B" w:rsidR="005A5638" w:rsidRDefault="005A5638" w:rsidP="006636CC">
            <w:pPr>
              <w:rPr>
                <w:ins w:id="676" w:author="David Conklin" w:date="2020-11-18T08:48:00Z"/>
              </w:rPr>
            </w:pPr>
            <w:ins w:id="677" w:author="David Conklin" w:date="2020-11-18T08:50:00Z">
              <w:r>
                <w:t>6</w:t>
              </w:r>
            </w:ins>
          </w:p>
        </w:tc>
        <w:tc>
          <w:tcPr>
            <w:tcW w:w="0" w:type="auto"/>
          </w:tcPr>
          <w:p w14:paraId="50B65734" w14:textId="19F3F091" w:rsidR="005A5638" w:rsidRDefault="005A5638" w:rsidP="006636CC">
            <w:pPr>
              <w:rPr>
                <w:ins w:id="678" w:author="David Conklin" w:date="2020-11-18T08:30:00Z"/>
              </w:rPr>
            </w:pPr>
            <w:ins w:id="679" w:author="David Conklin" w:date="2020-11-18T08:33:00Z">
              <w:r>
                <w:t>Cottage Grove</w:t>
              </w:r>
            </w:ins>
          </w:p>
        </w:tc>
        <w:tc>
          <w:tcPr>
            <w:tcW w:w="0" w:type="auto"/>
          </w:tcPr>
          <w:p w14:paraId="7E502612" w14:textId="74AC9111" w:rsidR="005A5638" w:rsidRDefault="005A5638" w:rsidP="006636CC">
            <w:pPr>
              <w:rPr>
                <w:ins w:id="680" w:author="David Conklin" w:date="2020-11-18T08:32:00Z"/>
              </w:rPr>
            </w:pPr>
            <w:ins w:id="681" w:author="David Conklin" w:date="2020-11-18T08:33:00Z">
              <w:r>
                <w:t>Coast Fork</w:t>
              </w:r>
            </w:ins>
          </w:p>
        </w:tc>
        <w:tc>
          <w:tcPr>
            <w:tcW w:w="0" w:type="auto"/>
          </w:tcPr>
          <w:p w14:paraId="74FFEBB4" w14:textId="6658FD53" w:rsidR="005A5638" w:rsidRDefault="005A5638" w:rsidP="006636CC">
            <w:pPr>
              <w:rPr>
                <w:ins w:id="682" w:author="David Conklin" w:date="2020-11-18T10:48:00Z"/>
              </w:rPr>
            </w:pPr>
            <w:ins w:id="683" w:author="David Conklin" w:date="2020-11-18T10:50:00Z">
              <w:r>
                <w:t>flood control</w:t>
              </w:r>
            </w:ins>
          </w:p>
        </w:tc>
      </w:tr>
      <w:tr w:rsidR="005A5638" w14:paraId="0495576B" w14:textId="19025F0A" w:rsidTr="005E090B">
        <w:trPr>
          <w:ins w:id="684" w:author="David Conklin" w:date="2020-11-18T08:30:00Z"/>
        </w:trPr>
        <w:tc>
          <w:tcPr>
            <w:tcW w:w="0" w:type="auto"/>
          </w:tcPr>
          <w:p w14:paraId="69938D06" w14:textId="6A2EFFC2" w:rsidR="005A5638" w:rsidRDefault="005A5638" w:rsidP="006636CC">
            <w:pPr>
              <w:rPr>
                <w:ins w:id="685" w:author="David Conklin" w:date="2020-11-18T08:30:00Z"/>
              </w:rPr>
            </w:pPr>
            <w:ins w:id="686" w:author="David Conklin" w:date="2020-11-18T08:34:00Z">
              <w:r>
                <w:t>DET</w:t>
              </w:r>
            </w:ins>
          </w:p>
        </w:tc>
        <w:tc>
          <w:tcPr>
            <w:tcW w:w="0" w:type="auto"/>
          </w:tcPr>
          <w:p w14:paraId="1B9A29B8" w14:textId="212D65F9" w:rsidR="005A5638" w:rsidRDefault="005A5638" w:rsidP="006636CC">
            <w:pPr>
              <w:rPr>
                <w:ins w:id="687" w:author="David Conklin" w:date="2020-11-18T08:48:00Z"/>
              </w:rPr>
            </w:pPr>
            <w:ins w:id="688" w:author="David Conklin" w:date="2020-11-18T08:50:00Z">
              <w:r>
                <w:t>12</w:t>
              </w:r>
            </w:ins>
          </w:p>
        </w:tc>
        <w:tc>
          <w:tcPr>
            <w:tcW w:w="0" w:type="auto"/>
          </w:tcPr>
          <w:p w14:paraId="5C96144B" w14:textId="1C5247D3" w:rsidR="005A5638" w:rsidRDefault="005A5638" w:rsidP="006636CC">
            <w:pPr>
              <w:rPr>
                <w:ins w:id="689" w:author="David Conklin" w:date="2020-11-18T08:30:00Z"/>
              </w:rPr>
            </w:pPr>
            <w:ins w:id="690" w:author="David Conklin" w:date="2020-11-18T08:34:00Z">
              <w:r>
                <w:t>Detroit</w:t>
              </w:r>
            </w:ins>
          </w:p>
        </w:tc>
        <w:tc>
          <w:tcPr>
            <w:tcW w:w="0" w:type="auto"/>
          </w:tcPr>
          <w:p w14:paraId="74848A87" w14:textId="0F93A398" w:rsidR="005A5638" w:rsidRDefault="005A5638" w:rsidP="006636CC">
            <w:pPr>
              <w:rPr>
                <w:ins w:id="691" w:author="David Conklin" w:date="2020-11-18T08:32:00Z"/>
              </w:rPr>
            </w:pPr>
            <w:ins w:id="692" w:author="David Conklin" w:date="2020-11-18T08:34:00Z">
              <w:r>
                <w:t>North Santiam</w:t>
              </w:r>
            </w:ins>
          </w:p>
        </w:tc>
        <w:tc>
          <w:tcPr>
            <w:tcW w:w="0" w:type="auto"/>
          </w:tcPr>
          <w:p w14:paraId="0B04C5D9" w14:textId="7D7D69BA" w:rsidR="005A5638" w:rsidRDefault="005A5638" w:rsidP="006636CC">
            <w:pPr>
              <w:rPr>
                <w:ins w:id="693" w:author="David Conklin" w:date="2020-11-18T10:48:00Z"/>
              </w:rPr>
            </w:pPr>
            <w:ins w:id="694" w:author="David Conklin" w:date="2020-11-18T10:52:00Z">
              <w:r>
                <w:t>flood control</w:t>
              </w:r>
            </w:ins>
            <w:ins w:id="695" w:author="David Conklin" w:date="2020-11-18T10:57:00Z">
              <w:r>
                <w:t>, hydropower</w:t>
              </w:r>
            </w:ins>
          </w:p>
        </w:tc>
      </w:tr>
      <w:tr w:rsidR="005A5638" w14:paraId="15C7D919" w14:textId="5126C6AF" w:rsidTr="005E090B">
        <w:trPr>
          <w:ins w:id="696" w:author="David Conklin" w:date="2020-11-18T08:30:00Z"/>
        </w:trPr>
        <w:tc>
          <w:tcPr>
            <w:tcW w:w="0" w:type="auto"/>
          </w:tcPr>
          <w:p w14:paraId="70475300" w14:textId="13D192D5" w:rsidR="005A5638" w:rsidRDefault="005A5638" w:rsidP="006636CC">
            <w:pPr>
              <w:rPr>
                <w:ins w:id="697" w:author="David Conklin" w:date="2020-11-18T08:30:00Z"/>
              </w:rPr>
            </w:pPr>
            <w:ins w:id="698" w:author="David Conklin" w:date="2020-11-18T08:34:00Z">
              <w:r>
                <w:t>DEX</w:t>
              </w:r>
            </w:ins>
          </w:p>
        </w:tc>
        <w:tc>
          <w:tcPr>
            <w:tcW w:w="0" w:type="auto"/>
          </w:tcPr>
          <w:p w14:paraId="082B466B" w14:textId="2C0F1323" w:rsidR="005A5638" w:rsidRDefault="005A5638" w:rsidP="006636CC">
            <w:pPr>
              <w:rPr>
                <w:ins w:id="699" w:author="David Conklin" w:date="2020-11-18T08:48:00Z"/>
              </w:rPr>
            </w:pPr>
            <w:ins w:id="700" w:author="David Conklin" w:date="2020-11-18T08:49:00Z">
              <w:r>
                <w:t>3</w:t>
              </w:r>
            </w:ins>
          </w:p>
        </w:tc>
        <w:tc>
          <w:tcPr>
            <w:tcW w:w="0" w:type="auto"/>
          </w:tcPr>
          <w:p w14:paraId="7B480A80" w14:textId="043F36F0" w:rsidR="005A5638" w:rsidRDefault="005A5638" w:rsidP="006636CC">
            <w:pPr>
              <w:rPr>
                <w:ins w:id="701" w:author="David Conklin" w:date="2020-11-18T08:30:00Z"/>
              </w:rPr>
            </w:pPr>
            <w:ins w:id="702" w:author="David Conklin" w:date="2020-11-18T08:34:00Z">
              <w:r>
                <w:t>Dexter</w:t>
              </w:r>
            </w:ins>
          </w:p>
        </w:tc>
        <w:tc>
          <w:tcPr>
            <w:tcW w:w="0" w:type="auto"/>
          </w:tcPr>
          <w:p w14:paraId="2EF74191" w14:textId="183041A0" w:rsidR="005A5638" w:rsidRDefault="005A5638" w:rsidP="006636CC">
            <w:pPr>
              <w:rPr>
                <w:ins w:id="703" w:author="David Conklin" w:date="2020-11-18T08:32:00Z"/>
              </w:rPr>
            </w:pPr>
            <w:ins w:id="704" w:author="David Conklin" w:date="2020-11-18T08:41:00Z">
              <w:r>
                <w:t>Middle Fork</w:t>
              </w:r>
            </w:ins>
          </w:p>
        </w:tc>
        <w:tc>
          <w:tcPr>
            <w:tcW w:w="0" w:type="auto"/>
          </w:tcPr>
          <w:p w14:paraId="57A111E5" w14:textId="699DD518" w:rsidR="005A5638" w:rsidRDefault="005A5638" w:rsidP="006636CC">
            <w:pPr>
              <w:rPr>
                <w:ins w:id="705" w:author="David Conklin" w:date="2020-11-18T10:48:00Z"/>
              </w:rPr>
            </w:pPr>
            <w:ins w:id="706" w:author="David Conklin" w:date="2020-11-18T10:48:00Z">
              <w:r>
                <w:t>re-regulating</w:t>
              </w:r>
            </w:ins>
            <w:ins w:id="707" w:author="David Conklin" w:date="2020-11-18T10:55:00Z">
              <w:r>
                <w:t>, hydropower</w:t>
              </w:r>
            </w:ins>
          </w:p>
        </w:tc>
      </w:tr>
      <w:tr w:rsidR="005A5638" w14:paraId="32266FB8" w14:textId="593874BA" w:rsidTr="005E090B">
        <w:trPr>
          <w:ins w:id="708" w:author="David Conklin" w:date="2020-11-18T08:30:00Z"/>
        </w:trPr>
        <w:tc>
          <w:tcPr>
            <w:tcW w:w="0" w:type="auto"/>
          </w:tcPr>
          <w:p w14:paraId="2EE04CA7" w14:textId="58C6E342" w:rsidR="005A5638" w:rsidRDefault="005A5638" w:rsidP="006636CC">
            <w:pPr>
              <w:rPr>
                <w:ins w:id="709" w:author="David Conklin" w:date="2020-11-18T08:30:00Z"/>
              </w:rPr>
            </w:pPr>
            <w:ins w:id="710" w:author="David Conklin" w:date="2020-11-18T08:34:00Z">
              <w:r>
                <w:t>DOR</w:t>
              </w:r>
            </w:ins>
          </w:p>
        </w:tc>
        <w:tc>
          <w:tcPr>
            <w:tcW w:w="0" w:type="auto"/>
          </w:tcPr>
          <w:p w14:paraId="510BB3A1" w14:textId="0313DF70" w:rsidR="005A5638" w:rsidRDefault="005A5638" w:rsidP="006636CC">
            <w:pPr>
              <w:rPr>
                <w:ins w:id="711" w:author="David Conklin" w:date="2020-11-18T08:48:00Z"/>
              </w:rPr>
            </w:pPr>
            <w:ins w:id="712" w:author="David Conklin" w:date="2020-11-18T08:50:00Z">
              <w:r>
                <w:t>5</w:t>
              </w:r>
            </w:ins>
          </w:p>
        </w:tc>
        <w:tc>
          <w:tcPr>
            <w:tcW w:w="0" w:type="auto"/>
          </w:tcPr>
          <w:p w14:paraId="6DE981D3" w14:textId="7F39374E" w:rsidR="005A5638" w:rsidRDefault="005A5638" w:rsidP="006636CC">
            <w:pPr>
              <w:rPr>
                <w:ins w:id="713" w:author="David Conklin" w:date="2020-11-18T08:30:00Z"/>
              </w:rPr>
            </w:pPr>
            <w:ins w:id="714" w:author="David Conklin" w:date="2020-11-18T08:34:00Z">
              <w:r>
                <w:t>Dorena</w:t>
              </w:r>
            </w:ins>
          </w:p>
        </w:tc>
        <w:tc>
          <w:tcPr>
            <w:tcW w:w="0" w:type="auto"/>
          </w:tcPr>
          <w:p w14:paraId="7FF02757" w14:textId="5EDD73CA" w:rsidR="005A5638" w:rsidRDefault="005A5638" w:rsidP="006636CC">
            <w:pPr>
              <w:rPr>
                <w:ins w:id="715" w:author="David Conklin" w:date="2020-11-18T08:32:00Z"/>
              </w:rPr>
            </w:pPr>
            <w:ins w:id="716" w:author="David Conklin" w:date="2020-11-18T08:35:00Z">
              <w:r>
                <w:t>Coast Fork</w:t>
              </w:r>
            </w:ins>
          </w:p>
        </w:tc>
        <w:tc>
          <w:tcPr>
            <w:tcW w:w="0" w:type="auto"/>
          </w:tcPr>
          <w:p w14:paraId="65E2EB0B" w14:textId="241B07A6" w:rsidR="005A5638" w:rsidRDefault="005A5638" w:rsidP="006636CC">
            <w:pPr>
              <w:rPr>
                <w:ins w:id="717" w:author="David Conklin" w:date="2020-11-18T10:48:00Z"/>
              </w:rPr>
            </w:pPr>
            <w:ins w:id="718" w:author="David Conklin" w:date="2020-11-18T10:50:00Z">
              <w:r>
                <w:t>flood control</w:t>
              </w:r>
            </w:ins>
          </w:p>
        </w:tc>
      </w:tr>
      <w:tr w:rsidR="005A5638" w14:paraId="132D67EC" w14:textId="4D5FFF47" w:rsidTr="005E090B">
        <w:trPr>
          <w:ins w:id="719" w:author="David Conklin" w:date="2020-11-18T08:30:00Z"/>
        </w:trPr>
        <w:tc>
          <w:tcPr>
            <w:tcW w:w="0" w:type="auto"/>
          </w:tcPr>
          <w:p w14:paraId="0798A743" w14:textId="7B2237AB" w:rsidR="005A5638" w:rsidRDefault="005A5638" w:rsidP="006636CC">
            <w:pPr>
              <w:rPr>
                <w:ins w:id="720" w:author="David Conklin" w:date="2020-11-18T08:30:00Z"/>
              </w:rPr>
            </w:pPr>
            <w:ins w:id="721" w:author="David Conklin" w:date="2020-11-18T08:36:00Z">
              <w:r>
                <w:t>FAL</w:t>
              </w:r>
            </w:ins>
          </w:p>
        </w:tc>
        <w:tc>
          <w:tcPr>
            <w:tcW w:w="0" w:type="auto"/>
          </w:tcPr>
          <w:p w14:paraId="4950AA4A" w14:textId="595DEB2C" w:rsidR="005A5638" w:rsidRDefault="005A5638" w:rsidP="006636CC">
            <w:pPr>
              <w:rPr>
                <w:ins w:id="722" w:author="David Conklin" w:date="2020-11-18T08:48:00Z"/>
              </w:rPr>
            </w:pPr>
            <w:ins w:id="723" w:author="David Conklin" w:date="2020-11-18T08:49:00Z">
              <w:r>
                <w:t>4</w:t>
              </w:r>
            </w:ins>
          </w:p>
        </w:tc>
        <w:tc>
          <w:tcPr>
            <w:tcW w:w="0" w:type="auto"/>
          </w:tcPr>
          <w:p w14:paraId="06555869" w14:textId="48F710EA" w:rsidR="005A5638" w:rsidRDefault="005A5638" w:rsidP="006636CC">
            <w:pPr>
              <w:rPr>
                <w:ins w:id="724" w:author="David Conklin" w:date="2020-11-18T08:30:00Z"/>
              </w:rPr>
            </w:pPr>
            <w:ins w:id="725" w:author="David Conklin" w:date="2020-11-18T08:38:00Z">
              <w:r>
                <w:t>Fall Creek</w:t>
              </w:r>
            </w:ins>
          </w:p>
        </w:tc>
        <w:tc>
          <w:tcPr>
            <w:tcW w:w="0" w:type="auto"/>
          </w:tcPr>
          <w:p w14:paraId="2B450FE1" w14:textId="5F2E353B" w:rsidR="005A5638" w:rsidRDefault="005A5638" w:rsidP="006636CC">
            <w:pPr>
              <w:rPr>
                <w:ins w:id="726" w:author="David Conklin" w:date="2020-11-18T08:32:00Z"/>
              </w:rPr>
            </w:pPr>
            <w:ins w:id="727" w:author="David Conklin" w:date="2020-11-18T08:41:00Z">
              <w:r>
                <w:t>Middle Fork</w:t>
              </w:r>
            </w:ins>
          </w:p>
        </w:tc>
        <w:tc>
          <w:tcPr>
            <w:tcW w:w="0" w:type="auto"/>
          </w:tcPr>
          <w:p w14:paraId="76D1316A" w14:textId="44F09879" w:rsidR="005A5638" w:rsidRDefault="005A5638" w:rsidP="006636CC">
            <w:pPr>
              <w:rPr>
                <w:ins w:id="728" w:author="David Conklin" w:date="2020-11-18T10:48:00Z"/>
              </w:rPr>
            </w:pPr>
            <w:ins w:id="729" w:author="David Conklin" w:date="2020-11-18T10:49:00Z">
              <w:r>
                <w:t>flood</w:t>
              </w:r>
            </w:ins>
            <w:ins w:id="730" w:author="David Conklin" w:date="2020-11-18T10:50:00Z">
              <w:r>
                <w:t xml:space="preserve"> control</w:t>
              </w:r>
            </w:ins>
          </w:p>
        </w:tc>
      </w:tr>
      <w:tr w:rsidR="005A5638" w14:paraId="1842BA85" w14:textId="52619B8E" w:rsidTr="005E090B">
        <w:trPr>
          <w:ins w:id="731" w:author="David Conklin" w:date="2020-11-18T08:30:00Z"/>
        </w:trPr>
        <w:tc>
          <w:tcPr>
            <w:tcW w:w="0" w:type="auto"/>
          </w:tcPr>
          <w:p w14:paraId="4FF88FEA" w14:textId="2B87771F" w:rsidR="005A5638" w:rsidRDefault="005A5638" w:rsidP="006636CC">
            <w:pPr>
              <w:rPr>
                <w:ins w:id="732" w:author="David Conklin" w:date="2020-11-18T08:30:00Z"/>
              </w:rPr>
            </w:pPr>
            <w:ins w:id="733" w:author="David Conklin" w:date="2020-11-18T08:36:00Z">
              <w:r>
                <w:t>FOS</w:t>
              </w:r>
            </w:ins>
          </w:p>
        </w:tc>
        <w:tc>
          <w:tcPr>
            <w:tcW w:w="0" w:type="auto"/>
          </w:tcPr>
          <w:p w14:paraId="72470C6A" w14:textId="1D7367FB" w:rsidR="005A5638" w:rsidRDefault="005A5638" w:rsidP="006636CC">
            <w:pPr>
              <w:rPr>
                <w:ins w:id="734" w:author="David Conklin" w:date="2020-11-18T08:48:00Z"/>
              </w:rPr>
            </w:pPr>
            <w:ins w:id="735" w:author="David Conklin" w:date="2020-11-18T08:50:00Z">
              <w:r>
                <w:t>11</w:t>
              </w:r>
            </w:ins>
          </w:p>
        </w:tc>
        <w:tc>
          <w:tcPr>
            <w:tcW w:w="0" w:type="auto"/>
          </w:tcPr>
          <w:p w14:paraId="0DB5F348" w14:textId="36A1A516" w:rsidR="005A5638" w:rsidRDefault="005A5638" w:rsidP="006636CC">
            <w:pPr>
              <w:rPr>
                <w:ins w:id="736" w:author="David Conklin" w:date="2020-11-18T08:30:00Z"/>
              </w:rPr>
            </w:pPr>
            <w:ins w:id="737" w:author="David Conklin" w:date="2020-11-18T08:36:00Z">
              <w:r>
                <w:t>Foster</w:t>
              </w:r>
            </w:ins>
          </w:p>
        </w:tc>
        <w:tc>
          <w:tcPr>
            <w:tcW w:w="0" w:type="auto"/>
          </w:tcPr>
          <w:p w14:paraId="0A0D9CE2" w14:textId="4BD8883E" w:rsidR="005A5638" w:rsidRDefault="005A5638" w:rsidP="006636CC">
            <w:pPr>
              <w:rPr>
                <w:ins w:id="738" w:author="David Conklin" w:date="2020-11-18T08:32:00Z"/>
              </w:rPr>
            </w:pPr>
            <w:ins w:id="739" w:author="David Conklin" w:date="2020-11-18T08:42:00Z">
              <w:r>
                <w:t>South Santiam</w:t>
              </w:r>
            </w:ins>
          </w:p>
        </w:tc>
        <w:tc>
          <w:tcPr>
            <w:tcW w:w="0" w:type="auto"/>
          </w:tcPr>
          <w:p w14:paraId="05996DBB" w14:textId="4860C0F6" w:rsidR="005A5638" w:rsidRDefault="005A5638" w:rsidP="006636CC">
            <w:pPr>
              <w:rPr>
                <w:ins w:id="740" w:author="David Conklin" w:date="2020-11-18T10:48:00Z"/>
              </w:rPr>
            </w:pPr>
            <w:ins w:id="741" w:author="David Conklin" w:date="2020-11-18T10:52:00Z">
              <w:r>
                <w:t>flood control</w:t>
              </w:r>
            </w:ins>
            <w:ins w:id="742" w:author="David Conklin" w:date="2020-11-18T10:57:00Z">
              <w:r>
                <w:t>, hydropower</w:t>
              </w:r>
            </w:ins>
          </w:p>
        </w:tc>
      </w:tr>
      <w:tr w:rsidR="005A5638" w14:paraId="65615764" w14:textId="6A135BEC" w:rsidTr="005E090B">
        <w:trPr>
          <w:ins w:id="743" w:author="David Conklin" w:date="2020-11-18T08:30:00Z"/>
        </w:trPr>
        <w:tc>
          <w:tcPr>
            <w:tcW w:w="0" w:type="auto"/>
          </w:tcPr>
          <w:p w14:paraId="52FA3DFB" w14:textId="49BE7CFD" w:rsidR="005A5638" w:rsidRDefault="005A5638" w:rsidP="006636CC">
            <w:pPr>
              <w:rPr>
                <w:ins w:id="744" w:author="David Conklin" w:date="2020-11-18T08:30:00Z"/>
              </w:rPr>
            </w:pPr>
            <w:ins w:id="745" w:author="David Conklin" w:date="2020-11-18T08:36:00Z">
              <w:r>
                <w:t>FRN</w:t>
              </w:r>
            </w:ins>
          </w:p>
        </w:tc>
        <w:tc>
          <w:tcPr>
            <w:tcW w:w="0" w:type="auto"/>
          </w:tcPr>
          <w:p w14:paraId="5D303C62" w14:textId="4D9EF239" w:rsidR="005A5638" w:rsidRDefault="005A5638" w:rsidP="006636CC">
            <w:pPr>
              <w:rPr>
                <w:ins w:id="746" w:author="David Conklin" w:date="2020-11-18T08:48:00Z"/>
              </w:rPr>
            </w:pPr>
            <w:ins w:id="747" w:author="David Conklin" w:date="2020-11-18T08:50:00Z">
              <w:r>
                <w:t>7</w:t>
              </w:r>
            </w:ins>
          </w:p>
        </w:tc>
        <w:tc>
          <w:tcPr>
            <w:tcW w:w="0" w:type="auto"/>
          </w:tcPr>
          <w:p w14:paraId="6528B2D4" w14:textId="2AB42D07" w:rsidR="005A5638" w:rsidRDefault="005A5638" w:rsidP="006636CC">
            <w:pPr>
              <w:rPr>
                <w:ins w:id="748" w:author="David Conklin" w:date="2020-11-18T08:30:00Z"/>
              </w:rPr>
            </w:pPr>
            <w:ins w:id="749" w:author="David Conklin" w:date="2020-11-18T08:36:00Z">
              <w:r>
                <w:t>Fern Ridge</w:t>
              </w:r>
            </w:ins>
          </w:p>
        </w:tc>
        <w:tc>
          <w:tcPr>
            <w:tcW w:w="0" w:type="auto"/>
          </w:tcPr>
          <w:p w14:paraId="387513B1" w14:textId="0E47F203" w:rsidR="005A5638" w:rsidRDefault="005A5638" w:rsidP="006636CC">
            <w:pPr>
              <w:rPr>
                <w:ins w:id="750" w:author="David Conklin" w:date="2020-11-18T08:32:00Z"/>
              </w:rPr>
            </w:pPr>
            <w:ins w:id="751" w:author="David Conklin" w:date="2020-11-18T08:36:00Z">
              <w:r>
                <w:t>Long Tom</w:t>
              </w:r>
            </w:ins>
          </w:p>
        </w:tc>
        <w:tc>
          <w:tcPr>
            <w:tcW w:w="0" w:type="auto"/>
          </w:tcPr>
          <w:p w14:paraId="03BA6765" w14:textId="72A5E972" w:rsidR="005A5638" w:rsidRDefault="005A5638" w:rsidP="006636CC">
            <w:pPr>
              <w:rPr>
                <w:ins w:id="752" w:author="David Conklin" w:date="2020-11-18T10:48:00Z"/>
              </w:rPr>
            </w:pPr>
            <w:ins w:id="753" w:author="David Conklin" w:date="2020-11-18T10:50:00Z">
              <w:r>
                <w:t>fl</w:t>
              </w:r>
            </w:ins>
            <w:ins w:id="754" w:author="David Conklin" w:date="2020-11-18T10:51:00Z">
              <w:r>
                <w:t>ood control</w:t>
              </w:r>
            </w:ins>
          </w:p>
        </w:tc>
      </w:tr>
      <w:tr w:rsidR="005A5638" w14:paraId="22548737" w14:textId="211D4E6F" w:rsidTr="005E090B">
        <w:trPr>
          <w:ins w:id="755" w:author="David Conklin" w:date="2020-11-18T08:30:00Z"/>
        </w:trPr>
        <w:tc>
          <w:tcPr>
            <w:tcW w:w="0" w:type="auto"/>
          </w:tcPr>
          <w:p w14:paraId="62627224" w14:textId="5ABEC9E0" w:rsidR="005A5638" w:rsidRDefault="005A5638" w:rsidP="006636CC">
            <w:pPr>
              <w:rPr>
                <w:ins w:id="756" w:author="David Conklin" w:date="2020-11-18T08:30:00Z"/>
              </w:rPr>
            </w:pPr>
            <w:ins w:id="757" w:author="David Conklin" w:date="2020-11-18T08:37:00Z">
              <w:r>
                <w:t>GPR</w:t>
              </w:r>
            </w:ins>
          </w:p>
        </w:tc>
        <w:tc>
          <w:tcPr>
            <w:tcW w:w="0" w:type="auto"/>
          </w:tcPr>
          <w:p w14:paraId="189F1F32" w14:textId="695F6938" w:rsidR="005A5638" w:rsidRDefault="005A5638" w:rsidP="006636CC">
            <w:pPr>
              <w:rPr>
                <w:ins w:id="758" w:author="David Conklin" w:date="2020-11-18T08:48:00Z"/>
              </w:rPr>
            </w:pPr>
            <w:ins w:id="759" w:author="David Conklin" w:date="2020-11-18T08:50:00Z">
              <w:r>
                <w:t>10</w:t>
              </w:r>
            </w:ins>
          </w:p>
        </w:tc>
        <w:tc>
          <w:tcPr>
            <w:tcW w:w="0" w:type="auto"/>
          </w:tcPr>
          <w:p w14:paraId="75C1AE9C" w14:textId="1E896973" w:rsidR="005A5638" w:rsidRDefault="005A5638" w:rsidP="006636CC">
            <w:pPr>
              <w:rPr>
                <w:ins w:id="760" w:author="David Conklin" w:date="2020-11-18T08:30:00Z"/>
              </w:rPr>
            </w:pPr>
            <w:ins w:id="761" w:author="David Conklin" w:date="2020-11-18T08:37:00Z">
              <w:r>
                <w:t>Green Peter</w:t>
              </w:r>
            </w:ins>
          </w:p>
        </w:tc>
        <w:tc>
          <w:tcPr>
            <w:tcW w:w="0" w:type="auto"/>
          </w:tcPr>
          <w:p w14:paraId="3CBECDDA" w14:textId="0FB7A5A0" w:rsidR="005A5638" w:rsidRDefault="005A5638" w:rsidP="006636CC">
            <w:pPr>
              <w:rPr>
                <w:ins w:id="762" w:author="David Conklin" w:date="2020-11-18T08:32:00Z"/>
              </w:rPr>
            </w:pPr>
            <w:ins w:id="763" w:author="David Conklin" w:date="2020-11-18T08:37:00Z">
              <w:r>
                <w:t>South Santiam</w:t>
              </w:r>
            </w:ins>
          </w:p>
        </w:tc>
        <w:tc>
          <w:tcPr>
            <w:tcW w:w="0" w:type="auto"/>
          </w:tcPr>
          <w:p w14:paraId="7C56A966" w14:textId="6A110804" w:rsidR="005A5638" w:rsidRDefault="005A5638" w:rsidP="006636CC">
            <w:pPr>
              <w:rPr>
                <w:ins w:id="764" w:author="David Conklin" w:date="2020-11-18T10:48:00Z"/>
              </w:rPr>
            </w:pPr>
            <w:ins w:id="765" w:author="David Conklin" w:date="2020-11-18T10:51:00Z">
              <w:r>
                <w:t>flood cont</w:t>
              </w:r>
            </w:ins>
            <w:ins w:id="766" w:author="David Conklin" w:date="2020-11-18T10:52:00Z">
              <w:r>
                <w:t>rol</w:t>
              </w:r>
            </w:ins>
            <w:ins w:id="767" w:author="David Conklin" w:date="2020-11-18T10:56:00Z">
              <w:r>
                <w:t>, hydropower</w:t>
              </w:r>
            </w:ins>
          </w:p>
        </w:tc>
      </w:tr>
      <w:tr w:rsidR="005A5638" w14:paraId="1D928761" w14:textId="23ADAD49" w:rsidTr="005E090B">
        <w:trPr>
          <w:ins w:id="768" w:author="David Conklin" w:date="2020-11-18T08:30:00Z"/>
        </w:trPr>
        <w:tc>
          <w:tcPr>
            <w:tcW w:w="0" w:type="auto"/>
          </w:tcPr>
          <w:p w14:paraId="1FD41C3A" w14:textId="1453CCD1" w:rsidR="005A5638" w:rsidRDefault="005A5638" w:rsidP="006636CC">
            <w:pPr>
              <w:rPr>
                <w:ins w:id="769" w:author="David Conklin" w:date="2020-11-18T08:30:00Z"/>
              </w:rPr>
            </w:pPr>
            <w:ins w:id="770" w:author="David Conklin" w:date="2020-11-18T08:37:00Z">
              <w:r>
                <w:t>HCR</w:t>
              </w:r>
            </w:ins>
          </w:p>
        </w:tc>
        <w:tc>
          <w:tcPr>
            <w:tcW w:w="0" w:type="auto"/>
          </w:tcPr>
          <w:p w14:paraId="6256D4F2" w14:textId="47BD92A1" w:rsidR="005A5638" w:rsidRDefault="005A5638" w:rsidP="006636CC">
            <w:pPr>
              <w:rPr>
                <w:ins w:id="771" w:author="David Conklin" w:date="2020-11-18T08:48:00Z"/>
              </w:rPr>
            </w:pPr>
            <w:ins w:id="772" w:author="David Conklin" w:date="2020-11-18T08:49:00Z">
              <w:r>
                <w:t>1</w:t>
              </w:r>
            </w:ins>
          </w:p>
        </w:tc>
        <w:tc>
          <w:tcPr>
            <w:tcW w:w="0" w:type="auto"/>
          </w:tcPr>
          <w:p w14:paraId="274BAF58" w14:textId="2B7C8068" w:rsidR="005A5638" w:rsidRDefault="005A5638" w:rsidP="006636CC">
            <w:pPr>
              <w:rPr>
                <w:ins w:id="773" w:author="David Conklin" w:date="2020-11-18T08:30:00Z"/>
              </w:rPr>
            </w:pPr>
            <w:ins w:id="774" w:author="David Conklin" w:date="2020-11-18T08:37:00Z">
              <w:r>
                <w:t>Hills Creek</w:t>
              </w:r>
            </w:ins>
          </w:p>
        </w:tc>
        <w:tc>
          <w:tcPr>
            <w:tcW w:w="0" w:type="auto"/>
          </w:tcPr>
          <w:p w14:paraId="3C4FCA08" w14:textId="4117FA50" w:rsidR="005A5638" w:rsidRDefault="005A5638" w:rsidP="006636CC">
            <w:pPr>
              <w:rPr>
                <w:ins w:id="775" w:author="David Conklin" w:date="2020-11-18T08:32:00Z"/>
              </w:rPr>
            </w:pPr>
            <w:ins w:id="776" w:author="David Conklin" w:date="2020-11-18T08:41:00Z">
              <w:r>
                <w:t>Middle Fork</w:t>
              </w:r>
            </w:ins>
          </w:p>
        </w:tc>
        <w:tc>
          <w:tcPr>
            <w:tcW w:w="0" w:type="auto"/>
          </w:tcPr>
          <w:p w14:paraId="58DD8D7A" w14:textId="1BCDCD8F" w:rsidR="005A5638" w:rsidRDefault="005A5638" w:rsidP="006636CC">
            <w:pPr>
              <w:rPr>
                <w:ins w:id="777" w:author="David Conklin" w:date="2020-11-18T10:48:00Z"/>
              </w:rPr>
            </w:pPr>
            <w:ins w:id="778" w:author="David Conklin" w:date="2020-11-18T10:49:00Z">
              <w:r>
                <w:t>flood control</w:t>
              </w:r>
            </w:ins>
            <w:ins w:id="779" w:author="David Conklin" w:date="2020-11-18T10:54:00Z">
              <w:r>
                <w:t xml:space="preserve">, </w:t>
              </w:r>
            </w:ins>
            <w:ins w:id="780" w:author="David Conklin" w:date="2020-11-18T10:55:00Z">
              <w:r>
                <w:t>hydropower</w:t>
              </w:r>
            </w:ins>
          </w:p>
        </w:tc>
      </w:tr>
      <w:tr w:rsidR="005A5638" w14:paraId="37E769A7" w14:textId="468977DB" w:rsidTr="005E090B">
        <w:trPr>
          <w:ins w:id="781" w:author="David Conklin" w:date="2020-11-18T08:30:00Z"/>
        </w:trPr>
        <w:tc>
          <w:tcPr>
            <w:tcW w:w="0" w:type="auto"/>
          </w:tcPr>
          <w:p w14:paraId="196067DC" w14:textId="542E854F" w:rsidR="005A5638" w:rsidRDefault="005A5638" w:rsidP="006636CC">
            <w:pPr>
              <w:rPr>
                <w:ins w:id="782" w:author="David Conklin" w:date="2020-11-18T08:30:00Z"/>
              </w:rPr>
            </w:pPr>
            <w:ins w:id="783" w:author="David Conklin" w:date="2020-11-18T08:37:00Z">
              <w:r>
                <w:t>LOP</w:t>
              </w:r>
            </w:ins>
          </w:p>
        </w:tc>
        <w:tc>
          <w:tcPr>
            <w:tcW w:w="0" w:type="auto"/>
          </w:tcPr>
          <w:p w14:paraId="43B4D2A3" w14:textId="4EAF0992" w:rsidR="005A5638" w:rsidRDefault="005A5638" w:rsidP="006636CC">
            <w:pPr>
              <w:rPr>
                <w:ins w:id="784" w:author="David Conklin" w:date="2020-11-18T08:48:00Z"/>
              </w:rPr>
            </w:pPr>
            <w:ins w:id="785" w:author="David Conklin" w:date="2020-11-18T08:49:00Z">
              <w:r>
                <w:t>2</w:t>
              </w:r>
            </w:ins>
          </w:p>
        </w:tc>
        <w:tc>
          <w:tcPr>
            <w:tcW w:w="0" w:type="auto"/>
          </w:tcPr>
          <w:p w14:paraId="227D31AC" w14:textId="38342679" w:rsidR="005A5638" w:rsidRDefault="005A5638" w:rsidP="006636CC">
            <w:pPr>
              <w:rPr>
                <w:ins w:id="786" w:author="David Conklin" w:date="2020-11-18T08:30:00Z"/>
              </w:rPr>
            </w:pPr>
            <w:ins w:id="787" w:author="David Conklin" w:date="2020-11-18T08:38:00Z">
              <w:r>
                <w:t>Lookout Point</w:t>
              </w:r>
            </w:ins>
          </w:p>
        </w:tc>
        <w:tc>
          <w:tcPr>
            <w:tcW w:w="0" w:type="auto"/>
          </w:tcPr>
          <w:p w14:paraId="7CD67270" w14:textId="62B35247" w:rsidR="005A5638" w:rsidRDefault="005A5638" w:rsidP="006636CC">
            <w:pPr>
              <w:rPr>
                <w:ins w:id="788" w:author="David Conklin" w:date="2020-11-18T08:32:00Z"/>
              </w:rPr>
            </w:pPr>
            <w:ins w:id="789" w:author="David Conklin" w:date="2020-11-18T08:42:00Z">
              <w:r>
                <w:t>Middle Fork</w:t>
              </w:r>
            </w:ins>
          </w:p>
        </w:tc>
        <w:tc>
          <w:tcPr>
            <w:tcW w:w="0" w:type="auto"/>
          </w:tcPr>
          <w:p w14:paraId="22C7F409" w14:textId="0F87675B" w:rsidR="005A5638" w:rsidRDefault="005A5638" w:rsidP="006636CC">
            <w:pPr>
              <w:rPr>
                <w:ins w:id="790" w:author="David Conklin" w:date="2020-11-18T10:48:00Z"/>
              </w:rPr>
            </w:pPr>
            <w:ins w:id="791" w:author="David Conklin" w:date="2020-11-18T10:49:00Z">
              <w:r>
                <w:t>flood control</w:t>
              </w:r>
            </w:ins>
            <w:ins w:id="792" w:author="David Conklin" w:date="2020-11-18T10:55:00Z">
              <w:r>
                <w:t>, hydropower</w:t>
              </w:r>
            </w:ins>
          </w:p>
        </w:tc>
      </w:tr>
    </w:tbl>
    <w:p w14:paraId="3D2B1A55" w14:textId="77777777" w:rsidR="00167AC6" w:rsidRDefault="00167AC6" w:rsidP="006636CC">
      <w:pPr>
        <w:rPr>
          <w:ins w:id="793" w:author="David Conklin" w:date="2020-11-18T08:25:00Z"/>
        </w:rPr>
      </w:pPr>
    </w:p>
    <w:p w14:paraId="1144742D" w14:textId="0A298C89" w:rsidR="00167AC6" w:rsidRDefault="00167AC6" w:rsidP="006636CC">
      <w:pPr>
        <w:rPr>
          <w:ins w:id="794" w:author="David Conklin" w:date="2020-11-18T08:25:00Z"/>
        </w:rPr>
      </w:pPr>
    </w:p>
    <w:p w14:paraId="7701215C" w14:textId="0C6C166A" w:rsidR="00167AC6" w:rsidRDefault="00167AC6" w:rsidP="006636CC">
      <w:pPr>
        <w:rPr>
          <w:ins w:id="795" w:author="David Conklin" w:date="2020-11-18T08:51:00Z"/>
        </w:rPr>
      </w:pPr>
      <w:ins w:id="796" w:author="David Conklin" w:date="2020-11-18T08:25:00Z">
        <w:r>
          <w:t xml:space="preserve">Reservoir </w:t>
        </w:r>
      </w:ins>
      <w:ins w:id="797" w:author="David Conklin" w:date="2020-11-18T08:26:00Z">
        <w:r>
          <w:t>rules and data are stored in the CW3M repository at Data</w:t>
        </w:r>
      </w:ins>
      <w:ins w:id="798" w:author="David Conklin" w:date="2020-11-18T08:27:00Z">
        <w:r>
          <w:t>CW3M/Reservoirs.  Data and rules for s</w:t>
        </w:r>
      </w:ins>
      <w:ins w:id="799" w:author="David Conklin" w:date="2020-11-18T08:28:00Z">
        <w:r>
          <w:t>pecific reservoir</w:t>
        </w:r>
      </w:ins>
      <w:ins w:id="800" w:author="David Conklin" w:date="2020-11-18T08:43:00Z">
        <w:r w:rsidR="00147635">
          <w:t>s</w:t>
        </w:r>
      </w:ins>
      <w:ins w:id="801" w:author="David Conklin" w:date="2020-11-18T08:28:00Z">
        <w:r>
          <w:t xml:space="preserve"> are identified in </w:t>
        </w:r>
      </w:ins>
      <w:ins w:id="802" w:author="David Conklin" w:date="2020-11-18T08:43:00Z">
        <w:r w:rsidR="00147635">
          <w:t>their individual</w:t>
        </w:r>
      </w:ins>
      <w:ins w:id="803" w:author="David Conklin" w:date="2020-11-18T08:28:00Z">
        <w:r>
          <w:t xml:space="preserve"> &lt;reservoir&gt; block</w:t>
        </w:r>
      </w:ins>
      <w:ins w:id="804" w:author="David Conklin" w:date="2020-11-18T08:44:00Z">
        <w:r w:rsidR="00147635">
          <w:t xml:space="preserve">s </w:t>
        </w:r>
      </w:ins>
      <w:ins w:id="805" w:author="David Conklin" w:date="2020-11-18T08:28:00Z">
        <w:r>
          <w:t>in the Flow XML file.</w:t>
        </w:r>
      </w:ins>
      <w:ins w:id="806" w:author="David Conklin" w:date="2020-11-18T08:45:00Z">
        <w:r w:rsidR="00147635">
          <w:t xml:space="preserve">  </w:t>
        </w:r>
      </w:ins>
      <w:ins w:id="807" w:author="David Conklin" w:date="2020-11-18T08:51:00Z">
        <w:r w:rsidR="004021FE">
          <w:t>H</w:t>
        </w:r>
      </w:ins>
      <w:ins w:id="808" w:author="David Conklin" w:date="2020-11-18T08:45:00Z">
        <w:r w:rsidR="00147635">
          <w:t>ere</w:t>
        </w:r>
        <w:r w:rsidR="004021FE">
          <w:t xml:space="preserve"> is </w:t>
        </w:r>
      </w:ins>
      <w:ins w:id="809" w:author="David Conklin" w:date="2020-11-18T08:51:00Z">
        <w:r w:rsidR="004021FE">
          <w:t>an example.</w:t>
        </w:r>
      </w:ins>
    </w:p>
    <w:p w14:paraId="29A4A093" w14:textId="77777777" w:rsidR="004021FE" w:rsidRDefault="004021FE" w:rsidP="006636CC">
      <w:pPr>
        <w:rPr>
          <w:ins w:id="810" w:author="David Conklin" w:date="2020-11-18T08:45:00Z"/>
        </w:rPr>
      </w:pPr>
    </w:p>
    <w:p w14:paraId="3810400D" w14:textId="627610C2" w:rsidR="005875B4" w:rsidRDefault="004021FE" w:rsidP="004021FE">
      <w:pPr>
        <w:rPr>
          <w:ins w:id="811" w:author="David Conklin" w:date="2020-11-18T08:58:00Z"/>
        </w:rPr>
      </w:pPr>
      <w:ins w:id="812" w:author="David Conklin" w:date="2020-11-18T08:45:00Z">
        <w:r>
          <w:t xml:space="preserve"> &lt;reservoir id="9"   name="Blue River Reservoir (USACE)"   </w:t>
        </w:r>
      </w:ins>
    </w:p>
    <w:p w14:paraId="603EAA6A" w14:textId="2E5CF3E1" w:rsidR="004021FE" w:rsidRDefault="004021FE" w:rsidP="005875B4">
      <w:pPr>
        <w:ind w:left="720"/>
        <w:rPr>
          <w:ins w:id="813" w:author="David Conklin" w:date="2020-11-18T08:52:00Z"/>
        </w:rPr>
        <w:pPrChange w:id="814" w:author="David Conklin" w:date="2020-11-18T09:01:00Z">
          <w:pPr/>
        </w:pPrChange>
      </w:pPr>
      <w:ins w:id="815" w:author="David Conklin" w:date="2020-11-18T08:52:00Z">
        <w:r>
          <w:t>reservoir_type="FloodControl”</w:t>
        </w:r>
      </w:ins>
    </w:p>
    <w:p w14:paraId="14A8F896" w14:textId="77777777" w:rsidR="004021FE" w:rsidRDefault="004021FE" w:rsidP="005875B4">
      <w:pPr>
        <w:ind w:left="720"/>
        <w:rPr>
          <w:ins w:id="816" w:author="David Conklin" w:date="2020-11-18T08:54:00Z"/>
        </w:rPr>
        <w:pPrChange w:id="817" w:author="David Conklin" w:date="2020-11-18T09:01:00Z">
          <w:pPr/>
        </w:pPrChange>
      </w:pPr>
      <w:ins w:id="818" w:author="David Conklin" w:date="2020-11-18T08:53:00Z">
        <w:r>
          <w:t xml:space="preserve">td_elev="415.0"  fc1_elev="414.0"  inactive_elev="359.66"                </w:t>
        </w:r>
      </w:ins>
    </w:p>
    <w:p w14:paraId="7A2E64D6" w14:textId="77777777" w:rsidR="005875B4" w:rsidRDefault="004021FE" w:rsidP="005875B4">
      <w:pPr>
        <w:ind w:left="720"/>
        <w:rPr>
          <w:ins w:id="819" w:author="David Conklin" w:date="2020-11-18T08:56:00Z"/>
        </w:rPr>
        <w:pPrChange w:id="820" w:author="David Conklin" w:date="2020-11-18T09:01:00Z">
          <w:pPr/>
        </w:pPrChange>
      </w:pPr>
      <w:ins w:id="821" w:author="David Conklin" w:date="2020-11-18T08:54:00Z">
        <w:r>
          <w:t>maxVolume="168123574"  initVolume="5063443"</w:t>
        </w:r>
      </w:ins>
      <w:ins w:id="822" w:author="David Conklin" w:date="2020-11-18T08:53:00Z">
        <w:r>
          <w:t xml:space="preserve">         </w:t>
        </w:r>
      </w:ins>
    </w:p>
    <w:p w14:paraId="36B0E6EE" w14:textId="43C9C37A" w:rsidR="004021FE" w:rsidRDefault="005875B4" w:rsidP="005875B4">
      <w:pPr>
        <w:ind w:left="720"/>
        <w:rPr>
          <w:ins w:id="823" w:author="David Conklin" w:date="2020-11-18T08:45:00Z"/>
        </w:rPr>
        <w:pPrChange w:id="824" w:author="David Conklin" w:date="2020-11-18T09:01:00Z">
          <w:pPr/>
        </w:pPrChange>
      </w:pPr>
      <w:ins w:id="825" w:author="David Conklin" w:date="2020-11-18T08:56:00Z">
        <w:r>
          <w:t>minOutflow="1.417"</w:t>
        </w:r>
      </w:ins>
      <w:ins w:id="826" w:author="David Conklin" w:date="2020-11-18T08:53:00Z">
        <w:r w:rsidR="004021FE">
          <w:t xml:space="preserve">  </w:t>
        </w:r>
      </w:ins>
      <w:ins w:id="827" w:author="David Conklin" w:date="2020-11-18T08:57:00Z">
        <w:r>
          <w:t>maxPowerFlow="0"</w:t>
        </w:r>
      </w:ins>
    </w:p>
    <w:p w14:paraId="77A604D2" w14:textId="7662BE6A" w:rsidR="004021FE" w:rsidRDefault="004021FE" w:rsidP="00D2456B">
      <w:pPr>
        <w:rPr>
          <w:ins w:id="828" w:author="David Conklin" w:date="2020-11-18T08:45:00Z"/>
        </w:rPr>
        <w:pPrChange w:id="829" w:author="David Conklin" w:date="2020-11-18T09:09:00Z">
          <w:pPr/>
        </w:pPrChange>
      </w:pPr>
      <w:ins w:id="830" w:author="David Conklin" w:date="2020-11-18T08:45:00Z">
        <w:r>
          <w:t xml:space="preserve">path="Reservoirs\"     </w:t>
        </w:r>
      </w:ins>
    </w:p>
    <w:p w14:paraId="3713EA18" w14:textId="5816FF64" w:rsidR="004021FE" w:rsidRDefault="005875B4" w:rsidP="005875B4">
      <w:pPr>
        <w:ind w:left="360"/>
        <w:rPr>
          <w:ins w:id="831" w:author="David Conklin" w:date="2020-11-18T08:45:00Z"/>
        </w:rPr>
        <w:pPrChange w:id="832" w:author="David Conklin" w:date="2020-11-18T09:02:00Z">
          <w:pPr/>
        </w:pPrChange>
      </w:pPr>
      <w:ins w:id="833" w:author="David Conklin" w:date="2020-11-18T08:55:00Z">
        <w:r>
          <w:t xml:space="preserve">av_dir="Area_Capacity_Curves\" </w:t>
        </w:r>
      </w:ins>
      <w:ins w:id="834" w:author="David Conklin" w:date="2020-11-18T08:45:00Z">
        <w:r w:rsidR="004021FE">
          <w:t xml:space="preserve"> area_vol_curve="blue_river_area_capacity.csv"                            </w:t>
        </w:r>
      </w:ins>
    </w:p>
    <w:p w14:paraId="53831C73" w14:textId="77777777" w:rsidR="00950765" w:rsidRDefault="005875B4" w:rsidP="005875B4">
      <w:pPr>
        <w:ind w:left="360"/>
        <w:rPr>
          <w:ins w:id="835" w:author="David Conklin" w:date="2020-11-18T11:59:00Z"/>
        </w:rPr>
      </w:pPr>
      <w:ins w:id="836" w:author="David Conklin" w:date="2020-11-18T08:56:00Z">
        <w:r>
          <w:t xml:space="preserve">rc_dir="Rule_Curves\{ScenarioName}"  </w:t>
        </w:r>
      </w:ins>
      <w:ins w:id="837" w:author="David Conklin" w:date="2020-11-18T08:45:00Z">
        <w:r w:rsidR="004021FE">
          <w:t xml:space="preserve">rule_curve="blue_river_rule_curve.csv"  </w:t>
        </w:r>
      </w:ins>
    </w:p>
    <w:p w14:paraId="120873A9" w14:textId="73054A60" w:rsidR="004021FE" w:rsidRDefault="00950765" w:rsidP="00950765">
      <w:pPr>
        <w:ind w:left="360"/>
        <w:rPr>
          <w:ins w:id="838" w:author="David Conklin" w:date="2020-11-18T08:45:00Z"/>
        </w:rPr>
        <w:pPrChange w:id="839" w:author="David Conklin" w:date="2020-11-18T11:59:00Z">
          <w:pPr/>
        </w:pPrChange>
      </w:pPr>
      <w:ins w:id="840" w:author="David Conklin" w:date="2020-11-18T11:59:00Z">
        <w:r>
          <w:tab/>
          <w:t xml:space="preserve">      buffer_zone="BR_buffer.csv"                         </w:t>
        </w:r>
      </w:ins>
      <w:ins w:id="841" w:author="David Conklin" w:date="2020-11-18T08:45:00Z">
        <w:r w:rsidR="004021FE">
          <w:t xml:space="preserve">                            </w:t>
        </w:r>
      </w:ins>
    </w:p>
    <w:p w14:paraId="6949E52C" w14:textId="15BCF852" w:rsidR="004021FE" w:rsidRDefault="005875B4" w:rsidP="005875B4">
      <w:pPr>
        <w:ind w:left="360"/>
        <w:rPr>
          <w:ins w:id="842" w:author="David Conklin" w:date="2020-11-18T08:45:00Z"/>
        </w:rPr>
        <w:pPrChange w:id="843" w:author="David Conklin" w:date="2020-11-18T09:02:00Z">
          <w:pPr/>
        </w:pPrChange>
      </w:pPr>
      <w:ins w:id="844" w:author="David Conklin" w:date="2020-11-18T08:57:00Z">
        <w:r>
          <w:t xml:space="preserve">re_dir="Rel_Cap\"  </w:t>
        </w:r>
      </w:ins>
      <w:ins w:id="845" w:author="David Conklin" w:date="2020-11-18T08:45:00Z">
        <w:r w:rsidR="004021FE">
          <w:t xml:space="preserve">composite_rc="BR_composite_rc.csv"                 </w:t>
        </w:r>
      </w:ins>
    </w:p>
    <w:p w14:paraId="762FF604" w14:textId="75DA76A5" w:rsidR="004021FE" w:rsidRDefault="005875B4" w:rsidP="005875B4">
      <w:pPr>
        <w:ind w:left="360"/>
        <w:rPr>
          <w:ins w:id="846" w:author="David Conklin" w:date="2020-11-18T08:47:00Z"/>
        </w:rPr>
        <w:pPrChange w:id="847" w:author="David Conklin" w:date="2020-11-18T09:02:00Z">
          <w:pPr/>
        </w:pPrChange>
      </w:pPr>
      <w:ins w:id="848" w:author="David Conklin" w:date="2020-11-18T09:02:00Z">
        <w:r>
          <w:t xml:space="preserve">      </w:t>
        </w:r>
      </w:ins>
      <w:ins w:id="849" w:author="David Conklin" w:date="2020-11-18T08:45:00Z">
        <w:r w:rsidR="004021FE">
          <w:t xml:space="preserve">RO_rc="BR_RO_capacity.csv"                         </w:t>
        </w:r>
      </w:ins>
    </w:p>
    <w:p w14:paraId="317A60B5" w14:textId="0B37A6E1" w:rsidR="004021FE" w:rsidRDefault="005875B4" w:rsidP="005875B4">
      <w:pPr>
        <w:ind w:left="360"/>
        <w:rPr>
          <w:ins w:id="850" w:author="David Conklin" w:date="2020-11-18T08:47:00Z"/>
        </w:rPr>
        <w:pPrChange w:id="851" w:author="David Conklin" w:date="2020-11-18T09:02:00Z">
          <w:pPr/>
        </w:pPrChange>
      </w:pPr>
      <w:ins w:id="852" w:author="David Conklin" w:date="2020-11-18T09:02:00Z">
        <w:r>
          <w:t xml:space="preserve">      </w:t>
        </w:r>
      </w:ins>
      <w:ins w:id="853" w:author="David Conklin" w:date="2020-11-18T08:45:00Z">
        <w:r w:rsidR="004021FE">
          <w:t xml:space="preserve">spillway_rc="BR_spillway_capacity.csv"              </w:t>
        </w:r>
      </w:ins>
    </w:p>
    <w:p w14:paraId="52E9AD76" w14:textId="28FDF3B0" w:rsidR="004021FE" w:rsidRDefault="004021FE" w:rsidP="005875B4">
      <w:pPr>
        <w:ind w:left="360"/>
        <w:rPr>
          <w:ins w:id="854" w:author="David Conklin" w:date="2020-11-18T08:45:00Z"/>
        </w:rPr>
        <w:pPrChange w:id="855" w:author="David Conklin" w:date="2020-11-18T09:02:00Z">
          <w:pPr/>
        </w:pPrChange>
      </w:pPr>
      <w:ins w:id="856" w:author="David Conklin" w:date="2020-11-18T08:45:00Z">
        <w:r>
          <w:t>cp_dir="ControlPoints\{ScenarioName}"</w:t>
        </w:r>
      </w:ins>
    </w:p>
    <w:p w14:paraId="388F2B99" w14:textId="4D34D07F" w:rsidR="004021FE" w:rsidRDefault="005875B4" w:rsidP="005875B4">
      <w:pPr>
        <w:ind w:left="360"/>
        <w:rPr>
          <w:ins w:id="857" w:author="David Conklin" w:date="2020-11-18T08:46:00Z"/>
        </w:rPr>
        <w:pPrChange w:id="858" w:author="David Conklin" w:date="2020-11-18T09:02:00Z">
          <w:pPr/>
        </w:pPrChange>
      </w:pPr>
      <w:ins w:id="859" w:author="David Conklin" w:date="2020-11-18T09:00:00Z">
        <w:r>
          <w:t xml:space="preserve">rp_dir="Rules_BR\"  </w:t>
        </w:r>
      </w:ins>
      <w:ins w:id="860" w:author="David Conklin" w:date="2020-11-18T08:45:00Z">
        <w:r w:rsidR="004021FE">
          <w:t xml:space="preserve">rule_priorities="blue_river_rule_priorities.csv"   </w:t>
        </w:r>
      </w:ins>
    </w:p>
    <w:p w14:paraId="31F6E804" w14:textId="7E2F859A" w:rsidR="004021FE" w:rsidRDefault="004021FE" w:rsidP="005875B4">
      <w:pPr>
        <w:ind w:left="360"/>
        <w:rPr>
          <w:ins w:id="861" w:author="David Conklin" w:date="2020-11-18T08:45:00Z"/>
        </w:rPr>
        <w:pPrChange w:id="862" w:author="David Conklin" w:date="2020-11-18T09:02:00Z">
          <w:pPr/>
        </w:pPrChange>
      </w:pPr>
      <w:ins w:id="863" w:author="David Conklin" w:date="2020-11-18T08:45:00Z">
        <w:r>
          <w:t>ressim_output_f="BR_ressim_flow_1935_2008.csv"</w:t>
        </w:r>
      </w:ins>
    </w:p>
    <w:p w14:paraId="6A5BA392" w14:textId="77777777" w:rsidR="004021FE" w:rsidRDefault="004021FE" w:rsidP="005875B4">
      <w:pPr>
        <w:ind w:left="360"/>
        <w:rPr>
          <w:ins w:id="864" w:author="David Conklin" w:date="2020-11-18T08:48:00Z"/>
        </w:rPr>
        <w:pPrChange w:id="865" w:author="David Conklin" w:date="2020-11-18T09:02:00Z">
          <w:pPr/>
        </w:pPrChange>
      </w:pPr>
      <w:ins w:id="866" w:author="David Conklin" w:date="2020-11-18T08:45:00Z">
        <w:r>
          <w:t xml:space="preserve">ressim_output_r="BR_ressim_rule_1935_2008.csv"     </w:t>
        </w:r>
      </w:ins>
    </w:p>
    <w:p w14:paraId="4A3883F6" w14:textId="77ABF9D3" w:rsidR="004021FE" w:rsidRDefault="004021FE" w:rsidP="00D2456B">
      <w:pPr>
        <w:rPr>
          <w:ins w:id="867" w:author="David Conklin" w:date="2020-11-18T09:05:00Z"/>
        </w:rPr>
        <w:pPrChange w:id="868" w:author="David Conklin" w:date="2020-11-18T09:06:00Z">
          <w:pPr>
            <w:ind w:left="360"/>
          </w:pPr>
        </w:pPrChange>
      </w:pPr>
      <w:ins w:id="869" w:author="David Conklin" w:date="2020-11-18T08:45:00Z">
        <w:r>
          <w:t>/&gt;</w:t>
        </w:r>
      </w:ins>
    </w:p>
    <w:p w14:paraId="1B9C0E63" w14:textId="4CE0B3D2" w:rsidR="00EE1929" w:rsidRDefault="00EE1929" w:rsidP="005875B4">
      <w:pPr>
        <w:ind w:left="360"/>
        <w:rPr>
          <w:ins w:id="870" w:author="David Conklin" w:date="2020-11-18T09:05:00Z"/>
        </w:rPr>
      </w:pPr>
    </w:p>
    <w:p w14:paraId="635F608B" w14:textId="5E2C4635" w:rsidR="00EE1929" w:rsidRDefault="00B57484" w:rsidP="00D2456B">
      <w:pPr>
        <w:rPr>
          <w:ins w:id="871" w:author="David Conklin" w:date="2020-11-18T09:12:00Z"/>
        </w:rPr>
      </w:pPr>
      <w:ins w:id="872" w:author="David Conklin" w:date="2020-11-18T09:20:00Z">
        <w:r>
          <w:lastRenderedPageBreak/>
          <w:t xml:space="preserve">Five subdirectories of the Reservoirs directory </w:t>
        </w:r>
      </w:ins>
      <w:ins w:id="873" w:author="David Conklin" w:date="2020-11-18T09:21:00Z">
        <w:r>
          <w:t>and n</w:t>
        </w:r>
      </w:ins>
      <w:ins w:id="874" w:author="David Conklin" w:date="2020-11-18T09:06:00Z">
        <w:r w:rsidR="00D2456B">
          <w:t>ine CSV text data files</w:t>
        </w:r>
      </w:ins>
      <w:ins w:id="875" w:author="David Conklin" w:date="2020-11-18T09:11:00Z">
        <w:r w:rsidR="00D2456B">
          <w:t xml:space="preserve"> in the DataCW3M\Reservoirs directory</w:t>
        </w:r>
      </w:ins>
      <w:ins w:id="876" w:author="David Conklin" w:date="2020-11-18T09:21:00Z">
        <w:r>
          <w:t xml:space="preserve"> tree</w:t>
        </w:r>
      </w:ins>
      <w:ins w:id="877" w:author="David Conklin" w:date="2020-11-18T09:11:00Z">
        <w:r w:rsidR="00D2456B">
          <w:t xml:space="preserve"> </w:t>
        </w:r>
      </w:ins>
      <w:ins w:id="878" w:author="David Conklin" w:date="2020-11-18T09:06:00Z">
        <w:r w:rsidR="00D2456B">
          <w:t xml:space="preserve"> are </w:t>
        </w:r>
      </w:ins>
      <w:ins w:id="879" w:author="David Conklin" w:date="2020-11-18T09:07:00Z">
        <w:r w:rsidR="00D2456B">
          <w:t xml:space="preserve">identified </w:t>
        </w:r>
      </w:ins>
      <w:ins w:id="880" w:author="David Conklin" w:date="2020-11-18T09:12:00Z">
        <w:r w:rsidR="00D2456B">
          <w:t xml:space="preserve">for the single reservoir </w:t>
        </w:r>
      </w:ins>
      <w:ins w:id="881" w:author="David Conklin" w:date="2020-11-18T09:07:00Z">
        <w:r w:rsidR="00D2456B">
          <w:t>in this example.</w:t>
        </w:r>
      </w:ins>
      <w:ins w:id="882" w:author="David Conklin" w:date="2020-11-18T10:32:00Z">
        <w:r w:rsidR="009F2CF4">
          <w:t xml:space="preserve">  Some paths include a {Sc</w:t>
        </w:r>
      </w:ins>
      <w:ins w:id="883" w:author="David Conklin" w:date="2020-11-18T10:33:00Z">
        <w:r w:rsidR="009F2CF4">
          <w:t>enarioName} field, which allows CW3M to incorporate the name of a simulation scenario into the path at run time, when {ScenarioName} is defined elsewhere in the Flow XML file.</w:t>
        </w:r>
      </w:ins>
    </w:p>
    <w:p w14:paraId="290A3EA3" w14:textId="77777777" w:rsidR="00D2456B" w:rsidRDefault="00D2456B" w:rsidP="00D2456B">
      <w:pPr>
        <w:rPr>
          <w:ins w:id="884" w:author="David Conklin" w:date="2020-11-18T09:07:00Z"/>
        </w:rPr>
      </w:pPr>
    </w:p>
    <w:p w14:paraId="721746E6" w14:textId="3E4406BE" w:rsidR="00D2456B" w:rsidRDefault="00D2456B" w:rsidP="00D2456B">
      <w:pPr>
        <w:rPr>
          <w:ins w:id="885" w:author="David Conklin" w:date="2020-11-18T09:14:00Z"/>
        </w:rPr>
      </w:pPr>
      <w:ins w:id="886" w:author="David Conklin" w:date="2020-11-18T09:08:00Z">
        <w:r>
          <w:t>Area_Capacity_Curves\blue_river_area_capacity.csv</w:t>
        </w:r>
      </w:ins>
      <w:ins w:id="887" w:author="David Conklin" w:date="2020-11-18T10:07:00Z">
        <w:r w:rsidR="00E66A7C">
          <w:t xml:space="preserve"> </w:t>
        </w:r>
      </w:ins>
      <w:ins w:id="888" w:author="David Conklin" w:date="2020-11-18T10:09:00Z">
        <w:r w:rsidR="00E66A7C">
          <w:t>–</w:t>
        </w:r>
      </w:ins>
      <w:ins w:id="889" w:author="David Conklin" w:date="2020-11-18T10:07:00Z">
        <w:r w:rsidR="00E66A7C">
          <w:t xml:space="preserve"> </w:t>
        </w:r>
      </w:ins>
      <w:ins w:id="890" w:author="David Conklin" w:date="2020-11-18T10:09:00Z">
        <w:r w:rsidR="00E66A7C">
          <w:t>The Area_Capa</w:t>
        </w:r>
      </w:ins>
      <w:ins w:id="891" w:author="David Conklin" w:date="2020-11-18T10:10:00Z">
        <w:r w:rsidR="00E66A7C">
          <w:t xml:space="preserve">city_Curves subdirectory has one CSV file for each reservoir.  Each such file </w:t>
        </w:r>
      </w:ins>
      <w:ins w:id="892" w:author="David Conklin" w:date="2020-11-18T10:11:00Z">
        <w:r w:rsidR="00E66A7C">
          <w:t>has three columns: Elevation_m, Storage_m3</w:t>
        </w:r>
      </w:ins>
      <w:ins w:id="893" w:author="David Conklin" w:date="2020-11-18T10:19:00Z">
        <w:r w:rsidR="00004B85">
          <w:t>, and Area_ha</w:t>
        </w:r>
      </w:ins>
      <w:ins w:id="894" w:author="David Conklin" w:date="2020-11-18T10:20:00Z">
        <w:r w:rsidR="00004B85">
          <w:t xml:space="preserve">.  The one for BLU has 400 rows of data, with elevations in sorted </w:t>
        </w:r>
      </w:ins>
      <w:ins w:id="895" w:author="David Conklin" w:date="2020-11-18T10:21:00Z">
        <w:r w:rsidR="00004B85">
          <w:t>order from 396.2 to 517.9.</w:t>
        </w:r>
      </w:ins>
    </w:p>
    <w:p w14:paraId="1D4E7B1A" w14:textId="66D5448C" w:rsidR="00D2456B" w:rsidRDefault="00D2456B" w:rsidP="00D2456B">
      <w:pPr>
        <w:rPr>
          <w:ins w:id="896" w:author="David Conklin" w:date="2020-11-18T09:14:00Z"/>
        </w:rPr>
      </w:pPr>
    </w:p>
    <w:p w14:paraId="1EB3A03A" w14:textId="5C04E457" w:rsidR="00D2456B" w:rsidRDefault="00D2456B" w:rsidP="00D2456B">
      <w:pPr>
        <w:rPr>
          <w:ins w:id="897" w:author="David Conklin" w:date="2020-11-18T09:09:00Z"/>
        </w:rPr>
      </w:pPr>
      <w:ins w:id="898" w:author="David Conklin" w:date="2020-11-18T09:14:00Z">
        <w:r>
          <w:t>ControlPoints\{ScenarioName}</w:t>
        </w:r>
      </w:ins>
      <w:ins w:id="899" w:author="David Conklin" w:date="2020-11-18T10:21:00Z">
        <w:r w:rsidR="00004B85">
          <w:t xml:space="preserve"> </w:t>
        </w:r>
      </w:ins>
      <w:ins w:id="900" w:author="David Conklin" w:date="2020-11-18T10:22:00Z">
        <w:r w:rsidR="00004B85">
          <w:t>–</w:t>
        </w:r>
      </w:ins>
      <w:ins w:id="901" w:author="David Conklin" w:date="2020-11-18T10:26:00Z">
        <w:r w:rsidR="00004B85">
          <w:t xml:space="preserve">  The ControlPoints subdirectory </w:t>
        </w:r>
      </w:ins>
      <w:ins w:id="902" w:author="David Conklin" w:date="2020-11-18T10:27:00Z">
        <w:r w:rsidR="00004B85">
          <w:t xml:space="preserve">has 20+ files, each containing data for a particular control point </w:t>
        </w:r>
      </w:ins>
      <w:ins w:id="903" w:author="David Conklin" w:date="2020-11-18T10:29:00Z">
        <w:r w:rsidR="009F2CF4">
          <w:t>under a particular set of circumstances.</w:t>
        </w:r>
      </w:ins>
      <w:ins w:id="904" w:author="David Conklin" w:date="2020-11-18T10:30:00Z">
        <w:r w:rsidR="009F2CF4">
          <w:t xml:space="preserve">  For example, there is a file in the ControlPoint subdirectory named cp_Max_bf_Goshen</w:t>
        </w:r>
      </w:ins>
      <w:ins w:id="905" w:author="David Conklin" w:date="2020-11-18T10:31:00Z">
        <w:r w:rsidR="009F2CF4">
          <w:t>_23759228</w:t>
        </w:r>
      </w:ins>
      <w:ins w:id="906" w:author="David Conklin" w:date="2020-11-18T10:30:00Z">
        <w:r w:rsidR="009F2CF4">
          <w:t>.csv</w:t>
        </w:r>
      </w:ins>
      <w:ins w:id="907" w:author="David Conklin" w:date="2020-11-18T10:31:00Z">
        <w:r w:rsidR="009F2CF4">
          <w:t>.  Column names vary from file to file</w:t>
        </w:r>
      </w:ins>
      <w:ins w:id="908" w:author="David Conklin" w:date="2020-11-18T10:32:00Z">
        <w:r w:rsidR="009F2CF4">
          <w:t>.</w:t>
        </w:r>
      </w:ins>
    </w:p>
    <w:p w14:paraId="4905BEBC" w14:textId="7C731E6A" w:rsidR="00D2456B" w:rsidRDefault="00D2456B" w:rsidP="00D2456B">
      <w:pPr>
        <w:rPr>
          <w:ins w:id="909" w:author="David Conklin" w:date="2020-11-18T09:09:00Z"/>
        </w:rPr>
      </w:pPr>
    </w:p>
    <w:p w14:paraId="6762CCD4" w14:textId="662D11A0" w:rsidR="00D2456B" w:rsidRDefault="00D2456B" w:rsidP="00D2456B">
      <w:pPr>
        <w:rPr>
          <w:ins w:id="910" w:author="David Conklin" w:date="2020-11-18T09:17:00Z"/>
        </w:rPr>
      </w:pPr>
      <w:ins w:id="911" w:author="David Conklin" w:date="2020-11-18T09:10:00Z">
        <w:r>
          <w:t>Rule_Curves\{ScenarioName}blue_river_rule_curve.csv</w:t>
        </w:r>
      </w:ins>
      <w:ins w:id="912" w:author="David Conklin" w:date="2020-11-18T11:24:00Z">
        <w:r w:rsidR="00A858FC">
          <w:t xml:space="preserve"> and ...</w:t>
        </w:r>
      </w:ins>
      <w:ins w:id="913" w:author="David Conklin" w:date="2020-11-18T11:25:00Z">
        <w:r w:rsidR="00A858FC">
          <w:t>}BR_buffer.csv</w:t>
        </w:r>
      </w:ins>
      <w:ins w:id="914" w:author="David Conklin" w:date="2020-11-18T10:34:00Z">
        <w:r w:rsidR="009F2CF4">
          <w:t xml:space="preserve"> – The Rule_Curves subdirectory has 2 files for each of the reservoir</w:t>
        </w:r>
      </w:ins>
      <w:ins w:id="915" w:author="David Conklin" w:date="2020-11-18T10:35:00Z">
        <w:r w:rsidR="009F2CF4">
          <w:t xml:space="preserve">s except the 2 re-regulating reservoirs, BCL and </w:t>
        </w:r>
      </w:ins>
      <w:ins w:id="916" w:author="David Conklin" w:date="2020-11-18T10:36:00Z">
        <w:r w:rsidR="009F2CF4">
          <w:t>DEX.</w:t>
        </w:r>
      </w:ins>
      <w:ins w:id="917" w:author="David Conklin" w:date="2020-11-18T10:37:00Z">
        <w:r w:rsidR="009F2CF4">
          <w:t xml:space="preserve">  The 2 files for BLU are named Blue_River_rule_curve.csv</w:t>
        </w:r>
        <w:r w:rsidR="009D6DEE">
          <w:t xml:space="preserve"> and BR_buffer.csv.</w:t>
        </w:r>
      </w:ins>
      <w:ins w:id="918" w:author="David Conklin" w:date="2020-11-18T10:40:00Z">
        <w:r w:rsidR="009D6DEE">
          <w:t xml:space="preserve">  Each has 2 columns; the first column is titled Date and contains a J</w:t>
        </w:r>
      </w:ins>
      <w:ins w:id="919" w:author="David Conklin" w:date="2020-11-18T10:41:00Z">
        <w:r w:rsidR="009D6DEE">
          <w:t xml:space="preserve">ulian day number (1 = Jan 1; 365 = Dec 31).  The second column in the </w:t>
        </w:r>
      </w:ins>
      <w:ins w:id="920" w:author="David Conklin" w:date="2020-11-18T10:43:00Z">
        <w:r w:rsidR="009D6DEE">
          <w:t>Blue_River_</w:t>
        </w:r>
      </w:ins>
      <w:ins w:id="921" w:author="David Conklin" w:date="2020-11-18T10:42:00Z">
        <w:r w:rsidR="009D6DEE">
          <w:t>rule_curve.csv file is titled Cons_Pool_elev_m</w:t>
        </w:r>
      </w:ins>
      <w:ins w:id="922" w:author="David Conklin" w:date="2020-11-18T10:43:00Z">
        <w:r w:rsidR="009D6DEE">
          <w:t>, and there are</w:t>
        </w:r>
      </w:ins>
      <w:ins w:id="923" w:author="David Conklin" w:date="2020-11-18T10:44:00Z">
        <w:r w:rsidR="009D6DEE">
          <w:t xml:space="preserve"> 29 rows of data.  T</w:t>
        </w:r>
      </w:ins>
      <w:ins w:id="924" w:author="David Conklin" w:date="2020-11-18T10:42:00Z">
        <w:r w:rsidR="009D6DEE">
          <w:t xml:space="preserve">he second column in the </w:t>
        </w:r>
      </w:ins>
      <w:ins w:id="925" w:author="David Conklin" w:date="2020-11-18T10:44:00Z">
        <w:r w:rsidR="009D6DEE">
          <w:t xml:space="preserve">...buffer.csv file is titled Pool_Elevation_m, and </w:t>
        </w:r>
      </w:ins>
      <w:ins w:id="926" w:author="David Conklin" w:date="2020-11-18T10:45:00Z">
        <w:r w:rsidR="009D6DEE">
          <w:t>there are 19 rows of data.</w:t>
        </w:r>
      </w:ins>
    </w:p>
    <w:p w14:paraId="55AF346A" w14:textId="3D7A9DBA" w:rsidR="00B57484" w:rsidRDefault="00B57484" w:rsidP="00D2456B">
      <w:pPr>
        <w:rPr>
          <w:ins w:id="927" w:author="David Conklin" w:date="2020-11-18T09:17:00Z"/>
        </w:rPr>
      </w:pPr>
    </w:p>
    <w:p w14:paraId="2401AC88" w14:textId="08ADCBAE" w:rsidR="00B57484" w:rsidRDefault="00B57484" w:rsidP="00D2456B">
      <w:pPr>
        <w:rPr>
          <w:ins w:id="928" w:author="David Conklin" w:date="2020-11-18T11:45:00Z"/>
        </w:rPr>
      </w:pPr>
      <w:ins w:id="929" w:author="David Conklin" w:date="2020-11-18T09:17:00Z">
        <w:r>
          <w:t>Rules_BR\blue_river_rule_priorities.csv</w:t>
        </w:r>
      </w:ins>
      <w:ins w:id="930" w:author="David Conklin" w:date="2020-11-18T10:45:00Z">
        <w:r w:rsidR="003E578D">
          <w:t xml:space="preserve"> </w:t>
        </w:r>
      </w:ins>
      <w:ins w:id="931" w:author="David Conklin" w:date="2020-11-18T10:46:00Z">
        <w:r w:rsidR="003E578D">
          <w:t>–</w:t>
        </w:r>
      </w:ins>
      <w:ins w:id="932" w:author="David Conklin" w:date="2020-11-18T10:45:00Z">
        <w:r w:rsidR="003E578D">
          <w:t xml:space="preserve"> </w:t>
        </w:r>
      </w:ins>
      <w:ins w:id="933" w:author="David Conklin" w:date="2020-11-18T10:46:00Z">
        <w:r w:rsidR="003E578D">
          <w:t xml:space="preserve">There is a separate Rules_&lt;reservoir name&gt; subdirectory </w:t>
        </w:r>
      </w:ins>
      <w:ins w:id="934" w:author="David Conklin" w:date="2020-11-18T10:47:00Z">
        <w:r w:rsidR="003E578D">
          <w:t xml:space="preserve">for each reservoir except the 2 re-regulating reservoirs, BCL and </w:t>
        </w:r>
        <w:r w:rsidR="005A5638">
          <w:t>DEX.</w:t>
        </w:r>
      </w:ins>
      <w:ins w:id="935" w:author="David Conklin" w:date="2020-11-18T11:27:00Z">
        <w:r w:rsidR="00A858FC">
          <w:t xml:space="preserve">  blue_river_rule_priorities.csv has </w:t>
        </w:r>
      </w:ins>
      <w:ins w:id="936" w:author="David Conklin" w:date="2020-11-18T11:28:00Z">
        <w:r w:rsidR="00A858FC">
          <w:t>5 columns labeled simply 0,1,...,4 and 7 rows. Each row</w:t>
        </w:r>
      </w:ins>
      <w:ins w:id="937" w:author="David Conklin" w:date="2020-11-18T11:29:00Z">
        <w:r w:rsidR="00A858FC">
          <w:t>, column position contains either a file name</w:t>
        </w:r>
      </w:ins>
      <w:ins w:id="938" w:author="David Conklin" w:date="2020-11-18T11:40:00Z">
        <w:r w:rsidR="004C750A">
          <w:t xml:space="preserve"> (16 positions</w:t>
        </w:r>
      </w:ins>
      <w:ins w:id="939" w:author="David Conklin" w:date="2020-11-18T11:50:00Z">
        <w:r w:rsidR="00A403F2">
          <w:t>, but only 12 unique file names</w:t>
        </w:r>
      </w:ins>
      <w:ins w:id="940" w:author="David Conklin" w:date="2020-11-18T11:41:00Z">
        <w:r w:rsidR="004C750A">
          <w:t>)</w:t>
        </w:r>
      </w:ins>
      <w:ins w:id="941" w:author="David Conklin" w:date="2020-11-18T11:29:00Z">
        <w:r w:rsidR="00A858FC">
          <w:t xml:space="preserve"> or the word Missing</w:t>
        </w:r>
      </w:ins>
      <w:ins w:id="942" w:author="David Conklin" w:date="2020-11-18T11:39:00Z">
        <w:r w:rsidR="004C750A">
          <w:t xml:space="preserve"> (18 </w:t>
        </w:r>
      </w:ins>
      <w:ins w:id="943" w:author="David Conklin" w:date="2020-11-18T11:40:00Z">
        <w:r w:rsidR="004C750A">
          <w:t>positions)</w:t>
        </w:r>
      </w:ins>
      <w:ins w:id="944" w:author="David Conklin" w:date="2020-11-18T11:42:00Z">
        <w:r w:rsidR="004C750A">
          <w:t>, or is empty (1 position)</w:t>
        </w:r>
      </w:ins>
      <w:ins w:id="945" w:author="David Conklin" w:date="2020-11-18T11:29:00Z">
        <w:r w:rsidR="00A858FC">
          <w:t xml:space="preserve">.  </w:t>
        </w:r>
      </w:ins>
      <w:ins w:id="946" w:author="David Conklin" w:date="2020-11-18T11:56:00Z">
        <w:r w:rsidR="00A8733F">
          <w:t>The 12 file names are</w:t>
        </w:r>
      </w:ins>
    </w:p>
    <w:p w14:paraId="09CF0257" w14:textId="60ABD569" w:rsidR="004C750A" w:rsidRDefault="004C750A" w:rsidP="00D2456B">
      <w:pPr>
        <w:rPr>
          <w:ins w:id="947" w:author="David Conklin" w:date="2020-11-18T11:47:00Z"/>
        </w:rPr>
      </w:pPr>
      <w:ins w:id="948" w:author="David Conklin" w:date="2020-11-18T11:45:00Z">
        <w:r>
          <w:tab/>
        </w:r>
        <w:r w:rsidRPr="004C750A">
          <w:t>cp_Max_Vida_Flood_23772903.csv</w:t>
        </w:r>
      </w:ins>
    </w:p>
    <w:p w14:paraId="3B27121C" w14:textId="7573E201" w:rsidR="00A403F2" w:rsidRDefault="00A403F2" w:rsidP="00D2456B">
      <w:pPr>
        <w:rPr>
          <w:ins w:id="949" w:author="David Conklin" w:date="2020-11-18T11:47:00Z"/>
        </w:rPr>
      </w:pPr>
      <w:ins w:id="950" w:author="David Conklin" w:date="2020-11-18T11:47:00Z">
        <w:r>
          <w:tab/>
        </w:r>
        <w:r w:rsidRPr="00A403F2">
          <w:t>cp_Min_Flow_at_Albany_23762845.csv</w:t>
        </w:r>
      </w:ins>
    </w:p>
    <w:p w14:paraId="49A03B80" w14:textId="3FA4D10E" w:rsidR="00A403F2" w:rsidRDefault="00A403F2" w:rsidP="00D2456B">
      <w:pPr>
        <w:rPr>
          <w:ins w:id="951" w:author="David Conklin" w:date="2020-11-18T11:49:00Z"/>
        </w:rPr>
      </w:pPr>
      <w:ins w:id="952" w:author="David Conklin" w:date="2020-11-18T11:47:00Z">
        <w:r>
          <w:tab/>
        </w:r>
        <w:r w:rsidRPr="00A403F2">
          <w:t>cp_Min_flow_at_Salem_23791083.csv</w:t>
        </w:r>
      </w:ins>
    </w:p>
    <w:p w14:paraId="30F4D536" w14:textId="169F2C6C" w:rsidR="00A403F2" w:rsidRDefault="00A403F2" w:rsidP="00D2456B">
      <w:pPr>
        <w:rPr>
          <w:ins w:id="953" w:author="David Conklin" w:date="2020-11-18T11:42:00Z"/>
        </w:rPr>
      </w:pPr>
      <w:ins w:id="954" w:author="David Conklin" w:date="2020-11-18T11:49:00Z">
        <w:r>
          <w:tab/>
        </w:r>
        <w:r w:rsidRPr="00A403F2">
          <w:t>Max_con_flow_blue_river.csv</w:t>
        </w:r>
      </w:ins>
    </w:p>
    <w:p w14:paraId="2E6AA3D7" w14:textId="79B24881" w:rsidR="004C750A" w:rsidRDefault="004C750A" w:rsidP="00D2456B">
      <w:pPr>
        <w:rPr>
          <w:ins w:id="955" w:author="David Conklin" w:date="2020-11-18T11:48:00Z"/>
        </w:rPr>
      </w:pPr>
      <w:ins w:id="956" w:author="David Conklin" w:date="2020-11-18T11:43:00Z">
        <w:r>
          <w:tab/>
        </w:r>
        <w:r w:rsidRPr="004C750A">
          <w:t>Max_EvaculationRelease.csv</w:t>
        </w:r>
      </w:ins>
    </w:p>
    <w:p w14:paraId="47947EB7" w14:textId="269F12E6" w:rsidR="00A403F2" w:rsidRDefault="00A403F2" w:rsidP="00D2456B">
      <w:pPr>
        <w:rPr>
          <w:ins w:id="957" w:author="David Conklin" w:date="2020-11-18T11:44:00Z"/>
        </w:rPr>
      </w:pPr>
      <w:ins w:id="958" w:author="David Conklin" w:date="2020-11-18T11:48:00Z">
        <w:r>
          <w:tab/>
        </w:r>
        <w:r w:rsidRPr="00A403F2">
          <w:t>MaxD_Daily_BiOP_MaxD.csv</w:t>
        </w:r>
      </w:ins>
    </w:p>
    <w:p w14:paraId="1A56BA4B" w14:textId="56EA97E2" w:rsidR="004C750A" w:rsidRDefault="004C750A" w:rsidP="00D2456B">
      <w:pPr>
        <w:rPr>
          <w:ins w:id="959" w:author="David Conklin" w:date="2020-11-18T11:45:00Z"/>
        </w:rPr>
      </w:pPr>
      <w:ins w:id="960" w:author="David Conklin" w:date="2020-11-18T11:44:00Z">
        <w:r>
          <w:tab/>
        </w:r>
        <w:r w:rsidRPr="004C750A">
          <w:t>MaxD_FloodDcrsRate_Blue.csv</w:t>
        </w:r>
      </w:ins>
    </w:p>
    <w:p w14:paraId="00D19CD6" w14:textId="310DC892" w:rsidR="004C750A" w:rsidRDefault="004C750A" w:rsidP="004C750A">
      <w:pPr>
        <w:ind w:firstLine="720"/>
        <w:rPr>
          <w:ins w:id="961" w:author="David Conklin" w:date="2020-11-18T11:44:00Z"/>
        </w:rPr>
        <w:pPrChange w:id="962" w:author="David Conklin" w:date="2020-11-18T11:46:00Z">
          <w:pPr/>
        </w:pPrChange>
      </w:pPr>
      <w:ins w:id="963" w:author="David Conklin" w:date="2020-11-18T11:45:00Z">
        <w:r w:rsidRPr="004C750A">
          <w:t>MaxD_MaxFloodDcrsRate_Blue.csv</w:t>
        </w:r>
      </w:ins>
    </w:p>
    <w:p w14:paraId="1E1A5A6E" w14:textId="78D45756" w:rsidR="004C750A" w:rsidRDefault="004C750A" w:rsidP="00D2456B">
      <w:pPr>
        <w:rPr>
          <w:ins w:id="964" w:author="David Conklin" w:date="2020-11-18T11:46:00Z"/>
        </w:rPr>
      </w:pPr>
      <w:ins w:id="965" w:author="David Conklin" w:date="2020-11-18T11:44:00Z">
        <w:r>
          <w:tab/>
        </w:r>
        <w:r w:rsidRPr="004C750A">
          <w:t>MaxI_FloodIncrsRate_Blue.csv</w:t>
        </w:r>
      </w:ins>
    </w:p>
    <w:p w14:paraId="05277755" w14:textId="7B027BB6" w:rsidR="004C750A" w:rsidRDefault="004C750A" w:rsidP="00D2456B">
      <w:pPr>
        <w:rPr>
          <w:ins w:id="966" w:author="David Conklin" w:date="2020-11-18T11:44:00Z"/>
        </w:rPr>
      </w:pPr>
      <w:ins w:id="967" w:author="David Conklin" w:date="2020-11-18T11:46:00Z">
        <w:r>
          <w:tab/>
        </w:r>
        <w:r w:rsidRPr="004C750A">
          <w:t>MaxI_MaxFloodIncrsRate_Blue.csv</w:t>
        </w:r>
      </w:ins>
    </w:p>
    <w:p w14:paraId="48B9A5D9" w14:textId="7377EFCA" w:rsidR="004C750A" w:rsidRDefault="004C750A" w:rsidP="00D2456B">
      <w:pPr>
        <w:rPr>
          <w:ins w:id="968" w:author="David Conklin" w:date="2020-11-18T11:49:00Z"/>
        </w:rPr>
      </w:pPr>
      <w:ins w:id="969" w:author="David Conklin" w:date="2020-11-18T11:44:00Z">
        <w:r>
          <w:tab/>
        </w:r>
        <w:r w:rsidRPr="004C750A">
          <w:t>Min_Flow_50_cfs.csv</w:t>
        </w:r>
      </w:ins>
    </w:p>
    <w:p w14:paraId="0213BB67" w14:textId="5AE05A44" w:rsidR="00A8733F" w:rsidRDefault="00A403F2" w:rsidP="00A8733F">
      <w:pPr>
        <w:ind w:firstLine="720"/>
        <w:rPr>
          <w:ins w:id="970" w:author="David Conklin" w:date="2020-11-18T11:53:00Z"/>
        </w:rPr>
      </w:pPr>
      <w:ins w:id="971" w:author="David Conklin" w:date="2020-11-18T11:49:00Z">
        <w:r w:rsidRPr="00A403F2">
          <w:t>Min_Flow_at_Blue_River.csv</w:t>
        </w:r>
      </w:ins>
    </w:p>
    <w:p w14:paraId="6BF3D56A" w14:textId="747EEB34" w:rsidR="00A8733F" w:rsidRDefault="00A8733F" w:rsidP="00A8733F">
      <w:pPr>
        <w:rPr>
          <w:ins w:id="972" w:author="David Conklin" w:date="2020-11-18T11:50:00Z"/>
        </w:rPr>
        <w:pPrChange w:id="973" w:author="David Conklin" w:date="2020-11-18T11:53:00Z">
          <w:pPr>
            <w:ind w:firstLine="720"/>
          </w:pPr>
        </w:pPrChange>
      </w:pPr>
      <w:ins w:id="974" w:author="David Conklin" w:date="2020-11-18T11:53:00Z">
        <w:r>
          <w:t>All the files beginning with cp_ are in the Reservoirs</w:t>
        </w:r>
      </w:ins>
      <w:ins w:id="975" w:author="David Conklin" w:date="2020-11-18T11:54:00Z">
        <w:r>
          <w:t>/ControlPoints subdirectory.</w:t>
        </w:r>
      </w:ins>
      <w:ins w:id="976" w:author="David Conklin" w:date="2020-11-18T11:55:00Z">
        <w:r>
          <w:t xml:space="preserve">  The other files are in the Rules_B</w:t>
        </w:r>
      </w:ins>
      <w:ins w:id="977" w:author="David Conklin" w:date="2020-11-18T11:56:00Z">
        <w:r>
          <w:t>R subdirectory itself.</w:t>
        </w:r>
      </w:ins>
    </w:p>
    <w:p w14:paraId="1C534DC2" w14:textId="77777777" w:rsidR="00A403F2" w:rsidRDefault="00A403F2" w:rsidP="00A403F2">
      <w:pPr>
        <w:ind w:firstLine="720"/>
        <w:rPr>
          <w:ins w:id="978" w:author="David Conklin" w:date="2020-11-18T09:10:00Z"/>
        </w:rPr>
        <w:pPrChange w:id="979" w:author="David Conklin" w:date="2020-11-18T11:49:00Z">
          <w:pPr/>
        </w:pPrChange>
      </w:pPr>
    </w:p>
    <w:p w14:paraId="6B8D2CE9" w14:textId="49EFB4E1" w:rsidR="00D2456B" w:rsidRDefault="00D2456B" w:rsidP="005F5843">
      <w:pPr>
        <w:rPr>
          <w:ins w:id="980" w:author="David Conklin" w:date="2020-11-18T09:12:00Z"/>
        </w:rPr>
        <w:pPrChange w:id="981" w:author="David Conklin" w:date="2020-11-18T12:02:00Z">
          <w:pPr>
            <w:ind w:left="360"/>
          </w:pPr>
        </w:pPrChange>
      </w:pPr>
      <w:ins w:id="982" w:author="David Conklin" w:date="2020-11-18T09:10:00Z">
        <w:r>
          <w:t>Rel_Cap\BR_composite_rc.csv</w:t>
        </w:r>
      </w:ins>
      <w:ins w:id="983" w:author="David Conklin" w:date="2020-11-18T12:01:00Z">
        <w:r w:rsidR="005F5843">
          <w:t>, ...\</w:t>
        </w:r>
      </w:ins>
      <w:ins w:id="984" w:author="David Conklin" w:date="2020-11-18T09:12:00Z">
        <w:r>
          <w:t>BR_RO_capacity.csv</w:t>
        </w:r>
      </w:ins>
      <w:ins w:id="985" w:author="David Conklin" w:date="2020-11-18T12:02:00Z">
        <w:r w:rsidR="005F5843">
          <w:t>, and ...\BR</w:t>
        </w:r>
      </w:ins>
      <w:ins w:id="986" w:author="David Conklin" w:date="2020-11-18T09:12:00Z">
        <w:r>
          <w:t>_spillway_capacity.csv</w:t>
        </w:r>
      </w:ins>
      <w:ins w:id="987" w:author="David Conklin" w:date="2020-11-18T12:02:00Z">
        <w:r w:rsidR="005F5843">
          <w:t xml:space="preserve"> </w:t>
        </w:r>
      </w:ins>
      <w:ins w:id="988" w:author="David Conklin" w:date="2020-11-18T12:03:00Z">
        <w:r w:rsidR="005F5843">
          <w:t xml:space="preserve">– The release capacity subdirectory (Rel_Cap) </w:t>
        </w:r>
      </w:ins>
      <w:ins w:id="989" w:author="David Conklin" w:date="2020-11-18T12:04:00Z">
        <w:r w:rsidR="005F5843">
          <w:t>contains 39 files</w:t>
        </w:r>
      </w:ins>
      <w:ins w:id="990" w:author="David Conklin" w:date="2020-11-18T12:05:00Z">
        <w:r w:rsidR="005F5843">
          <w:t>, 3 for each of the 13 reservoirs.</w:t>
        </w:r>
      </w:ins>
      <w:ins w:id="991" w:author="David Conklin" w:date="2020-11-18T12:06:00Z">
        <w:r w:rsidR="005F5843">
          <w:t xml:space="preserve">  The prefix of each file name indicates the reservoir, and the suffixes are </w:t>
        </w:r>
      </w:ins>
      <w:ins w:id="992" w:author="David Conklin" w:date="2020-11-18T12:07:00Z">
        <w:r w:rsidR="00411CC0">
          <w:t xml:space="preserve">composite_rc.csv, </w:t>
        </w:r>
      </w:ins>
      <w:ins w:id="993" w:author="David Conklin" w:date="2020-11-18T12:06:00Z">
        <w:r w:rsidR="005F5843">
          <w:t>RO_capacity.csv,</w:t>
        </w:r>
      </w:ins>
      <w:ins w:id="994" w:author="David Conklin" w:date="2020-11-18T12:07:00Z">
        <w:r w:rsidR="00411CC0">
          <w:t xml:space="preserve"> and </w:t>
        </w:r>
      </w:ins>
      <w:ins w:id="995" w:author="David Conklin" w:date="2020-11-18T12:06:00Z">
        <w:r w:rsidR="005F5843">
          <w:t>spillwa</w:t>
        </w:r>
      </w:ins>
      <w:ins w:id="996" w:author="David Conklin" w:date="2020-11-18T12:07:00Z">
        <w:r w:rsidR="005F5843">
          <w:t>y_capacity.csv</w:t>
        </w:r>
      </w:ins>
      <w:ins w:id="997" w:author="David Conklin" w:date="2020-11-18T12:08:00Z">
        <w:r w:rsidR="00411CC0">
          <w:t>.</w:t>
        </w:r>
      </w:ins>
      <w:ins w:id="998" w:author="David Conklin" w:date="2020-11-18T12:10:00Z">
        <w:r w:rsidR="00411CC0">
          <w:t xml:space="preserve">  For BLU, the three files have the same structure: 2 columns labeled </w:t>
        </w:r>
      </w:ins>
      <w:ins w:id="999" w:author="David Conklin" w:date="2020-11-18T12:11:00Z">
        <w:r w:rsidR="00411CC0">
          <w:t>pool_elev_m and release_cap_cms, and multiple rows of data.</w:t>
        </w:r>
      </w:ins>
    </w:p>
    <w:p w14:paraId="61341811" w14:textId="6C8E6406" w:rsidR="00D2456B" w:rsidRDefault="00D2456B" w:rsidP="00D2456B">
      <w:pPr>
        <w:rPr>
          <w:ins w:id="1000" w:author="David Conklin" w:date="2020-11-18T09:18:00Z"/>
        </w:rPr>
      </w:pPr>
    </w:p>
    <w:p w14:paraId="73F5ABE2" w14:textId="77777777" w:rsidR="00F90C07" w:rsidRDefault="00B57484" w:rsidP="00B57484">
      <w:pPr>
        <w:rPr>
          <w:ins w:id="1001" w:author="David Conklin" w:date="2020-11-18T14:35:00Z"/>
        </w:rPr>
      </w:pPr>
      <w:ins w:id="1002" w:author="David Conklin" w:date="2020-11-18T09:19:00Z">
        <w:r>
          <w:lastRenderedPageBreak/>
          <w:t>BR_ressim_flow_1935_2008.csv</w:t>
        </w:r>
      </w:ins>
      <w:ins w:id="1003" w:author="David Conklin" w:date="2020-11-18T12:14:00Z">
        <w:r w:rsidR="001E7FA6">
          <w:t xml:space="preserve"> and </w:t>
        </w:r>
      </w:ins>
      <w:ins w:id="1004" w:author="David Conklin" w:date="2020-11-18T09:19:00Z">
        <w:r>
          <w:t>BR_ressim_rule_1935_2008.csv</w:t>
        </w:r>
      </w:ins>
      <w:ins w:id="1005" w:author="David Conklin" w:date="2020-11-18T12:14:00Z">
        <w:r w:rsidR="001E7FA6">
          <w:t xml:space="preserve"> – These files are in Reservoirs\Outp</w:t>
        </w:r>
      </w:ins>
      <w:ins w:id="1006" w:author="David Conklin" w:date="2020-11-18T12:15:00Z">
        <w:r w:rsidR="001E7FA6">
          <w:t>ut_from_ResSim.</w:t>
        </w:r>
      </w:ins>
    </w:p>
    <w:p w14:paraId="6D330DBD" w14:textId="77777777" w:rsidR="00F90C07" w:rsidRDefault="00F90C07" w:rsidP="00B57484">
      <w:pPr>
        <w:rPr>
          <w:ins w:id="1007" w:author="David Conklin" w:date="2020-11-18T14:35:00Z"/>
        </w:rPr>
      </w:pPr>
    </w:p>
    <w:p w14:paraId="49B4E307" w14:textId="77777777" w:rsidR="00F90C07" w:rsidRDefault="00F90C07" w:rsidP="00F90C07">
      <w:pPr>
        <w:pStyle w:val="Heading2"/>
        <w:rPr>
          <w:ins w:id="1008" w:author="David Conklin" w:date="2020-11-18T14:36:00Z"/>
        </w:rPr>
      </w:pPr>
      <w:bookmarkStart w:id="1009" w:name="_Toc56606388"/>
      <w:ins w:id="1010" w:author="David Conklin" w:date="2020-11-18T14:36:00Z">
        <w:r>
          <w:t>Reservoir data sources</w:t>
        </w:r>
        <w:bookmarkEnd w:id="1009"/>
      </w:ins>
    </w:p>
    <w:p w14:paraId="3DFB0D34" w14:textId="4D3AF42B" w:rsidR="00B57484" w:rsidRDefault="00F90C07" w:rsidP="00F90C07">
      <w:pPr>
        <w:rPr>
          <w:ins w:id="1011" w:author="David Conklin" w:date="2020-11-18T09:19:00Z"/>
        </w:rPr>
        <w:pPrChange w:id="1012" w:author="David Conklin" w:date="2020-11-18T14:36:00Z">
          <w:pPr/>
        </w:pPrChange>
      </w:pPr>
      <w:ins w:id="1013" w:author="David Conklin" w:date="2020-11-18T14:36:00Z">
        <w:r>
          <w:t xml:space="preserve">Reservoir data in CW3M as of </w:t>
        </w:r>
      </w:ins>
      <w:ins w:id="1014" w:author="David Conklin" w:date="2020-11-18T14:37:00Z">
        <w:r>
          <w:t>version 113 (11/18/20) is from the WW2100 project, and was probably compiled around</w:t>
        </w:r>
      </w:ins>
      <w:ins w:id="1015" w:author="David Conklin" w:date="2020-11-18T14:38:00Z">
        <w:r>
          <w:t xml:space="preserve"> 2012.  </w:t>
        </w:r>
      </w:ins>
      <w:ins w:id="1016" w:author="David Conklin" w:date="2020-11-18T14:40:00Z">
        <w:r>
          <w:t xml:space="preserve">A newer source for </w:t>
        </w:r>
      </w:ins>
      <w:ins w:id="1017" w:author="David Conklin" w:date="2020-11-18T14:41:00Z">
        <w:r>
          <w:t xml:space="preserve">at least some </w:t>
        </w:r>
      </w:ins>
      <w:ins w:id="1018" w:author="David Conklin" w:date="2020-11-18T14:40:00Z">
        <w:r>
          <w:t xml:space="preserve">this data </w:t>
        </w:r>
      </w:ins>
      <w:ins w:id="1019" w:author="David Conklin" w:date="2020-11-18T14:41:00Z">
        <w:r>
          <w:t>woul</w:t>
        </w:r>
      </w:ins>
      <w:ins w:id="1020" w:author="David Conklin" w:date="2020-11-18T14:42:00Z">
        <w:r>
          <w:t>d be</w:t>
        </w:r>
      </w:ins>
      <w:ins w:id="1021" w:author="David Conklin" w:date="2020-11-18T14:40:00Z">
        <w:r>
          <w:t xml:space="preserve"> </w:t>
        </w:r>
      </w:ins>
      <w:ins w:id="1022" w:author="David Conklin" w:date="2020-11-18T14:42:00Z">
        <w:r>
          <w:t>Appendix E, ResSim Analysis for 2008 Base</w:t>
        </w:r>
      </w:ins>
      <w:ins w:id="1023" w:author="David Conklin" w:date="2020-11-18T14:43:00Z">
        <w:r>
          <w:t xml:space="preserve">line Flow Dataset (June </w:t>
        </w:r>
      </w:ins>
      <w:ins w:id="1024" w:author="David Conklin" w:date="2020-11-18T14:44:00Z">
        <w:r>
          <w:t>2018)</w:t>
        </w:r>
      </w:ins>
      <w:ins w:id="1025" w:author="David Conklin" w:date="2020-11-18T14:43:00Z">
        <w:r>
          <w:t xml:space="preserve">, </w:t>
        </w:r>
      </w:ins>
      <w:ins w:id="1026" w:author="David Conklin" w:date="2020-11-18T14:44:00Z">
        <w:r>
          <w:t>part of</w:t>
        </w:r>
      </w:ins>
      <w:ins w:id="1027" w:author="David Conklin" w:date="2020-11-18T14:43:00Z">
        <w:r>
          <w:t xml:space="preserve"> </w:t>
        </w:r>
      </w:ins>
      <w:ins w:id="1028" w:author="David Conklin" w:date="2020-11-18T14:40:00Z">
        <w:r>
          <w:t xml:space="preserve">the Willamette Basin Review Feasibility Study/Final Integrated Feasibility Report and Environmental Assessment, </w:t>
        </w:r>
      </w:ins>
      <w:ins w:id="1029" w:author="David Conklin" w:date="2020-11-18T14:41:00Z">
        <w:r>
          <w:t xml:space="preserve">issued in </w:t>
        </w:r>
      </w:ins>
      <w:ins w:id="1030" w:author="David Conklin" w:date="2020-11-18T14:40:00Z">
        <w:r>
          <w:t xml:space="preserve">December 2019 </w:t>
        </w:r>
      </w:ins>
      <w:ins w:id="1031" w:author="David Conklin" w:date="2020-11-18T14:41:00Z">
        <w:r>
          <w:t>by</w:t>
        </w:r>
      </w:ins>
      <w:ins w:id="1032" w:author="David Conklin" w:date="2020-11-18T14:40:00Z">
        <w:r>
          <w:t xml:space="preserve"> the </w:t>
        </w:r>
      </w:ins>
      <w:ins w:id="1033" w:author="David Conklin" w:date="2020-11-18T14:44:00Z">
        <w:r>
          <w:t xml:space="preserve">Corps’ </w:t>
        </w:r>
      </w:ins>
      <w:ins w:id="1034" w:author="David Conklin" w:date="2020-11-18T14:40:00Z">
        <w:r>
          <w:t xml:space="preserve">Portland District </w:t>
        </w:r>
      </w:ins>
      <w:ins w:id="1035" w:author="David Conklin" w:date="2020-11-18T14:44:00Z">
        <w:r>
          <w:t>(USACE 2019).</w:t>
        </w:r>
      </w:ins>
      <w:ins w:id="1036" w:author="David Conklin" w:date="2020-11-18T14:52:00Z">
        <w:r w:rsidR="005E090B">
          <w:t xml:space="preserve">  This report</w:t>
        </w:r>
      </w:ins>
      <w:ins w:id="1037" w:author="David Conklin" w:date="2020-11-18T14:54:00Z">
        <w:r w:rsidR="005E090B">
          <w:t xml:space="preserve"> is</w:t>
        </w:r>
      </w:ins>
      <w:ins w:id="1038" w:author="David Conklin" w:date="2020-11-18T14:52:00Z">
        <w:r w:rsidR="005E090B">
          <w:t xml:space="preserve"> a product of the “</w:t>
        </w:r>
      </w:ins>
      <w:ins w:id="1039" w:author="David Conklin" w:date="2020-11-18T14:54:00Z">
        <w:r w:rsidR="005E090B">
          <w:t xml:space="preserve">Willamette Project </w:t>
        </w:r>
      </w:ins>
      <w:ins w:id="1040" w:author="David Conklin" w:date="2020-11-18T14:52:00Z">
        <w:r w:rsidR="005E090B">
          <w:t>Reall</w:t>
        </w:r>
      </w:ins>
      <w:ins w:id="1041" w:author="David Conklin" w:date="2020-11-18T14:53:00Z">
        <w:r w:rsidR="005E090B">
          <w:t>ocation Study”</w:t>
        </w:r>
      </w:ins>
      <w:ins w:id="1042" w:author="David Conklin" w:date="2020-11-18T14:55:00Z">
        <w:r w:rsidR="005E090B">
          <w:t>, undertaken by the USACE</w:t>
        </w:r>
        <w:r w:rsidR="001B42FA">
          <w:t xml:space="preserve"> together with state </w:t>
        </w:r>
      </w:ins>
      <w:ins w:id="1043" w:author="David Conklin" w:date="2020-11-18T14:56:00Z">
        <w:r w:rsidR="001B42FA">
          <w:t xml:space="preserve">agencies.  The reallocation study </w:t>
        </w:r>
      </w:ins>
      <w:ins w:id="1044" w:author="David Conklin" w:date="2020-11-18T14:57:00Z">
        <w:r w:rsidR="001B42FA">
          <w:t xml:space="preserve">was originally authorized in 1988 and </w:t>
        </w:r>
      </w:ins>
      <w:ins w:id="1045" w:author="David Conklin" w:date="2020-11-18T14:56:00Z">
        <w:r w:rsidR="001B42FA">
          <w:t xml:space="preserve">proceeded in fits and starts over </w:t>
        </w:r>
      </w:ins>
      <w:ins w:id="1046" w:author="David Conklin" w:date="2020-11-18T14:58:00Z">
        <w:r w:rsidR="001B42FA">
          <w:t>a period of three decades.</w:t>
        </w:r>
      </w:ins>
      <w:ins w:id="1047" w:author="David Conklin" w:date="2020-11-18T14:56:00Z">
        <w:r w:rsidR="001B42FA">
          <w:t xml:space="preserve"> </w:t>
        </w:r>
      </w:ins>
    </w:p>
    <w:p w14:paraId="2DA02A0D" w14:textId="612BDE98" w:rsidR="00B57484" w:rsidRDefault="00B57484" w:rsidP="00D2456B">
      <w:pPr>
        <w:rPr>
          <w:ins w:id="1048" w:author="David Conklin" w:date="2020-11-18T14:51:00Z"/>
        </w:rPr>
      </w:pPr>
    </w:p>
    <w:p w14:paraId="6B0748B4" w14:textId="1BAF7D52" w:rsidR="005E090B" w:rsidRDefault="001B42FA" w:rsidP="00D2456B">
      <w:pPr>
        <w:rPr>
          <w:ins w:id="1049" w:author="David Conklin" w:date="2020-11-18T15:00:00Z"/>
        </w:rPr>
      </w:pPr>
      <w:ins w:id="1050" w:author="David Conklin" w:date="2020-11-18T14:58:00Z">
        <w:r>
          <w:t xml:space="preserve">In </w:t>
        </w:r>
      </w:ins>
      <w:ins w:id="1051" w:author="David Conklin" w:date="2020-11-18T14:59:00Z">
        <w:r>
          <w:t xml:space="preserve">Appendix E of the report, </w:t>
        </w:r>
      </w:ins>
      <w:ins w:id="1052" w:author="David Conklin" w:date="2020-11-18T14:51:00Z">
        <w:r w:rsidR="005E090B">
          <w:t xml:space="preserve">Sec. 3.3 </w:t>
        </w:r>
      </w:ins>
      <w:ins w:id="1053" w:author="David Conklin" w:date="2020-11-18T14:59:00Z">
        <w:r>
          <w:t>“</w:t>
        </w:r>
      </w:ins>
      <w:ins w:id="1054" w:author="David Conklin" w:date="2020-11-18T14:51:00Z">
        <w:r w:rsidR="005E090B">
          <w:t>ResSim Input</w:t>
        </w:r>
      </w:ins>
      <w:ins w:id="1055" w:author="David Conklin" w:date="2020-11-18T14:52:00Z">
        <w:r w:rsidR="005E090B">
          <w:t>s for Physical Parameters of Each Dam</w:t>
        </w:r>
      </w:ins>
      <w:ins w:id="1056" w:author="David Conklin" w:date="2020-11-18T14:59:00Z">
        <w:r>
          <w:t xml:space="preserve">” (p. 18) </w:t>
        </w:r>
      </w:ins>
      <w:ins w:id="1057" w:author="David Conklin" w:date="2020-11-18T15:00:00Z">
        <w:r>
          <w:t>says</w:t>
        </w:r>
      </w:ins>
    </w:p>
    <w:p w14:paraId="36677D0B" w14:textId="3FCC8D01" w:rsidR="001B42FA" w:rsidRDefault="001B42FA" w:rsidP="001B42FA">
      <w:pPr>
        <w:ind w:left="720"/>
        <w:rPr>
          <w:ins w:id="1058" w:author="David Conklin" w:date="2020-11-18T15:03:00Z"/>
          <w:rFonts w:ascii="Times New Roman" w:hAnsi="Times New Roman" w:cs="Times New Roman"/>
          <w:sz w:val="20"/>
          <w:szCs w:val="20"/>
        </w:rPr>
      </w:pPr>
      <w:ins w:id="1059" w:author="David Conklin" w:date="2020-11-18T15:01:00Z">
        <w:r>
          <w:rPr>
            <w:rFonts w:ascii="Times New Roman" w:hAnsi="Times New Roman" w:cs="Times New Roman"/>
            <w:sz w:val="20"/>
            <w:szCs w:val="20"/>
          </w:rPr>
          <w:t xml:space="preserve">“The physical parameters of the dams in ResSim for the Baseline will remain the same for all alternatives evaluated </w:t>
        </w:r>
      </w:ins>
      <w:ins w:id="1060" w:author="David Conklin" w:date="2020-11-18T15:02:00Z">
        <w:r>
          <w:rPr>
            <w:rFonts w:ascii="Times New Roman" w:hAnsi="Times New Roman" w:cs="Times New Roman"/>
            <w:sz w:val="20"/>
            <w:szCs w:val="20"/>
          </w:rPr>
          <w:t>– alternatives will only have operational rule changes from the Baseline.”</w:t>
        </w:r>
      </w:ins>
    </w:p>
    <w:p w14:paraId="254A2F77" w14:textId="11E73180" w:rsidR="001B42FA" w:rsidRDefault="001B42FA" w:rsidP="001B42FA">
      <w:pPr>
        <w:rPr>
          <w:ins w:id="1061" w:author="David Conklin" w:date="2020-11-18T15:18:00Z"/>
        </w:rPr>
      </w:pPr>
      <w:ins w:id="1062" w:author="David Conklin" w:date="2020-11-18T15:03:00Z">
        <w:r>
          <w:t>T</w:t>
        </w:r>
      </w:ins>
      <w:ins w:id="1063" w:author="David Conklin" w:date="2020-11-18T15:04:00Z">
        <w:r>
          <w:t xml:space="preserve">his gives us confidence that the reservoir data </w:t>
        </w:r>
      </w:ins>
      <w:ins w:id="1064" w:author="David Conklin" w:date="2020-11-18T15:05:00Z">
        <w:r>
          <w:t>representing physical parameters of the dam</w:t>
        </w:r>
      </w:ins>
      <w:ins w:id="1065" w:author="David Conklin" w:date="2020-11-18T15:06:00Z">
        <w:r w:rsidR="00EF5CF0">
          <w:t>s</w:t>
        </w:r>
      </w:ins>
      <w:ins w:id="1066" w:author="David Conklin" w:date="2020-11-18T15:05:00Z">
        <w:r>
          <w:t xml:space="preserve">, which was </w:t>
        </w:r>
      </w:ins>
      <w:ins w:id="1067" w:author="David Conklin" w:date="2020-11-18T15:04:00Z">
        <w:r>
          <w:t>assembled for the original WW2100</w:t>
        </w:r>
      </w:ins>
      <w:ins w:id="1068" w:author="David Conklin" w:date="2020-11-18T15:05:00Z">
        <w:r w:rsidR="00EF5CF0">
          <w:t>, is still</w:t>
        </w:r>
      </w:ins>
      <w:ins w:id="1069" w:author="David Conklin" w:date="2020-11-18T15:06:00Z">
        <w:r w:rsidR="00EF5CF0">
          <w:t xml:space="preserve"> correct.</w:t>
        </w:r>
      </w:ins>
    </w:p>
    <w:p w14:paraId="6D62BF9B" w14:textId="005DA1C9" w:rsidR="00EF5CF0" w:rsidRDefault="00EF5CF0" w:rsidP="001B42FA">
      <w:pPr>
        <w:rPr>
          <w:ins w:id="1070" w:author="David Conklin" w:date="2020-11-18T15:18:00Z"/>
        </w:rPr>
      </w:pPr>
    </w:p>
    <w:p w14:paraId="231454E4" w14:textId="370F5844" w:rsidR="00EF5CF0" w:rsidRPr="001B42FA" w:rsidRDefault="00D374A0" w:rsidP="001B42FA">
      <w:pPr>
        <w:rPr>
          <w:rPrChange w:id="1071" w:author="David Conklin" w:date="2020-11-18T15:01:00Z">
            <w:rPr/>
          </w:rPrChange>
        </w:rPr>
        <w:pPrChange w:id="1072" w:author="David Conklin" w:date="2020-11-18T15:03:00Z">
          <w:pPr/>
        </w:pPrChange>
      </w:pPr>
      <w:ins w:id="1073" w:author="David Conklin" w:date="2020-11-18T15:18:00Z">
        <w:r>
          <w:t xml:space="preserve">Comparison of the </w:t>
        </w:r>
      </w:ins>
      <w:ins w:id="1074" w:author="David Conklin" w:date="2020-11-18T15:19:00Z">
        <w:r>
          <w:t xml:space="preserve">data in the </w:t>
        </w:r>
        <w:r>
          <w:t>Rule_Curves\blue_river_rule_curve.csv</w:t>
        </w:r>
        <w:r>
          <w:t xml:space="preserve"> file with Table 5.1 B</w:t>
        </w:r>
      </w:ins>
      <w:ins w:id="1075" w:author="David Conklin" w:date="2020-11-18T15:20:00Z">
        <w:r>
          <w:t xml:space="preserve">lue River Zone Specifications makes visible that the WW2100 data </w:t>
        </w:r>
      </w:ins>
      <w:ins w:id="1076" w:author="David Conklin" w:date="2020-11-18T15:21:00Z">
        <w:r>
          <w:t>is expressed in</w:t>
        </w:r>
      </w:ins>
      <w:ins w:id="1077" w:author="David Conklin" w:date="2020-11-18T15:20:00Z">
        <w:r>
          <w:t xml:space="preserve"> </w:t>
        </w:r>
      </w:ins>
      <w:ins w:id="1078" w:author="David Conklin" w:date="2020-11-18T15:21:00Z">
        <w:r>
          <w:t xml:space="preserve">meters with no fractional digits, while Table 5.1 </w:t>
        </w:r>
      </w:ins>
      <w:ins w:id="1079" w:author="David Conklin" w:date="2020-11-18T15:22:00Z">
        <w:r>
          <w:t>uses feet with one or more digit</w:t>
        </w:r>
      </w:ins>
      <w:ins w:id="1080" w:author="David Conklin" w:date="2020-11-18T15:23:00Z">
        <w:r>
          <w:t>s</w:t>
        </w:r>
      </w:ins>
      <w:ins w:id="1081" w:author="David Conklin" w:date="2020-11-18T15:22:00Z">
        <w:r>
          <w:t xml:space="preserve"> after the decimal point.</w:t>
        </w:r>
      </w:ins>
      <w:ins w:id="1082" w:author="David Conklin" w:date="2020-11-18T15:28:00Z">
        <w:r w:rsidR="00DC2179">
          <w:t xml:space="preserve">  Table 5.1 </w:t>
        </w:r>
        <w:r w:rsidR="00105F73">
          <w:t xml:space="preserve">also has the data for the </w:t>
        </w:r>
      </w:ins>
      <w:ins w:id="1083" w:author="David Conklin" w:date="2020-11-18T15:29:00Z">
        <w:r w:rsidR="00105F73">
          <w:t>Rule_Curves\BR_buffer.csv file.</w:t>
        </w:r>
      </w:ins>
    </w:p>
    <w:p w14:paraId="572DA8B3" w14:textId="77777777" w:rsidR="00C70B81" w:rsidRDefault="00C70B81" w:rsidP="00A55502">
      <w:pPr>
        <w:pStyle w:val="Heading1"/>
      </w:pPr>
      <w:bookmarkStart w:id="1084" w:name="_Toc56606389"/>
      <w:r>
        <w:t>Creating a new study area</w:t>
      </w:r>
      <w:r w:rsidR="00A55502">
        <w:t xml:space="preserve"> from a watershed within the WRB</w:t>
      </w:r>
      <w:bookmarkEnd w:id="1084"/>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ins w:id="1085" w:author="David Conklin" w:date="2020-11-11T09:53:00Z">
        <w:r w:rsidR="008A3B2B">
          <w:t>Arc</w:t>
        </w:r>
      </w:ins>
      <w:ins w:id="1086" w:author="David Conklin" w:date="2020-11-11T09:55:00Z">
        <w:r w:rsidR="008A3B2B">
          <w:t>Map</w:t>
        </w:r>
      </w:ins>
      <w:ins w:id="1087" w:author="David Conklin" w:date="2020-11-11T09:53:00Z">
        <w:r w:rsidR="008A3B2B">
          <w:t xml:space="preserve"> </w:t>
        </w:r>
      </w:ins>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lastRenderedPageBreak/>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6F4041B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90C07">
        <w:t xml:space="preserve">Figure </w:t>
      </w:r>
      <w:r w:rsidR="00F90C07">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FE82EF6"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del w:id="1088" w:author="David Conklin" w:date="2020-11-11T09:58:00Z">
        <w:r w:rsidDel="008A3B2B">
          <w:delText xml:space="preserve">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delText>
        </w:r>
      </w:del>
      <w:ins w:id="1089" w:author="David Conklin" w:date="2020-11-11T09:58:00Z">
        <w:r w:rsidR="008A3B2B">
          <w:t>f</w:t>
        </w:r>
      </w:ins>
      <w:ins w:id="1090" w:author="David Conklin" w:date="2020-11-11T14:45:00Z">
        <w:r w:rsidR="002A6FA8">
          <w:tab/>
        </w:r>
        <w:r w:rsidR="002A6FA8">
          <w:tab/>
        </w:r>
        <w:r w:rsidR="002A6FA8">
          <w:tab/>
        </w:r>
        <w:r w:rsidR="002A6FA8">
          <w:tab/>
        </w:r>
        <w:r w:rsidR="002A6FA8">
          <w:tab/>
        </w:r>
        <w:r w:rsidR="002A6FA8">
          <w:tab/>
        </w:r>
        <w:r w:rsidR="002A6FA8">
          <w:tab/>
        </w:r>
        <w:r w:rsidR="002A6FA8">
          <w:tab/>
        </w:r>
        <w:r w:rsidR="002A6FA8">
          <w:tab/>
        </w:r>
        <w:r w:rsidR="002A6FA8">
          <w:tab/>
        </w:r>
        <w:r w:rsidR="002A6FA8">
          <w:tab/>
        </w:r>
      </w:ins>
      <w:del w:id="1091" w:author="David Conklin" w:date="2020-11-11T09:58:00Z">
        <w:r w:rsidDel="008A3B2B">
          <w:delText>F</w:delText>
        </w:r>
      </w:del>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1092" w:name="_Toc56606390"/>
      <w:r>
        <w:t>North Santiam study area</w:t>
      </w:r>
      <w:bookmarkEnd w:id="1092"/>
    </w:p>
    <w:p w14:paraId="24DE991F" w14:textId="77777777" w:rsidR="000C5A18" w:rsidRDefault="000C5A18" w:rsidP="000C5A18"/>
    <w:p w14:paraId="0AA4F828" w14:textId="1AD95D7F"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90C07">
        <w:t xml:space="preserve">Figure </w:t>
      </w:r>
      <w:r w:rsidR="00F90C07">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1093" w:name="_Toc56606391"/>
      <w:r>
        <w:rPr>
          <w:rFonts w:eastAsia="Times New Roman"/>
        </w:rPr>
        <w:t>Instream water rights</w:t>
      </w:r>
      <w:bookmarkEnd w:id="1093"/>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lastRenderedPageBreak/>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0F38D7ED" w:rsidR="00AE364B" w:rsidRDefault="005C1A69" w:rsidP="005C1A69">
      <w:pPr>
        <w:pStyle w:val="Caption"/>
      </w:pPr>
      <w:bookmarkStart w:id="1094"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90C07">
        <w:rPr>
          <w:noProof/>
        </w:rPr>
        <w:t>6</w:t>
      </w:r>
      <w:r w:rsidR="000B183E">
        <w:rPr>
          <w:noProof/>
        </w:rPr>
        <w:fldChar w:fldCharType="end"/>
      </w:r>
      <w:r>
        <w:t xml:space="preserve">. Instream water rights in </w:t>
      </w:r>
      <w:r w:rsidR="00077987">
        <w:t>the North Santiam watershed</w:t>
      </w:r>
      <w:bookmarkEnd w:id="1094"/>
    </w:p>
    <w:p w14:paraId="0FD5899C" w14:textId="77777777" w:rsidR="0092040E" w:rsidRDefault="0092040E" w:rsidP="0092040E"/>
    <w:p w14:paraId="0E0CDFE5" w14:textId="77777777" w:rsidR="00B91F45" w:rsidRDefault="00B47486" w:rsidP="00B91F45">
      <w:pPr>
        <w:pStyle w:val="Heading2"/>
      </w:pPr>
      <w:bookmarkStart w:id="1095" w:name="_Toc56606392"/>
      <w:r>
        <w:t xml:space="preserve">Municipal </w:t>
      </w:r>
      <w:r w:rsidR="00057A5D">
        <w:t>w</w:t>
      </w:r>
      <w:r>
        <w:t xml:space="preserve">ater </w:t>
      </w:r>
      <w:r w:rsidR="00D97755">
        <w:t>r</w:t>
      </w:r>
      <w:r>
        <w:t>ights</w:t>
      </w:r>
      <w:bookmarkEnd w:id="1095"/>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1096" w:name="_Toc56606393"/>
      <w:r>
        <w:t>McKenzie Basin Wetlands Study</w:t>
      </w:r>
      <w:bookmarkEnd w:id="1096"/>
    </w:p>
    <w:p w14:paraId="79498AD8" w14:textId="77777777" w:rsidR="00736461" w:rsidRPr="00D97CDA" w:rsidRDefault="00736461" w:rsidP="00A8214A"/>
    <w:p w14:paraId="2403DDA0" w14:textId="063D759E" w:rsidR="00275338" w:rsidRDefault="003613A1" w:rsidP="00A8214A">
      <w:pPr>
        <w:pStyle w:val="Heading2"/>
      </w:pPr>
      <w:bookmarkStart w:id="1097" w:name="_Toc56606394"/>
      <w:r>
        <w:t xml:space="preserve">Project </w:t>
      </w:r>
      <w:r w:rsidR="00DC262D">
        <w:t>Overview</w:t>
      </w:r>
      <w:bookmarkEnd w:id="1097"/>
    </w:p>
    <w:p w14:paraId="6C66CC56" w14:textId="5E9E2C24"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90C07">
        <w:t xml:space="preserve">Figure </w:t>
      </w:r>
      <w:r w:rsidR="00F90C07">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023433E8" w:rsidR="00275338" w:rsidRDefault="009767A5" w:rsidP="00A8214A">
      <w:pPr>
        <w:pStyle w:val="Caption"/>
      </w:pPr>
      <w:bookmarkStart w:id="1098" w:name="_Ref48282850"/>
      <w:bookmarkStart w:id="1099" w:name="_Toc53219839"/>
      <w:r>
        <w:t xml:space="preserve">Figure </w:t>
      </w:r>
      <w:fldSimple w:instr=" SEQ Figure \* ARABIC ">
        <w:r w:rsidR="00F90C07">
          <w:rPr>
            <w:noProof/>
          </w:rPr>
          <w:t>7</w:t>
        </w:r>
      </w:fldSimple>
      <w:bookmarkEnd w:id="1098"/>
      <w:r>
        <w:t>. McKenzie basin in CW3M screen capture</w:t>
      </w:r>
      <w:bookmarkEnd w:id="1099"/>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E21F510" w:rsidR="004D33B7" w:rsidRDefault="009767A5" w:rsidP="00A8214A">
      <w:pPr>
        <w:pStyle w:val="Caption"/>
      </w:pPr>
      <w:bookmarkStart w:id="1100" w:name="_Ref48282776"/>
      <w:bookmarkStart w:id="1101" w:name="_Ref48282732"/>
      <w:bookmarkStart w:id="1102" w:name="_Toc53219840"/>
      <w:r>
        <w:t xml:space="preserve">Figure </w:t>
      </w:r>
      <w:fldSimple w:instr=" SEQ Figure \* ARABIC ">
        <w:r w:rsidR="00F90C07">
          <w:rPr>
            <w:noProof/>
          </w:rPr>
          <w:t>8</w:t>
        </w:r>
      </w:fldSimple>
      <w:bookmarkEnd w:id="1100"/>
      <w:r>
        <w:t>. Wetlands in the lower McKenzie basin, with their WETL_ID attribute values</w:t>
      </w:r>
      <w:bookmarkEnd w:id="1101"/>
      <w:bookmarkEnd w:id="1102"/>
    </w:p>
    <w:p w14:paraId="364BDC9E" w14:textId="77777777" w:rsidR="004D33B7" w:rsidRDefault="004D33B7" w:rsidP="00275338"/>
    <w:p w14:paraId="6EF95807" w14:textId="5E566C26" w:rsidR="003613A1" w:rsidRDefault="003613A1" w:rsidP="00A8214A">
      <w:pPr>
        <w:pStyle w:val="Heading2"/>
      </w:pPr>
      <w:bookmarkStart w:id="1103" w:name="_Toc56606395"/>
      <w:r>
        <w:t>Model and Simulation Overview</w:t>
      </w:r>
      <w:bookmarkEnd w:id="1103"/>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1104" w:name="_Toc56606396"/>
      <w:r>
        <w:t>McKenzie wetlands in the initial versions of the IDU, HRU, and Reach data layers</w:t>
      </w:r>
      <w:bookmarkEnd w:id="1104"/>
    </w:p>
    <w:p w14:paraId="79661602" w14:textId="4CDFD7C9"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90C07">
        <w:t xml:space="preserve">Figure </w:t>
      </w:r>
      <w:r w:rsidR="00F90C07">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1105" w:name="_Toc49175988"/>
      <w:bookmarkStart w:id="1106" w:name="_Toc56606397"/>
      <w:r>
        <w:t>Data changes for better representation of wetlands</w:t>
      </w:r>
      <w:bookmarkEnd w:id="1105"/>
      <w:bookmarkEnd w:id="1106"/>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1107" w:name="_Toc56606398"/>
      <w:r>
        <w:t xml:space="preserve">Projection, </w:t>
      </w:r>
      <w:r w:rsidR="006F174A">
        <w:t>Calendar</w:t>
      </w:r>
      <w:r>
        <w:t>,</w:t>
      </w:r>
      <w:r w:rsidR="006F174A">
        <w:t xml:space="preserve"> and </w:t>
      </w:r>
      <w:r w:rsidR="009D540F">
        <w:t>Units</w:t>
      </w:r>
      <w:bookmarkEnd w:id="1107"/>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1108" w:name="_Toc56606399"/>
      <w:r>
        <w:t>Simulation of changes in wetlands over time</w:t>
      </w:r>
      <w:bookmarkEnd w:id="1108"/>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1109" w:name="_Toc56606400"/>
      <w:r>
        <w:t xml:space="preserve">How wetlands </w:t>
      </w:r>
      <w:r w:rsidR="000806A1">
        <w:t>are</w:t>
      </w:r>
      <w:r>
        <w:t xml:space="preserve"> represented</w:t>
      </w:r>
      <w:r w:rsidR="006D6388">
        <w:t xml:space="preserve"> in the model</w:t>
      </w:r>
      <w:bookmarkEnd w:id="1109"/>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1110" w:name="_Toc56606401"/>
      <w:r>
        <w:t>Attributes of interest in the wetlands study</w:t>
      </w:r>
      <w:bookmarkEnd w:id="111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1111" w:name="_Toc56606402"/>
      <w:r>
        <w:t>A WETNESS attribute</w:t>
      </w:r>
      <w:bookmarkEnd w:id="1111"/>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1112" w:name="_Toc56606403"/>
      <w:r>
        <w:t>Calculating the exchange of water between the wetland and the reach</w:t>
      </w:r>
      <w:bookmarkEnd w:id="1112"/>
    </w:p>
    <w:p w14:paraId="71419F3E" w14:textId="001ADEBC" w:rsidR="00871F69" w:rsidRDefault="00871F69" w:rsidP="00871F69">
      <w:pPr>
        <w:pStyle w:val="Heading3"/>
      </w:pPr>
      <w:bookmarkStart w:id="1113" w:name="_Toc56606404"/>
      <w:r>
        <w:t xml:space="preserve">Wetland </w:t>
      </w:r>
      <w:r w:rsidR="007A55EC">
        <w:t xml:space="preserve">IDU </w:t>
      </w:r>
      <w:r>
        <w:t>parameters</w:t>
      </w:r>
      <w:bookmarkEnd w:id="111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1114" w:name="_Toc56606405"/>
      <w:r>
        <w:t>Reach parameters</w:t>
      </w:r>
      <w:bookmarkEnd w:id="1114"/>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1115" w:name="_Toc56606406"/>
      <w:r>
        <w:t>Loss (or gain) of wetlands</w:t>
      </w:r>
      <w:bookmarkEnd w:id="1115"/>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1116" w:name="_Toc56606407"/>
      <w:r>
        <w:t>Reality check</w:t>
      </w:r>
      <w:bookmarkEnd w:id="1116"/>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1117"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1118" w:author="David Conklin" w:date="2020-11-09T14:59:00Z"/>
          <w:rFonts w:ascii="Times New Roman" w:hAnsi="Times New Roman" w:cs="Times New Roman"/>
          <w:sz w:val="20"/>
          <w:szCs w:val="20"/>
        </w:rPr>
      </w:pPr>
    </w:p>
    <w:p w14:paraId="73BDB1BA" w14:textId="77777777" w:rsidR="00286383" w:rsidRDefault="00286383">
      <w:pPr>
        <w:pPrChange w:id="1119" w:author="David Conklin" w:date="2020-11-09T15:00:00Z">
          <w:pPr>
            <w:ind w:left="720"/>
          </w:pPr>
        </w:pPrChange>
      </w:pPr>
    </w:p>
    <w:p w14:paraId="5FF408D3" w14:textId="297BE399" w:rsidR="006D6388" w:rsidRDefault="00286383" w:rsidP="006D6388">
      <w:pPr>
        <w:rPr>
          <w:ins w:id="1120" w:author="David Conklin" w:date="2020-11-09T15:05:00Z"/>
        </w:rPr>
      </w:pPr>
      <w:ins w:id="1121" w:author="David Conklin" w:date="2020-11-09T15:02:00Z">
        <w:r>
          <w:t xml:space="preserve">Observational data for flows and stream temperatures at a number of gage locations </w:t>
        </w:r>
      </w:ins>
      <w:ins w:id="1122" w:author="David Conklin" w:date="2020-11-09T15:03:00Z">
        <w:r>
          <w:t xml:space="preserve">in the McKenzie basin is available on a website maintained by the USGS.  </w:t>
        </w:r>
      </w:ins>
      <w:ins w:id="1123" w:author="David Conklin" w:date="2020-11-09T15:05:00Z">
        <w:r>
          <w:t>We have selected these records for use in calibration</w:t>
        </w:r>
      </w:ins>
      <w:ins w:id="1124" w:author="David Conklin" w:date="2020-11-09T15:20:00Z">
        <w:r w:rsidR="00916473">
          <w:t xml:space="preserve"> (13 flow gages and </w:t>
        </w:r>
      </w:ins>
      <w:ins w:id="1125" w:author="David Conklin" w:date="2020-11-09T15:26:00Z">
        <w:r w:rsidR="00916473">
          <w:t>6</w:t>
        </w:r>
      </w:ins>
      <w:ins w:id="1126" w:author="David Conklin" w:date="2020-11-09T15:20:00Z">
        <w:r w:rsidR="00916473">
          <w:t xml:space="preserve"> temperature</w:t>
        </w:r>
      </w:ins>
      <w:ins w:id="1127" w:author="David Conklin" w:date="2020-11-09T15:21:00Z">
        <w:r w:rsidR="00916473">
          <w:t xml:space="preserve"> sensors):</w:t>
        </w:r>
      </w:ins>
    </w:p>
    <w:tbl>
      <w:tblPr>
        <w:tblW w:w="8460" w:type="dxa"/>
        <w:tblLook w:val="04A0" w:firstRow="1" w:lastRow="0" w:firstColumn="1" w:lastColumn="0" w:noHBand="0" w:noVBand="1"/>
        <w:tblPrChange w:id="1128" w:author="David Conklin" w:date="2020-11-09T15:23:00Z">
          <w:tblPr>
            <w:tblW w:w="7144" w:type="dxa"/>
            <w:tblLook w:val="04A0" w:firstRow="1" w:lastRow="0" w:firstColumn="1" w:lastColumn="0" w:noHBand="0" w:noVBand="1"/>
          </w:tblPr>
        </w:tblPrChange>
      </w:tblPr>
      <w:tblGrid>
        <w:gridCol w:w="1358"/>
        <w:gridCol w:w="1109"/>
        <w:gridCol w:w="5972"/>
        <w:gridCol w:w="21"/>
        <w:tblGridChange w:id="1129">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1130" w:author="David Conklin" w:date="2020-11-09T15:05:00Z"/>
          <w:trPrChange w:id="113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32"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1133" w:author="David Conklin" w:date="2020-11-09T15:05:00Z"/>
                <w:rFonts w:ascii="Calibri" w:eastAsia="Times New Roman" w:hAnsi="Calibri" w:cs="Calibri"/>
                <w:color w:val="000000"/>
              </w:rPr>
            </w:pPr>
            <w:ins w:id="1134" w:author="David Conklin" w:date="2020-11-09T15:05:00Z">
              <w:r w:rsidRPr="00286383">
                <w:rPr>
                  <w:rFonts w:ascii="Calibri" w:eastAsia="Times New Roman" w:hAnsi="Calibri" w:cs="Calibri"/>
                  <w:color w:val="000000"/>
                </w:rPr>
                <w:t xml:space="preserve">USGS </w:t>
              </w:r>
            </w:ins>
            <w:ins w:id="1135" w:author="David Conklin" w:date="2020-11-09T15:21:00Z">
              <w:r w:rsidR="00916473">
                <w:rPr>
                  <w:rFonts w:ascii="Calibri" w:eastAsia="Times New Roman" w:hAnsi="Calibri" w:cs="Calibri"/>
                  <w:color w:val="000000"/>
                </w:rPr>
                <w:t xml:space="preserve">flow </w:t>
              </w:r>
            </w:ins>
            <w:ins w:id="1136"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1137"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1138" w:author="David Conklin" w:date="2020-11-09T15:05:00Z"/>
                <w:rFonts w:ascii="Calibri" w:eastAsia="Times New Roman" w:hAnsi="Calibri" w:cs="Calibri"/>
                <w:color w:val="000000"/>
              </w:rPr>
            </w:pPr>
            <w:ins w:id="1139"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140"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1141" w:author="David Conklin" w:date="2020-11-09T15:05:00Z"/>
                <w:rFonts w:ascii="Calibri" w:eastAsia="Times New Roman" w:hAnsi="Calibri" w:cs="Calibri"/>
                <w:color w:val="000000"/>
              </w:rPr>
            </w:pPr>
          </w:p>
        </w:tc>
      </w:tr>
      <w:tr w:rsidR="00286383" w:rsidRPr="00286383" w14:paraId="63718AE2" w14:textId="77777777" w:rsidTr="00916473">
        <w:trPr>
          <w:trHeight w:val="300"/>
          <w:ins w:id="1142" w:author="David Conklin" w:date="2020-11-09T15:05:00Z"/>
          <w:trPrChange w:id="114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44"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8A487C" w:rsidRDefault="00286383" w:rsidP="00286383">
            <w:pPr>
              <w:rPr>
                <w:ins w:id="1145" w:author="David Conklin" w:date="2020-11-09T15:05:00Z"/>
                <w:rFonts w:ascii="Calibri" w:eastAsia="Times New Roman" w:hAnsi="Calibri" w:cs="Calibri"/>
                <w:color w:val="000000"/>
              </w:rPr>
            </w:pPr>
            <w:ins w:id="1146" w:author="David Conklin" w:date="2020-11-09T15:05:00Z">
              <w:r w:rsidRPr="002854B5">
                <w:rPr>
                  <w:rFonts w:ascii="Calibri" w:eastAsia="Times New Roman" w:hAnsi="Calibri" w:cs="Calibri"/>
                  <w:color w:val="000000"/>
                </w:rPr>
                <w:t>14158500</w:t>
              </w:r>
            </w:ins>
          </w:p>
        </w:tc>
        <w:tc>
          <w:tcPr>
            <w:tcW w:w="1109" w:type="dxa"/>
            <w:tcBorders>
              <w:top w:val="nil"/>
              <w:left w:val="nil"/>
              <w:bottom w:val="nil"/>
              <w:right w:val="nil"/>
            </w:tcBorders>
            <w:shd w:val="clear" w:color="auto" w:fill="auto"/>
            <w:noWrap/>
            <w:vAlign w:val="bottom"/>
            <w:hideMark/>
            <w:tcPrChange w:id="1147"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1148" w:author="David Conklin" w:date="2020-11-09T15:05:00Z"/>
                <w:rFonts w:ascii="Calibri" w:eastAsia="Times New Roman" w:hAnsi="Calibri" w:cs="Calibri"/>
                <w:color w:val="000000"/>
              </w:rPr>
            </w:pPr>
            <w:ins w:id="1149" w:author="David Conklin" w:date="2020-11-09T15:05:00Z">
              <w:r w:rsidRPr="00B912FF">
                <w:rPr>
                  <w:rFonts w:ascii="Calibri" w:eastAsia="Times New Roman" w:hAnsi="Calibri" w:cs="Calibri"/>
                  <w:color w:val="000000"/>
                </w:rPr>
                <w:t>23773373</w:t>
              </w:r>
            </w:ins>
          </w:p>
        </w:tc>
        <w:tc>
          <w:tcPr>
            <w:tcW w:w="5993" w:type="dxa"/>
            <w:gridSpan w:val="2"/>
            <w:tcBorders>
              <w:top w:val="nil"/>
              <w:left w:val="nil"/>
              <w:bottom w:val="nil"/>
              <w:right w:val="nil"/>
            </w:tcBorders>
            <w:shd w:val="clear" w:color="auto" w:fill="auto"/>
            <w:noWrap/>
            <w:vAlign w:val="bottom"/>
            <w:hideMark/>
            <w:tcPrChange w:id="1150"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1151" w:author="David Conklin" w:date="2020-11-09T15:05:00Z"/>
                <w:rFonts w:ascii="Calibri" w:eastAsia="Times New Roman" w:hAnsi="Calibri" w:cs="Calibri"/>
                <w:color w:val="000000"/>
              </w:rPr>
            </w:pPr>
            <w:ins w:id="1152" w:author="David Conklin" w:date="2020-11-09T15:05:00Z">
              <w:r w:rsidRPr="00B912FF">
                <w:rPr>
                  <w:rFonts w:ascii="Calibri" w:eastAsia="Times New Roman" w:hAnsi="Calibri" w:cs="Calibri"/>
                  <w:color w:val="000000"/>
                </w:rPr>
                <w:t>MCKENZIE RIVER AT OUTLET OF CLEAR LAKE, OR</w:t>
              </w:r>
            </w:ins>
          </w:p>
        </w:tc>
      </w:tr>
      <w:tr w:rsidR="00B912FF" w:rsidRPr="00286383" w14:paraId="61322E9F" w14:textId="77777777" w:rsidTr="00916473">
        <w:trPr>
          <w:trHeight w:val="300"/>
          <w:ins w:id="1153"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ins w:id="1154" w:author="David Conklin" w:date="2020-11-09T16:14:00Z"/>
                <w:rFonts w:ascii="Calibri" w:eastAsia="Times New Roman" w:hAnsi="Calibri" w:cs="Calibri"/>
                <w:color w:val="000000"/>
              </w:rPr>
            </w:pPr>
            <w:ins w:id="1155" w:author="David Conklin" w:date="2020-11-09T16:14:00Z">
              <w:r>
                <w:rPr>
                  <w:rFonts w:ascii="Calibri" w:eastAsia="Times New Roman" w:hAnsi="Calibri" w:cs="Calibri"/>
                  <w:color w:val="000000"/>
                </w:rPr>
                <w:t>14158</w:t>
              </w:r>
            </w:ins>
            <w:ins w:id="1156"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ins w:id="1157" w:author="David Conklin" w:date="2020-11-09T16:14:00Z"/>
                <w:rFonts w:ascii="Calibri" w:eastAsia="Times New Roman" w:hAnsi="Calibri" w:cs="Calibri"/>
                <w:color w:val="000000"/>
              </w:rPr>
            </w:pPr>
            <w:ins w:id="1158"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ins w:id="1159" w:author="David Conklin" w:date="2020-11-09T16:14:00Z"/>
                <w:rFonts w:ascii="Calibri" w:eastAsia="Times New Roman" w:hAnsi="Calibri" w:cs="Calibri"/>
                <w:color w:val="000000"/>
              </w:rPr>
            </w:pPr>
            <w:ins w:id="1160"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1161"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1162" w:author="David Conklin" w:date="2020-11-09T16:15:00Z"/>
                <w:rFonts w:ascii="Calibri" w:eastAsia="Times New Roman" w:hAnsi="Calibri" w:cs="Calibri"/>
                <w:color w:val="000000"/>
              </w:rPr>
            </w:pPr>
            <w:ins w:id="1163"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1164" w:author="David Conklin" w:date="2020-11-09T16:15:00Z"/>
                <w:rFonts w:ascii="Calibri" w:eastAsia="Times New Roman" w:hAnsi="Calibri" w:cs="Calibri"/>
                <w:color w:val="000000"/>
              </w:rPr>
            </w:pPr>
            <w:ins w:id="1165"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1166" w:author="David Conklin" w:date="2020-11-09T16:15:00Z"/>
                <w:rFonts w:ascii="Calibri" w:eastAsia="Times New Roman" w:hAnsi="Calibri" w:cs="Calibri"/>
                <w:color w:val="000000"/>
              </w:rPr>
            </w:pPr>
            <w:ins w:id="1167"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1168" w:author="David Conklin" w:date="2020-11-09T15:05:00Z"/>
          <w:trPrChange w:id="1169"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1170"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8A487C" w:rsidRDefault="00F32242" w:rsidP="00F32242">
            <w:pPr>
              <w:rPr>
                <w:ins w:id="1171" w:author="David Conklin" w:date="2020-11-09T15:05:00Z"/>
                <w:rFonts w:ascii="Calibri" w:eastAsia="Times New Roman" w:hAnsi="Calibri" w:cs="Calibri"/>
                <w:color w:val="000000"/>
              </w:rPr>
            </w:pPr>
            <w:ins w:id="1172" w:author="David Conklin" w:date="2020-11-09T15:05:00Z">
              <w:r w:rsidRPr="002854B5">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173"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1174" w:author="David Conklin" w:date="2020-11-09T15:05:00Z"/>
                <w:rFonts w:ascii="Calibri" w:eastAsia="Times New Roman" w:hAnsi="Calibri" w:cs="Calibri"/>
                <w:color w:val="000000"/>
              </w:rPr>
            </w:pPr>
            <w:ins w:id="1175" w:author="David Conklin" w:date="2020-11-09T15:05:00Z">
              <w:r w:rsidRPr="00B912FF">
                <w:rPr>
                  <w:rFonts w:ascii="Calibri" w:eastAsia="Times New Roman" w:hAnsi="Calibri" w:cs="Calibri"/>
                  <w:color w:val="000000"/>
                </w:rPr>
                <w:t>23773037</w:t>
              </w:r>
            </w:ins>
          </w:p>
        </w:tc>
        <w:tc>
          <w:tcPr>
            <w:tcW w:w="5972" w:type="dxa"/>
            <w:tcBorders>
              <w:top w:val="nil"/>
              <w:left w:val="nil"/>
              <w:bottom w:val="nil"/>
              <w:right w:val="nil"/>
            </w:tcBorders>
            <w:shd w:val="clear" w:color="auto" w:fill="auto"/>
            <w:noWrap/>
            <w:vAlign w:val="bottom"/>
            <w:hideMark/>
            <w:tcPrChange w:id="1176"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1177" w:author="David Conklin" w:date="2020-11-09T15:05:00Z"/>
                <w:rFonts w:ascii="Calibri" w:eastAsia="Times New Roman" w:hAnsi="Calibri" w:cs="Calibri"/>
                <w:color w:val="000000"/>
              </w:rPr>
            </w:pPr>
            <w:ins w:id="1178" w:author="David Conklin" w:date="2020-11-09T15:05:00Z">
              <w:r w:rsidRPr="00B912FF">
                <w:rPr>
                  <w:rFonts w:ascii="Calibri" w:eastAsia="Times New Roman" w:hAnsi="Calibri" w:cs="Calibri"/>
                  <w:color w:val="000000"/>
                </w:rPr>
                <w:t>SO FK MCKENZIE RIVER ABV COUGAR LAKE NR RAINBOW</w:t>
              </w:r>
            </w:ins>
          </w:p>
        </w:tc>
      </w:tr>
      <w:tr w:rsidR="00B912FF" w:rsidRPr="00B912FF" w14:paraId="78BF1DE8" w14:textId="77777777" w:rsidTr="00916473">
        <w:trPr>
          <w:gridAfter w:val="1"/>
          <w:wAfter w:w="21" w:type="dxa"/>
          <w:trHeight w:val="300"/>
          <w:ins w:id="1179"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ins w:id="1180" w:author="David Conklin" w:date="2020-11-09T16:17:00Z"/>
                <w:rFonts w:ascii="Calibri" w:eastAsia="Times New Roman" w:hAnsi="Calibri" w:cs="Calibri"/>
                <w:color w:val="000000"/>
              </w:rPr>
            </w:pPr>
            <w:ins w:id="1181"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ins w:id="1182" w:author="David Conklin" w:date="2020-11-09T16:17:00Z"/>
                <w:rFonts w:ascii="Calibri" w:eastAsia="Times New Roman" w:hAnsi="Calibri" w:cs="Calibri"/>
                <w:color w:val="000000"/>
              </w:rPr>
            </w:pPr>
            <w:ins w:id="1183"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ins w:id="1184" w:author="David Conklin" w:date="2020-11-09T16:17:00Z"/>
                <w:rFonts w:ascii="Calibri" w:eastAsia="Times New Roman" w:hAnsi="Calibri" w:cs="Calibri"/>
                <w:color w:val="000000"/>
              </w:rPr>
            </w:pPr>
            <w:ins w:id="1185"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1186" w:author="David Conklin" w:date="2020-11-09T15:05:00Z"/>
          <w:trPrChange w:id="118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88"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1189" w:author="David Conklin" w:date="2020-11-09T15:05:00Z"/>
                <w:rFonts w:ascii="Calibri" w:eastAsia="Times New Roman" w:hAnsi="Calibri" w:cs="Calibri"/>
                <w:color w:val="000000"/>
              </w:rPr>
            </w:pPr>
            <w:ins w:id="1190" w:author="David Conklin" w:date="2020-11-09T15:05:00Z">
              <w:r w:rsidRPr="00B912FF">
                <w:rPr>
                  <w:rFonts w:ascii="Calibri" w:eastAsia="Times New Roman" w:hAnsi="Calibri" w:cs="Calibri"/>
                  <w:color w:val="000000"/>
                </w:rPr>
                <w:t>14161500</w:t>
              </w:r>
            </w:ins>
          </w:p>
        </w:tc>
        <w:tc>
          <w:tcPr>
            <w:tcW w:w="1109" w:type="dxa"/>
            <w:tcBorders>
              <w:top w:val="nil"/>
              <w:left w:val="nil"/>
              <w:bottom w:val="nil"/>
              <w:right w:val="nil"/>
            </w:tcBorders>
            <w:shd w:val="clear" w:color="auto" w:fill="auto"/>
            <w:noWrap/>
            <w:vAlign w:val="bottom"/>
            <w:hideMark/>
            <w:tcPrChange w:id="1191"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1192" w:author="David Conklin" w:date="2020-11-09T15:05:00Z"/>
                <w:rFonts w:ascii="Calibri" w:eastAsia="Times New Roman" w:hAnsi="Calibri" w:cs="Calibri"/>
                <w:color w:val="000000"/>
              </w:rPr>
            </w:pPr>
            <w:ins w:id="1193" w:author="David Conklin" w:date="2020-11-09T15:05:00Z">
              <w:r w:rsidRPr="00B912FF">
                <w:rPr>
                  <w:rFonts w:ascii="Calibri" w:eastAsia="Times New Roman" w:hAnsi="Calibri" w:cs="Calibri"/>
                  <w:color w:val="000000"/>
                </w:rPr>
                <w:t>23773411</w:t>
              </w:r>
            </w:ins>
          </w:p>
        </w:tc>
        <w:tc>
          <w:tcPr>
            <w:tcW w:w="5993" w:type="dxa"/>
            <w:gridSpan w:val="2"/>
            <w:tcBorders>
              <w:top w:val="nil"/>
              <w:left w:val="nil"/>
              <w:bottom w:val="nil"/>
              <w:right w:val="nil"/>
            </w:tcBorders>
            <w:shd w:val="clear" w:color="auto" w:fill="auto"/>
            <w:noWrap/>
            <w:vAlign w:val="bottom"/>
            <w:hideMark/>
            <w:tcPrChange w:id="1194"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1195" w:author="David Conklin" w:date="2020-11-09T15:05:00Z"/>
                <w:rFonts w:ascii="Calibri" w:eastAsia="Times New Roman" w:hAnsi="Calibri" w:cs="Calibri"/>
                <w:color w:val="000000"/>
              </w:rPr>
            </w:pPr>
            <w:ins w:id="1196" w:author="David Conklin" w:date="2020-11-09T15:05:00Z">
              <w:r w:rsidRPr="00B912FF">
                <w:rPr>
                  <w:rFonts w:ascii="Calibri" w:eastAsia="Times New Roman" w:hAnsi="Calibri" w:cs="Calibri"/>
                  <w:color w:val="000000"/>
                </w:rPr>
                <w:t>LOOKOUT CREEK NEAR BLUE RIVER</w:t>
              </w:r>
            </w:ins>
          </w:p>
        </w:tc>
      </w:tr>
      <w:tr w:rsidR="00F32242" w:rsidRPr="00B912FF" w14:paraId="5CF67718" w14:textId="77777777" w:rsidTr="00916473">
        <w:trPr>
          <w:trHeight w:val="300"/>
          <w:ins w:id="1197" w:author="David Conklin" w:date="2020-11-09T15:05:00Z"/>
          <w:trPrChange w:id="119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199"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8A487C" w:rsidRDefault="00F32242" w:rsidP="00F32242">
            <w:pPr>
              <w:rPr>
                <w:ins w:id="1200" w:author="David Conklin" w:date="2020-11-09T15:05:00Z"/>
                <w:rFonts w:ascii="Calibri" w:eastAsia="Times New Roman" w:hAnsi="Calibri" w:cs="Calibri"/>
                <w:color w:val="000000"/>
              </w:rPr>
            </w:pPr>
            <w:ins w:id="1201" w:author="David Conklin" w:date="2020-11-09T15:05:00Z">
              <w:r w:rsidRPr="002854B5">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202"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1203" w:author="David Conklin" w:date="2020-11-09T15:05:00Z"/>
                <w:rFonts w:ascii="Calibri" w:eastAsia="Times New Roman" w:hAnsi="Calibri" w:cs="Calibri"/>
                <w:color w:val="000000"/>
              </w:rPr>
            </w:pPr>
            <w:ins w:id="1204" w:author="David Conklin" w:date="2020-11-09T15:05:00Z">
              <w:r w:rsidRPr="00B912FF">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205"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1206" w:author="David Conklin" w:date="2020-11-09T15:05:00Z"/>
                <w:rFonts w:ascii="Calibri" w:eastAsia="Times New Roman" w:hAnsi="Calibri" w:cs="Calibri"/>
                <w:color w:val="000000"/>
              </w:rPr>
            </w:pPr>
            <w:ins w:id="1207" w:author="David Conklin" w:date="2020-11-09T15:05:00Z">
              <w:r w:rsidRPr="00B912FF">
                <w:rPr>
                  <w:rFonts w:ascii="Calibri" w:eastAsia="Times New Roman" w:hAnsi="Calibri" w:cs="Calibri"/>
                  <w:color w:val="000000"/>
                </w:rPr>
                <w:t>BLUE RIVER AT BLUE RIVER</w:t>
              </w:r>
            </w:ins>
          </w:p>
        </w:tc>
      </w:tr>
      <w:tr w:rsidR="00F32242" w:rsidRPr="00B912FF" w14:paraId="02982A9B" w14:textId="77777777" w:rsidTr="00916473">
        <w:trPr>
          <w:trHeight w:val="300"/>
          <w:ins w:id="1208" w:author="David Conklin" w:date="2020-11-09T15:05:00Z"/>
          <w:trPrChange w:id="120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10"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8A487C" w:rsidRDefault="00F32242" w:rsidP="00F32242">
            <w:pPr>
              <w:rPr>
                <w:ins w:id="1211" w:author="David Conklin" w:date="2020-11-09T15:05:00Z"/>
                <w:rFonts w:ascii="Calibri" w:eastAsia="Times New Roman" w:hAnsi="Calibri" w:cs="Calibri"/>
                <w:color w:val="000000"/>
              </w:rPr>
            </w:pPr>
            <w:ins w:id="1212" w:author="David Conklin" w:date="2020-11-09T15:05:00Z">
              <w:r w:rsidRPr="002854B5">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213"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1214" w:author="David Conklin" w:date="2020-11-09T15:05:00Z"/>
                <w:rFonts w:ascii="Calibri" w:eastAsia="Times New Roman" w:hAnsi="Calibri" w:cs="Calibri"/>
                <w:color w:val="000000"/>
              </w:rPr>
            </w:pPr>
            <w:ins w:id="1215" w:author="David Conklin" w:date="2020-11-09T15:05:00Z">
              <w:r w:rsidRPr="00B912FF">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216"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1217" w:author="David Conklin" w:date="2020-11-09T15:05:00Z"/>
                <w:rFonts w:ascii="Calibri" w:eastAsia="Times New Roman" w:hAnsi="Calibri" w:cs="Calibri"/>
                <w:color w:val="000000"/>
              </w:rPr>
            </w:pPr>
            <w:ins w:id="1218" w:author="David Conklin" w:date="2020-11-09T15:05:00Z">
              <w:r w:rsidRPr="00B912FF">
                <w:rPr>
                  <w:rFonts w:ascii="Calibri" w:eastAsia="Times New Roman" w:hAnsi="Calibri" w:cs="Calibri"/>
                  <w:color w:val="000000"/>
                </w:rPr>
                <w:t>MCKENZIE RIVER NEAR VIDA</w:t>
              </w:r>
            </w:ins>
          </w:p>
        </w:tc>
      </w:tr>
      <w:tr w:rsidR="00B912FF" w:rsidRPr="00B912FF" w14:paraId="47A496CB" w14:textId="77777777" w:rsidTr="00916473">
        <w:trPr>
          <w:trHeight w:val="300"/>
          <w:ins w:id="1219"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ins w:id="1220" w:author="David Conklin" w:date="2020-11-09T16:18:00Z"/>
                <w:rFonts w:ascii="Calibri" w:eastAsia="Times New Roman" w:hAnsi="Calibri" w:cs="Calibri"/>
                <w:color w:val="000000"/>
              </w:rPr>
            </w:pPr>
            <w:ins w:id="1221"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ins w:id="1222" w:author="David Conklin" w:date="2020-11-09T16:18:00Z"/>
                <w:rFonts w:ascii="Calibri" w:eastAsia="Times New Roman" w:hAnsi="Calibri" w:cs="Calibri"/>
                <w:color w:val="000000"/>
              </w:rPr>
            </w:pPr>
            <w:ins w:id="1223"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ins w:id="1224" w:author="David Conklin" w:date="2020-11-09T16:18:00Z"/>
                <w:rFonts w:ascii="Calibri" w:eastAsia="Times New Roman" w:hAnsi="Calibri" w:cs="Calibri"/>
                <w:color w:val="000000"/>
              </w:rPr>
            </w:pPr>
            <w:ins w:id="1225"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1226"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1227" w:author="David Conklin" w:date="2020-11-09T16:19:00Z"/>
                <w:rFonts w:ascii="Calibri" w:eastAsia="Times New Roman" w:hAnsi="Calibri" w:cs="Calibri"/>
                <w:color w:val="000000"/>
              </w:rPr>
            </w:pPr>
            <w:ins w:id="1228"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1229" w:author="David Conklin" w:date="2020-11-09T16:19:00Z"/>
                <w:rFonts w:ascii="Calibri" w:eastAsia="Times New Roman" w:hAnsi="Calibri" w:cs="Calibri"/>
                <w:color w:val="000000"/>
              </w:rPr>
            </w:pPr>
            <w:ins w:id="1230"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1231" w:author="David Conklin" w:date="2020-11-09T16:19:00Z"/>
                <w:rFonts w:ascii="Calibri" w:eastAsia="Times New Roman" w:hAnsi="Calibri" w:cs="Calibri"/>
                <w:color w:val="000000"/>
              </w:rPr>
            </w:pPr>
            <w:ins w:id="1232"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1233"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1234" w:author="David Conklin" w:date="2020-11-09T16:21:00Z"/>
                <w:rFonts w:ascii="Calibri" w:eastAsia="Times New Roman" w:hAnsi="Calibri" w:cs="Calibri"/>
                <w:color w:val="000000"/>
              </w:rPr>
            </w:pPr>
            <w:ins w:id="1235"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1236" w:author="David Conklin" w:date="2020-11-09T16:21:00Z"/>
                <w:rFonts w:ascii="Calibri" w:eastAsia="Times New Roman" w:hAnsi="Calibri" w:cs="Calibri"/>
                <w:color w:val="000000"/>
              </w:rPr>
            </w:pPr>
            <w:ins w:id="1237"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1238" w:author="David Conklin" w:date="2020-11-09T16:21:00Z"/>
                <w:rFonts w:ascii="Calibri" w:eastAsia="Times New Roman" w:hAnsi="Calibri" w:cs="Calibri"/>
                <w:color w:val="000000"/>
              </w:rPr>
            </w:pPr>
            <w:ins w:id="1239"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1240" w:author="David Conklin" w:date="2020-11-09T15:05:00Z"/>
          <w:trPrChange w:id="124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42"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1243" w:author="David Conklin" w:date="2020-11-09T15:05:00Z"/>
                <w:rFonts w:ascii="Calibri" w:eastAsia="Times New Roman" w:hAnsi="Calibri" w:cs="Calibri"/>
                <w:color w:val="000000"/>
              </w:rPr>
            </w:pPr>
            <w:ins w:id="1244"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245"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1246" w:author="David Conklin" w:date="2020-11-09T15:05:00Z"/>
                <w:rFonts w:ascii="Calibri" w:eastAsia="Times New Roman" w:hAnsi="Calibri" w:cs="Calibri"/>
                <w:color w:val="000000"/>
              </w:rPr>
            </w:pPr>
            <w:ins w:id="1247"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248"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1249" w:author="David Conklin" w:date="2020-11-09T15:05:00Z"/>
                <w:rFonts w:ascii="Calibri" w:eastAsia="Times New Roman" w:hAnsi="Calibri" w:cs="Calibri"/>
                <w:color w:val="000000"/>
              </w:rPr>
            </w:pPr>
            <w:ins w:id="1250"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1251" w:author="David Conklin" w:date="2020-11-09T15:05:00Z"/>
          <w:trPrChange w:id="125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53"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1254" w:author="David Conklin" w:date="2020-11-09T15:05:00Z"/>
                <w:rFonts w:ascii="Calibri" w:eastAsia="Times New Roman" w:hAnsi="Calibri" w:cs="Calibri"/>
                <w:color w:val="000000"/>
              </w:rPr>
            </w:pPr>
            <w:ins w:id="1255"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1256"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1257" w:author="David Conklin" w:date="2020-11-09T15:05:00Z"/>
                <w:rFonts w:ascii="Calibri" w:eastAsia="Times New Roman" w:hAnsi="Calibri" w:cs="Calibri"/>
                <w:color w:val="000000"/>
              </w:rPr>
            </w:pPr>
            <w:ins w:id="1258"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1259"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1260" w:author="David Conklin" w:date="2020-11-09T15:05:00Z"/>
                <w:rFonts w:ascii="Calibri" w:eastAsia="Times New Roman" w:hAnsi="Calibri" w:cs="Calibri"/>
                <w:color w:val="000000"/>
              </w:rPr>
            </w:pPr>
            <w:ins w:id="1261"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1262" w:author="David Conklin" w:date="2020-11-09T15:23:00Z">
            <w:tblPrEx>
              <w:tblW w:w="8439" w:type="dxa"/>
            </w:tblPrEx>
          </w:tblPrExChange>
        </w:tblPrEx>
        <w:trPr>
          <w:trHeight w:val="300"/>
          <w:ins w:id="1263" w:author="David Conklin" w:date="2020-11-09T15:22:00Z"/>
          <w:trPrChange w:id="1264"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1265"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1266"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1267"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1268"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1269"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1270" w:author="David Conklin" w:date="2020-11-09T15:22:00Z"/>
                <w:rFonts w:ascii="Calibri" w:eastAsia="Times New Roman" w:hAnsi="Calibri" w:cs="Calibri"/>
                <w:color w:val="000000"/>
              </w:rPr>
            </w:pPr>
          </w:p>
        </w:tc>
      </w:tr>
      <w:tr w:rsidR="00F32242" w:rsidRPr="00286383" w14:paraId="0438D12C" w14:textId="77777777" w:rsidTr="00916473">
        <w:trPr>
          <w:trHeight w:val="300"/>
          <w:ins w:id="1271" w:author="David Conklin" w:date="2020-11-09T15:05:00Z"/>
          <w:trPrChange w:id="127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73"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1274" w:author="David Conklin" w:date="2020-11-09T15:05:00Z"/>
                <w:rFonts w:ascii="Calibri" w:eastAsia="Times New Roman" w:hAnsi="Calibri" w:cs="Calibri"/>
                <w:color w:val="000000"/>
              </w:rPr>
            </w:pPr>
            <w:ins w:id="1275" w:author="David Conklin" w:date="2020-11-09T15:21:00Z">
              <w:r>
                <w:rPr>
                  <w:rFonts w:ascii="Calibri" w:eastAsia="Times New Roman" w:hAnsi="Calibri" w:cs="Calibri"/>
                  <w:color w:val="000000"/>
                </w:rPr>
                <w:t>temp</w:t>
              </w:r>
            </w:ins>
            <w:ins w:id="1276" w:author="David Conklin" w:date="2020-11-09T15:23:00Z">
              <w:r>
                <w:rPr>
                  <w:rFonts w:ascii="Calibri" w:eastAsia="Times New Roman" w:hAnsi="Calibri" w:cs="Calibri"/>
                  <w:color w:val="000000"/>
                </w:rPr>
                <w:t>erature</w:t>
              </w:r>
            </w:ins>
            <w:ins w:id="1277"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1278"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1279" w:author="David Conklin" w:date="2020-11-09T15:05:00Z"/>
                <w:rFonts w:ascii="Calibri" w:eastAsia="Times New Roman" w:hAnsi="Calibri" w:cs="Calibri"/>
                <w:color w:val="000000"/>
              </w:rPr>
            </w:pPr>
            <w:ins w:id="1280"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1281"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1282" w:author="David Conklin" w:date="2020-11-09T15:05:00Z"/>
                <w:rFonts w:ascii="Calibri" w:eastAsia="Times New Roman" w:hAnsi="Calibri" w:cs="Calibri"/>
                <w:color w:val="000000"/>
              </w:rPr>
            </w:pPr>
          </w:p>
        </w:tc>
      </w:tr>
      <w:tr w:rsidR="00F32242" w:rsidRPr="00286383" w14:paraId="69549E44" w14:textId="77777777" w:rsidTr="00916473">
        <w:trPr>
          <w:trHeight w:val="300"/>
          <w:ins w:id="1283" w:author="David Conklin" w:date="2020-11-09T15:05:00Z"/>
          <w:trPrChange w:id="1284"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85"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1286" w:author="David Conklin" w:date="2020-11-09T15:05:00Z"/>
                <w:rFonts w:ascii="Calibri" w:eastAsia="Times New Roman" w:hAnsi="Calibri" w:cs="Calibri"/>
                <w:color w:val="000000"/>
              </w:rPr>
            </w:pPr>
            <w:ins w:id="1287"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1288"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1289" w:author="David Conklin" w:date="2020-11-09T15:05:00Z"/>
                <w:rFonts w:ascii="Calibri" w:eastAsia="Times New Roman" w:hAnsi="Calibri" w:cs="Calibri"/>
                <w:color w:val="000000"/>
              </w:rPr>
            </w:pPr>
            <w:ins w:id="1290"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1291"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1292" w:author="David Conklin" w:date="2020-11-09T15:05:00Z"/>
                <w:rFonts w:ascii="Calibri" w:eastAsia="Times New Roman" w:hAnsi="Calibri" w:cs="Calibri"/>
                <w:color w:val="000000"/>
              </w:rPr>
            </w:pPr>
            <w:ins w:id="1293"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1294" w:author="David Conklin" w:date="2020-11-09T15:05:00Z"/>
          <w:trPrChange w:id="129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296"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1297" w:author="David Conklin" w:date="2020-11-09T15:05:00Z"/>
                <w:rFonts w:ascii="Calibri" w:eastAsia="Times New Roman" w:hAnsi="Calibri" w:cs="Calibri"/>
                <w:color w:val="000000"/>
              </w:rPr>
            </w:pPr>
            <w:ins w:id="1298"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1299"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1300" w:author="David Conklin" w:date="2020-11-09T15:05:00Z"/>
                <w:rFonts w:ascii="Calibri" w:eastAsia="Times New Roman" w:hAnsi="Calibri" w:cs="Calibri"/>
                <w:color w:val="000000"/>
              </w:rPr>
            </w:pPr>
            <w:ins w:id="1301"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1302"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1303" w:author="David Conklin" w:date="2020-11-09T15:05:00Z"/>
                <w:rFonts w:ascii="Calibri" w:eastAsia="Times New Roman" w:hAnsi="Calibri" w:cs="Calibri"/>
                <w:color w:val="000000"/>
              </w:rPr>
            </w:pPr>
            <w:ins w:id="1304"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1305" w:author="David Conklin" w:date="2020-11-09T15:05:00Z"/>
          <w:trPrChange w:id="130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07"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1308" w:author="David Conklin" w:date="2020-11-09T15:05:00Z"/>
                <w:rFonts w:ascii="Calibri" w:eastAsia="Times New Roman" w:hAnsi="Calibri" w:cs="Calibri"/>
                <w:color w:val="000000"/>
              </w:rPr>
            </w:pPr>
            <w:ins w:id="1309"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1310"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1311" w:author="David Conklin" w:date="2020-11-09T15:05:00Z"/>
                <w:rFonts w:ascii="Calibri" w:eastAsia="Times New Roman" w:hAnsi="Calibri" w:cs="Calibri"/>
                <w:color w:val="000000"/>
              </w:rPr>
            </w:pPr>
            <w:ins w:id="1312"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1313"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1314" w:author="David Conklin" w:date="2020-11-09T15:05:00Z"/>
                <w:rFonts w:ascii="Calibri" w:eastAsia="Times New Roman" w:hAnsi="Calibri" w:cs="Calibri"/>
                <w:color w:val="000000"/>
              </w:rPr>
            </w:pPr>
            <w:ins w:id="1315"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1316" w:author="David Conklin" w:date="2020-11-09T15:05:00Z"/>
          <w:trPrChange w:id="131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18"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1319" w:author="David Conklin" w:date="2020-11-09T15:05:00Z"/>
                <w:rFonts w:ascii="Calibri" w:eastAsia="Times New Roman" w:hAnsi="Calibri" w:cs="Calibri"/>
                <w:color w:val="000000"/>
              </w:rPr>
            </w:pPr>
            <w:ins w:id="1320"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1321"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1322" w:author="David Conklin" w:date="2020-11-09T15:05:00Z"/>
                <w:rFonts w:ascii="Calibri" w:eastAsia="Times New Roman" w:hAnsi="Calibri" w:cs="Calibri"/>
                <w:color w:val="000000"/>
              </w:rPr>
            </w:pPr>
            <w:ins w:id="1323"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1324"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1325" w:author="David Conklin" w:date="2020-11-09T15:05:00Z"/>
                <w:rFonts w:ascii="Calibri" w:eastAsia="Times New Roman" w:hAnsi="Calibri" w:cs="Calibri"/>
                <w:color w:val="000000"/>
              </w:rPr>
            </w:pPr>
            <w:ins w:id="1326"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1327" w:author="David Conklin" w:date="2020-11-09T15:05:00Z"/>
          <w:trPrChange w:id="132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29"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1330" w:author="David Conklin" w:date="2020-11-09T15:05:00Z"/>
                <w:rFonts w:ascii="Calibri" w:eastAsia="Times New Roman" w:hAnsi="Calibri" w:cs="Calibri"/>
                <w:color w:val="000000"/>
              </w:rPr>
            </w:pPr>
            <w:ins w:id="1331"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1332"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1333" w:author="David Conklin" w:date="2020-11-09T15:05:00Z"/>
                <w:rFonts w:ascii="Calibri" w:eastAsia="Times New Roman" w:hAnsi="Calibri" w:cs="Calibri"/>
                <w:color w:val="000000"/>
              </w:rPr>
            </w:pPr>
            <w:ins w:id="1334"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1335"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1336" w:author="David Conklin" w:date="2020-11-09T15:05:00Z"/>
                <w:rFonts w:ascii="Calibri" w:eastAsia="Times New Roman" w:hAnsi="Calibri" w:cs="Calibri"/>
                <w:color w:val="000000"/>
              </w:rPr>
            </w:pPr>
            <w:ins w:id="1337"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1338" w:author="David Conklin" w:date="2020-11-09T15:05:00Z"/>
          <w:trPrChange w:id="133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1340"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1341" w:author="David Conklin" w:date="2020-11-09T15:05:00Z"/>
                <w:rFonts w:ascii="Calibri" w:eastAsia="Times New Roman" w:hAnsi="Calibri" w:cs="Calibri"/>
                <w:color w:val="000000"/>
              </w:rPr>
            </w:pPr>
            <w:ins w:id="1342"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1343"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1344" w:author="David Conklin" w:date="2020-11-09T15:05:00Z"/>
                <w:rFonts w:ascii="Calibri" w:eastAsia="Times New Roman" w:hAnsi="Calibri" w:cs="Calibri"/>
                <w:color w:val="000000"/>
              </w:rPr>
            </w:pPr>
            <w:ins w:id="1345"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1346"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1347" w:author="David Conklin" w:date="2020-11-09T15:05:00Z"/>
                <w:rFonts w:ascii="Calibri" w:eastAsia="Times New Roman" w:hAnsi="Calibri" w:cs="Calibri"/>
                <w:color w:val="000000"/>
              </w:rPr>
            </w:pPr>
            <w:ins w:id="1348"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1349" w:author="David Conklin" w:date="2020-11-09T05:42:00Z"/>
        </w:rPr>
      </w:pPr>
      <w:ins w:id="1350"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1351" w:author="David Conklin" w:date="2020-11-09T05:49:00Z"/>
        </w:rPr>
      </w:pPr>
    </w:p>
    <w:p w14:paraId="7B26BEC6" w14:textId="1B481F3E" w:rsidR="003655CF" w:rsidRDefault="003655CF" w:rsidP="006D6388">
      <w:pPr>
        <w:rPr>
          <w:ins w:id="1352" w:author="David Conklin" w:date="2020-11-09T15:28:00Z"/>
        </w:rPr>
      </w:pPr>
      <w:ins w:id="1353"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1354" w:author="David Conklin" w:date="2020-11-09T15:29:00Z"/>
        </w:rPr>
      </w:pPr>
    </w:p>
    <w:p w14:paraId="6108DC47" w14:textId="1FD168E9" w:rsidR="007E57E4" w:rsidRDefault="00B22A8A" w:rsidP="007E57E4">
      <w:pPr>
        <w:pStyle w:val="Heading2"/>
        <w:rPr>
          <w:ins w:id="1355" w:author="David Conklin" w:date="2020-11-09T15:30:00Z"/>
        </w:rPr>
      </w:pPr>
      <w:bookmarkStart w:id="1356" w:name="_Toc56606408"/>
      <w:ins w:id="1357" w:author="David Conklin" w:date="2020-11-09T15:29:00Z">
        <w:r>
          <w:t>High Cascades Sp</w:t>
        </w:r>
      </w:ins>
      <w:ins w:id="1358" w:author="David Conklin" w:date="2020-11-09T15:30:00Z">
        <w:r>
          <w:t>rings</w:t>
        </w:r>
        <w:bookmarkEnd w:id="1356"/>
      </w:ins>
    </w:p>
    <w:p w14:paraId="3FB284B1" w14:textId="33723251" w:rsidR="00B22A8A" w:rsidRDefault="00B22A8A" w:rsidP="00B22A8A">
      <w:pPr>
        <w:rPr>
          <w:ins w:id="1359" w:author="David Conklin" w:date="2020-11-09T16:36:00Z"/>
        </w:rPr>
      </w:pPr>
      <w:ins w:id="1360" w:author="David Conklin" w:date="2020-11-09T15:30:00Z">
        <w:r>
          <w:t xml:space="preserve">More water drains out of portions of the upper McKenzie basin than would be expected from </w:t>
        </w:r>
      </w:ins>
      <w:ins w:id="1361" w:author="David Conklin" w:date="2020-11-09T15:31:00Z">
        <w:r>
          <w:t>the amount of precipitation which falls (</w:t>
        </w:r>
      </w:ins>
      <w:ins w:id="1362" w:author="David Conklin" w:date="2020-11-09T15:32:00Z">
        <w:r>
          <w:t>Jefferson et al. 2006).</w:t>
        </w:r>
      </w:ins>
      <w:ins w:id="1363" w:author="David Conklin" w:date="2020-11-09T16:22:00Z">
        <w:r w:rsidR="00CA72BF">
          <w:t xml:space="preserve"> </w:t>
        </w:r>
      </w:ins>
      <w:ins w:id="1364" w:author="David Conklin" w:date="2020-11-09T16:23:00Z">
        <w:r w:rsidR="00B17BF2">
          <w:t xml:space="preserve"> The extra water is conceptualized as coming from springs fed by aquifers w</w:t>
        </w:r>
      </w:ins>
      <w:ins w:id="1365" w:author="David Conklin" w:date="2020-11-09T16:24:00Z">
        <w:r w:rsidR="00B17BF2">
          <w:t>hich originate from percolation over areas different from the current drainages</w:t>
        </w:r>
      </w:ins>
      <w:ins w:id="1366" w:author="David Conklin" w:date="2020-11-09T16:25:00Z">
        <w:r w:rsidR="00B17BF2">
          <w:t xml:space="preserve">.  </w:t>
        </w:r>
      </w:ins>
      <w:ins w:id="1367" w:author="David Conklin" w:date="2020-11-09T16:26:00Z">
        <w:r w:rsidR="00B17BF2">
          <w:t>In fact, there are substantial springs in the High Cascade, a</w:t>
        </w:r>
      </w:ins>
      <w:ins w:id="1368" w:author="David Conklin" w:date="2020-11-09T16:27:00Z">
        <w:r w:rsidR="00B17BF2">
          <w:t xml:space="preserve">s for example those which feed Clear Lake.  </w:t>
        </w:r>
      </w:ins>
      <w:ins w:id="1369" w:author="David Conklin" w:date="2020-11-09T16:28:00Z">
        <w:r w:rsidR="00B17BF2">
          <w:t>However,</w:t>
        </w:r>
      </w:ins>
      <w:ins w:id="1370" w:author="David Conklin" w:date="2020-11-09T16:29:00Z">
        <w:r w:rsidR="00B17BF2">
          <w:t xml:space="preserve"> the available</w:t>
        </w:r>
      </w:ins>
      <w:ins w:id="1371" w:author="David Conklin" w:date="2020-11-09T16:28:00Z">
        <w:r w:rsidR="00B17BF2">
          <w:t xml:space="preserve"> information about the number, locations, flow rates, and possible seasonality of the springs is </w:t>
        </w:r>
      </w:ins>
      <w:ins w:id="1372" w:author="David Conklin" w:date="2020-11-09T16:29:00Z">
        <w:r w:rsidR="00B17BF2">
          <w:t>not detailed enough to attempt direct representation of</w:t>
        </w:r>
      </w:ins>
      <w:ins w:id="1373" w:author="David Conklin" w:date="2020-11-09T16:30:00Z">
        <w:r w:rsidR="00B17BF2">
          <w:t xml:space="preserve"> all the actual springs in CW3M.  As a workaround, we prescribe </w:t>
        </w:r>
      </w:ins>
      <w:ins w:id="1374" w:author="David Conklin" w:date="2020-11-09T16:31:00Z">
        <w:r w:rsidR="00B17BF2">
          <w:t xml:space="preserve">average </w:t>
        </w:r>
      </w:ins>
      <w:ins w:id="1375" w:author="David Conklin" w:date="2020-11-09T16:30:00Z">
        <w:r w:rsidR="00B17BF2">
          <w:t>spr</w:t>
        </w:r>
      </w:ins>
      <w:ins w:id="1376" w:author="David Conklin" w:date="2020-11-09T16:31:00Z">
        <w:r w:rsidR="00B17BF2">
          <w:t>ing flows at the some of the same reaches where we have</w:t>
        </w:r>
      </w:ins>
      <w:ins w:id="1377" w:author="David Conklin" w:date="2020-11-09T16:29:00Z">
        <w:r w:rsidR="00B17BF2">
          <w:t xml:space="preserve"> </w:t>
        </w:r>
      </w:ins>
      <w:ins w:id="1378" w:author="David Conklin" w:date="2020-11-09T16:32:00Z">
        <w:r w:rsidR="00B17BF2">
          <w:t xml:space="preserve">USGS gage data.  Initially, the </w:t>
        </w:r>
        <w:r w:rsidR="00F275A8">
          <w:t>flow rate is taken as the avera</w:t>
        </w:r>
      </w:ins>
      <w:ins w:id="1379" w:author="David Conklin" w:date="2020-11-09T16:33:00Z">
        <w:r w:rsidR="00F275A8">
          <w:t xml:space="preserve">ge summer low flow rate for 2010-18.  The spring flow rate may be further adjusted to </w:t>
        </w:r>
      </w:ins>
      <w:ins w:id="1380" w:author="David Conklin" w:date="2020-11-09T16:34:00Z">
        <w:r w:rsidR="00F275A8">
          <w:t xml:space="preserve">reduce the </w:t>
        </w:r>
      </w:ins>
      <w:ins w:id="1381" w:author="David Conklin" w:date="2020-11-09T16:35:00Z">
        <w:r w:rsidR="00F275A8">
          <w:t>bias in the simulated flows at the gage locations relative to the</w:t>
        </w:r>
      </w:ins>
      <w:ins w:id="1382" w:author="David Conklin" w:date="2020-11-09T16:36:00Z">
        <w:r w:rsidR="00F275A8">
          <w:t xml:space="preserve"> USGS gage data.</w:t>
        </w:r>
      </w:ins>
    </w:p>
    <w:p w14:paraId="3F010BC4" w14:textId="262D3CD7" w:rsidR="00F275A8" w:rsidRDefault="00F275A8" w:rsidP="00B22A8A">
      <w:pPr>
        <w:rPr>
          <w:ins w:id="1383" w:author="David Conklin" w:date="2020-11-09T16:36:00Z"/>
        </w:rPr>
      </w:pPr>
    </w:p>
    <w:p w14:paraId="23255F66" w14:textId="77777777" w:rsidR="001B411C" w:rsidRDefault="00F275A8" w:rsidP="00B22A8A">
      <w:pPr>
        <w:rPr>
          <w:ins w:id="1384" w:author="David Conklin" w:date="2020-11-09T17:48:00Z"/>
        </w:rPr>
      </w:pPr>
      <w:ins w:id="1385" w:author="David Conklin" w:date="2020-11-09T16:36:00Z">
        <w:r>
          <w:t>It may be possible i</w:t>
        </w:r>
      </w:ins>
      <w:ins w:id="1386" w:author="David Conklin" w:date="2020-11-09T16:37:00Z">
        <w:r>
          <w:t xml:space="preserve">n some drainages to run </w:t>
        </w:r>
      </w:ins>
      <w:ins w:id="1387" w:author="David Conklin" w:date="2020-11-09T16:41:00Z">
        <w:r>
          <w:t>“</w:t>
        </w:r>
      </w:ins>
      <w:ins w:id="1388" w:author="David Conklin" w:date="2020-11-09T16:37:00Z">
        <w:r>
          <w:t>PEST</w:t>
        </w:r>
      </w:ins>
      <w:ins w:id="1389" w:author="David Conklin" w:date="2020-11-09T16:41:00Z">
        <w:r>
          <w:t>”</w:t>
        </w:r>
      </w:ins>
      <w:ins w:id="1390" w:author="David Conklin" w:date="2020-11-09T16:37:00Z">
        <w:r>
          <w:t xml:space="preserve"> calibrations for the HBV precipitation-runoff </w:t>
        </w:r>
      </w:ins>
      <w:ins w:id="1391" w:author="David Conklin" w:date="2020-11-09T16:38:00Z">
        <w:r>
          <w:t>model, extending the parameter set to include the value for the spring flow.</w:t>
        </w:r>
      </w:ins>
      <w:ins w:id="1392" w:author="David Conklin" w:date="2020-11-09T16:41:00Z">
        <w:r>
          <w:t xml:space="preserve">  PEST stands for Parameter Estimation</w:t>
        </w:r>
      </w:ins>
      <w:ins w:id="1393" w:author="David Conklin" w:date="2020-11-09T16:42:00Z">
        <w:r>
          <w:t xml:space="preserve">.  Earlier PEST calibrations for portions of the Willamette </w:t>
        </w:r>
        <w:r w:rsidR="003345E8">
          <w:t xml:space="preserve">basin are described in documents from the WW2100 and </w:t>
        </w:r>
      </w:ins>
      <w:ins w:id="1394" w:author="David Conklin" w:date="2020-11-09T16:43:00Z">
        <w:r w:rsidR="003345E8">
          <w:t>OUWIN projects</w:t>
        </w:r>
      </w:ins>
      <w:ins w:id="1395" w:author="David Conklin" w:date="2020-11-09T16:44:00Z">
        <w:r w:rsidR="003345E8">
          <w:t xml:space="preserve"> (</w:t>
        </w:r>
      </w:ins>
      <w:ins w:id="1396" w:author="David Conklin" w:date="2020-11-09T17:11:00Z">
        <w:r w:rsidR="002F67CA">
          <w:t>Conklin 2016</w:t>
        </w:r>
      </w:ins>
      <w:ins w:id="1397" w:author="David Conklin" w:date="2020-11-09T17:32:00Z">
        <w:r w:rsidR="007F5C02">
          <w:t>, 2019</w:t>
        </w:r>
      </w:ins>
      <w:ins w:id="1398" w:author="David Conklin" w:date="2020-11-09T16:44:00Z">
        <w:r w:rsidR="003345E8">
          <w:t xml:space="preserve">).  The numbers in the HBV.csv data file were produced from </w:t>
        </w:r>
      </w:ins>
      <w:ins w:id="1399" w:author="David Conklin" w:date="2020-11-09T16:45:00Z">
        <w:r w:rsidR="003345E8">
          <w:t>the various PEST calibrations for different watersheds in the Willamette basin, stretching back to early in the WW2100 project and from time</w:t>
        </w:r>
      </w:ins>
      <w:ins w:id="1400" w:author="David Conklin" w:date="2020-11-09T16:46:00Z">
        <w:r w:rsidR="003345E8">
          <w:t xml:space="preserve"> to time since.</w:t>
        </w:r>
      </w:ins>
      <w:ins w:id="1401" w:author="David Conklin" w:date="2020-11-09T17:07:00Z">
        <w:r w:rsidR="001D6736">
          <w:t xml:space="preserve">       </w:t>
        </w:r>
        <w:r w:rsidR="002F67CA">
          <w:tab/>
        </w:r>
        <w:r w:rsidR="002F67CA">
          <w:tab/>
        </w:r>
      </w:ins>
    </w:p>
    <w:p w14:paraId="2CBB2FBE" w14:textId="77777777" w:rsidR="001B411C" w:rsidRDefault="001B411C" w:rsidP="00B22A8A">
      <w:pPr>
        <w:rPr>
          <w:ins w:id="1402" w:author="David Conklin" w:date="2020-11-09T17:48:00Z"/>
        </w:rPr>
      </w:pPr>
    </w:p>
    <w:p w14:paraId="22C59EF1" w14:textId="180817BC" w:rsidR="001B411C" w:rsidRDefault="001B411C" w:rsidP="00B22A8A">
      <w:pPr>
        <w:rPr>
          <w:ins w:id="1403" w:author="David Conklin" w:date="2020-11-09T18:38:00Z"/>
        </w:rPr>
      </w:pPr>
      <w:ins w:id="1404" w:author="David Conklin" w:date="2020-11-09T17:48:00Z">
        <w:r>
          <w:t>As of</w:t>
        </w:r>
      </w:ins>
      <w:ins w:id="1405" w:author="David Conklin" w:date="2020-11-09T17:49:00Z">
        <w:r>
          <w:t xml:space="preserve"> CW3M</w:t>
        </w:r>
      </w:ins>
      <w:ins w:id="1406" w:author="David Conklin" w:date="2020-11-09T17:48:00Z">
        <w:r>
          <w:t xml:space="preserve"> version</w:t>
        </w:r>
      </w:ins>
      <w:ins w:id="1407" w:author="David Conklin" w:date="2020-11-09T17:49:00Z">
        <w:r>
          <w:t xml:space="preserve"> 98 (11/2/20), spring water inputs have</w:t>
        </w:r>
      </w:ins>
      <w:ins w:id="1408" w:author="David Conklin" w:date="2020-11-09T17:50:00Z">
        <w:r>
          <w:t xml:space="preserve"> been added to the McKenzie basin simulation at </w:t>
        </w:r>
      </w:ins>
      <w:ins w:id="1409" w:author="David Conklin" w:date="2020-11-09T17:51:00Z">
        <w:r>
          <w:t>8 locations:</w:t>
        </w:r>
      </w:ins>
    </w:p>
    <w:p w14:paraId="09834198" w14:textId="0B7823D6" w:rsidR="001B4B07" w:rsidRDefault="001B4B07" w:rsidP="00B22A8A">
      <w:pPr>
        <w:rPr>
          <w:ins w:id="1410" w:author="David Conklin" w:date="2020-11-09T18:38:00Z"/>
        </w:rPr>
      </w:pPr>
    </w:p>
    <w:p w14:paraId="1B038463" w14:textId="77777777" w:rsidR="001B4B07" w:rsidRDefault="001B4B07" w:rsidP="00B22A8A">
      <w:pPr>
        <w:rPr>
          <w:ins w:id="1411"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1412" w:author="David Conklin" w:date="2020-11-09T17:54:00Z"/>
        </w:trPr>
        <w:tc>
          <w:tcPr>
            <w:tcW w:w="0" w:type="auto"/>
          </w:tcPr>
          <w:p w14:paraId="0E02B4AF" w14:textId="5034D80D" w:rsidR="001B411C" w:rsidRDefault="001B411C" w:rsidP="00B22A8A">
            <w:pPr>
              <w:rPr>
                <w:ins w:id="1413" w:author="David Conklin" w:date="2020-11-09T17:54:00Z"/>
              </w:rPr>
            </w:pPr>
            <w:ins w:id="1414" w:author="David Conklin" w:date="2020-11-09T17:55:00Z">
              <w:r>
                <w:lastRenderedPageBreak/>
                <w:t>gage</w:t>
              </w:r>
            </w:ins>
          </w:p>
        </w:tc>
        <w:tc>
          <w:tcPr>
            <w:tcW w:w="0" w:type="auto"/>
          </w:tcPr>
          <w:p w14:paraId="18DA4776" w14:textId="2205AAC6" w:rsidR="001B411C" w:rsidRDefault="001B411C" w:rsidP="00B22A8A">
            <w:pPr>
              <w:rPr>
                <w:ins w:id="1415" w:author="David Conklin" w:date="2020-11-09T17:54:00Z"/>
              </w:rPr>
            </w:pPr>
            <w:ins w:id="1416" w:author="David Conklin" w:date="2020-11-09T17:55:00Z">
              <w:r>
                <w:t>COMID</w:t>
              </w:r>
            </w:ins>
          </w:p>
        </w:tc>
        <w:tc>
          <w:tcPr>
            <w:tcW w:w="0" w:type="auto"/>
          </w:tcPr>
          <w:p w14:paraId="08F441F4" w14:textId="6EB422EE" w:rsidR="001B411C" w:rsidRDefault="001B411C" w:rsidP="00B22A8A">
            <w:pPr>
              <w:rPr>
                <w:ins w:id="1417" w:author="David Conklin" w:date="2020-11-09T17:54:00Z"/>
              </w:rPr>
            </w:pPr>
            <w:ins w:id="1418" w:author="David Conklin" w:date="2020-11-09T17:56:00Z">
              <w:r>
                <w:t>location</w:t>
              </w:r>
            </w:ins>
          </w:p>
        </w:tc>
        <w:tc>
          <w:tcPr>
            <w:tcW w:w="0" w:type="auto"/>
          </w:tcPr>
          <w:p w14:paraId="1D92D714" w14:textId="313E3F0E" w:rsidR="001B411C" w:rsidRDefault="001B411C" w:rsidP="00B22A8A">
            <w:pPr>
              <w:rPr>
                <w:ins w:id="1419" w:author="David Conklin" w:date="2020-11-09T17:54:00Z"/>
              </w:rPr>
            </w:pPr>
            <w:ins w:id="1420" w:author="David Conklin" w:date="2020-11-09T17:56:00Z">
              <w:r>
                <w:t>sim rate</w:t>
              </w:r>
            </w:ins>
          </w:p>
        </w:tc>
        <w:tc>
          <w:tcPr>
            <w:tcW w:w="0" w:type="auto"/>
          </w:tcPr>
          <w:p w14:paraId="2551DEE7" w14:textId="21842075" w:rsidR="001B411C" w:rsidRDefault="001B411C" w:rsidP="00B22A8A">
            <w:pPr>
              <w:rPr>
                <w:ins w:id="1421" w:author="David Conklin" w:date="2020-11-09T17:54:00Z"/>
              </w:rPr>
            </w:pPr>
            <w:ins w:id="1422" w:author="David Conklin" w:date="2020-11-09T17:56:00Z">
              <w:r>
                <w:t>gage low flow</w:t>
              </w:r>
            </w:ins>
          </w:p>
        </w:tc>
      </w:tr>
      <w:tr w:rsidR="001B411C" w14:paraId="1A295F63" w14:textId="77777777" w:rsidTr="001B411C">
        <w:trPr>
          <w:ins w:id="1423" w:author="David Conklin" w:date="2020-11-09T17:54:00Z"/>
        </w:trPr>
        <w:tc>
          <w:tcPr>
            <w:tcW w:w="0" w:type="auto"/>
          </w:tcPr>
          <w:p w14:paraId="63B31603" w14:textId="1164DC3B" w:rsidR="001B411C" w:rsidRDefault="008B36F2" w:rsidP="00B22A8A">
            <w:pPr>
              <w:rPr>
                <w:ins w:id="1424" w:author="David Conklin" w:date="2020-11-09T17:54:00Z"/>
              </w:rPr>
            </w:pPr>
            <w:ins w:id="1425" w:author="David Conklin" w:date="2020-11-09T18:01:00Z">
              <w:r>
                <w:t>14158500</w:t>
              </w:r>
            </w:ins>
          </w:p>
        </w:tc>
        <w:tc>
          <w:tcPr>
            <w:tcW w:w="0" w:type="auto"/>
          </w:tcPr>
          <w:p w14:paraId="68606EBE" w14:textId="6A379913" w:rsidR="001B411C" w:rsidRDefault="001B411C" w:rsidP="00B22A8A">
            <w:pPr>
              <w:rPr>
                <w:ins w:id="1426" w:author="David Conklin" w:date="2020-11-09T17:54:00Z"/>
              </w:rPr>
            </w:pPr>
            <w:ins w:id="1427" w:author="David Conklin" w:date="2020-11-09T17:56:00Z">
              <w:r>
                <w:t>23773373</w:t>
              </w:r>
            </w:ins>
          </w:p>
        </w:tc>
        <w:tc>
          <w:tcPr>
            <w:tcW w:w="0" w:type="auto"/>
          </w:tcPr>
          <w:p w14:paraId="56856050" w14:textId="614C389D" w:rsidR="001B411C" w:rsidRDefault="001B411C" w:rsidP="00B22A8A">
            <w:pPr>
              <w:rPr>
                <w:ins w:id="1428" w:author="David Conklin" w:date="2020-11-09T17:54:00Z"/>
              </w:rPr>
            </w:pPr>
            <w:ins w:id="1429" w:author="David Conklin" w:date="2020-11-09T17:56:00Z">
              <w:r>
                <w:t>Clear</w:t>
              </w:r>
            </w:ins>
            <w:ins w:id="1430" w:author="David Conklin" w:date="2020-11-09T17:57:00Z">
              <w:r>
                <w:t xml:space="preserve"> Lake</w:t>
              </w:r>
            </w:ins>
          </w:p>
        </w:tc>
        <w:tc>
          <w:tcPr>
            <w:tcW w:w="0" w:type="auto"/>
          </w:tcPr>
          <w:p w14:paraId="55CCCF7A" w14:textId="6E7DDF2A" w:rsidR="001B411C" w:rsidRDefault="001B411C" w:rsidP="00B22A8A">
            <w:pPr>
              <w:rPr>
                <w:ins w:id="1431" w:author="David Conklin" w:date="2020-11-09T17:54:00Z"/>
              </w:rPr>
            </w:pPr>
            <w:ins w:id="1432" w:author="David Conklin" w:date="2020-11-09T17:57:00Z">
              <w:r>
                <w:t>9.71 cms</w:t>
              </w:r>
            </w:ins>
          </w:p>
        </w:tc>
        <w:tc>
          <w:tcPr>
            <w:tcW w:w="0" w:type="auto"/>
          </w:tcPr>
          <w:p w14:paraId="2D40632C" w14:textId="1F90372D" w:rsidR="001B411C" w:rsidRDefault="001B411C" w:rsidP="00B22A8A">
            <w:pPr>
              <w:rPr>
                <w:ins w:id="1433" w:author="David Conklin" w:date="2020-11-09T17:54:00Z"/>
              </w:rPr>
            </w:pPr>
            <w:ins w:id="1434" w:author="David Conklin" w:date="2020-11-09T17:57:00Z">
              <w:r>
                <w:t>~6.60 cms</w:t>
              </w:r>
            </w:ins>
          </w:p>
        </w:tc>
      </w:tr>
      <w:tr w:rsidR="001B411C" w14:paraId="6629ED9A" w14:textId="77777777" w:rsidTr="001B411C">
        <w:trPr>
          <w:ins w:id="1435" w:author="David Conklin" w:date="2020-11-09T17:54:00Z"/>
        </w:trPr>
        <w:tc>
          <w:tcPr>
            <w:tcW w:w="0" w:type="auto"/>
          </w:tcPr>
          <w:p w14:paraId="403D089F" w14:textId="4346D344" w:rsidR="001B411C" w:rsidRDefault="008B36F2" w:rsidP="00B22A8A">
            <w:pPr>
              <w:rPr>
                <w:ins w:id="1436" w:author="David Conklin" w:date="2020-11-09T17:54:00Z"/>
              </w:rPr>
            </w:pPr>
            <w:ins w:id="1437" w:author="David Conklin" w:date="2020-11-09T18:02:00Z">
              <w:r>
                <w:t>14161500</w:t>
              </w:r>
            </w:ins>
          </w:p>
        </w:tc>
        <w:tc>
          <w:tcPr>
            <w:tcW w:w="0" w:type="auto"/>
          </w:tcPr>
          <w:p w14:paraId="00808353" w14:textId="1E35B3AD" w:rsidR="001B411C" w:rsidRDefault="008B36F2" w:rsidP="00B22A8A">
            <w:pPr>
              <w:rPr>
                <w:ins w:id="1438" w:author="David Conklin" w:date="2020-11-09T17:54:00Z"/>
              </w:rPr>
            </w:pPr>
            <w:ins w:id="1439" w:author="David Conklin" w:date="2020-11-09T18:01:00Z">
              <w:r>
                <w:t>237734</w:t>
              </w:r>
            </w:ins>
            <w:ins w:id="1440" w:author="David Conklin" w:date="2020-11-09T18:02:00Z">
              <w:r>
                <w:t>11</w:t>
              </w:r>
            </w:ins>
          </w:p>
        </w:tc>
        <w:tc>
          <w:tcPr>
            <w:tcW w:w="0" w:type="auto"/>
          </w:tcPr>
          <w:p w14:paraId="5D3AA62C" w14:textId="195AE5BC" w:rsidR="001B411C" w:rsidRDefault="008B36F2" w:rsidP="00B22A8A">
            <w:pPr>
              <w:rPr>
                <w:ins w:id="1441" w:author="David Conklin" w:date="2020-11-09T17:54:00Z"/>
              </w:rPr>
            </w:pPr>
            <w:ins w:id="1442" w:author="David Conklin" w:date="2020-11-09T18:02:00Z">
              <w:r>
                <w:t>Lookout Cr near Blue R</w:t>
              </w:r>
            </w:ins>
          </w:p>
        </w:tc>
        <w:tc>
          <w:tcPr>
            <w:tcW w:w="0" w:type="auto"/>
          </w:tcPr>
          <w:p w14:paraId="2E05C778" w14:textId="52033A1A" w:rsidR="001B411C" w:rsidRDefault="008B36F2" w:rsidP="00B22A8A">
            <w:pPr>
              <w:rPr>
                <w:ins w:id="1443" w:author="David Conklin" w:date="2020-11-09T17:54:00Z"/>
              </w:rPr>
            </w:pPr>
            <w:ins w:id="1444" w:author="David Conklin" w:date="2020-11-09T18:02:00Z">
              <w:r>
                <w:t>0.36</w:t>
              </w:r>
            </w:ins>
            <w:ins w:id="1445" w:author="David Conklin" w:date="2020-11-09T18:03:00Z">
              <w:r>
                <w:t xml:space="preserve"> cms</w:t>
              </w:r>
            </w:ins>
          </w:p>
        </w:tc>
        <w:tc>
          <w:tcPr>
            <w:tcW w:w="0" w:type="auto"/>
          </w:tcPr>
          <w:p w14:paraId="2EC21199" w14:textId="4E809D76" w:rsidR="001B411C" w:rsidRDefault="006A1260" w:rsidP="00B22A8A">
            <w:pPr>
              <w:rPr>
                <w:ins w:id="1446" w:author="David Conklin" w:date="2020-11-09T17:54:00Z"/>
              </w:rPr>
            </w:pPr>
            <w:ins w:id="1447" w:author="David Conklin" w:date="2020-11-09T18:21:00Z">
              <w:r>
                <w:t>~0.35</w:t>
              </w:r>
            </w:ins>
            <w:ins w:id="1448" w:author="David Conklin" w:date="2020-11-09T18:22:00Z">
              <w:r w:rsidR="00E979CF">
                <w:t xml:space="preserve"> cms</w:t>
              </w:r>
            </w:ins>
          </w:p>
        </w:tc>
      </w:tr>
      <w:tr w:rsidR="002A54A5" w14:paraId="6473BE78" w14:textId="77777777" w:rsidTr="001B411C">
        <w:trPr>
          <w:ins w:id="1449" w:author="David Conklin" w:date="2020-11-09T18:34:00Z"/>
        </w:trPr>
        <w:tc>
          <w:tcPr>
            <w:tcW w:w="0" w:type="auto"/>
          </w:tcPr>
          <w:p w14:paraId="40404C08" w14:textId="42D1BCC9" w:rsidR="002A54A5" w:rsidRDefault="002A54A5" w:rsidP="00B22A8A">
            <w:pPr>
              <w:rPr>
                <w:ins w:id="1450" w:author="David Conklin" w:date="2020-11-09T18:34:00Z"/>
              </w:rPr>
            </w:pPr>
            <w:ins w:id="1451" w:author="David Conklin" w:date="2020-11-09T18:35:00Z">
              <w:r>
                <w:t>14158850</w:t>
              </w:r>
            </w:ins>
          </w:p>
        </w:tc>
        <w:tc>
          <w:tcPr>
            <w:tcW w:w="0" w:type="auto"/>
          </w:tcPr>
          <w:p w14:paraId="7DB19B54" w14:textId="27069BD7" w:rsidR="002A54A5" w:rsidRDefault="002A54A5" w:rsidP="00B22A8A">
            <w:pPr>
              <w:rPr>
                <w:ins w:id="1452" w:author="David Conklin" w:date="2020-11-09T18:34:00Z"/>
              </w:rPr>
            </w:pPr>
            <w:ins w:id="1453" w:author="David Conklin" w:date="2020-11-09T18:35:00Z">
              <w:r>
                <w:t>23773359</w:t>
              </w:r>
            </w:ins>
          </w:p>
        </w:tc>
        <w:tc>
          <w:tcPr>
            <w:tcW w:w="0" w:type="auto"/>
          </w:tcPr>
          <w:p w14:paraId="21A0F036" w14:textId="545AB7BA" w:rsidR="002A54A5" w:rsidRDefault="002A54A5" w:rsidP="00B22A8A">
            <w:pPr>
              <w:rPr>
                <w:ins w:id="1454" w:author="David Conklin" w:date="2020-11-09T18:34:00Z"/>
              </w:rPr>
            </w:pPr>
            <w:ins w:id="1455" w:author="David Conklin" w:date="2020-11-09T18:34:00Z">
              <w:r>
                <w:t>Below</w:t>
              </w:r>
            </w:ins>
            <w:ins w:id="1456" w:author="David Conklin" w:date="2020-11-09T18:35:00Z">
              <w:r>
                <w:t xml:space="preserve"> Trail Bridge Dam</w:t>
              </w:r>
            </w:ins>
          </w:p>
        </w:tc>
        <w:tc>
          <w:tcPr>
            <w:tcW w:w="0" w:type="auto"/>
          </w:tcPr>
          <w:p w14:paraId="362C037C" w14:textId="3E8C3F1C" w:rsidR="002A54A5" w:rsidRDefault="002A54A5" w:rsidP="00B22A8A">
            <w:pPr>
              <w:rPr>
                <w:ins w:id="1457" w:author="David Conklin" w:date="2020-11-09T18:34:00Z"/>
              </w:rPr>
            </w:pPr>
            <w:ins w:id="1458" w:author="David Conklin" w:date="2020-11-09T18:36:00Z">
              <w:r>
                <w:t>7.36 cms</w:t>
              </w:r>
            </w:ins>
          </w:p>
        </w:tc>
        <w:tc>
          <w:tcPr>
            <w:tcW w:w="0" w:type="auto"/>
          </w:tcPr>
          <w:p w14:paraId="518E8AE8" w14:textId="0A108D64" w:rsidR="002A54A5" w:rsidRDefault="002A54A5" w:rsidP="00B22A8A">
            <w:pPr>
              <w:rPr>
                <w:ins w:id="1459" w:author="David Conklin" w:date="2020-11-09T18:34:00Z"/>
              </w:rPr>
            </w:pPr>
            <w:ins w:id="1460" w:author="David Conklin" w:date="2020-11-09T18:37:00Z">
              <w:r>
                <w:t>~19.39 cms</w:t>
              </w:r>
            </w:ins>
          </w:p>
        </w:tc>
      </w:tr>
      <w:tr w:rsidR="001B411C" w14:paraId="0EDDB8F6" w14:textId="77777777" w:rsidTr="001B411C">
        <w:trPr>
          <w:ins w:id="1461" w:author="David Conklin" w:date="2020-11-09T17:54:00Z"/>
        </w:trPr>
        <w:tc>
          <w:tcPr>
            <w:tcW w:w="0" w:type="auto"/>
          </w:tcPr>
          <w:p w14:paraId="718D10AC" w14:textId="77777777" w:rsidR="001B411C" w:rsidRDefault="001B411C" w:rsidP="00B22A8A">
            <w:pPr>
              <w:rPr>
                <w:ins w:id="1462" w:author="David Conklin" w:date="2020-11-09T17:54:00Z"/>
              </w:rPr>
            </w:pPr>
          </w:p>
        </w:tc>
        <w:tc>
          <w:tcPr>
            <w:tcW w:w="0" w:type="auto"/>
          </w:tcPr>
          <w:p w14:paraId="4BC58D9F" w14:textId="0EE2893A" w:rsidR="001B411C" w:rsidRDefault="008B36F2" w:rsidP="00B22A8A">
            <w:pPr>
              <w:rPr>
                <w:ins w:id="1463" w:author="David Conklin" w:date="2020-11-09T17:54:00Z"/>
              </w:rPr>
            </w:pPr>
            <w:ins w:id="1464" w:author="David Conklin" w:date="2020-11-09T18:03:00Z">
              <w:r>
                <w:t>23773239</w:t>
              </w:r>
            </w:ins>
          </w:p>
        </w:tc>
        <w:tc>
          <w:tcPr>
            <w:tcW w:w="0" w:type="auto"/>
          </w:tcPr>
          <w:p w14:paraId="74D6DF68" w14:textId="2B115D8D" w:rsidR="001B411C" w:rsidRDefault="008B36F2" w:rsidP="00B22A8A">
            <w:pPr>
              <w:rPr>
                <w:ins w:id="1465" w:author="David Conklin" w:date="2020-11-09T17:54:00Z"/>
              </w:rPr>
            </w:pPr>
            <w:ins w:id="1466" w:author="David Conklin" w:date="2020-11-09T18:03:00Z">
              <w:r>
                <w:t>Foley Springs on W. Fork</w:t>
              </w:r>
            </w:ins>
          </w:p>
        </w:tc>
        <w:tc>
          <w:tcPr>
            <w:tcW w:w="0" w:type="auto"/>
          </w:tcPr>
          <w:p w14:paraId="72458008" w14:textId="19FFA2CC" w:rsidR="001B411C" w:rsidRDefault="008B36F2" w:rsidP="00B22A8A">
            <w:pPr>
              <w:rPr>
                <w:ins w:id="1467" w:author="David Conklin" w:date="2020-11-09T17:54:00Z"/>
              </w:rPr>
            </w:pPr>
            <w:ins w:id="1468" w:author="David Conklin" w:date="2020-11-09T18:03:00Z">
              <w:r>
                <w:t>3.31 cms</w:t>
              </w:r>
            </w:ins>
          </w:p>
        </w:tc>
        <w:tc>
          <w:tcPr>
            <w:tcW w:w="0" w:type="auto"/>
          </w:tcPr>
          <w:p w14:paraId="6F4D986E" w14:textId="40EB73BD" w:rsidR="001B411C" w:rsidRDefault="002A54A5" w:rsidP="00B22A8A">
            <w:pPr>
              <w:rPr>
                <w:ins w:id="1469" w:author="David Conklin" w:date="2020-11-09T17:54:00Z"/>
              </w:rPr>
            </w:pPr>
            <w:ins w:id="1470" w:author="David Conklin" w:date="2020-11-09T18:33:00Z">
              <w:r>
                <w:t>ungauged</w:t>
              </w:r>
            </w:ins>
          </w:p>
        </w:tc>
      </w:tr>
      <w:tr w:rsidR="001B411C" w14:paraId="5623176F" w14:textId="77777777" w:rsidTr="001B411C">
        <w:trPr>
          <w:ins w:id="1471" w:author="David Conklin" w:date="2020-11-09T17:54:00Z"/>
        </w:trPr>
        <w:tc>
          <w:tcPr>
            <w:tcW w:w="0" w:type="auto"/>
          </w:tcPr>
          <w:p w14:paraId="6B0D78BA" w14:textId="670E16E3" w:rsidR="001B411C" w:rsidRDefault="008B36F2" w:rsidP="00B22A8A">
            <w:pPr>
              <w:rPr>
                <w:ins w:id="1472" w:author="David Conklin" w:date="2020-11-09T17:54:00Z"/>
              </w:rPr>
            </w:pPr>
            <w:ins w:id="1473" w:author="David Conklin" w:date="2020-11-09T18:05:00Z">
              <w:r>
                <w:t>14161100</w:t>
              </w:r>
            </w:ins>
          </w:p>
        </w:tc>
        <w:tc>
          <w:tcPr>
            <w:tcW w:w="0" w:type="auto"/>
          </w:tcPr>
          <w:p w14:paraId="7EDD5CB8" w14:textId="4BB6DDDB" w:rsidR="001B411C" w:rsidRDefault="008B36F2" w:rsidP="00B22A8A">
            <w:pPr>
              <w:rPr>
                <w:ins w:id="1474" w:author="David Conklin" w:date="2020-11-09T17:54:00Z"/>
              </w:rPr>
            </w:pPr>
            <w:ins w:id="1475" w:author="David Conklin" w:date="2020-11-09T18:04:00Z">
              <w:r>
                <w:t>23773429</w:t>
              </w:r>
            </w:ins>
          </w:p>
        </w:tc>
        <w:tc>
          <w:tcPr>
            <w:tcW w:w="0" w:type="auto"/>
          </w:tcPr>
          <w:p w14:paraId="0D3B0771" w14:textId="1874ED47" w:rsidR="001B411C" w:rsidRDefault="008B36F2" w:rsidP="00B22A8A">
            <w:pPr>
              <w:rPr>
                <w:ins w:id="1476" w:author="David Conklin" w:date="2020-11-09T17:54:00Z"/>
              </w:rPr>
            </w:pPr>
            <w:ins w:id="1477" w:author="David Conklin" w:date="2020-11-09T18:05:00Z">
              <w:r>
                <w:t>Blue R below Tidbits Cr</w:t>
              </w:r>
            </w:ins>
          </w:p>
        </w:tc>
        <w:tc>
          <w:tcPr>
            <w:tcW w:w="0" w:type="auto"/>
          </w:tcPr>
          <w:p w14:paraId="2C9932A0" w14:textId="259A8E11" w:rsidR="001B411C" w:rsidRDefault="008B36F2" w:rsidP="00B22A8A">
            <w:pPr>
              <w:rPr>
                <w:ins w:id="1478" w:author="David Conklin" w:date="2020-11-09T17:54:00Z"/>
              </w:rPr>
            </w:pPr>
            <w:ins w:id="1479" w:author="David Conklin" w:date="2020-11-09T18:05:00Z">
              <w:r>
                <w:t>1.60 cms</w:t>
              </w:r>
            </w:ins>
          </w:p>
        </w:tc>
        <w:tc>
          <w:tcPr>
            <w:tcW w:w="0" w:type="auto"/>
          </w:tcPr>
          <w:p w14:paraId="0C37DCED" w14:textId="5ACF87EA" w:rsidR="001B411C" w:rsidRDefault="002A54A5" w:rsidP="00B22A8A">
            <w:pPr>
              <w:rPr>
                <w:ins w:id="1480" w:author="David Conklin" w:date="2020-11-09T17:54:00Z"/>
              </w:rPr>
            </w:pPr>
            <w:ins w:id="1481" w:author="David Conklin" w:date="2020-11-09T18:33:00Z">
              <w:r>
                <w:t>flow not available</w:t>
              </w:r>
            </w:ins>
          </w:p>
        </w:tc>
      </w:tr>
      <w:tr w:rsidR="001B411C" w14:paraId="5E665894" w14:textId="77777777" w:rsidTr="001B411C">
        <w:trPr>
          <w:ins w:id="1482" w:author="David Conklin" w:date="2020-11-09T17:54:00Z"/>
        </w:trPr>
        <w:tc>
          <w:tcPr>
            <w:tcW w:w="0" w:type="auto"/>
          </w:tcPr>
          <w:p w14:paraId="1B46E507" w14:textId="5151EC03" w:rsidR="001B411C" w:rsidRDefault="008B36F2" w:rsidP="00B22A8A">
            <w:pPr>
              <w:rPr>
                <w:ins w:id="1483" w:author="David Conklin" w:date="2020-11-09T17:54:00Z"/>
              </w:rPr>
            </w:pPr>
            <w:ins w:id="1484" w:author="David Conklin" w:date="2020-11-09T18:06:00Z">
              <w:r>
                <w:t>14158790</w:t>
              </w:r>
            </w:ins>
          </w:p>
        </w:tc>
        <w:tc>
          <w:tcPr>
            <w:tcW w:w="0" w:type="auto"/>
          </w:tcPr>
          <w:p w14:paraId="09CD0002" w14:textId="4E37E7B5" w:rsidR="001B411C" w:rsidRDefault="008B36F2" w:rsidP="00B22A8A">
            <w:pPr>
              <w:rPr>
                <w:ins w:id="1485" w:author="David Conklin" w:date="2020-11-09T17:54:00Z"/>
              </w:rPr>
            </w:pPr>
            <w:ins w:id="1486" w:author="David Conklin" w:date="2020-11-09T18:05:00Z">
              <w:r>
                <w:t>23773393</w:t>
              </w:r>
            </w:ins>
          </w:p>
        </w:tc>
        <w:tc>
          <w:tcPr>
            <w:tcW w:w="0" w:type="auto"/>
          </w:tcPr>
          <w:p w14:paraId="188604A0" w14:textId="4AD70948" w:rsidR="001B411C" w:rsidRDefault="008B36F2" w:rsidP="00B22A8A">
            <w:pPr>
              <w:rPr>
                <w:ins w:id="1487" w:author="David Conklin" w:date="2020-11-09T17:54:00Z"/>
              </w:rPr>
            </w:pPr>
            <w:ins w:id="1488" w:author="David Conklin" w:date="2020-11-09T18:06:00Z">
              <w:r>
                <w:t>Smith R above Smith R Reservoir</w:t>
              </w:r>
            </w:ins>
          </w:p>
        </w:tc>
        <w:tc>
          <w:tcPr>
            <w:tcW w:w="0" w:type="auto"/>
          </w:tcPr>
          <w:p w14:paraId="686C34EE" w14:textId="6A9C90DC" w:rsidR="001B411C" w:rsidRDefault="008B36F2" w:rsidP="00B22A8A">
            <w:pPr>
              <w:rPr>
                <w:ins w:id="1489" w:author="David Conklin" w:date="2020-11-09T17:54:00Z"/>
              </w:rPr>
            </w:pPr>
            <w:ins w:id="1490" w:author="David Conklin" w:date="2020-11-09T18:06:00Z">
              <w:r>
                <w:t>0.76 cms</w:t>
              </w:r>
            </w:ins>
          </w:p>
        </w:tc>
        <w:tc>
          <w:tcPr>
            <w:tcW w:w="0" w:type="auto"/>
          </w:tcPr>
          <w:p w14:paraId="1A378141" w14:textId="4B1E4B76" w:rsidR="001B411C" w:rsidRDefault="00E979CF" w:rsidP="00B22A8A">
            <w:pPr>
              <w:rPr>
                <w:ins w:id="1491" w:author="David Conklin" w:date="2020-11-09T17:54:00Z"/>
              </w:rPr>
            </w:pPr>
            <w:ins w:id="1492" w:author="David Conklin" w:date="2020-11-09T18:25:00Z">
              <w:r>
                <w:t>~0.15 cms</w:t>
              </w:r>
            </w:ins>
          </w:p>
        </w:tc>
      </w:tr>
      <w:tr w:rsidR="001B411C" w14:paraId="3A473A68" w14:textId="77777777" w:rsidTr="001B411C">
        <w:trPr>
          <w:ins w:id="1493" w:author="David Conklin" w:date="2020-11-09T17:54:00Z"/>
        </w:trPr>
        <w:tc>
          <w:tcPr>
            <w:tcW w:w="0" w:type="auto"/>
          </w:tcPr>
          <w:p w14:paraId="176107ED" w14:textId="5FD4E459" w:rsidR="001B411C" w:rsidRDefault="008B36F2" w:rsidP="00B22A8A">
            <w:pPr>
              <w:rPr>
                <w:ins w:id="1494" w:author="David Conklin" w:date="2020-11-09T17:54:00Z"/>
              </w:rPr>
            </w:pPr>
            <w:ins w:id="1495" w:author="David Conklin" w:date="2020-11-09T18:07:00Z">
              <w:r>
                <w:t>14159200</w:t>
              </w:r>
            </w:ins>
          </w:p>
        </w:tc>
        <w:tc>
          <w:tcPr>
            <w:tcW w:w="0" w:type="auto"/>
          </w:tcPr>
          <w:p w14:paraId="0079C0A1" w14:textId="52AFCD7B" w:rsidR="001B411C" w:rsidRDefault="008B36F2" w:rsidP="00B22A8A">
            <w:pPr>
              <w:rPr>
                <w:ins w:id="1496" w:author="David Conklin" w:date="2020-11-09T17:54:00Z"/>
              </w:rPr>
            </w:pPr>
            <w:ins w:id="1497" w:author="David Conklin" w:date="2020-11-09T18:07:00Z">
              <w:r>
                <w:t>23773037</w:t>
              </w:r>
            </w:ins>
          </w:p>
        </w:tc>
        <w:tc>
          <w:tcPr>
            <w:tcW w:w="0" w:type="auto"/>
          </w:tcPr>
          <w:p w14:paraId="59DF966F" w14:textId="674A0A48" w:rsidR="001B411C" w:rsidRDefault="008B36F2" w:rsidP="00B22A8A">
            <w:pPr>
              <w:rPr>
                <w:ins w:id="1498" w:author="David Conklin" w:date="2020-11-09T17:54:00Z"/>
              </w:rPr>
            </w:pPr>
            <w:ins w:id="1499" w:author="David Conklin" w:date="2020-11-09T18:07:00Z">
              <w:r>
                <w:t>Above Cougar Reservoir</w:t>
              </w:r>
            </w:ins>
          </w:p>
        </w:tc>
        <w:tc>
          <w:tcPr>
            <w:tcW w:w="0" w:type="auto"/>
          </w:tcPr>
          <w:p w14:paraId="719B1822" w14:textId="6BDE6861" w:rsidR="001B411C" w:rsidRDefault="008B36F2" w:rsidP="00B22A8A">
            <w:pPr>
              <w:rPr>
                <w:ins w:id="1500" w:author="David Conklin" w:date="2020-11-09T17:54:00Z"/>
              </w:rPr>
            </w:pPr>
            <w:ins w:id="1501" w:author="David Conklin" w:date="2020-11-09T18:08:00Z">
              <w:r>
                <w:t>6.37 cms</w:t>
              </w:r>
            </w:ins>
          </w:p>
        </w:tc>
        <w:tc>
          <w:tcPr>
            <w:tcW w:w="0" w:type="auto"/>
          </w:tcPr>
          <w:p w14:paraId="65F9C6A9" w14:textId="1F2E5878" w:rsidR="001B411C" w:rsidRDefault="00E979CF" w:rsidP="00B22A8A">
            <w:pPr>
              <w:rPr>
                <w:ins w:id="1502" w:author="David Conklin" w:date="2020-11-09T17:54:00Z"/>
              </w:rPr>
            </w:pPr>
            <w:ins w:id="1503" w:author="David Conklin" w:date="2020-11-09T18:26:00Z">
              <w:r>
                <w:t>~6.40 cms</w:t>
              </w:r>
            </w:ins>
          </w:p>
        </w:tc>
      </w:tr>
      <w:tr w:rsidR="008B36F2" w14:paraId="1ECC758B" w14:textId="77777777" w:rsidTr="001B411C">
        <w:trPr>
          <w:ins w:id="1504" w:author="David Conklin" w:date="2020-11-09T18:08:00Z"/>
        </w:trPr>
        <w:tc>
          <w:tcPr>
            <w:tcW w:w="0" w:type="auto"/>
          </w:tcPr>
          <w:p w14:paraId="25C4EEA1" w14:textId="511BF573" w:rsidR="008B36F2" w:rsidRDefault="008B36F2" w:rsidP="00B22A8A">
            <w:pPr>
              <w:rPr>
                <w:ins w:id="1505" w:author="David Conklin" w:date="2020-11-09T18:08:00Z"/>
              </w:rPr>
            </w:pPr>
            <w:ins w:id="1506" w:author="David Conklin" w:date="2020-11-09T18:09:00Z">
              <w:r>
                <w:t>14159500</w:t>
              </w:r>
            </w:ins>
          </w:p>
        </w:tc>
        <w:tc>
          <w:tcPr>
            <w:tcW w:w="0" w:type="auto"/>
          </w:tcPr>
          <w:p w14:paraId="0F0369E3" w14:textId="7579D526" w:rsidR="008B36F2" w:rsidRDefault="008B36F2" w:rsidP="00B22A8A">
            <w:pPr>
              <w:rPr>
                <w:ins w:id="1507" w:author="David Conklin" w:date="2020-11-09T18:08:00Z"/>
              </w:rPr>
            </w:pPr>
            <w:ins w:id="1508" w:author="David Conklin" w:date="2020-11-09T18:08:00Z">
              <w:r>
                <w:t>23773009</w:t>
              </w:r>
            </w:ins>
          </w:p>
        </w:tc>
        <w:tc>
          <w:tcPr>
            <w:tcW w:w="0" w:type="auto"/>
          </w:tcPr>
          <w:p w14:paraId="1101E350" w14:textId="6F3C27F3" w:rsidR="008B36F2" w:rsidRDefault="008B36F2" w:rsidP="00B22A8A">
            <w:pPr>
              <w:rPr>
                <w:ins w:id="1509" w:author="David Conklin" w:date="2020-11-09T18:08:00Z"/>
              </w:rPr>
            </w:pPr>
            <w:ins w:id="1510" w:author="David Conklin" w:date="2020-11-09T18:09:00Z">
              <w:r>
                <w:t>S. Fork near Rainbow</w:t>
              </w:r>
            </w:ins>
          </w:p>
        </w:tc>
        <w:tc>
          <w:tcPr>
            <w:tcW w:w="0" w:type="auto"/>
          </w:tcPr>
          <w:p w14:paraId="107A303C" w14:textId="5686BF2A" w:rsidR="008B36F2" w:rsidRDefault="008B36F2" w:rsidP="00B22A8A">
            <w:pPr>
              <w:rPr>
                <w:ins w:id="1511" w:author="David Conklin" w:date="2020-11-09T18:08:00Z"/>
              </w:rPr>
            </w:pPr>
            <w:ins w:id="1512" w:author="David Conklin" w:date="2020-11-09T18:10:00Z">
              <w:r>
                <w:t>1.10 cms</w:t>
              </w:r>
            </w:ins>
          </w:p>
        </w:tc>
        <w:tc>
          <w:tcPr>
            <w:tcW w:w="0" w:type="auto"/>
          </w:tcPr>
          <w:p w14:paraId="3A991BCE" w14:textId="4DE2056E" w:rsidR="00C3243C" w:rsidRDefault="00E979CF" w:rsidP="00B22A8A">
            <w:pPr>
              <w:rPr>
                <w:ins w:id="1513" w:author="David Conklin" w:date="2020-11-09T18:08:00Z"/>
              </w:rPr>
            </w:pPr>
            <w:ins w:id="1514" w:author="David Conklin" w:date="2020-11-09T18:28:00Z">
              <w:r>
                <w:t>~12.</w:t>
              </w:r>
            </w:ins>
            <w:ins w:id="1515" w:author="David Conklin" w:date="2020-11-09T18:29:00Z">
              <w:r>
                <w:t>41 cms</w:t>
              </w:r>
            </w:ins>
          </w:p>
        </w:tc>
      </w:tr>
      <w:tr w:rsidR="00C3243C" w14:paraId="7D7098F9" w14:textId="77777777" w:rsidTr="001B411C">
        <w:trPr>
          <w:ins w:id="1516" w:author="David Conklin" w:date="2020-11-09T18:39:00Z"/>
        </w:trPr>
        <w:tc>
          <w:tcPr>
            <w:tcW w:w="0" w:type="auto"/>
          </w:tcPr>
          <w:p w14:paraId="59DC95D4" w14:textId="77777777" w:rsidR="00C3243C" w:rsidRDefault="00C3243C" w:rsidP="00B22A8A">
            <w:pPr>
              <w:rPr>
                <w:ins w:id="1517" w:author="David Conklin" w:date="2020-11-09T18:39:00Z"/>
              </w:rPr>
            </w:pPr>
          </w:p>
        </w:tc>
        <w:tc>
          <w:tcPr>
            <w:tcW w:w="0" w:type="auto"/>
          </w:tcPr>
          <w:p w14:paraId="7E6CD009" w14:textId="77777777" w:rsidR="00C3243C" w:rsidRDefault="00C3243C" w:rsidP="00B22A8A">
            <w:pPr>
              <w:rPr>
                <w:ins w:id="1518" w:author="David Conklin" w:date="2020-11-09T18:39:00Z"/>
              </w:rPr>
            </w:pPr>
          </w:p>
        </w:tc>
        <w:tc>
          <w:tcPr>
            <w:tcW w:w="0" w:type="auto"/>
          </w:tcPr>
          <w:p w14:paraId="2F75EA4C" w14:textId="424C12B7" w:rsidR="00C3243C" w:rsidRDefault="00C3243C" w:rsidP="00B22A8A">
            <w:pPr>
              <w:rPr>
                <w:ins w:id="1519" w:author="David Conklin" w:date="2020-11-09T18:39:00Z"/>
              </w:rPr>
            </w:pPr>
            <w:ins w:id="1520" w:author="David Conklin" w:date="2020-11-09T18:40:00Z">
              <w:r>
                <w:t>total</w:t>
              </w:r>
            </w:ins>
          </w:p>
        </w:tc>
        <w:tc>
          <w:tcPr>
            <w:tcW w:w="0" w:type="auto"/>
          </w:tcPr>
          <w:p w14:paraId="59AA375B" w14:textId="55ED34DC" w:rsidR="00C3243C" w:rsidRDefault="00C3243C" w:rsidP="00B22A8A">
            <w:pPr>
              <w:rPr>
                <w:ins w:id="1521" w:author="David Conklin" w:date="2020-11-09T18:39:00Z"/>
              </w:rPr>
            </w:pPr>
            <w:ins w:id="1522" w:author="David Conklin" w:date="2020-11-09T18:41:00Z">
              <w:r>
                <w:t>30.57 cms</w:t>
              </w:r>
            </w:ins>
          </w:p>
        </w:tc>
        <w:tc>
          <w:tcPr>
            <w:tcW w:w="0" w:type="auto"/>
          </w:tcPr>
          <w:p w14:paraId="721A7E6A" w14:textId="0BF14FD1" w:rsidR="00C3243C" w:rsidRDefault="00223D2E" w:rsidP="00B22A8A">
            <w:pPr>
              <w:rPr>
                <w:ins w:id="1523" w:author="David Conklin" w:date="2020-11-09T18:39:00Z"/>
              </w:rPr>
            </w:pPr>
            <w:ins w:id="1524" w:author="David Conklin" w:date="2020-11-09T18:42:00Z">
              <w:r>
                <w:t>~45-50 cms</w:t>
              </w:r>
            </w:ins>
          </w:p>
        </w:tc>
      </w:tr>
    </w:tbl>
    <w:p w14:paraId="11EB5E87" w14:textId="0570BA40" w:rsidR="004061C2" w:rsidRDefault="004061C2" w:rsidP="00B22A8A">
      <w:pPr>
        <w:rPr>
          <w:ins w:id="1525" w:author="David Conklin" w:date="2020-11-09T17:33:00Z"/>
        </w:rPr>
      </w:pPr>
    </w:p>
    <w:p w14:paraId="3083C764" w14:textId="5254952A" w:rsidR="00F275A8" w:rsidRDefault="002F67CA" w:rsidP="00B22A8A">
      <w:pPr>
        <w:rPr>
          <w:ins w:id="1526" w:author="David Conklin" w:date="2020-11-09T15:30:00Z"/>
        </w:rPr>
      </w:pPr>
      <w:ins w:id="1527" w:author="David Conklin" w:date="2020-11-09T17:07:00Z">
        <w:r>
          <w:tab/>
        </w:r>
        <w:r>
          <w:tab/>
        </w:r>
        <w:r>
          <w:tab/>
        </w:r>
        <w:r>
          <w:tab/>
        </w:r>
        <w:r>
          <w:tab/>
        </w:r>
        <w:r>
          <w:tab/>
        </w:r>
        <w:r>
          <w:tab/>
        </w:r>
        <w:r>
          <w:tab/>
        </w:r>
        <w:r>
          <w:tab/>
        </w:r>
        <w:r>
          <w:tab/>
        </w:r>
      </w:ins>
    </w:p>
    <w:p w14:paraId="1AA5619B" w14:textId="77777777" w:rsidR="00B22A8A" w:rsidRPr="002854B5" w:rsidRDefault="00B22A8A" w:rsidP="002854B5">
      <w:pPr>
        <w:rPr>
          <w:ins w:id="1528" w:author="David Conklin" w:date="2020-11-09T15:28:00Z"/>
        </w:rPr>
      </w:pPr>
    </w:p>
    <w:p w14:paraId="3C219005" w14:textId="3768810B" w:rsidR="007E57E4" w:rsidRDefault="007E57E4" w:rsidP="007E57E4">
      <w:pPr>
        <w:pStyle w:val="Heading2"/>
        <w:rPr>
          <w:ins w:id="1529" w:author="David Conklin" w:date="2020-11-10T15:28:00Z"/>
        </w:rPr>
      </w:pPr>
      <w:bookmarkStart w:id="1530" w:name="_Toc56606409"/>
      <w:ins w:id="1531" w:author="David Conklin" w:date="2020-11-09T15:29:00Z">
        <w:r>
          <w:t>Calibration</w:t>
        </w:r>
      </w:ins>
      <w:ins w:id="1532" w:author="David Conklin" w:date="2020-11-11T04:08:00Z">
        <w:r w:rsidR="00B06ED6">
          <w:t xml:space="preserve"> and simulation skill</w:t>
        </w:r>
      </w:ins>
      <w:bookmarkEnd w:id="1530"/>
    </w:p>
    <w:p w14:paraId="08A0E44B" w14:textId="620DE562" w:rsidR="00A81ED1" w:rsidRDefault="00A81ED1" w:rsidP="00A81ED1">
      <w:pPr>
        <w:rPr>
          <w:ins w:id="1533" w:author="David Conklin" w:date="2020-11-11T04:15:00Z"/>
        </w:rPr>
      </w:pPr>
      <w:ins w:id="1534" w:author="David Conklin" w:date="2020-11-10T15:29:00Z">
        <w:r>
          <w:t>Initial calibration of CW3M for the McKenzie basin</w:t>
        </w:r>
      </w:ins>
      <w:ins w:id="1535" w:author="David Conklin" w:date="2020-11-10T15:30:00Z">
        <w:r>
          <w:t xml:space="preserve">, done through 11/10/20 for the EPA-funded study, yield </w:t>
        </w:r>
      </w:ins>
      <w:ins w:id="1536" w:author="David Conklin" w:date="2020-11-10T15:31:00Z">
        <w:r>
          <w:t>mixed good and bad skill statistics.</w:t>
        </w:r>
      </w:ins>
      <w:ins w:id="1537" w:author="David Conklin" w:date="2020-11-10T16:13:00Z">
        <w:r w:rsidR="00B64193">
          <w:t xml:space="preserve">  </w:t>
        </w:r>
      </w:ins>
      <w:ins w:id="1538" w:author="David Conklin" w:date="2020-11-10T16:14:00Z">
        <w:r w:rsidR="00B64193">
          <w:t>Simulated monthly f</w:t>
        </w:r>
      </w:ins>
      <w:ins w:id="1539" w:author="David Conklin" w:date="2020-11-10T16:13:00Z">
        <w:r w:rsidR="00B64193">
          <w:t>lows</w:t>
        </w:r>
      </w:ins>
      <w:ins w:id="1540" w:author="David Conklin" w:date="2020-11-10T16:19:00Z">
        <w:r w:rsidR="00B64193">
          <w:t xml:space="preserve"> for 2010-18</w:t>
        </w:r>
      </w:ins>
      <w:ins w:id="1541" w:author="David Conklin" w:date="2020-11-10T16:13:00Z">
        <w:r w:rsidR="00B64193">
          <w:t xml:space="preserve"> at 7 of the 13</w:t>
        </w:r>
      </w:ins>
      <w:ins w:id="1542" w:author="David Conklin" w:date="2020-11-10T16:14:00Z">
        <w:r w:rsidR="00B64193">
          <w:t xml:space="preserve"> gages listed above </w:t>
        </w:r>
      </w:ins>
      <w:ins w:id="1543" w:author="David Conklin" w:date="2020-11-10T16:15:00Z">
        <w:r w:rsidR="00B64193">
          <w:t xml:space="preserve">match the gage records well enough to rate </w:t>
        </w:r>
      </w:ins>
      <w:ins w:id="1544" w:author="David Conklin" w:date="2020-11-10T16:37:00Z">
        <w:r w:rsidR="003D64A1">
          <w:t xml:space="preserve">generally </w:t>
        </w:r>
      </w:ins>
      <w:ins w:id="1545" w:author="David Conklin" w:date="2020-11-10T16:15:00Z">
        <w:r w:rsidR="00B64193">
          <w:t xml:space="preserve">satisfactory or better, using the </w:t>
        </w:r>
      </w:ins>
      <w:ins w:id="1546" w:author="David Conklin" w:date="2020-11-10T16:18:00Z">
        <w:r w:rsidR="00B64193">
          <w:t>Moriasi skill criteria (Moriasi et al. 2007, 2015)</w:t>
        </w:r>
      </w:ins>
      <w:ins w:id="1547" w:author="David Conklin" w:date="2020-11-10T16:19:00Z">
        <w:r w:rsidR="00B64193">
          <w:t>.  Simulated flows at the other 6</w:t>
        </w:r>
      </w:ins>
      <w:ins w:id="1548" w:author="David Conklin" w:date="2020-11-10T16:20:00Z">
        <w:r w:rsidR="00B64193">
          <w:t xml:space="preserve"> gages are not satisfactory.  Simulated </w:t>
        </w:r>
      </w:ins>
      <w:ins w:id="1549" w:author="David Conklin" w:date="2020-11-10T16:22:00Z">
        <w:r w:rsidR="00B64193">
          <w:t xml:space="preserve">monthly stream </w:t>
        </w:r>
      </w:ins>
      <w:ins w:id="1550" w:author="David Conklin" w:date="2020-11-10T16:20:00Z">
        <w:r w:rsidR="00B64193">
          <w:t xml:space="preserve">temperatures are satisfactory </w:t>
        </w:r>
      </w:ins>
      <w:ins w:id="1551" w:author="David Conklin" w:date="2020-11-10T16:21:00Z">
        <w:r w:rsidR="00B64193">
          <w:t>or better at</w:t>
        </w:r>
      </w:ins>
      <w:ins w:id="1552" w:author="David Conklin" w:date="2020-11-10T16:20:00Z">
        <w:r w:rsidR="00B64193">
          <w:t xml:space="preserve"> only 2</w:t>
        </w:r>
      </w:ins>
      <w:ins w:id="1553" w:author="David Conklin" w:date="2020-11-10T16:21:00Z">
        <w:r w:rsidR="00B64193">
          <w:t xml:space="preserve"> of the 6 temperature sensor locations.</w:t>
        </w:r>
      </w:ins>
      <w:ins w:id="1554" w:author="David Conklin" w:date="2020-11-10T17:23:00Z">
        <w:r w:rsidR="00257E8F">
          <w:t xml:space="preserve">  Note that Moriasi’s skill criteria we</w:t>
        </w:r>
      </w:ins>
      <w:ins w:id="1555" w:author="David Conklin" w:date="2020-11-10T17:24:00Z">
        <w:r w:rsidR="00257E8F">
          <w:t>re actually developed for flows, not for temperatures; they are applied here to temperatures for lack of any better well-defined temperature simulati</w:t>
        </w:r>
      </w:ins>
      <w:ins w:id="1556" w:author="David Conklin" w:date="2020-11-10T17:25:00Z">
        <w:r w:rsidR="00257E8F">
          <w:t>on skill criteria.</w:t>
        </w:r>
      </w:ins>
    </w:p>
    <w:p w14:paraId="4A25D950" w14:textId="30773256" w:rsidR="0064217D" w:rsidRDefault="0064217D" w:rsidP="00A81ED1">
      <w:pPr>
        <w:rPr>
          <w:ins w:id="1557" w:author="David Conklin" w:date="2020-11-11T04:16:00Z"/>
        </w:rPr>
      </w:pPr>
    </w:p>
    <w:p w14:paraId="67D2D565" w14:textId="60AA0480" w:rsidR="00E54FFC" w:rsidRDefault="00E54FFC" w:rsidP="00A81ED1">
      <w:pPr>
        <w:rPr>
          <w:ins w:id="1558" w:author="David Conklin" w:date="2020-11-11T04:15:00Z"/>
        </w:rPr>
      </w:pPr>
      <w:ins w:id="1559" w:author="David Conklin" w:date="2020-11-11T04:16:00Z">
        <w:r w:rsidRPr="00E54FFC">
          <w:t>the statistical performance measures</w:t>
        </w:r>
      </w:ins>
      <w:ins w:id="1560" w:author="David Conklin" w:date="2020-11-11T04:33:00Z">
        <w:r w:rsidR="008740A4">
          <w:t xml:space="preserve"> </w:t>
        </w:r>
      </w:ins>
      <w:ins w:id="1561" w:author="David Conklin" w:date="2020-11-11T04:36:00Z">
        <w:r w:rsidR="008740A4">
          <w:t xml:space="preserve">adapted from Table 5 in </w:t>
        </w:r>
      </w:ins>
      <w:ins w:id="1562" w:author="David Conklin" w:date="2020-11-11T04:34:00Z">
        <w:r w:rsidR="008740A4">
          <w:t>Morias</w:t>
        </w:r>
      </w:ins>
      <w:ins w:id="1563" w:author="David Conklin" w:date="2020-11-11T04:35:00Z">
        <w:r w:rsidR="008740A4">
          <w:t>i et al. 2015 p</w:t>
        </w:r>
      </w:ins>
      <w:ins w:id="1564" w:author="David Conklin" w:date="2020-11-11T04:36:00Z">
        <w:r w:rsidR="008740A4">
          <w:t>p</w:t>
        </w:r>
      </w:ins>
      <w:ins w:id="1565" w:author="David Conklin" w:date="2020-11-11T04:35:00Z">
        <w:r w:rsidR="008740A4">
          <w:t>. 177</w:t>
        </w:r>
      </w:ins>
      <w:ins w:id="1566" w:author="David Conklin" w:date="2020-11-11T04:36:00Z">
        <w:r w:rsidR="008740A4">
          <w:t>1-2</w:t>
        </w:r>
      </w:ins>
    </w:p>
    <w:p w14:paraId="0E49B56F" w14:textId="77777777" w:rsidR="0064217D" w:rsidRPr="0064217D" w:rsidRDefault="0064217D" w:rsidP="0064217D">
      <w:pPr>
        <w:numPr>
          <w:ilvl w:val="0"/>
          <w:numId w:val="3"/>
        </w:numPr>
        <w:rPr>
          <w:ins w:id="1567" w:author="David Conklin" w:date="2020-11-11T04:15:00Z"/>
        </w:rPr>
      </w:pPr>
      <w:ins w:id="1568" w:author="David Conklin" w:date="2020-11-11T04:15:00Z">
        <w:r w:rsidRPr="0064217D">
          <w:t>NSE – Nash Sutcliffe Efficiency.  Range +1 to –infinity. Bigger is better, +1 is a perfect match.  0 is equivalent to using the mean to predict the individual values.</w:t>
        </w:r>
      </w:ins>
    </w:p>
    <w:p w14:paraId="3CC20E42" w14:textId="65BC8E49" w:rsidR="0064217D" w:rsidRPr="0064217D" w:rsidRDefault="0064217D" w:rsidP="0064217D">
      <w:pPr>
        <w:numPr>
          <w:ilvl w:val="0"/>
          <w:numId w:val="3"/>
        </w:numPr>
        <w:rPr>
          <w:ins w:id="1569" w:author="David Conklin" w:date="2020-11-11T04:15:00Z"/>
        </w:rPr>
      </w:pPr>
      <w:ins w:id="1570" w:author="David Conklin" w:date="2020-11-11T04:15:00Z">
        <w:r w:rsidRPr="0064217D">
          <w:t>PBIAS – Percent bias.  Smaller absolute value is better; 0 is perfect, range is +</w:t>
        </w:r>
      </w:ins>
      <w:ins w:id="1571" w:author="David Conklin" w:date="2020-11-11T04:29:00Z">
        <w:r w:rsidR="008740A4">
          <w:t>infinity</w:t>
        </w:r>
      </w:ins>
      <w:ins w:id="1572" w:author="David Conklin" w:date="2020-11-11T04:15:00Z">
        <w:r w:rsidRPr="0064217D">
          <w:t xml:space="preserve"> to –infinity. +10% means the average of the </w:t>
        </w:r>
      </w:ins>
      <w:ins w:id="1573" w:author="David Conklin" w:date="2020-11-11T04:16:00Z">
        <w:r w:rsidR="00E54FFC">
          <w:t>observed</w:t>
        </w:r>
      </w:ins>
      <w:ins w:id="1574" w:author="David Conklin" w:date="2020-11-11T04:15:00Z">
        <w:r w:rsidRPr="0064217D">
          <w:t xml:space="preserve"> values is 10% </w:t>
        </w:r>
      </w:ins>
      <w:ins w:id="1575" w:author="David Conklin" w:date="2020-11-11T04:17:00Z">
        <w:r w:rsidR="00E54FFC">
          <w:t>larger</w:t>
        </w:r>
      </w:ins>
      <w:ins w:id="1576" w:author="David Conklin" w:date="2020-11-11T04:15:00Z">
        <w:r w:rsidRPr="0064217D">
          <w:t xml:space="preserve"> than the average of the </w:t>
        </w:r>
      </w:ins>
      <w:ins w:id="1577" w:author="David Conklin" w:date="2020-11-11T04:17:00Z">
        <w:r w:rsidR="00E54FFC">
          <w:t>simulated</w:t>
        </w:r>
      </w:ins>
      <w:ins w:id="1578" w:author="David Conklin" w:date="2020-11-11T04:15:00Z">
        <w:r w:rsidRPr="0064217D">
          <w:t xml:space="preserve"> values. </w:t>
        </w:r>
      </w:ins>
      <w:ins w:id="1579" w:author="David Conklin" w:date="2020-11-11T04:32:00Z">
        <w:r w:rsidR="008740A4">
          <w:t xml:space="preserve"> </w:t>
        </w:r>
      </w:ins>
      <w:ins w:id="1580" w:author="David Conklin" w:date="2020-11-11T04:17:00Z">
        <w:r w:rsidR="00E54FFC">
          <w:t xml:space="preserve">PBIAS = </w:t>
        </w:r>
      </w:ins>
      <w:ins w:id="1581" w:author="David Conklin" w:date="2020-11-11T04:18:00Z">
        <w:r w:rsidR="00E54FFC">
          <w:t xml:space="preserve">100 * </w:t>
        </w:r>
      </w:ins>
      <w:ins w:id="1582" w:author="David Conklin" w:date="2020-11-11T04:31:00Z">
        <w:r w:rsidR="008740A4">
          <w:rPr>
            <w:rFonts w:cstheme="minorHAnsi"/>
          </w:rPr>
          <w:t>∑</w:t>
        </w:r>
      </w:ins>
      <w:ins w:id="1583" w:author="David Conklin" w:date="2020-11-11T04:17:00Z">
        <w:r w:rsidR="00E54FFC">
          <w:t>(</w:t>
        </w:r>
      </w:ins>
      <w:ins w:id="1584" w:author="David Conklin" w:date="2020-11-11T04:18:00Z">
        <w:r w:rsidR="00E54FFC">
          <w:t>observed</w:t>
        </w:r>
      </w:ins>
      <w:ins w:id="1585" w:author="David Conklin" w:date="2020-11-11T04:17:00Z">
        <w:r w:rsidR="00E54FFC">
          <w:t xml:space="preserve"> </w:t>
        </w:r>
      </w:ins>
      <w:ins w:id="1586" w:author="David Conklin" w:date="2020-11-11T04:18:00Z">
        <w:r w:rsidR="00E54FFC">
          <w:t>–</w:t>
        </w:r>
      </w:ins>
      <w:ins w:id="1587" w:author="David Conklin" w:date="2020-11-11T04:17:00Z">
        <w:r w:rsidR="00E54FFC">
          <w:t xml:space="preserve"> </w:t>
        </w:r>
      </w:ins>
      <w:ins w:id="1588" w:author="David Conklin" w:date="2020-11-11T04:18:00Z">
        <w:r w:rsidR="00E54FFC">
          <w:t>simulat</w:t>
        </w:r>
      </w:ins>
      <w:ins w:id="1589" w:author="David Conklin" w:date="2020-11-11T04:19:00Z">
        <w:r w:rsidR="00E54FFC">
          <w:t>ed</w:t>
        </w:r>
      </w:ins>
      <w:ins w:id="1590" w:author="David Conklin" w:date="2020-11-11T04:18:00Z">
        <w:r w:rsidR="00E54FFC">
          <w:t xml:space="preserve">) / </w:t>
        </w:r>
      </w:ins>
      <w:ins w:id="1591" w:author="David Conklin" w:date="2020-11-11T04:31:00Z">
        <w:r w:rsidR="008740A4">
          <w:rPr>
            <w:rFonts w:cstheme="minorHAnsi"/>
          </w:rPr>
          <w:t>∑</w:t>
        </w:r>
      </w:ins>
      <w:ins w:id="1592" w:author="David Conklin" w:date="2020-11-11T04:32:00Z">
        <w:r w:rsidR="008740A4">
          <w:t>observed</w:t>
        </w:r>
      </w:ins>
    </w:p>
    <w:p w14:paraId="7BA9D6E2" w14:textId="77777777" w:rsidR="0064217D" w:rsidRPr="0064217D" w:rsidRDefault="0064217D" w:rsidP="0064217D">
      <w:pPr>
        <w:numPr>
          <w:ilvl w:val="0"/>
          <w:numId w:val="3"/>
        </w:numPr>
        <w:rPr>
          <w:ins w:id="1593" w:author="David Conklin" w:date="2020-11-11T04:15:00Z"/>
        </w:rPr>
      </w:pPr>
      <w:ins w:id="1594" w:author="David Conklin" w:date="2020-11-11T04:15:00Z">
        <w:r w:rsidRPr="0064217D">
          <w:t>RSR – Ratio of RMSE to the standard deviation of the observations. Smaller is better; 0 is perfect.  Range 0 to + infinity.</w:t>
        </w:r>
      </w:ins>
    </w:p>
    <w:p w14:paraId="3DA5A54C" w14:textId="77777777" w:rsidR="0064217D" w:rsidRPr="0064217D" w:rsidRDefault="0064217D" w:rsidP="0064217D">
      <w:pPr>
        <w:numPr>
          <w:ilvl w:val="0"/>
          <w:numId w:val="3"/>
        </w:numPr>
        <w:rPr>
          <w:ins w:id="1595" w:author="David Conklin" w:date="2020-11-11T04:15:00Z"/>
        </w:rPr>
      </w:pPr>
      <w:ins w:id="1596" w:author="David Conklin" w:date="2020-11-11T04:15:00Z">
        <w:r w:rsidRPr="0064217D">
          <w:t>R</w:t>
        </w:r>
        <w:r w:rsidRPr="0064217D">
          <w:rPr>
            <w:vertAlign w:val="superscript"/>
          </w:rPr>
          <w:t xml:space="preserve">2 </w:t>
        </w:r>
        <w:r w:rsidRPr="0064217D">
          <w:t>– coefficient of determination.  Bigger is better; 1 is perfect.  Range is 0 to 1.</w:t>
        </w:r>
      </w:ins>
    </w:p>
    <w:p w14:paraId="30BAC78D" w14:textId="717AA15C" w:rsidR="0064217D" w:rsidRDefault="0064217D" w:rsidP="00A81ED1">
      <w:pPr>
        <w:rPr>
          <w:ins w:id="1597" w:author="David Conklin" w:date="2020-11-11T04:38:00Z"/>
        </w:rPr>
      </w:pPr>
    </w:p>
    <w:p w14:paraId="65B24112" w14:textId="06B675C0" w:rsidR="001F3D28" w:rsidRDefault="001F3D28" w:rsidP="006200EB">
      <w:pPr>
        <w:rPr>
          <w:ins w:id="1598" w:author="David Conklin" w:date="2020-11-11T04:40:00Z"/>
        </w:rPr>
      </w:pPr>
      <w:ins w:id="1599" w:author="David Conklin" w:date="2020-11-11T04:38:00Z">
        <w:r>
          <w:t>Moriasi et al. descriptive terms</w:t>
        </w:r>
      </w:ins>
    </w:p>
    <w:p w14:paraId="20CFEDDE" w14:textId="152826CF" w:rsidR="006200EB" w:rsidRDefault="006200EB" w:rsidP="002854B5">
      <w:pPr>
        <w:rPr>
          <w:ins w:id="1600" w:author="David Conklin" w:date="2020-11-10T15:31:00Z"/>
        </w:rPr>
      </w:pPr>
      <w:ins w:id="1601" w:author="David Conklin" w:date="2020-11-11T04:41:00Z">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4630"/>
                      </a:xfrm>
                      <a:prstGeom prst="rect">
                        <a:avLst/>
                      </a:prstGeom>
                    </pic:spPr>
                  </pic:pic>
                </a:graphicData>
              </a:graphic>
            </wp:inline>
          </w:drawing>
        </w:r>
      </w:ins>
    </w:p>
    <w:p w14:paraId="08D0CE8C" w14:textId="4D9081AD" w:rsidR="00A81ED1" w:rsidRDefault="00A81ED1" w:rsidP="00A81ED1">
      <w:pPr>
        <w:rPr>
          <w:ins w:id="1602" w:author="David Conklin" w:date="2020-11-10T15:31:00Z"/>
        </w:rPr>
      </w:pPr>
    </w:p>
    <w:p w14:paraId="57D7BA17" w14:textId="77777777" w:rsidR="006200EB" w:rsidRDefault="006200EB">
      <w:pPr>
        <w:rPr>
          <w:ins w:id="1603" w:author="David Conklin" w:date="2020-11-11T04:42:00Z"/>
        </w:rPr>
      </w:pPr>
      <w:ins w:id="1604" w:author="David Conklin" w:date="2020-11-11T04:42:00Z">
        <w:r>
          <w:br w:type="page"/>
        </w:r>
      </w:ins>
    </w:p>
    <w:p w14:paraId="3BCB9D81" w14:textId="15ED9E1F" w:rsidR="00A81ED1" w:rsidRDefault="00F81EFD" w:rsidP="00A81ED1">
      <w:pPr>
        <w:rPr>
          <w:ins w:id="1605" w:author="David Conklin" w:date="2020-11-11T04:09:00Z"/>
        </w:rPr>
      </w:pPr>
      <w:ins w:id="1606" w:author="David Conklin" w:date="2020-11-10T16:45:00Z">
        <w:r>
          <w:lastRenderedPageBreak/>
          <w:t xml:space="preserve">Flow locations with satisfactory or better </w:t>
        </w:r>
      </w:ins>
      <w:ins w:id="1607" w:author="David Conklin" w:date="2020-11-10T16:46:00Z">
        <w:r>
          <w:t xml:space="preserve">simulation </w:t>
        </w:r>
      </w:ins>
      <w:ins w:id="1608" w:author="David Conklin" w:date="2020-11-10T16:45:00Z">
        <w:r>
          <w:t>skill grades, as of CW3M version 98</w:t>
        </w:r>
      </w:ins>
    </w:p>
    <w:p w14:paraId="7DE00C0C" w14:textId="7B7D6DE3" w:rsidR="00B06ED6" w:rsidRPr="002854B5" w:rsidRDefault="00B06ED6">
      <w:pPr>
        <w:rPr>
          <w:ins w:id="1609" w:author="David Conklin" w:date="2020-11-09T15:29:00Z"/>
        </w:rPr>
        <w:pPrChange w:id="1610" w:author="David Conklin" w:date="2020-11-10T15:28:00Z">
          <w:pPr>
            <w:pStyle w:val="Heading2"/>
          </w:pPr>
        </w:pPrChange>
      </w:pPr>
      <w:ins w:id="1611" w:author="David Conklin" w:date="2020-11-11T04:09:00Z">
        <w:r>
          <w:t>(NS = not satisfactory, S = satisfactory, G  = good, VG = very good</w:t>
        </w:r>
      </w:ins>
      <w:ins w:id="1612" w:author="David Conklin" w:date="2020-11-11T04:10:00Z">
        <w:r>
          <w:t>)</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64217D">
        <w:trPr>
          <w:ins w:id="1613" w:author="David Conklin" w:date="2020-11-10T16:24:00Z"/>
        </w:trPr>
        <w:tc>
          <w:tcPr>
            <w:tcW w:w="0" w:type="auto"/>
          </w:tcPr>
          <w:p w14:paraId="0CB8E0C6" w14:textId="51EFD184" w:rsidR="00060258" w:rsidRDefault="00060258" w:rsidP="007E57E4">
            <w:pPr>
              <w:rPr>
                <w:ins w:id="1614" w:author="David Conklin" w:date="2020-11-10T16:24:00Z"/>
              </w:rPr>
            </w:pPr>
            <w:ins w:id="1615" w:author="David Conklin" w:date="2020-11-10T16:24:00Z">
              <w:r>
                <w:t>gage</w:t>
              </w:r>
            </w:ins>
          </w:p>
        </w:tc>
        <w:tc>
          <w:tcPr>
            <w:tcW w:w="0" w:type="auto"/>
          </w:tcPr>
          <w:p w14:paraId="2B93BB5C" w14:textId="54CDEA26" w:rsidR="00060258" w:rsidRDefault="00060258" w:rsidP="007E57E4">
            <w:pPr>
              <w:rPr>
                <w:ins w:id="1616" w:author="David Conklin" w:date="2020-11-10T16:24:00Z"/>
              </w:rPr>
            </w:pPr>
            <w:ins w:id="1617" w:author="David Conklin" w:date="2020-11-10T16:24:00Z">
              <w:r>
                <w:t>COMID</w:t>
              </w:r>
            </w:ins>
          </w:p>
        </w:tc>
        <w:tc>
          <w:tcPr>
            <w:tcW w:w="0" w:type="auto"/>
          </w:tcPr>
          <w:p w14:paraId="5D87916F" w14:textId="1E641315" w:rsidR="00060258" w:rsidRDefault="00060258" w:rsidP="007E57E4">
            <w:pPr>
              <w:rPr>
                <w:ins w:id="1618" w:author="David Conklin" w:date="2020-11-10T16:24:00Z"/>
              </w:rPr>
            </w:pPr>
            <w:ins w:id="1619" w:author="David Conklin" w:date="2020-11-10T16:24:00Z">
              <w:r>
                <w:t>location</w:t>
              </w:r>
            </w:ins>
          </w:p>
        </w:tc>
        <w:tc>
          <w:tcPr>
            <w:tcW w:w="0" w:type="auto"/>
          </w:tcPr>
          <w:p w14:paraId="34E3476F" w14:textId="3FB661B3" w:rsidR="00060258" w:rsidRDefault="00060258" w:rsidP="007E57E4">
            <w:pPr>
              <w:rPr>
                <w:ins w:id="1620" w:author="David Conklin" w:date="2020-11-10T16:24:00Z"/>
              </w:rPr>
            </w:pPr>
            <w:ins w:id="1621" w:author="David Conklin" w:date="2020-11-10T16:25:00Z">
              <w:r>
                <w:t>statistic</w:t>
              </w:r>
            </w:ins>
          </w:p>
        </w:tc>
        <w:tc>
          <w:tcPr>
            <w:tcW w:w="0" w:type="auto"/>
          </w:tcPr>
          <w:p w14:paraId="0E384DAF" w14:textId="6C165160" w:rsidR="00060258" w:rsidRDefault="00060258" w:rsidP="007E57E4">
            <w:pPr>
              <w:rPr>
                <w:ins w:id="1622" w:author="David Conklin" w:date="2020-11-10T16:24:00Z"/>
              </w:rPr>
            </w:pPr>
            <w:ins w:id="1623" w:author="David Conklin" w:date="2020-11-10T16:25:00Z">
              <w:r>
                <w:t>value</w:t>
              </w:r>
            </w:ins>
          </w:p>
        </w:tc>
        <w:tc>
          <w:tcPr>
            <w:tcW w:w="0" w:type="auto"/>
          </w:tcPr>
          <w:p w14:paraId="734662AB" w14:textId="593CB7EE" w:rsidR="00060258" w:rsidRDefault="00060258" w:rsidP="007E57E4">
            <w:pPr>
              <w:rPr>
                <w:ins w:id="1624" w:author="David Conklin" w:date="2020-11-10T16:25:00Z"/>
              </w:rPr>
            </w:pPr>
            <w:ins w:id="1625" w:author="David Conklin" w:date="2020-11-10T16:25:00Z">
              <w:r>
                <w:t>grade</w:t>
              </w:r>
            </w:ins>
          </w:p>
        </w:tc>
      </w:tr>
      <w:tr w:rsidR="00060258" w14:paraId="37240E71" w14:textId="6E4432C1" w:rsidTr="0064217D">
        <w:trPr>
          <w:ins w:id="1626" w:author="David Conklin" w:date="2020-11-10T16:24:00Z"/>
        </w:trPr>
        <w:tc>
          <w:tcPr>
            <w:tcW w:w="0" w:type="auto"/>
          </w:tcPr>
          <w:p w14:paraId="70D26B56" w14:textId="7F446609" w:rsidR="00060258" w:rsidRDefault="00060258" w:rsidP="007E57E4">
            <w:pPr>
              <w:rPr>
                <w:ins w:id="1627" w:author="David Conklin" w:date="2020-11-10T16:24:00Z"/>
              </w:rPr>
            </w:pPr>
            <w:ins w:id="1628" w:author="David Conklin" w:date="2020-11-10T16:26:00Z">
              <w:r>
                <w:t>14158790</w:t>
              </w:r>
            </w:ins>
          </w:p>
        </w:tc>
        <w:tc>
          <w:tcPr>
            <w:tcW w:w="0" w:type="auto"/>
          </w:tcPr>
          <w:p w14:paraId="536CB10F" w14:textId="3A12617A" w:rsidR="00060258" w:rsidRDefault="00060258" w:rsidP="007E57E4">
            <w:pPr>
              <w:rPr>
                <w:ins w:id="1629" w:author="David Conklin" w:date="2020-11-10T16:24:00Z"/>
              </w:rPr>
            </w:pPr>
            <w:ins w:id="1630" w:author="David Conklin" w:date="2020-11-10T16:26:00Z">
              <w:r>
                <w:t>23773393</w:t>
              </w:r>
            </w:ins>
          </w:p>
        </w:tc>
        <w:tc>
          <w:tcPr>
            <w:tcW w:w="0" w:type="auto"/>
          </w:tcPr>
          <w:p w14:paraId="0BD17F2B" w14:textId="03F6E0E2" w:rsidR="00060258" w:rsidRDefault="00060258" w:rsidP="007E57E4">
            <w:pPr>
              <w:rPr>
                <w:ins w:id="1631" w:author="David Conklin" w:date="2020-11-10T16:24:00Z"/>
              </w:rPr>
            </w:pPr>
            <w:ins w:id="1632" w:author="David Conklin" w:date="2020-11-10T16:26:00Z">
              <w:r>
                <w:t>SMITH R ABV SMITH R RESV</w:t>
              </w:r>
            </w:ins>
          </w:p>
        </w:tc>
        <w:tc>
          <w:tcPr>
            <w:tcW w:w="0" w:type="auto"/>
          </w:tcPr>
          <w:p w14:paraId="7F084B9D" w14:textId="478D07E6" w:rsidR="00060258" w:rsidRDefault="00060258" w:rsidP="007E57E4">
            <w:pPr>
              <w:rPr>
                <w:ins w:id="1633" w:author="David Conklin" w:date="2020-11-10T16:24:00Z"/>
              </w:rPr>
            </w:pPr>
            <w:ins w:id="1634" w:author="David Conklin" w:date="2020-11-10T16:26:00Z">
              <w:r>
                <w:t>%bias</w:t>
              </w:r>
            </w:ins>
          </w:p>
        </w:tc>
        <w:tc>
          <w:tcPr>
            <w:tcW w:w="0" w:type="auto"/>
          </w:tcPr>
          <w:p w14:paraId="7C49D2AC" w14:textId="0824767B" w:rsidR="00060258" w:rsidRDefault="00060258" w:rsidP="007E57E4">
            <w:pPr>
              <w:rPr>
                <w:ins w:id="1635" w:author="David Conklin" w:date="2020-11-10T16:24:00Z"/>
              </w:rPr>
            </w:pPr>
            <w:ins w:id="1636" w:author="David Conklin" w:date="2020-11-10T16:27:00Z">
              <w:r>
                <w:t>0.3%</w:t>
              </w:r>
            </w:ins>
          </w:p>
        </w:tc>
        <w:tc>
          <w:tcPr>
            <w:tcW w:w="0" w:type="auto"/>
          </w:tcPr>
          <w:p w14:paraId="495C0109" w14:textId="6DBFBB7A" w:rsidR="00060258" w:rsidRDefault="00060258" w:rsidP="007E57E4">
            <w:pPr>
              <w:rPr>
                <w:ins w:id="1637" w:author="David Conklin" w:date="2020-11-10T16:25:00Z"/>
              </w:rPr>
            </w:pPr>
            <w:ins w:id="1638" w:author="David Conklin" w:date="2020-11-10T16:27:00Z">
              <w:r>
                <w:t>VG</w:t>
              </w:r>
            </w:ins>
          </w:p>
        </w:tc>
      </w:tr>
      <w:tr w:rsidR="00060258" w14:paraId="0BEEAF8B" w14:textId="77777777" w:rsidTr="0064217D">
        <w:trPr>
          <w:ins w:id="1639" w:author="David Conklin" w:date="2020-11-10T16:29:00Z"/>
        </w:trPr>
        <w:tc>
          <w:tcPr>
            <w:tcW w:w="0" w:type="auto"/>
          </w:tcPr>
          <w:p w14:paraId="63F2225F" w14:textId="77777777" w:rsidR="00060258" w:rsidRDefault="00060258" w:rsidP="007E57E4">
            <w:pPr>
              <w:rPr>
                <w:ins w:id="1640" w:author="David Conklin" w:date="2020-11-10T16:29:00Z"/>
              </w:rPr>
            </w:pPr>
          </w:p>
        </w:tc>
        <w:tc>
          <w:tcPr>
            <w:tcW w:w="0" w:type="auto"/>
          </w:tcPr>
          <w:p w14:paraId="5B1D869A" w14:textId="77777777" w:rsidR="00060258" w:rsidRDefault="00060258" w:rsidP="007E57E4">
            <w:pPr>
              <w:rPr>
                <w:ins w:id="1641" w:author="David Conklin" w:date="2020-11-10T16:29:00Z"/>
              </w:rPr>
            </w:pPr>
          </w:p>
        </w:tc>
        <w:tc>
          <w:tcPr>
            <w:tcW w:w="0" w:type="auto"/>
          </w:tcPr>
          <w:p w14:paraId="16C1B7F6" w14:textId="77777777" w:rsidR="00060258" w:rsidRDefault="00060258" w:rsidP="007E57E4">
            <w:pPr>
              <w:rPr>
                <w:ins w:id="1642" w:author="David Conklin" w:date="2020-11-10T16:29:00Z"/>
              </w:rPr>
            </w:pPr>
          </w:p>
        </w:tc>
        <w:tc>
          <w:tcPr>
            <w:tcW w:w="0" w:type="auto"/>
          </w:tcPr>
          <w:p w14:paraId="20BB0F11" w14:textId="4B6AF6FB" w:rsidR="00060258" w:rsidRDefault="00060258" w:rsidP="007E57E4">
            <w:pPr>
              <w:rPr>
                <w:ins w:id="1643" w:author="David Conklin" w:date="2020-11-10T16:29:00Z"/>
              </w:rPr>
            </w:pPr>
            <w:ins w:id="1644" w:author="David Conklin" w:date="2020-11-10T16:29:00Z">
              <w:r>
                <w:t>NSE</w:t>
              </w:r>
            </w:ins>
          </w:p>
        </w:tc>
        <w:tc>
          <w:tcPr>
            <w:tcW w:w="0" w:type="auto"/>
          </w:tcPr>
          <w:p w14:paraId="433DC994" w14:textId="5B7921B1" w:rsidR="00060258" w:rsidRDefault="00060258" w:rsidP="007E57E4">
            <w:pPr>
              <w:rPr>
                <w:ins w:id="1645" w:author="David Conklin" w:date="2020-11-10T16:29:00Z"/>
              </w:rPr>
            </w:pPr>
            <w:ins w:id="1646" w:author="David Conklin" w:date="2020-11-10T16:29:00Z">
              <w:r>
                <w:t>0.69</w:t>
              </w:r>
            </w:ins>
          </w:p>
        </w:tc>
        <w:tc>
          <w:tcPr>
            <w:tcW w:w="0" w:type="auto"/>
          </w:tcPr>
          <w:p w14:paraId="346B1AC4" w14:textId="510E7A36" w:rsidR="00060258" w:rsidRDefault="00060258" w:rsidP="007E57E4">
            <w:pPr>
              <w:rPr>
                <w:ins w:id="1647" w:author="David Conklin" w:date="2020-11-10T16:29:00Z"/>
              </w:rPr>
            </w:pPr>
            <w:ins w:id="1648" w:author="David Conklin" w:date="2020-11-10T16:29:00Z">
              <w:r>
                <w:t>S</w:t>
              </w:r>
            </w:ins>
          </w:p>
        </w:tc>
      </w:tr>
      <w:tr w:rsidR="00060258" w14:paraId="62F4789A" w14:textId="77777777" w:rsidTr="0064217D">
        <w:trPr>
          <w:ins w:id="1649" w:author="David Conklin" w:date="2020-11-10T16:29:00Z"/>
        </w:trPr>
        <w:tc>
          <w:tcPr>
            <w:tcW w:w="0" w:type="auto"/>
          </w:tcPr>
          <w:p w14:paraId="527ECE4E" w14:textId="77777777" w:rsidR="00060258" w:rsidRDefault="00060258" w:rsidP="007E57E4">
            <w:pPr>
              <w:rPr>
                <w:ins w:id="1650" w:author="David Conklin" w:date="2020-11-10T16:29:00Z"/>
              </w:rPr>
            </w:pPr>
          </w:p>
        </w:tc>
        <w:tc>
          <w:tcPr>
            <w:tcW w:w="0" w:type="auto"/>
          </w:tcPr>
          <w:p w14:paraId="65BD7381" w14:textId="77777777" w:rsidR="00060258" w:rsidRDefault="00060258" w:rsidP="007E57E4">
            <w:pPr>
              <w:rPr>
                <w:ins w:id="1651" w:author="David Conklin" w:date="2020-11-10T16:29:00Z"/>
              </w:rPr>
            </w:pPr>
          </w:p>
        </w:tc>
        <w:tc>
          <w:tcPr>
            <w:tcW w:w="0" w:type="auto"/>
          </w:tcPr>
          <w:p w14:paraId="30050EA8" w14:textId="77777777" w:rsidR="00060258" w:rsidRDefault="00060258" w:rsidP="007E57E4">
            <w:pPr>
              <w:rPr>
                <w:ins w:id="1652" w:author="David Conklin" w:date="2020-11-10T16:29:00Z"/>
              </w:rPr>
            </w:pPr>
          </w:p>
        </w:tc>
        <w:tc>
          <w:tcPr>
            <w:tcW w:w="0" w:type="auto"/>
          </w:tcPr>
          <w:p w14:paraId="4D1000FF" w14:textId="188EBBFB" w:rsidR="00060258" w:rsidRDefault="00060258" w:rsidP="007E57E4">
            <w:pPr>
              <w:rPr>
                <w:ins w:id="1653" w:author="David Conklin" w:date="2020-11-10T16:29:00Z"/>
              </w:rPr>
            </w:pPr>
            <w:ins w:id="1654" w:author="David Conklin" w:date="2020-11-10T16:29:00Z">
              <w:r>
                <w:t>RSR</w:t>
              </w:r>
            </w:ins>
          </w:p>
        </w:tc>
        <w:tc>
          <w:tcPr>
            <w:tcW w:w="0" w:type="auto"/>
          </w:tcPr>
          <w:p w14:paraId="7A0318CA" w14:textId="24F39E4C" w:rsidR="00060258" w:rsidRDefault="00060258" w:rsidP="007E57E4">
            <w:pPr>
              <w:rPr>
                <w:ins w:id="1655" w:author="David Conklin" w:date="2020-11-10T16:29:00Z"/>
              </w:rPr>
            </w:pPr>
            <w:ins w:id="1656" w:author="David Conklin" w:date="2020-11-10T16:29:00Z">
              <w:r>
                <w:t>0</w:t>
              </w:r>
            </w:ins>
            <w:ins w:id="1657" w:author="David Conklin" w:date="2020-11-10T16:30:00Z">
              <w:r>
                <w:t>.55</w:t>
              </w:r>
            </w:ins>
          </w:p>
        </w:tc>
        <w:tc>
          <w:tcPr>
            <w:tcW w:w="0" w:type="auto"/>
          </w:tcPr>
          <w:p w14:paraId="63DAFBA3" w14:textId="310C96A3" w:rsidR="00060258" w:rsidRDefault="00060258" w:rsidP="007E57E4">
            <w:pPr>
              <w:rPr>
                <w:ins w:id="1658" w:author="David Conklin" w:date="2020-11-10T16:29:00Z"/>
              </w:rPr>
            </w:pPr>
            <w:ins w:id="1659" w:author="David Conklin" w:date="2020-11-10T16:30:00Z">
              <w:r>
                <w:t>G</w:t>
              </w:r>
            </w:ins>
          </w:p>
        </w:tc>
      </w:tr>
      <w:tr w:rsidR="00060258" w14:paraId="1992545C" w14:textId="77777777" w:rsidTr="0064217D">
        <w:trPr>
          <w:ins w:id="1660" w:author="David Conklin" w:date="2020-11-10T16:29:00Z"/>
        </w:trPr>
        <w:tc>
          <w:tcPr>
            <w:tcW w:w="0" w:type="auto"/>
          </w:tcPr>
          <w:p w14:paraId="5D3E4791" w14:textId="77777777" w:rsidR="00060258" w:rsidRDefault="00060258" w:rsidP="007E57E4">
            <w:pPr>
              <w:rPr>
                <w:ins w:id="1661" w:author="David Conklin" w:date="2020-11-10T16:29:00Z"/>
              </w:rPr>
            </w:pPr>
          </w:p>
        </w:tc>
        <w:tc>
          <w:tcPr>
            <w:tcW w:w="0" w:type="auto"/>
          </w:tcPr>
          <w:p w14:paraId="394C7505" w14:textId="77777777" w:rsidR="00060258" w:rsidRDefault="00060258" w:rsidP="007E57E4">
            <w:pPr>
              <w:rPr>
                <w:ins w:id="1662" w:author="David Conklin" w:date="2020-11-10T16:29:00Z"/>
              </w:rPr>
            </w:pPr>
          </w:p>
        </w:tc>
        <w:tc>
          <w:tcPr>
            <w:tcW w:w="0" w:type="auto"/>
          </w:tcPr>
          <w:p w14:paraId="45321782" w14:textId="77777777" w:rsidR="00060258" w:rsidRDefault="00060258" w:rsidP="007E57E4">
            <w:pPr>
              <w:rPr>
                <w:ins w:id="1663" w:author="David Conklin" w:date="2020-11-10T16:29:00Z"/>
              </w:rPr>
            </w:pPr>
          </w:p>
        </w:tc>
        <w:tc>
          <w:tcPr>
            <w:tcW w:w="0" w:type="auto"/>
          </w:tcPr>
          <w:p w14:paraId="2DBCB623" w14:textId="36310DDD" w:rsidR="00060258" w:rsidRDefault="00060258" w:rsidP="007E57E4">
            <w:pPr>
              <w:rPr>
                <w:ins w:id="1664" w:author="David Conklin" w:date="2020-11-10T16:29:00Z"/>
              </w:rPr>
            </w:pPr>
            <w:ins w:id="1665" w:author="David Conklin" w:date="2020-11-10T16:30:00Z">
              <w:r>
                <w:t>R2</w:t>
              </w:r>
            </w:ins>
          </w:p>
        </w:tc>
        <w:tc>
          <w:tcPr>
            <w:tcW w:w="0" w:type="auto"/>
          </w:tcPr>
          <w:p w14:paraId="3BA4235F" w14:textId="12BF1411" w:rsidR="00060258" w:rsidRDefault="00060258" w:rsidP="007E57E4">
            <w:pPr>
              <w:rPr>
                <w:ins w:id="1666" w:author="David Conklin" w:date="2020-11-10T16:29:00Z"/>
              </w:rPr>
            </w:pPr>
            <w:ins w:id="1667" w:author="David Conklin" w:date="2020-11-10T16:30:00Z">
              <w:r>
                <w:t>0.72</w:t>
              </w:r>
            </w:ins>
          </w:p>
        </w:tc>
        <w:tc>
          <w:tcPr>
            <w:tcW w:w="0" w:type="auto"/>
          </w:tcPr>
          <w:p w14:paraId="22EDD85E" w14:textId="4242AA51" w:rsidR="00060258" w:rsidRDefault="00060258" w:rsidP="007E57E4">
            <w:pPr>
              <w:rPr>
                <w:ins w:id="1668" w:author="David Conklin" w:date="2020-11-10T16:29:00Z"/>
              </w:rPr>
            </w:pPr>
            <w:ins w:id="1669" w:author="David Conklin" w:date="2020-11-10T16:30:00Z">
              <w:r>
                <w:t>S</w:t>
              </w:r>
            </w:ins>
          </w:p>
        </w:tc>
      </w:tr>
      <w:tr w:rsidR="00060258" w14:paraId="69A75C30" w14:textId="77777777" w:rsidTr="0064217D">
        <w:trPr>
          <w:ins w:id="1670" w:author="David Conklin" w:date="2020-11-10T16:27:00Z"/>
        </w:trPr>
        <w:tc>
          <w:tcPr>
            <w:tcW w:w="0" w:type="auto"/>
          </w:tcPr>
          <w:p w14:paraId="7BCD742A" w14:textId="67B318AB" w:rsidR="00060258" w:rsidRDefault="00060258" w:rsidP="007E57E4">
            <w:pPr>
              <w:rPr>
                <w:ins w:id="1671" w:author="David Conklin" w:date="2020-11-10T16:27:00Z"/>
              </w:rPr>
            </w:pPr>
            <w:ins w:id="1672" w:author="David Conklin" w:date="2020-11-10T16:27:00Z">
              <w:r>
                <w:t>14159200</w:t>
              </w:r>
            </w:ins>
          </w:p>
        </w:tc>
        <w:tc>
          <w:tcPr>
            <w:tcW w:w="0" w:type="auto"/>
          </w:tcPr>
          <w:p w14:paraId="13EE69B2" w14:textId="674EE933" w:rsidR="00060258" w:rsidRDefault="00060258" w:rsidP="007E57E4">
            <w:pPr>
              <w:rPr>
                <w:ins w:id="1673" w:author="David Conklin" w:date="2020-11-10T16:27:00Z"/>
              </w:rPr>
            </w:pPr>
            <w:ins w:id="1674" w:author="David Conklin" w:date="2020-11-10T16:27:00Z">
              <w:r>
                <w:t>23773037</w:t>
              </w:r>
            </w:ins>
          </w:p>
        </w:tc>
        <w:tc>
          <w:tcPr>
            <w:tcW w:w="0" w:type="auto"/>
          </w:tcPr>
          <w:p w14:paraId="3C597DA6" w14:textId="2CFE59C8" w:rsidR="00060258" w:rsidRDefault="00060258" w:rsidP="007E57E4">
            <w:pPr>
              <w:rPr>
                <w:ins w:id="1675" w:author="David Conklin" w:date="2020-11-10T16:27:00Z"/>
              </w:rPr>
            </w:pPr>
            <w:ins w:id="1676" w:author="David Conklin" w:date="2020-11-10T16:28:00Z">
              <w:r>
                <w:t>SO FORK MCKENZIE ABV COUGAR</w:t>
              </w:r>
            </w:ins>
          </w:p>
        </w:tc>
        <w:tc>
          <w:tcPr>
            <w:tcW w:w="0" w:type="auto"/>
          </w:tcPr>
          <w:p w14:paraId="503614AF" w14:textId="3A28EB6E" w:rsidR="00060258" w:rsidRDefault="00060258" w:rsidP="007E57E4">
            <w:pPr>
              <w:rPr>
                <w:ins w:id="1677" w:author="David Conklin" w:date="2020-11-10T16:27:00Z"/>
              </w:rPr>
            </w:pPr>
            <w:ins w:id="1678" w:author="David Conklin" w:date="2020-11-10T16:28:00Z">
              <w:r>
                <w:t>%bias</w:t>
              </w:r>
            </w:ins>
          </w:p>
        </w:tc>
        <w:tc>
          <w:tcPr>
            <w:tcW w:w="0" w:type="auto"/>
          </w:tcPr>
          <w:p w14:paraId="45C44D13" w14:textId="01DD94EB" w:rsidR="00060258" w:rsidRDefault="00060258" w:rsidP="007E57E4">
            <w:pPr>
              <w:rPr>
                <w:ins w:id="1679" w:author="David Conklin" w:date="2020-11-10T16:27:00Z"/>
              </w:rPr>
            </w:pPr>
            <w:ins w:id="1680" w:author="David Conklin" w:date="2020-11-10T16:28:00Z">
              <w:r>
                <w:t>0.1%</w:t>
              </w:r>
            </w:ins>
          </w:p>
        </w:tc>
        <w:tc>
          <w:tcPr>
            <w:tcW w:w="0" w:type="auto"/>
          </w:tcPr>
          <w:p w14:paraId="16CDA108" w14:textId="0F9D42E2" w:rsidR="00060258" w:rsidRDefault="00060258" w:rsidP="007E57E4">
            <w:pPr>
              <w:rPr>
                <w:ins w:id="1681" w:author="David Conklin" w:date="2020-11-10T16:27:00Z"/>
              </w:rPr>
            </w:pPr>
            <w:ins w:id="1682" w:author="David Conklin" w:date="2020-11-10T16:28:00Z">
              <w:r>
                <w:t>VG</w:t>
              </w:r>
            </w:ins>
          </w:p>
        </w:tc>
      </w:tr>
      <w:tr w:rsidR="00060258" w14:paraId="68225F87" w14:textId="77777777" w:rsidTr="0064217D">
        <w:trPr>
          <w:ins w:id="1683" w:author="David Conklin" w:date="2020-11-10T16:30:00Z"/>
        </w:trPr>
        <w:tc>
          <w:tcPr>
            <w:tcW w:w="0" w:type="auto"/>
          </w:tcPr>
          <w:p w14:paraId="6F51DD6D" w14:textId="77777777" w:rsidR="00060258" w:rsidRDefault="00060258" w:rsidP="00060258">
            <w:pPr>
              <w:rPr>
                <w:ins w:id="1684" w:author="David Conklin" w:date="2020-11-10T16:30:00Z"/>
              </w:rPr>
            </w:pPr>
          </w:p>
        </w:tc>
        <w:tc>
          <w:tcPr>
            <w:tcW w:w="0" w:type="auto"/>
          </w:tcPr>
          <w:p w14:paraId="32A88EFE" w14:textId="77777777" w:rsidR="00060258" w:rsidRDefault="00060258" w:rsidP="00060258">
            <w:pPr>
              <w:rPr>
                <w:ins w:id="1685" w:author="David Conklin" w:date="2020-11-10T16:30:00Z"/>
              </w:rPr>
            </w:pPr>
          </w:p>
        </w:tc>
        <w:tc>
          <w:tcPr>
            <w:tcW w:w="0" w:type="auto"/>
          </w:tcPr>
          <w:p w14:paraId="07826B70" w14:textId="77777777" w:rsidR="00060258" w:rsidRDefault="00060258" w:rsidP="00060258">
            <w:pPr>
              <w:rPr>
                <w:ins w:id="1686" w:author="David Conklin" w:date="2020-11-10T16:30:00Z"/>
              </w:rPr>
            </w:pPr>
          </w:p>
        </w:tc>
        <w:tc>
          <w:tcPr>
            <w:tcW w:w="0" w:type="auto"/>
          </w:tcPr>
          <w:p w14:paraId="31604DE7" w14:textId="11879B2C" w:rsidR="00060258" w:rsidRDefault="00060258" w:rsidP="00060258">
            <w:pPr>
              <w:rPr>
                <w:ins w:id="1687" w:author="David Conklin" w:date="2020-11-10T16:30:00Z"/>
              </w:rPr>
            </w:pPr>
            <w:ins w:id="1688" w:author="David Conklin" w:date="2020-11-10T16:31:00Z">
              <w:r>
                <w:t>NSE</w:t>
              </w:r>
            </w:ins>
          </w:p>
        </w:tc>
        <w:tc>
          <w:tcPr>
            <w:tcW w:w="0" w:type="auto"/>
          </w:tcPr>
          <w:p w14:paraId="569962D2" w14:textId="5FDEDA3E" w:rsidR="00060258" w:rsidRDefault="00060258" w:rsidP="00060258">
            <w:pPr>
              <w:rPr>
                <w:ins w:id="1689" w:author="David Conklin" w:date="2020-11-10T16:30:00Z"/>
              </w:rPr>
            </w:pPr>
            <w:ins w:id="1690" w:author="David Conklin" w:date="2020-11-10T16:31:00Z">
              <w:r>
                <w:t>0.81</w:t>
              </w:r>
            </w:ins>
          </w:p>
        </w:tc>
        <w:tc>
          <w:tcPr>
            <w:tcW w:w="0" w:type="auto"/>
          </w:tcPr>
          <w:p w14:paraId="5570EC34" w14:textId="0CA09078" w:rsidR="00060258" w:rsidRDefault="00060258" w:rsidP="00060258">
            <w:pPr>
              <w:rPr>
                <w:ins w:id="1691" w:author="David Conklin" w:date="2020-11-10T16:30:00Z"/>
              </w:rPr>
            </w:pPr>
            <w:ins w:id="1692" w:author="David Conklin" w:date="2020-11-10T16:31:00Z">
              <w:r>
                <w:t>VG</w:t>
              </w:r>
            </w:ins>
          </w:p>
        </w:tc>
      </w:tr>
      <w:tr w:rsidR="00060258" w14:paraId="40017D2F" w14:textId="77777777" w:rsidTr="0064217D">
        <w:trPr>
          <w:ins w:id="1693" w:author="David Conklin" w:date="2020-11-10T16:30:00Z"/>
        </w:trPr>
        <w:tc>
          <w:tcPr>
            <w:tcW w:w="0" w:type="auto"/>
          </w:tcPr>
          <w:p w14:paraId="6BAC1F1B" w14:textId="77777777" w:rsidR="00060258" w:rsidRDefault="00060258" w:rsidP="00060258">
            <w:pPr>
              <w:rPr>
                <w:ins w:id="1694" w:author="David Conklin" w:date="2020-11-10T16:30:00Z"/>
              </w:rPr>
            </w:pPr>
          </w:p>
        </w:tc>
        <w:tc>
          <w:tcPr>
            <w:tcW w:w="0" w:type="auto"/>
          </w:tcPr>
          <w:p w14:paraId="45324F63" w14:textId="77777777" w:rsidR="00060258" w:rsidRDefault="00060258" w:rsidP="00060258">
            <w:pPr>
              <w:rPr>
                <w:ins w:id="1695" w:author="David Conklin" w:date="2020-11-10T16:30:00Z"/>
              </w:rPr>
            </w:pPr>
          </w:p>
        </w:tc>
        <w:tc>
          <w:tcPr>
            <w:tcW w:w="0" w:type="auto"/>
          </w:tcPr>
          <w:p w14:paraId="361C571E" w14:textId="77777777" w:rsidR="00060258" w:rsidRDefault="00060258" w:rsidP="00060258">
            <w:pPr>
              <w:rPr>
                <w:ins w:id="1696" w:author="David Conklin" w:date="2020-11-10T16:30:00Z"/>
              </w:rPr>
            </w:pPr>
          </w:p>
        </w:tc>
        <w:tc>
          <w:tcPr>
            <w:tcW w:w="0" w:type="auto"/>
          </w:tcPr>
          <w:p w14:paraId="7846DEAE" w14:textId="6DCB5DC1" w:rsidR="00060258" w:rsidRDefault="00060258" w:rsidP="00060258">
            <w:pPr>
              <w:rPr>
                <w:ins w:id="1697" w:author="David Conklin" w:date="2020-11-10T16:30:00Z"/>
              </w:rPr>
            </w:pPr>
            <w:ins w:id="1698" w:author="David Conklin" w:date="2020-11-10T16:31:00Z">
              <w:r>
                <w:t>RSR</w:t>
              </w:r>
            </w:ins>
          </w:p>
        </w:tc>
        <w:tc>
          <w:tcPr>
            <w:tcW w:w="0" w:type="auto"/>
          </w:tcPr>
          <w:p w14:paraId="51D9AFAC" w14:textId="727A2F7C" w:rsidR="00060258" w:rsidRDefault="00060258" w:rsidP="00060258">
            <w:pPr>
              <w:rPr>
                <w:ins w:id="1699" w:author="David Conklin" w:date="2020-11-10T16:30:00Z"/>
              </w:rPr>
            </w:pPr>
            <w:ins w:id="1700" w:author="David Conklin" w:date="2020-11-10T16:31:00Z">
              <w:r>
                <w:t>0.44</w:t>
              </w:r>
            </w:ins>
          </w:p>
        </w:tc>
        <w:tc>
          <w:tcPr>
            <w:tcW w:w="0" w:type="auto"/>
          </w:tcPr>
          <w:p w14:paraId="27353A12" w14:textId="494110F6" w:rsidR="00060258" w:rsidRDefault="00060258" w:rsidP="00060258">
            <w:pPr>
              <w:rPr>
                <w:ins w:id="1701" w:author="David Conklin" w:date="2020-11-10T16:30:00Z"/>
              </w:rPr>
            </w:pPr>
            <w:ins w:id="1702" w:author="David Conklin" w:date="2020-11-10T16:32:00Z">
              <w:r>
                <w:t>VG</w:t>
              </w:r>
            </w:ins>
          </w:p>
        </w:tc>
      </w:tr>
      <w:tr w:rsidR="00060258" w14:paraId="2906E1B2" w14:textId="77777777" w:rsidTr="0064217D">
        <w:trPr>
          <w:ins w:id="1703" w:author="David Conklin" w:date="2020-11-10T16:30:00Z"/>
        </w:trPr>
        <w:tc>
          <w:tcPr>
            <w:tcW w:w="0" w:type="auto"/>
          </w:tcPr>
          <w:p w14:paraId="3CC44AF3" w14:textId="77777777" w:rsidR="00060258" w:rsidRDefault="00060258" w:rsidP="00060258">
            <w:pPr>
              <w:rPr>
                <w:ins w:id="1704" w:author="David Conklin" w:date="2020-11-10T16:30:00Z"/>
              </w:rPr>
            </w:pPr>
          </w:p>
        </w:tc>
        <w:tc>
          <w:tcPr>
            <w:tcW w:w="0" w:type="auto"/>
          </w:tcPr>
          <w:p w14:paraId="517C115C" w14:textId="77777777" w:rsidR="00060258" w:rsidRDefault="00060258" w:rsidP="00060258">
            <w:pPr>
              <w:rPr>
                <w:ins w:id="1705" w:author="David Conklin" w:date="2020-11-10T16:30:00Z"/>
              </w:rPr>
            </w:pPr>
          </w:p>
        </w:tc>
        <w:tc>
          <w:tcPr>
            <w:tcW w:w="0" w:type="auto"/>
          </w:tcPr>
          <w:p w14:paraId="1FB2E265" w14:textId="77777777" w:rsidR="00060258" w:rsidRDefault="00060258" w:rsidP="00060258">
            <w:pPr>
              <w:rPr>
                <w:ins w:id="1706" w:author="David Conklin" w:date="2020-11-10T16:30:00Z"/>
              </w:rPr>
            </w:pPr>
          </w:p>
        </w:tc>
        <w:tc>
          <w:tcPr>
            <w:tcW w:w="0" w:type="auto"/>
          </w:tcPr>
          <w:p w14:paraId="2CA40CB7" w14:textId="26439674" w:rsidR="00060258" w:rsidRDefault="00060258" w:rsidP="00060258">
            <w:pPr>
              <w:rPr>
                <w:ins w:id="1707" w:author="David Conklin" w:date="2020-11-10T16:30:00Z"/>
              </w:rPr>
            </w:pPr>
            <w:ins w:id="1708" w:author="David Conklin" w:date="2020-11-10T16:31:00Z">
              <w:r>
                <w:t>R2</w:t>
              </w:r>
            </w:ins>
          </w:p>
        </w:tc>
        <w:tc>
          <w:tcPr>
            <w:tcW w:w="0" w:type="auto"/>
          </w:tcPr>
          <w:p w14:paraId="2C88A205" w14:textId="062C8D08" w:rsidR="00060258" w:rsidRDefault="00060258" w:rsidP="00060258">
            <w:pPr>
              <w:rPr>
                <w:ins w:id="1709" w:author="David Conklin" w:date="2020-11-10T16:30:00Z"/>
              </w:rPr>
            </w:pPr>
            <w:ins w:id="1710" w:author="David Conklin" w:date="2020-11-10T16:31:00Z">
              <w:r>
                <w:t>0.</w:t>
              </w:r>
            </w:ins>
            <w:ins w:id="1711" w:author="David Conklin" w:date="2020-11-10T16:32:00Z">
              <w:r>
                <w:t>81</w:t>
              </w:r>
            </w:ins>
          </w:p>
        </w:tc>
        <w:tc>
          <w:tcPr>
            <w:tcW w:w="0" w:type="auto"/>
          </w:tcPr>
          <w:p w14:paraId="10BC75FB" w14:textId="6FE11E73" w:rsidR="00060258" w:rsidRDefault="00060258" w:rsidP="00060258">
            <w:pPr>
              <w:rPr>
                <w:ins w:id="1712" w:author="David Conklin" w:date="2020-11-10T16:30:00Z"/>
              </w:rPr>
            </w:pPr>
            <w:ins w:id="1713" w:author="David Conklin" w:date="2020-11-10T16:32:00Z">
              <w:r>
                <w:t>G</w:t>
              </w:r>
            </w:ins>
          </w:p>
        </w:tc>
      </w:tr>
      <w:tr w:rsidR="00060258" w14:paraId="5B17203C" w14:textId="77777777" w:rsidTr="0064217D">
        <w:trPr>
          <w:ins w:id="1714" w:author="David Conklin" w:date="2020-11-10T16:32:00Z"/>
        </w:trPr>
        <w:tc>
          <w:tcPr>
            <w:tcW w:w="0" w:type="auto"/>
          </w:tcPr>
          <w:p w14:paraId="52CDCE84" w14:textId="6A222AC6" w:rsidR="00060258" w:rsidRDefault="00060258" w:rsidP="00060258">
            <w:pPr>
              <w:rPr>
                <w:ins w:id="1715" w:author="David Conklin" w:date="2020-11-10T16:32:00Z"/>
              </w:rPr>
            </w:pPr>
            <w:ins w:id="1716" w:author="David Conklin" w:date="2020-11-10T16:32:00Z">
              <w:r>
                <w:t>14161500</w:t>
              </w:r>
            </w:ins>
          </w:p>
        </w:tc>
        <w:tc>
          <w:tcPr>
            <w:tcW w:w="0" w:type="auto"/>
          </w:tcPr>
          <w:p w14:paraId="3C78868E" w14:textId="3D07CA58" w:rsidR="00060258" w:rsidRDefault="00060258" w:rsidP="00060258">
            <w:pPr>
              <w:rPr>
                <w:ins w:id="1717" w:author="David Conklin" w:date="2020-11-10T16:32:00Z"/>
              </w:rPr>
            </w:pPr>
            <w:ins w:id="1718" w:author="David Conklin" w:date="2020-11-10T16:32:00Z">
              <w:r>
                <w:t>237734</w:t>
              </w:r>
            </w:ins>
            <w:ins w:id="1719" w:author="David Conklin" w:date="2020-11-10T16:33:00Z">
              <w:r>
                <w:t>11</w:t>
              </w:r>
            </w:ins>
          </w:p>
        </w:tc>
        <w:tc>
          <w:tcPr>
            <w:tcW w:w="0" w:type="auto"/>
          </w:tcPr>
          <w:p w14:paraId="76CEBEF0" w14:textId="4F8A4444" w:rsidR="00060258" w:rsidRDefault="00060258" w:rsidP="00060258">
            <w:pPr>
              <w:rPr>
                <w:ins w:id="1720" w:author="David Conklin" w:date="2020-11-10T16:32:00Z"/>
              </w:rPr>
            </w:pPr>
            <w:ins w:id="1721" w:author="David Conklin" w:date="2020-11-10T16:33:00Z">
              <w:r>
                <w:t>LOOKOUT CREEK NEAR BLUE RIVER</w:t>
              </w:r>
            </w:ins>
          </w:p>
        </w:tc>
        <w:tc>
          <w:tcPr>
            <w:tcW w:w="0" w:type="auto"/>
          </w:tcPr>
          <w:p w14:paraId="747FF6B8" w14:textId="58CFA040" w:rsidR="00060258" w:rsidRDefault="00060258" w:rsidP="00060258">
            <w:pPr>
              <w:rPr>
                <w:ins w:id="1722" w:author="David Conklin" w:date="2020-11-10T16:32:00Z"/>
              </w:rPr>
            </w:pPr>
            <w:ins w:id="1723" w:author="David Conklin" w:date="2020-11-10T16:33:00Z">
              <w:r>
                <w:t>%bias</w:t>
              </w:r>
            </w:ins>
          </w:p>
        </w:tc>
        <w:tc>
          <w:tcPr>
            <w:tcW w:w="0" w:type="auto"/>
          </w:tcPr>
          <w:p w14:paraId="6C28E2A8" w14:textId="305FE3E5" w:rsidR="00060258" w:rsidRDefault="00060258" w:rsidP="00060258">
            <w:pPr>
              <w:rPr>
                <w:ins w:id="1724" w:author="David Conklin" w:date="2020-11-10T16:32:00Z"/>
              </w:rPr>
            </w:pPr>
            <w:ins w:id="1725" w:author="David Conklin" w:date="2020-11-10T16:33:00Z">
              <w:r>
                <w:t>0.</w:t>
              </w:r>
              <w:r w:rsidR="002822A5">
                <w:t>2</w:t>
              </w:r>
              <w:r>
                <w:t>%</w:t>
              </w:r>
            </w:ins>
          </w:p>
        </w:tc>
        <w:tc>
          <w:tcPr>
            <w:tcW w:w="0" w:type="auto"/>
          </w:tcPr>
          <w:p w14:paraId="778C43EF" w14:textId="2ABD558E" w:rsidR="00060258" w:rsidRDefault="00060258" w:rsidP="00060258">
            <w:pPr>
              <w:rPr>
                <w:ins w:id="1726" w:author="David Conklin" w:date="2020-11-10T16:32:00Z"/>
              </w:rPr>
            </w:pPr>
            <w:ins w:id="1727" w:author="David Conklin" w:date="2020-11-10T16:33:00Z">
              <w:r>
                <w:t>VG</w:t>
              </w:r>
            </w:ins>
          </w:p>
        </w:tc>
      </w:tr>
      <w:tr w:rsidR="00060258" w14:paraId="61A2A3FD" w14:textId="77777777" w:rsidTr="0064217D">
        <w:trPr>
          <w:ins w:id="1728" w:author="David Conklin" w:date="2020-11-10T16:32:00Z"/>
        </w:trPr>
        <w:tc>
          <w:tcPr>
            <w:tcW w:w="0" w:type="auto"/>
          </w:tcPr>
          <w:p w14:paraId="2206AA40" w14:textId="77777777" w:rsidR="00060258" w:rsidRDefault="00060258" w:rsidP="00060258">
            <w:pPr>
              <w:rPr>
                <w:ins w:id="1729" w:author="David Conklin" w:date="2020-11-10T16:32:00Z"/>
              </w:rPr>
            </w:pPr>
          </w:p>
        </w:tc>
        <w:tc>
          <w:tcPr>
            <w:tcW w:w="0" w:type="auto"/>
          </w:tcPr>
          <w:p w14:paraId="74BE1138" w14:textId="77777777" w:rsidR="00060258" w:rsidRDefault="00060258" w:rsidP="00060258">
            <w:pPr>
              <w:rPr>
                <w:ins w:id="1730" w:author="David Conklin" w:date="2020-11-10T16:32:00Z"/>
              </w:rPr>
            </w:pPr>
          </w:p>
        </w:tc>
        <w:tc>
          <w:tcPr>
            <w:tcW w:w="0" w:type="auto"/>
          </w:tcPr>
          <w:p w14:paraId="3AA7857C" w14:textId="77777777" w:rsidR="00060258" w:rsidRDefault="00060258" w:rsidP="00060258">
            <w:pPr>
              <w:rPr>
                <w:ins w:id="1731" w:author="David Conklin" w:date="2020-11-10T16:32:00Z"/>
              </w:rPr>
            </w:pPr>
          </w:p>
        </w:tc>
        <w:tc>
          <w:tcPr>
            <w:tcW w:w="0" w:type="auto"/>
          </w:tcPr>
          <w:p w14:paraId="47B8AE81" w14:textId="3C87F8C2" w:rsidR="00060258" w:rsidRDefault="00060258" w:rsidP="00060258">
            <w:pPr>
              <w:rPr>
                <w:ins w:id="1732" w:author="David Conklin" w:date="2020-11-10T16:32:00Z"/>
              </w:rPr>
            </w:pPr>
            <w:ins w:id="1733" w:author="David Conklin" w:date="2020-11-10T16:33:00Z">
              <w:r>
                <w:t>NSE</w:t>
              </w:r>
            </w:ins>
          </w:p>
        </w:tc>
        <w:tc>
          <w:tcPr>
            <w:tcW w:w="0" w:type="auto"/>
          </w:tcPr>
          <w:p w14:paraId="130B5725" w14:textId="65347D2A" w:rsidR="00060258" w:rsidRDefault="00060258" w:rsidP="00060258">
            <w:pPr>
              <w:rPr>
                <w:ins w:id="1734" w:author="David Conklin" w:date="2020-11-10T16:32:00Z"/>
              </w:rPr>
            </w:pPr>
            <w:ins w:id="1735" w:author="David Conklin" w:date="2020-11-10T16:33:00Z">
              <w:r>
                <w:t>0.</w:t>
              </w:r>
              <w:r w:rsidR="002822A5">
                <w:t>84</w:t>
              </w:r>
            </w:ins>
          </w:p>
        </w:tc>
        <w:tc>
          <w:tcPr>
            <w:tcW w:w="0" w:type="auto"/>
          </w:tcPr>
          <w:p w14:paraId="351AD679" w14:textId="25409190" w:rsidR="00060258" w:rsidRDefault="00060258" w:rsidP="00060258">
            <w:pPr>
              <w:rPr>
                <w:ins w:id="1736" w:author="David Conklin" w:date="2020-11-10T16:32:00Z"/>
              </w:rPr>
            </w:pPr>
            <w:ins w:id="1737" w:author="David Conklin" w:date="2020-11-10T16:33:00Z">
              <w:r>
                <w:t>VG</w:t>
              </w:r>
            </w:ins>
          </w:p>
        </w:tc>
      </w:tr>
      <w:tr w:rsidR="00060258" w14:paraId="31EEDF98" w14:textId="77777777" w:rsidTr="0064217D">
        <w:trPr>
          <w:ins w:id="1738" w:author="David Conklin" w:date="2020-11-10T16:32:00Z"/>
        </w:trPr>
        <w:tc>
          <w:tcPr>
            <w:tcW w:w="0" w:type="auto"/>
          </w:tcPr>
          <w:p w14:paraId="123FB524" w14:textId="77777777" w:rsidR="00060258" w:rsidRDefault="00060258" w:rsidP="00060258">
            <w:pPr>
              <w:rPr>
                <w:ins w:id="1739" w:author="David Conklin" w:date="2020-11-10T16:32:00Z"/>
              </w:rPr>
            </w:pPr>
          </w:p>
        </w:tc>
        <w:tc>
          <w:tcPr>
            <w:tcW w:w="0" w:type="auto"/>
          </w:tcPr>
          <w:p w14:paraId="3114DB0E" w14:textId="77777777" w:rsidR="00060258" w:rsidRDefault="00060258" w:rsidP="00060258">
            <w:pPr>
              <w:rPr>
                <w:ins w:id="1740" w:author="David Conklin" w:date="2020-11-10T16:32:00Z"/>
              </w:rPr>
            </w:pPr>
          </w:p>
        </w:tc>
        <w:tc>
          <w:tcPr>
            <w:tcW w:w="0" w:type="auto"/>
          </w:tcPr>
          <w:p w14:paraId="08246BAD" w14:textId="77777777" w:rsidR="00060258" w:rsidRDefault="00060258" w:rsidP="00060258">
            <w:pPr>
              <w:rPr>
                <w:ins w:id="1741" w:author="David Conklin" w:date="2020-11-10T16:32:00Z"/>
              </w:rPr>
            </w:pPr>
          </w:p>
        </w:tc>
        <w:tc>
          <w:tcPr>
            <w:tcW w:w="0" w:type="auto"/>
          </w:tcPr>
          <w:p w14:paraId="7843792D" w14:textId="391D0593" w:rsidR="00060258" w:rsidRDefault="00060258" w:rsidP="00060258">
            <w:pPr>
              <w:rPr>
                <w:ins w:id="1742" w:author="David Conklin" w:date="2020-11-10T16:32:00Z"/>
              </w:rPr>
            </w:pPr>
            <w:ins w:id="1743" w:author="David Conklin" w:date="2020-11-10T16:33:00Z">
              <w:r>
                <w:t>RSR</w:t>
              </w:r>
            </w:ins>
          </w:p>
        </w:tc>
        <w:tc>
          <w:tcPr>
            <w:tcW w:w="0" w:type="auto"/>
          </w:tcPr>
          <w:p w14:paraId="4F8CAF6E" w14:textId="44DC515F" w:rsidR="00060258" w:rsidRDefault="00060258" w:rsidP="00060258">
            <w:pPr>
              <w:rPr>
                <w:ins w:id="1744" w:author="David Conklin" w:date="2020-11-10T16:32:00Z"/>
              </w:rPr>
            </w:pPr>
            <w:ins w:id="1745" w:author="David Conklin" w:date="2020-11-10T16:33:00Z">
              <w:r>
                <w:t>0.4</w:t>
              </w:r>
            </w:ins>
            <w:ins w:id="1746" w:author="David Conklin" w:date="2020-11-10T16:34:00Z">
              <w:r w:rsidR="002822A5">
                <w:t>0</w:t>
              </w:r>
            </w:ins>
          </w:p>
        </w:tc>
        <w:tc>
          <w:tcPr>
            <w:tcW w:w="0" w:type="auto"/>
          </w:tcPr>
          <w:p w14:paraId="6332E101" w14:textId="209C88FC" w:rsidR="00060258" w:rsidRDefault="00060258" w:rsidP="00060258">
            <w:pPr>
              <w:rPr>
                <w:ins w:id="1747" w:author="David Conklin" w:date="2020-11-10T16:32:00Z"/>
              </w:rPr>
            </w:pPr>
            <w:ins w:id="1748" w:author="David Conklin" w:date="2020-11-10T16:33:00Z">
              <w:r>
                <w:t>VG</w:t>
              </w:r>
            </w:ins>
          </w:p>
        </w:tc>
      </w:tr>
      <w:tr w:rsidR="00060258" w14:paraId="261D11BE" w14:textId="77777777" w:rsidTr="0064217D">
        <w:trPr>
          <w:ins w:id="1749" w:author="David Conklin" w:date="2020-11-10T16:32:00Z"/>
        </w:trPr>
        <w:tc>
          <w:tcPr>
            <w:tcW w:w="0" w:type="auto"/>
          </w:tcPr>
          <w:p w14:paraId="74859904" w14:textId="77777777" w:rsidR="00060258" w:rsidRDefault="00060258" w:rsidP="00060258">
            <w:pPr>
              <w:rPr>
                <w:ins w:id="1750" w:author="David Conklin" w:date="2020-11-10T16:32:00Z"/>
              </w:rPr>
            </w:pPr>
          </w:p>
        </w:tc>
        <w:tc>
          <w:tcPr>
            <w:tcW w:w="0" w:type="auto"/>
          </w:tcPr>
          <w:p w14:paraId="444C3600" w14:textId="77777777" w:rsidR="00060258" w:rsidRDefault="00060258" w:rsidP="00060258">
            <w:pPr>
              <w:rPr>
                <w:ins w:id="1751" w:author="David Conklin" w:date="2020-11-10T16:32:00Z"/>
              </w:rPr>
            </w:pPr>
          </w:p>
        </w:tc>
        <w:tc>
          <w:tcPr>
            <w:tcW w:w="0" w:type="auto"/>
          </w:tcPr>
          <w:p w14:paraId="3AC0681B" w14:textId="77777777" w:rsidR="00060258" w:rsidRDefault="00060258" w:rsidP="00060258">
            <w:pPr>
              <w:rPr>
                <w:ins w:id="1752" w:author="David Conklin" w:date="2020-11-10T16:32:00Z"/>
              </w:rPr>
            </w:pPr>
          </w:p>
        </w:tc>
        <w:tc>
          <w:tcPr>
            <w:tcW w:w="0" w:type="auto"/>
          </w:tcPr>
          <w:p w14:paraId="02669FF1" w14:textId="304000F7" w:rsidR="00060258" w:rsidRDefault="00060258" w:rsidP="00060258">
            <w:pPr>
              <w:rPr>
                <w:ins w:id="1753" w:author="David Conklin" w:date="2020-11-10T16:32:00Z"/>
              </w:rPr>
            </w:pPr>
            <w:ins w:id="1754" w:author="David Conklin" w:date="2020-11-10T16:33:00Z">
              <w:r>
                <w:t>R2</w:t>
              </w:r>
            </w:ins>
          </w:p>
        </w:tc>
        <w:tc>
          <w:tcPr>
            <w:tcW w:w="0" w:type="auto"/>
          </w:tcPr>
          <w:p w14:paraId="361282A5" w14:textId="1E1566DD" w:rsidR="00060258" w:rsidRDefault="00060258" w:rsidP="00060258">
            <w:pPr>
              <w:rPr>
                <w:ins w:id="1755" w:author="David Conklin" w:date="2020-11-10T16:32:00Z"/>
              </w:rPr>
            </w:pPr>
            <w:ins w:id="1756" w:author="David Conklin" w:date="2020-11-10T16:33:00Z">
              <w:r>
                <w:t>0.8</w:t>
              </w:r>
            </w:ins>
            <w:ins w:id="1757" w:author="David Conklin" w:date="2020-11-10T16:34:00Z">
              <w:r w:rsidR="002822A5">
                <w:t>4</w:t>
              </w:r>
            </w:ins>
          </w:p>
        </w:tc>
        <w:tc>
          <w:tcPr>
            <w:tcW w:w="0" w:type="auto"/>
          </w:tcPr>
          <w:p w14:paraId="7F2AC038" w14:textId="05B5770F" w:rsidR="00060258" w:rsidRDefault="00060258" w:rsidP="00060258">
            <w:pPr>
              <w:rPr>
                <w:ins w:id="1758" w:author="David Conklin" w:date="2020-11-10T16:32:00Z"/>
              </w:rPr>
            </w:pPr>
            <w:ins w:id="1759" w:author="David Conklin" w:date="2020-11-10T16:33:00Z">
              <w:r>
                <w:t>G</w:t>
              </w:r>
            </w:ins>
          </w:p>
        </w:tc>
      </w:tr>
      <w:tr w:rsidR="003D64A1" w14:paraId="4905F4FB" w14:textId="77777777" w:rsidTr="0064217D">
        <w:trPr>
          <w:ins w:id="1760" w:author="David Conklin" w:date="2020-11-10T16:34:00Z"/>
        </w:trPr>
        <w:tc>
          <w:tcPr>
            <w:tcW w:w="0" w:type="auto"/>
          </w:tcPr>
          <w:p w14:paraId="5DA79D4C" w14:textId="1DFF51F9" w:rsidR="003D64A1" w:rsidRDefault="003D64A1" w:rsidP="003D64A1">
            <w:pPr>
              <w:rPr>
                <w:ins w:id="1761" w:author="David Conklin" w:date="2020-11-10T16:34:00Z"/>
              </w:rPr>
            </w:pPr>
            <w:ins w:id="1762" w:author="David Conklin" w:date="2020-11-10T16:34:00Z">
              <w:r>
                <w:t>14162200</w:t>
              </w:r>
            </w:ins>
          </w:p>
        </w:tc>
        <w:tc>
          <w:tcPr>
            <w:tcW w:w="0" w:type="auto"/>
          </w:tcPr>
          <w:p w14:paraId="024A4BFF" w14:textId="2296F66C" w:rsidR="003D64A1" w:rsidRDefault="003D64A1" w:rsidP="003D64A1">
            <w:pPr>
              <w:rPr>
                <w:ins w:id="1763" w:author="David Conklin" w:date="2020-11-10T16:34:00Z"/>
              </w:rPr>
            </w:pPr>
            <w:ins w:id="1764" w:author="David Conklin" w:date="2020-11-10T16:34:00Z">
              <w:r>
                <w:t>23</w:t>
              </w:r>
            </w:ins>
            <w:ins w:id="1765" w:author="David Conklin" w:date="2020-11-10T16:35:00Z">
              <w:r>
                <w:t>773405</w:t>
              </w:r>
            </w:ins>
          </w:p>
        </w:tc>
        <w:tc>
          <w:tcPr>
            <w:tcW w:w="0" w:type="auto"/>
          </w:tcPr>
          <w:p w14:paraId="775231E0" w14:textId="56471A2D" w:rsidR="003D64A1" w:rsidRDefault="003D64A1" w:rsidP="003D64A1">
            <w:pPr>
              <w:rPr>
                <w:ins w:id="1766" w:author="David Conklin" w:date="2020-11-10T16:34:00Z"/>
              </w:rPr>
            </w:pPr>
            <w:ins w:id="1767" w:author="David Conklin" w:date="2020-11-10T16:35:00Z">
              <w:r>
                <w:t>BLUE RIVER AT BLUE RIVER</w:t>
              </w:r>
            </w:ins>
          </w:p>
        </w:tc>
        <w:tc>
          <w:tcPr>
            <w:tcW w:w="0" w:type="auto"/>
          </w:tcPr>
          <w:p w14:paraId="27506014" w14:textId="7618C4AF" w:rsidR="003D64A1" w:rsidRDefault="003D64A1" w:rsidP="003D64A1">
            <w:pPr>
              <w:rPr>
                <w:ins w:id="1768" w:author="David Conklin" w:date="2020-11-10T16:34:00Z"/>
              </w:rPr>
            </w:pPr>
            <w:ins w:id="1769" w:author="David Conklin" w:date="2020-11-10T16:35:00Z">
              <w:r>
                <w:t>%bias</w:t>
              </w:r>
            </w:ins>
          </w:p>
        </w:tc>
        <w:tc>
          <w:tcPr>
            <w:tcW w:w="0" w:type="auto"/>
          </w:tcPr>
          <w:p w14:paraId="5182B9DA" w14:textId="030947C6" w:rsidR="003D64A1" w:rsidRDefault="003D64A1" w:rsidP="003D64A1">
            <w:pPr>
              <w:rPr>
                <w:ins w:id="1770" w:author="David Conklin" w:date="2020-11-10T16:34:00Z"/>
              </w:rPr>
            </w:pPr>
            <w:ins w:id="1771" w:author="David Conklin" w:date="2020-11-10T16:35:00Z">
              <w:r>
                <w:t>0.0%</w:t>
              </w:r>
            </w:ins>
          </w:p>
        </w:tc>
        <w:tc>
          <w:tcPr>
            <w:tcW w:w="0" w:type="auto"/>
          </w:tcPr>
          <w:p w14:paraId="1F20D131" w14:textId="05600726" w:rsidR="003D64A1" w:rsidRDefault="003D64A1" w:rsidP="003D64A1">
            <w:pPr>
              <w:rPr>
                <w:ins w:id="1772" w:author="David Conklin" w:date="2020-11-10T16:34:00Z"/>
              </w:rPr>
            </w:pPr>
            <w:ins w:id="1773" w:author="David Conklin" w:date="2020-11-10T16:35:00Z">
              <w:r>
                <w:t>VG</w:t>
              </w:r>
            </w:ins>
          </w:p>
        </w:tc>
      </w:tr>
      <w:tr w:rsidR="003D64A1" w14:paraId="16E48D0A" w14:textId="77777777" w:rsidTr="0064217D">
        <w:trPr>
          <w:ins w:id="1774" w:author="David Conklin" w:date="2020-11-10T16:34:00Z"/>
        </w:trPr>
        <w:tc>
          <w:tcPr>
            <w:tcW w:w="0" w:type="auto"/>
          </w:tcPr>
          <w:p w14:paraId="5CD76CCF" w14:textId="77777777" w:rsidR="003D64A1" w:rsidRDefault="003D64A1" w:rsidP="003D64A1">
            <w:pPr>
              <w:rPr>
                <w:ins w:id="1775" w:author="David Conklin" w:date="2020-11-10T16:34:00Z"/>
              </w:rPr>
            </w:pPr>
          </w:p>
        </w:tc>
        <w:tc>
          <w:tcPr>
            <w:tcW w:w="0" w:type="auto"/>
          </w:tcPr>
          <w:p w14:paraId="4F7629E0" w14:textId="77777777" w:rsidR="003D64A1" w:rsidRDefault="003D64A1" w:rsidP="003D64A1">
            <w:pPr>
              <w:rPr>
                <w:ins w:id="1776" w:author="David Conklin" w:date="2020-11-10T16:34:00Z"/>
              </w:rPr>
            </w:pPr>
          </w:p>
        </w:tc>
        <w:tc>
          <w:tcPr>
            <w:tcW w:w="0" w:type="auto"/>
          </w:tcPr>
          <w:p w14:paraId="033146B4" w14:textId="77777777" w:rsidR="003D64A1" w:rsidRDefault="003D64A1" w:rsidP="003D64A1">
            <w:pPr>
              <w:rPr>
                <w:ins w:id="1777" w:author="David Conklin" w:date="2020-11-10T16:34:00Z"/>
              </w:rPr>
            </w:pPr>
          </w:p>
        </w:tc>
        <w:tc>
          <w:tcPr>
            <w:tcW w:w="0" w:type="auto"/>
          </w:tcPr>
          <w:p w14:paraId="14721014" w14:textId="4FFEFA65" w:rsidR="003D64A1" w:rsidRDefault="003D64A1" w:rsidP="003D64A1">
            <w:pPr>
              <w:rPr>
                <w:ins w:id="1778" w:author="David Conklin" w:date="2020-11-10T16:34:00Z"/>
              </w:rPr>
            </w:pPr>
            <w:ins w:id="1779" w:author="David Conklin" w:date="2020-11-10T16:35:00Z">
              <w:r>
                <w:t>NSE</w:t>
              </w:r>
            </w:ins>
          </w:p>
        </w:tc>
        <w:tc>
          <w:tcPr>
            <w:tcW w:w="0" w:type="auto"/>
          </w:tcPr>
          <w:p w14:paraId="76DF9AF1" w14:textId="1CDD10F7" w:rsidR="003D64A1" w:rsidRDefault="003D64A1" w:rsidP="003D64A1">
            <w:pPr>
              <w:rPr>
                <w:ins w:id="1780" w:author="David Conklin" w:date="2020-11-10T16:34:00Z"/>
              </w:rPr>
            </w:pPr>
            <w:ins w:id="1781" w:author="David Conklin" w:date="2020-11-10T16:35:00Z">
              <w:r>
                <w:t>0.</w:t>
              </w:r>
            </w:ins>
            <w:ins w:id="1782" w:author="David Conklin" w:date="2020-11-10T16:36:00Z">
              <w:r>
                <w:t>52</w:t>
              </w:r>
            </w:ins>
          </w:p>
        </w:tc>
        <w:tc>
          <w:tcPr>
            <w:tcW w:w="0" w:type="auto"/>
          </w:tcPr>
          <w:p w14:paraId="7B4811EC" w14:textId="6281A9B8" w:rsidR="003D64A1" w:rsidRDefault="003D64A1" w:rsidP="003D64A1">
            <w:pPr>
              <w:rPr>
                <w:ins w:id="1783" w:author="David Conklin" w:date="2020-11-10T16:34:00Z"/>
              </w:rPr>
            </w:pPr>
            <w:ins w:id="1784" w:author="David Conklin" w:date="2020-11-10T16:36:00Z">
              <w:r>
                <w:t>S</w:t>
              </w:r>
            </w:ins>
          </w:p>
        </w:tc>
      </w:tr>
      <w:tr w:rsidR="003D64A1" w14:paraId="445AAAA1" w14:textId="77777777" w:rsidTr="0064217D">
        <w:trPr>
          <w:ins w:id="1785" w:author="David Conklin" w:date="2020-11-10T16:34:00Z"/>
        </w:trPr>
        <w:tc>
          <w:tcPr>
            <w:tcW w:w="0" w:type="auto"/>
          </w:tcPr>
          <w:p w14:paraId="1546FB4A" w14:textId="77777777" w:rsidR="003D64A1" w:rsidRDefault="003D64A1" w:rsidP="003D64A1">
            <w:pPr>
              <w:rPr>
                <w:ins w:id="1786" w:author="David Conklin" w:date="2020-11-10T16:34:00Z"/>
              </w:rPr>
            </w:pPr>
          </w:p>
        </w:tc>
        <w:tc>
          <w:tcPr>
            <w:tcW w:w="0" w:type="auto"/>
          </w:tcPr>
          <w:p w14:paraId="5F22FE9A" w14:textId="77777777" w:rsidR="003D64A1" w:rsidRDefault="003D64A1" w:rsidP="003D64A1">
            <w:pPr>
              <w:rPr>
                <w:ins w:id="1787" w:author="David Conklin" w:date="2020-11-10T16:34:00Z"/>
              </w:rPr>
            </w:pPr>
          </w:p>
        </w:tc>
        <w:tc>
          <w:tcPr>
            <w:tcW w:w="0" w:type="auto"/>
          </w:tcPr>
          <w:p w14:paraId="5C8E470A" w14:textId="77777777" w:rsidR="003D64A1" w:rsidRDefault="003D64A1" w:rsidP="003D64A1">
            <w:pPr>
              <w:rPr>
                <w:ins w:id="1788" w:author="David Conklin" w:date="2020-11-10T16:34:00Z"/>
              </w:rPr>
            </w:pPr>
          </w:p>
        </w:tc>
        <w:tc>
          <w:tcPr>
            <w:tcW w:w="0" w:type="auto"/>
          </w:tcPr>
          <w:p w14:paraId="59483674" w14:textId="3A767861" w:rsidR="003D64A1" w:rsidRDefault="003D64A1" w:rsidP="003D64A1">
            <w:pPr>
              <w:rPr>
                <w:ins w:id="1789" w:author="David Conklin" w:date="2020-11-10T16:34:00Z"/>
              </w:rPr>
            </w:pPr>
            <w:ins w:id="1790" w:author="David Conklin" w:date="2020-11-10T16:35:00Z">
              <w:r>
                <w:t>RSR</w:t>
              </w:r>
            </w:ins>
          </w:p>
        </w:tc>
        <w:tc>
          <w:tcPr>
            <w:tcW w:w="0" w:type="auto"/>
          </w:tcPr>
          <w:p w14:paraId="425DE897" w14:textId="3000C7F7" w:rsidR="003D64A1" w:rsidRDefault="003D64A1" w:rsidP="003D64A1">
            <w:pPr>
              <w:rPr>
                <w:ins w:id="1791" w:author="David Conklin" w:date="2020-11-10T16:34:00Z"/>
              </w:rPr>
            </w:pPr>
            <w:ins w:id="1792" w:author="David Conklin" w:date="2020-11-10T16:35:00Z">
              <w:r>
                <w:t>0.</w:t>
              </w:r>
            </w:ins>
            <w:ins w:id="1793" w:author="David Conklin" w:date="2020-11-10T16:36:00Z">
              <w:r>
                <w:t>70</w:t>
              </w:r>
            </w:ins>
          </w:p>
        </w:tc>
        <w:tc>
          <w:tcPr>
            <w:tcW w:w="0" w:type="auto"/>
          </w:tcPr>
          <w:p w14:paraId="27B0CAA4" w14:textId="1C875DE4" w:rsidR="003D64A1" w:rsidRDefault="003D64A1" w:rsidP="003D64A1">
            <w:pPr>
              <w:rPr>
                <w:ins w:id="1794" w:author="David Conklin" w:date="2020-11-10T16:34:00Z"/>
              </w:rPr>
            </w:pPr>
            <w:ins w:id="1795" w:author="David Conklin" w:date="2020-11-10T16:36:00Z">
              <w:r>
                <w:t>S</w:t>
              </w:r>
            </w:ins>
          </w:p>
        </w:tc>
      </w:tr>
      <w:tr w:rsidR="003D64A1" w14:paraId="1093E1EB" w14:textId="77777777" w:rsidTr="0064217D">
        <w:trPr>
          <w:ins w:id="1796" w:author="David Conklin" w:date="2020-11-10T16:34:00Z"/>
        </w:trPr>
        <w:tc>
          <w:tcPr>
            <w:tcW w:w="0" w:type="auto"/>
          </w:tcPr>
          <w:p w14:paraId="4B87CC30" w14:textId="77777777" w:rsidR="003D64A1" w:rsidRDefault="003D64A1" w:rsidP="003D64A1">
            <w:pPr>
              <w:rPr>
                <w:ins w:id="1797" w:author="David Conklin" w:date="2020-11-10T16:34:00Z"/>
              </w:rPr>
            </w:pPr>
          </w:p>
        </w:tc>
        <w:tc>
          <w:tcPr>
            <w:tcW w:w="0" w:type="auto"/>
          </w:tcPr>
          <w:p w14:paraId="33B117EB" w14:textId="77777777" w:rsidR="003D64A1" w:rsidRDefault="003D64A1" w:rsidP="003D64A1">
            <w:pPr>
              <w:rPr>
                <w:ins w:id="1798" w:author="David Conklin" w:date="2020-11-10T16:34:00Z"/>
              </w:rPr>
            </w:pPr>
          </w:p>
        </w:tc>
        <w:tc>
          <w:tcPr>
            <w:tcW w:w="0" w:type="auto"/>
          </w:tcPr>
          <w:p w14:paraId="2BEF5AFA" w14:textId="77777777" w:rsidR="003D64A1" w:rsidRDefault="003D64A1" w:rsidP="003D64A1">
            <w:pPr>
              <w:rPr>
                <w:ins w:id="1799" w:author="David Conklin" w:date="2020-11-10T16:34:00Z"/>
              </w:rPr>
            </w:pPr>
          </w:p>
        </w:tc>
        <w:tc>
          <w:tcPr>
            <w:tcW w:w="0" w:type="auto"/>
          </w:tcPr>
          <w:p w14:paraId="18820309" w14:textId="3C4C5434" w:rsidR="003D64A1" w:rsidRDefault="003D64A1" w:rsidP="003D64A1">
            <w:pPr>
              <w:rPr>
                <w:ins w:id="1800" w:author="David Conklin" w:date="2020-11-10T16:34:00Z"/>
              </w:rPr>
            </w:pPr>
            <w:ins w:id="1801" w:author="David Conklin" w:date="2020-11-10T16:35:00Z">
              <w:r>
                <w:t>R2</w:t>
              </w:r>
            </w:ins>
          </w:p>
        </w:tc>
        <w:tc>
          <w:tcPr>
            <w:tcW w:w="0" w:type="auto"/>
          </w:tcPr>
          <w:p w14:paraId="4EBB3E6B" w14:textId="1C95A59F" w:rsidR="003D64A1" w:rsidRDefault="003D64A1" w:rsidP="003D64A1">
            <w:pPr>
              <w:rPr>
                <w:ins w:id="1802" w:author="David Conklin" w:date="2020-11-10T16:34:00Z"/>
              </w:rPr>
            </w:pPr>
            <w:ins w:id="1803" w:author="David Conklin" w:date="2020-11-10T16:35:00Z">
              <w:r>
                <w:t>0.</w:t>
              </w:r>
            </w:ins>
            <w:ins w:id="1804" w:author="David Conklin" w:date="2020-11-10T16:36:00Z">
              <w:r>
                <w:t>58</w:t>
              </w:r>
            </w:ins>
          </w:p>
        </w:tc>
        <w:tc>
          <w:tcPr>
            <w:tcW w:w="0" w:type="auto"/>
          </w:tcPr>
          <w:p w14:paraId="00567A06" w14:textId="21F14F3D" w:rsidR="003D64A1" w:rsidRDefault="003D64A1" w:rsidP="003D64A1">
            <w:pPr>
              <w:rPr>
                <w:ins w:id="1805" w:author="David Conklin" w:date="2020-11-10T16:34:00Z"/>
              </w:rPr>
            </w:pPr>
            <w:ins w:id="1806" w:author="David Conklin" w:date="2020-11-10T16:36:00Z">
              <w:r>
                <w:t>NS</w:t>
              </w:r>
            </w:ins>
          </w:p>
        </w:tc>
      </w:tr>
      <w:tr w:rsidR="00FC642F" w14:paraId="2334AD03" w14:textId="77777777" w:rsidTr="0064217D">
        <w:trPr>
          <w:ins w:id="1807" w:author="David Conklin" w:date="2020-11-10T16:36:00Z"/>
        </w:trPr>
        <w:tc>
          <w:tcPr>
            <w:tcW w:w="0" w:type="auto"/>
          </w:tcPr>
          <w:p w14:paraId="029C24D6" w14:textId="6C3634D8" w:rsidR="00FC642F" w:rsidRDefault="00FC642F" w:rsidP="00FC642F">
            <w:pPr>
              <w:rPr>
                <w:ins w:id="1808" w:author="David Conklin" w:date="2020-11-10T16:36:00Z"/>
              </w:rPr>
            </w:pPr>
            <w:ins w:id="1809" w:author="David Conklin" w:date="2020-11-10T16:37:00Z">
              <w:r>
                <w:t>14162500</w:t>
              </w:r>
            </w:ins>
          </w:p>
        </w:tc>
        <w:tc>
          <w:tcPr>
            <w:tcW w:w="0" w:type="auto"/>
          </w:tcPr>
          <w:p w14:paraId="3B3DE881" w14:textId="4695EFE4" w:rsidR="00FC642F" w:rsidRDefault="00FC642F" w:rsidP="00FC642F">
            <w:pPr>
              <w:rPr>
                <w:ins w:id="1810" w:author="David Conklin" w:date="2020-11-10T16:36:00Z"/>
              </w:rPr>
            </w:pPr>
            <w:ins w:id="1811" w:author="David Conklin" w:date="2020-11-10T16:37:00Z">
              <w:r>
                <w:t>2377</w:t>
              </w:r>
            </w:ins>
            <w:ins w:id="1812" w:author="David Conklin" w:date="2020-11-10T16:38:00Z">
              <w:r>
                <w:t>2909</w:t>
              </w:r>
            </w:ins>
          </w:p>
        </w:tc>
        <w:tc>
          <w:tcPr>
            <w:tcW w:w="0" w:type="auto"/>
          </w:tcPr>
          <w:p w14:paraId="510D70A2" w14:textId="7ABBB608" w:rsidR="00FC642F" w:rsidRDefault="00FC642F" w:rsidP="00FC642F">
            <w:pPr>
              <w:rPr>
                <w:ins w:id="1813" w:author="David Conklin" w:date="2020-11-10T16:36:00Z"/>
              </w:rPr>
            </w:pPr>
            <w:ins w:id="1814" w:author="David Conklin" w:date="2020-11-10T16:38:00Z">
              <w:r>
                <w:t>MCKENZIE RIVER NEAR VIDA</w:t>
              </w:r>
            </w:ins>
          </w:p>
        </w:tc>
        <w:tc>
          <w:tcPr>
            <w:tcW w:w="0" w:type="auto"/>
          </w:tcPr>
          <w:p w14:paraId="0BA6EA8B" w14:textId="7045D4AB" w:rsidR="00FC642F" w:rsidRDefault="00FC642F" w:rsidP="00FC642F">
            <w:pPr>
              <w:rPr>
                <w:ins w:id="1815" w:author="David Conklin" w:date="2020-11-10T16:36:00Z"/>
              </w:rPr>
            </w:pPr>
            <w:ins w:id="1816" w:author="David Conklin" w:date="2020-11-10T16:38:00Z">
              <w:r>
                <w:t>%bias</w:t>
              </w:r>
            </w:ins>
          </w:p>
        </w:tc>
        <w:tc>
          <w:tcPr>
            <w:tcW w:w="0" w:type="auto"/>
          </w:tcPr>
          <w:p w14:paraId="1D809B5C" w14:textId="038CA4F2" w:rsidR="00FC642F" w:rsidRDefault="00FC642F" w:rsidP="00FC642F">
            <w:pPr>
              <w:rPr>
                <w:ins w:id="1817" w:author="David Conklin" w:date="2020-11-10T16:36:00Z"/>
              </w:rPr>
            </w:pPr>
            <w:ins w:id="1818" w:author="David Conklin" w:date="2020-11-10T16:38:00Z">
              <w:r>
                <w:t>3.3%</w:t>
              </w:r>
            </w:ins>
          </w:p>
        </w:tc>
        <w:tc>
          <w:tcPr>
            <w:tcW w:w="0" w:type="auto"/>
          </w:tcPr>
          <w:p w14:paraId="69D4C91F" w14:textId="10A6BF07" w:rsidR="00FC642F" w:rsidRDefault="00FC642F" w:rsidP="00FC642F">
            <w:pPr>
              <w:rPr>
                <w:ins w:id="1819" w:author="David Conklin" w:date="2020-11-10T16:36:00Z"/>
              </w:rPr>
            </w:pPr>
            <w:ins w:id="1820" w:author="David Conklin" w:date="2020-11-10T16:38:00Z">
              <w:r>
                <w:t>VG</w:t>
              </w:r>
            </w:ins>
          </w:p>
        </w:tc>
      </w:tr>
      <w:tr w:rsidR="00FC642F" w14:paraId="466319F7" w14:textId="77777777" w:rsidTr="0064217D">
        <w:trPr>
          <w:ins w:id="1821" w:author="David Conklin" w:date="2020-11-10T16:36:00Z"/>
        </w:trPr>
        <w:tc>
          <w:tcPr>
            <w:tcW w:w="0" w:type="auto"/>
          </w:tcPr>
          <w:p w14:paraId="0732BC47" w14:textId="77777777" w:rsidR="00FC642F" w:rsidRDefault="00FC642F" w:rsidP="00FC642F">
            <w:pPr>
              <w:rPr>
                <w:ins w:id="1822" w:author="David Conklin" w:date="2020-11-10T16:36:00Z"/>
              </w:rPr>
            </w:pPr>
          </w:p>
        </w:tc>
        <w:tc>
          <w:tcPr>
            <w:tcW w:w="0" w:type="auto"/>
          </w:tcPr>
          <w:p w14:paraId="406D9196" w14:textId="77777777" w:rsidR="00FC642F" w:rsidRDefault="00FC642F" w:rsidP="00FC642F">
            <w:pPr>
              <w:rPr>
                <w:ins w:id="1823" w:author="David Conklin" w:date="2020-11-10T16:36:00Z"/>
              </w:rPr>
            </w:pPr>
          </w:p>
        </w:tc>
        <w:tc>
          <w:tcPr>
            <w:tcW w:w="0" w:type="auto"/>
          </w:tcPr>
          <w:p w14:paraId="4676FE42" w14:textId="77777777" w:rsidR="00FC642F" w:rsidRDefault="00FC642F" w:rsidP="00FC642F">
            <w:pPr>
              <w:rPr>
                <w:ins w:id="1824" w:author="David Conklin" w:date="2020-11-10T16:36:00Z"/>
              </w:rPr>
            </w:pPr>
          </w:p>
        </w:tc>
        <w:tc>
          <w:tcPr>
            <w:tcW w:w="0" w:type="auto"/>
          </w:tcPr>
          <w:p w14:paraId="5E0510DA" w14:textId="67FB2FAE" w:rsidR="00FC642F" w:rsidRDefault="00FC642F" w:rsidP="00FC642F">
            <w:pPr>
              <w:rPr>
                <w:ins w:id="1825" w:author="David Conklin" w:date="2020-11-10T16:36:00Z"/>
              </w:rPr>
            </w:pPr>
            <w:ins w:id="1826" w:author="David Conklin" w:date="2020-11-10T16:38:00Z">
              <w:r>
                <w:t>NSE</w:t>
              </w:r>
            </w:ins>
          </w:p>
        </w:tc>
        <w:tc>
          <w:tcPr>
            <w:tcW w:w="0" w:type="auto"/>
          </w:tcPr>
          <w:p w14:paraId="03646419" w14:textId="1B8BE323" w:rsidR="00FC642F" w:rsidRDefault="00FC642F" w:rsidP="00FC642F">
            <w:pPr>
              <w:rPr>
                <w:ins w:id="1827" w:author="David Conklin" w:date="2020-11-10T16:36:00Z"/>
              </w:rPr>
            </w:pPr>
            <w:ins w:id="1828" w:author="David Conklin" w:date="2020-11-10T16:38:00Z">
              <w:r>
                <w:t>0.69</w:t>
              </w:r>
            </w:ins>
          </w:p>
        </w:tc>
        <w:tc>
          <w:tcPr>
            <w:tcW w:w="0" w:type="auto"/>
          </w:tcPr>
          <w:p w14:paraId="3D60D1F3" w14:textId="6914A452" w:rsidR="00FC642F" w:rsidRDefault="00FC642F" w:rsidP="00FC642F">
            <w:pPr>
              <w:rPr>
                <w:ins w:id="1829" w:author="David Conklin" w:date="2020-11-10T16:36:00Z"/>
              </w:rPr>
            </w:pPr>
            <w:ins w:id="1830" w:author="David Conklin" w:date="2020-11-10T16:38:00Z">
              <w:r>
                <w:t>S</w:t>
              </w:r>
            </w:ins>
          </w:p>
        </w:tc>
      </w:tr>
      <w:tr w:rsidR="00FC642F" w14:paraId="4B389700" w14:textId="77777777" w:rsidTr="0064217D">
        <w:trPr>
          <w:ins w:id="1831" w:author="David Conklin" w:date="2020-11-10T16:36:00Z"/>
        </w:trPr>
        <w:tc>
          <w:tcPr>
            <w:tcW w:w="0" w:type="auto"/>
          </w:tcPr>
          <w:p w14:paraId="300EB841" w14:textId="77777777" w:rsidR="00FC642F" w:rsidRDefault="00FC642F" w:rsidP="00FC642F">
            <w:pPr>
              <w:rPr>
                <w:ins w:id="1832" w:author="David Conklin" w:date="2020-11-10T16:36:00Z"/>
              </w:rPr>
            </w:pPr>
          </w:p>
        </w:tc>
        <w:tc>
          <w:tcPr>
            <w:tcW w:w="0" w:type="auto"/>
          </w:tcPr>
          <w:p w14:paraId="3FBF5BBF" w14:textId="77777777" w:rsidR="00FC642F" w:rsidRDefault="00FC642F" w:rsidP="00FC642F">
            <w:pPr>
              <w:rPr>
                <w:ins w:id="1833" w:author="David Conklin" w:date="2020-11-10T16:36:00Z"/>
              </w:rPr>
            </w:pPr>
          </w:p>
        </w:tc>
        <w:tc>
          <w:tcPr>
            <w:tcW w:w="0" w:type="auto"/>
          </w:tcPr>
          <w:p w14:paraId="2B2F88D4" w14:textId="77777777" w:rsidR="00FC642F" w:rsidRDefault="00FC642F" w:rsidP="00FC642F">
            <w:pPr>
              <w:rPr>
                <w:ins w:id="1834" w:author="David Conklin" w:date="2020-11-10T16:36:00Z"/>
              </w:rPr>
            </w:pPr>
          </w:p>
        </w:tc>
        <w:tc>
          <w:tcPr>
            <w:tcW w:w="0" w:type="auto"/>
          </w:tcPr>
          <w:p w14:paraId="59A0E9B5" w14:textId="57F0C4F7" w:rsidR="00FC642F" w:rsidRDefault="00FC642F" w:rsidP="00FC642F">
            <w:pPr>
              <w:rPr>
                <w:ins w:id="1835" w:author="David Conklin" w:date="2020-11-10T16:36:00Z"/>
              </w:rPr>
            </w:pPr>
            <w:ins w:id="1836" w:author="David Conklin" w:date="2020-11-10T16:38:00Z">
              <w:r>
                <w:t>RSR</w:t>
              </w:r>
            </w:ins>
          </w:p>
        </w:tc>
        <w:tc>
          <w:tcPr>
            <w:tcW w:w="0" w:type="auto"/>
          </w:tcPr>
          <w:p w14:paraId="0D32A38B" w14:textId="46FE0E5A" w:rsidR="00FC642F" w:rsidRDefault="00FC642F" w:rsidP="00FC642F">
            <w:pPr>
              <w:rPr>
                <w:ins w:id="1837" w:author="David Conklin" w:date="2020-11-10T16:36:00Z"/>
              </w:rPr>
            </w:pPr>
            <w:ins w:id="1838" w:author="David Conklin" w:date="2020-11-10T16:38:00Z">
              <w:r>
                <w:t>0.</w:t>
              </w:r>
            </w:ins>
            <w:ins w:id="1839" w:author="David Conklin" w:date="2020-11-10T16:39:00Z">
              <w:r>
                <w:t>55</w:t>
              </w:r>
            </w:ins>
          </w:p>
        </w:tc>
        <w:tc>
          <w:tcPr>
            <w:tcW w:w="0" w:type="auto"/>
          </w:tcPr>
          <w:p w14:paraId="6AB8B65A" w14:textId="19F57016" w:rsidR="00FC642F" w:rsidRDefault="00FC642F" w:rsidP="00FC642F">
            <w:pPr>
              <w:rPr>
                <w:ins w:id="1840" w:author="David Conklin" w:date="2020-11-10T16:36:00Z"/>
              </w:rPr>
            </w:pPr>
            <w:ins w:id="1841" w:author="David Conklin" w:date="2020-11-10T16:39:00Z">
              <w:r>
                <w:t>G</w:t>
              </w:r>
            </w:ins>
          </w:p>
        </w:tc>
      </w:tr>
      <w:tr w:rsidR="00FC642F" w14:paraId="57B1F44F" w14:textId="77777777" w:rsidTr="0064217D">
        <w:trPr>
          <w:ins w:id="1842" w:author="David Conklin" w:date="2020-11-10T16:36:00Z"/>
        </w:trPr>
        <w:tc>
          <w:tcPr>
            <w:tcW w:w="0" w:type="auto"/>
          </w:tcPr>
          <w:p w14:paraId="2DB152B1" w14:textId="77777777" w:rsidR="00FC642F" w:rsidRDefault="00FC642F" w:rsidP="00FC642F">
            <w:pPr>
              <w:rPr>
                <w:ins w:id="1843" w:author="David Conklin" w:date="2020-11-10T16:36:00Z"/>
              </w:rPr>
            </w:pPr>
          </w:p>
        </w:tc>
        <w:tc>
          <w:tcPr>
            <w:tcW w:w="0" w:type="auto"/>
          </w:tcPr>
          <w:p w14:paraId="06BE208E" w14:textId="77777777" w:rsidR="00FC642F" w:rsidRDefault="00FC642F" w:rsidP="00FC642F">
            <w:pPr>
              <w:rPr>
                <w:ins w:id="1844" w:author="David Conklin" w:date="2020-11-10T16:36:00Z"/>
              </w:rPr>
            </w:pPr>
          </w:p>
        </w:tc>
        <w:tc>
          <w:tcPr>
            <w:tcW w:w="0" w:type="auto"/>
          </w:tcPr>
          <w:p w14:paraId="46F3894E" w14:textId="77777777" w:rsidR="00FC642F" w:rsidRDefault="00FC642F" w:rsidP="00FC642F">
            <w:pPr>
              <w:rPr>
                <w:ins w:id="1845" w:author="David Conklin" w:date="2020-11-10T16:36:00Z"/>
              </w:rPr>
            </w:pPr>
          </w:p>
        </w:tc>
        <w:tc>
          <w:tcPr>
            <w:tcW w:w="0" w:type="auto"/>
          </w:tcPr>
          <w:p w14:paraId="07E74523" w14:textId="4E195DD6" w:rsidR="00FC642F" w:rsidRDefault="00FC642F" w:rsidP="00FC642F">
            <w:pPr>
              <w:rPr>
                <w:ins w:id="1846" w:author="David Conklin" w:date="2020-11-10T16:36:00Z"/>
              </w:rPr>
            </w:pPr>
            <w:ins w:id="1847" w:author="David Conklin" w:date="2020-11-10T16:38:00Z">
              <w:r>
                <w:t>R2</w:t>
              </w:r>
            </w:ins>
          </w:p>
        </w:tc>
        <w:tc>
          <w:tcPr>
            <w:tcW w:w="0" w:type="auto"/>
          </w:tcPr>
          <w:p w14:paraId="4E541459" w14:textId="4453F4ED" w:rsidR="00FC642F" w:rsidRDefault="00FC642F" w:rsidP="00FC642F">
            <w:pPr>
              <w:rPr>
                <w:ins w:id="1848" w:author="David Conklin" w:date="2020-11-10T16:36:00Z"/>
              </w:rPr>
            </w:pPr>
            <w:ins w:id="1849" w:author="David Conklin" w:date="2020-11-10T16:38:00Z">
              <w:r>
                <w:t>0.</w:t>
              </w:r>
            </w:ins>
            <w:ins w:id="1850" w:author="David Conklin" w:date="2020-11-10T16:39:00Z">
              <w:r>
                <w:t>77</w:t>
              </w:r>
            </w:ins>
          </w:p>
        </w:tc>
        <w:tc>
          <w:tcPr>
            <w:tcW w:w="0" w:type="auto"/>
          </w:tcPr>
          <w:p w14:paraId="0A9D82DC" w14:textId="57263FC8" w:rsidR="00FC642F" w:rsidRDefault="00FC642F" w:rsidP="00FC642F">
            <w:pPr>
              <w:rPr>
                <w:ins w:id="1851" w:author="David Conklin" w:date="2020-11-10T16:36:00Z"/>
              </w:rPr>
            </w:pPr>
            <w:ins w:id="1852" w:author="David Conklin" w:date="2020-11-10T16:39:00Z">
              <w:r>
                <w:t>G</w:t>
              </w:r>
            </w:ins>
          </w:p>
        </w:tc>
      </w:tr>
      <w:tr w:rsidR="007639FF" w14:paraId="52DCC4F6" w14:textId="77777777" w:rsidTr="0064217D">
        <w:trPr>
          <w:ins w:id="1853" w:author="David Conklin" w:date="2020-11-10T16:39:00Z"/>
        </w:trPr>
        <w:tc>
          <w:tcPr>
            <w:tcW w:w="0" w:type="auto"/>
          </w:tcPr>
          <w:p w14:paraId="7987D4E2" w14:textId="3F507230" w:rsidR="007639FF" w:rsidRDefault="007639FF" w:rsidP="007639FF">
            <w:pPr>
              <w:rPr>
                <w:ins w:id="1854" w:author="David Conklin" w:date="2020-11-10T16:39:00Z"/>
              </w:rPr>
            </w:pPr>
            <w:ins w:id="1855" w:author="David Conklin" w:date="2020-11-10T16:39:00Z">
              <w:r>
                <w:t>14</w:t>
              </w:r>
            </w:ins>
            <w:ins w:id="1856" w:author="David Conklin" w:date="2020-11-10T16:40:00Z">
              <w:r>
                <w:t>164900</w:t>
              </w:r>
            </w:ins>
          </w:p>
        </w:tc>
        <w:tc>
          <w:tcPr>
            <w:tcW w:w="0" w:type="auto"/>
          </w:tcPr>
          <w:p w14:paraId="6AFECE13" w14:textId="6A8BD3FF" w:rsidR="007639FF" w:rsidRDefault="007639FF" w:rsidP="007639FF">
            <w:pPr>
              <w:rPr>
                <w:ins w:id="1857" w:author="David Conklin" w:date="2020-11-10T16:39:00Z"/>
              </w:rPr>
            </w:pPr>
            <w:ins w:id="1858" w:author="David Conklin" w:date="2020-11-10T16:40:00Z">
              <w:r>
                <w:t>23772751</w:t>
              </w:r>
            </w:ins>
          </w:p>
        </w:tc>
        <w:tc>
          <w:tcPr>
            <w:tcW w:w="0" w:type="auto"/>
          </w:tcPr>
          <w:p w14:paraId="4C3495EE" w14:textId="5CE2BDC9" w:rsidR="007639FF" w:rsidRDefault="007639FF" w:rsidP="007639FF">
            <w:pPr>
              <w:rPr>
                <w:ins w:id="1859" w:author="David Conklin" w:date="2020-11-10T16:39:00Z"/>
              </w:rPr>
            </w:pPr>
            <w:ins w:id="1860" w:author="David Conklin" w:date="2020-11-10T16:40:00Z">
              <w:r>
                <w:t>MCKENZIE RIVER ABV HAYDEN BR</w:t>
              </w:r>
            </w:ins>
          </w:p>
        </w:tc>
        <w:tc>
          <w:tcPr>
            <w:tcW w:w="0" w:type="auto"/>
          </w:tcPr>
          <w:p w14:paraId="18689C03" w14:textId="16E261AF" w:rsidR="007639FF" w:rsidRDefault="007639FF" w:rsidP="007639FF">
            <w:pPr>
              <w:rPr>
                <w:ins w:id="1861" w:author="David Conklin" w:date="2020-11-10T16:39:00Z"/>
              </w:rPr>
            </w:pPr>
            <w:ins w:id="1862" w:author="David Conklin" w:date="2020-11-10T16:41:00Z">
              <w:r>
                <w:t>%bias</w:t>
              </w:r>
            </w:ins>
          </w:p>
        </w:tc>
        <w:tc>
          <w:tcPr>
            <w:tcW w:w="0" w:type="auto"/>
          </w:tcPr>
          <w:p w14:paraId="0035DCAF" w14:textId="4F581BA0" w:rsidR="007639FF" w:rsidRDefault="007639FF" w:rsidP="007639FF">
            <w:pPr>
              <w:rPr>
                <w:ins w:id="1863" w:author="David Conklin" w:date="2020-11-10T16:39:00Z"/>
              </w:rPr>
            </w:pPr>
            <w:ins w:id="1864" w:author="David Conklin" w:date="2020-11-10T16:41:00Z">
              <w:r>
                <w:t>0.3%</w:t>
              </w:r>
            </w:ins>
          </w:p>
        </w:tc>
        <w:tc>
          <w:tcPr>
            <w:tcW w:w="0" w:type="auto"/>
          </w:tcPr>
          <w:p w14:paraId="2D5FE4E4" w14:textId="3BEF1607" w:rsidR="007639FF" w:rsidRDefault="007639FF" w:rsidP="007639FF">
            <w:pPr>
              <w:rPr>
                <w:ins w:id="1865" w:author="David Conklin" w:date="2020-11-10T16:39:00Z"/>
              </w:rPr>
            </w:pPr>
            <w:ins w:id="1866" w:author="David Conklin" w:date="2020-11-10T16:41:00Z">
              <w:r>
                <w:t>VG</w:t>
              </w:r>
            </w:ins>
          </w:p>
        </w:tc>
      </w:tr>
      <w:tr w:rsidR="007639FF" w14:paraId="71718F7F" w14:textId="77777777" w:rsidTr="0064217D">
        <w:trPr>
          <w:ins w:id="1867" w:author="David Conklin" w:date="2020-11-10T16:39:00Z"/>
        </w:trPr>
        <w:tc>
          <w:tcPr>
            <w:tcW w:w="0" w:type="auto"/>
          </w:tcPr>
          <w:p w14:paraId="30DCDA7F" w14:textId="77777777" w:rsidR="007639FF" w:rsidRDefault="007639FF" w:rsidP="007639FF">
            <w:pPr>
              <w:rPr>
                <w:ins w:id="1868" w:author="David Conklin" w:date="2020-11-10T16:39:00Z"/>
              </w:rPr>
            </w:pPr>
          </w:p>
        </w:tc>
        <w:tc>
          <w:tcPr>
            <w:tcW w:w="0" w:type="auto"/>
          </w:tcPr>
          <w:p w14:paraId="23B6F808" w14:textId="77777777" w:rsidR="007639FF" w:rsidRDefault="007639FF" w:rsidP="007639FF">
            <w:pPr>
              <w:rPr>
                <w:ins w:id="1869" w:author="David Conklin" w:date="2020-11-10T16:39:00Z"/>
              </w:rPr>
            </w:pPr>
          </w:p>
        </w:tc>
        <w:tc>
          <w:tcPr>
            <w:tcW w:w="0" w:type="auto"/>
          </w:tcPr>
          <w:p w14:paraId="3D55FFBB" w14:textId="77777777" w:rsidR="007639FF" w:rsidRDefault="007639FF" w:rsidP="007639FF">
            <w:pPr>
              <w:rPr>
                <w:ins w:id="1870" w:author="David Conklin" w:date="2020-11-10T16:39:00Z"/>
              </w:rPr>
            </w:pPr>
          </w:p>
        </w:tc>
        <w:tc>
          <w:tcPr>
            <w:tcW w:w="0" w:type="auto"/>
          </w:tcPr>
          <w:p w14:paraId="274084F3" w14:textId="5E2CDD30" w:rsidR="007639FF" w:rsidRDefault="007639FF" w:rsidP="007639FF">
            <w:pPr>
              <w:rPr>
                <w:ins w:id="1871" w:author="David Conklin" w:date="2020-11-10T16:39:00Z"/>
              </w:rPr>
            </w:pPr>
            <w:ins w:id="1872" w:author="David Conklin" w:date="2020-11-10T16:41:00Z">
              <w:r>
                <w:t>NSE</w:t>
              </w:r>
            </w:ins>
          </w:p>
        </w:tc>
        <w:tc>
          <w:tcPr>
            <w:tcW w:w="0" w:type="auto"/>
          </w:tcPr>
          <w:p w14:paraId="713913D9" w14:textId="5F9CAFAC" w:rsidR="007639FF" w:rsidRDefault="007639FF" w:rsidP="007639FF">
            <w:pPr>
              <w:rPr>
                <w:ins w:id="1873" w:author="David Conklin" w:date="2020-11-10T16:39:00Z"/>
              </w:rPr>
            </w:pPr>
            <w:ins w:id="1874" w:author="David Conklin" w:date="2020-11-10T16:41:00Z">
              <w:r>
                <w:t>0.77</w:t>
              </w:r>
            </w:ins>
          </w:p>
        </w:tc>
        <w:tc>
          <w:tcPr>
            <w:tcW w:w="0" w:type="auto"/>
          </w:tcPr>
          <w:p w14:paraId="35BB672A" w14:textId="09787F8F" w:rsidR="007639FF" w:rsidRDefault="007639FF" w:rsidP="007639FF">
            <w:pPr>
              <w:rPr>
                <w:ins w:id="1875" w:author="David Conklin" w:date="2020-11-10T16:39:00Z"/>
              </w:rPr>
            </w:pPr>
            <w:ins w:id="1876" w:author="David Conklin" w:date="2020-11-10T16:41:00Z">
              <w:r>
                <w:t>G</w:t>
              </w:r>
            </w:ins>
          </w:p>
        </w:tc>
      </w:tr>
      <w:tr w:rsidR="007639FF" w14:paraId="7E5A4378" w14:textId="77777777" w:rsidTr="0064217D">
        <w:trPr>
          <w:ins w:id="1877" w:author="David Conklin" w:date="2020-11-10T16:39:00Z"/>
        </w:trPr>
        <w:tc>
          <w:tcPr>
            <w:tcW w:w="0" w:type="auto"/>
          </w:tcPr>
          <w:p w14:paraId="7FCE4608" w14:textId="77777777" w:rsidR="007639FF" w:rsidRDefault="007639FF" w:rsidP="007639FF">
            <w:pPr>
              <w:rPr>
                <w:ins w:id="1878" w:author="David Conklin" w:date="2020-11-10T16:39:00Z"/>
              </w:rPr>
            </w:pPr>
          </w:p>
        </w:tc>
        <w:tc>
          <w:tcPr>
            <w:tcW w:w="0" w:type="auto"/>
          </w:tcPr>
          <w:p w14:paraId="27619C2A" w14:textId="77777777" w:rsidR="007639FF" w:rsidRDefault="007639FF" w:rsidP="007639FF">
            <w:pPr>
              <w:rPr>
                <w:ins w:id="1879" w:author="David Conklin" w:date="2020-11-10T16:39:00Z"/>
              </w:rPr>
            </w:pPr>
          </w:p>
        </w:tc>
        <w:tc>
          <w:tcPr>
            <w:tcW w:w="0" w:type="auto"/>
          </w:tcPr>
          <w:p w14:paraId="66B0C974" w14:textId="77777777" w:rsidR="007639FF" w:rsidRDefault="007639FF" w:rsidP="007639FF">
            <w:pPr>
              <w:rPr>
                <w:ins w:id="1880" w:author="David Conklin" w:date="2020-11-10T16:39:00Z"/>
              </w:rPr>
            </w:pPr>
          </w:p>
        </w:tc>
        <w:tc>
          <w:tcPr>
            <w:tcW w:w="0" w:type="auto"/>
          </w:tcPr>
          <w:p w14:paraId="272D4AF2" w14:textId="57A22E1F" w:rsidR="007639FF" w:rsidRDefault="007639FF" w:rsidP="007639FF">
            <w:pPr>
              <w:rPr>
                <w:ins w:id="1881" w:author="David Conklin" w:date="2020-11-10T16:39:00Z"/>
              </w:rPr>
            </w:pPr>
            <w:ins w:id="1882" w:author="David Conklin" w:date="2020-11-10T16:41:00Z">
              <w:r>
                <w:t>RSR</w:t>
              </w:r>
            </w:ins>
          </w:p>
        </w:tc>
        <w:tc>
          <w:tcPr>
            <w:tcW w:w="0" w:type="auto"/>
          </w:tcPr>
          <w:p w14:paraId="0FA0FDA9" w14:textId="6D72936C" w:rsidR="007639FF" w:rsidRDefault="007639FF" w:rsidP="007639FF">
            <w:pPr>
              <w:rPr>
                <w:ins w:id="1883" w:author="David Conklin" w:date="2020-11-10T16:39:00Z"/>
              </w:rPr>
            </w:pPr>
            <w:ins w:id="1884" w:author="David Conklin" w:date="2020-11-10T16:41:00Z">
              <w:r>
                <w:t>0.48</w:t>
              </w:r>
            </w:ins>
          </w:p>
        </w:tc>
        <w:tc>
          <w:tcPr>
            <w:tcW w:w="0" w:type="auto"/>
          </w:tcPr>
          <w:p w14:paraId="2E2FE468" w14:textId="54A9E945" w:rsidR="007639FF" w:rsidRDefault="007639FF" w:rsidP="007639FF">
            <w:pPr>
              <w:rPr>
                <w:ins w:id="1885" w:author="David Conklin" w:date="2020-11-10T16:39:00Z"/>
              </w:rPr>
            </w:pPr>
            <w:ins w:id="1886" w:author="David Conklin" w:date="2020-11-10T16:41:00Z">
              <w:r>
                <w:t>VG</w:t>
              </w:r>
            </w:ins>
          </w:p>
        </w:tc>
      </w:tr>
      <w:tr w:rsidR="007639FF" w14:paraId="3F18F6C7" w14:textId="77777777" w:rsidTr="0064217D">
        <w:trPr>
          <w:ins w:id="1887" w:author="David Conklin" w:date="2020-11-10T16:39:00Z"/>
        </w:trPr>
        <w:tc>
          <w:tcPr>
            <w:tcW w:w="0" w:type="auto"/>
          </w:tcPr>
          <w:p w14:paraId="14986005" w14:textId="77777777" w:rsidR="007639FF" w:rsidRDefault="007639FF" w:rsidP="007639FF">
            <w:pPr>
              <w:rPr>
                <w:ins w:id="1888" w:author="David Conklin" w:date="2020-11-10T16:39:00Z"/>
              </w:rPr>
            </w:pPr>
          </w:p>
        </w:tc>
        <w:tc>
          <w:tcPr>
            <w:tcW w:w="0" w:type="auto"/>
          </w:tcPr>
          <w:p w14:paraId="34A858B0" w14:textId="77777777" w:rsidR="007639FF" w:rsidRDefault="007639FF" w:rsidP="007639FF">
            <w:pPr>
              <w:rPr>
                <w:ins w:id="1889" w:author="David Conklin" w:date="2020-11-10T16:39:00Z"/>
              </w:rPr>
            </w:pPr>
          </w:p>
        </w:tc>
        <w:tc>
          <w:tcPr>
            <w:tcW w:w="0" w:type="auto"/>
          </w:tcPr>
          <w:p w14:paraId="395F2C9B" w14:textId="77777777" w:rsidR="007639FF" w:rsidRDefault="007639FF" w:rsidP="007639FF">
            <w:pPr>
              <w:rPr>
                <w:ins w:id="1890" w:author="David Conklin" w:date="2020-11-10T16:39:00Z"/>
              </w:rPr>
            </w:pPr>
          </w:p>
        </w:tc>
        <w:tc>
          <w:tcPr>
            <w:tcW w:w="0" w:type="auto"/>
          </w:tcPr>
          <w:p w14:paraId="133F19E4" w14:textId="72333730" w:rsidR="007639FF" w:rsidRDefault="007639FF" w:rsidP="007639FF">
            <w:pPr>
              <w:rPr>
                <w:ins w:id="1891" w:author="David Conklin" w:date="2020-11-10T16:39:00Z"/>
              </w:rPr>
            </w:pPr>
            <w:ins w:id="1892" w:author="David Conklin" w:date="2020-11-10T16:41:00Z">
              <w:r>
                <w:t>R2</w:t>
              </w:r>
            </w:ins>
          </w:p>
        </w:tc>
        <w:tc>
          <w:tcPr>
            <w:tcW w:w="0" w:type="auto"/>
          </w:tcPr>
          <w:p w14:paraId="76D102A9" w14:textId="24C17B9C" w:rsidR="007639FF" w:rsidRDefault="007639FF" w:rsidP="007639FF">
            <w:pPr>
              <w:rPr>
                <w:ins w:id="1893" w:author="David Conklin" w:date="2020-11-10T16:39:00Z"/>
              </w:rPr>
            </w:pPr>
            <w:ins w:id="1894" w:author="David Conklin" w:date="2020-11-10T16:41:00Z">
              <w:r>
                <w:t>0.78</w:t>
              </w:r>
            </w:ins>
          </w:p>
        </w:tc>
        <w:tc>
          <w:tcPr>
            <w:tcW w:w="0" w:type="auto"/>
          </w:tcPr>
          <w:p w14:paraId="4B600E7F" w14:textId="729B2C72" w:rsidR="007639FF" w:rsidRDefault="007639FF" w:rsidP="007639FF">
            <w:pPr>
              <w:rPr>
                <w:ins w:id="1895" w:author="David Conklin" w:date="2020-11-10T16:39:00Z"/>
              </w:rPr>
            </w:pPr>
            <w:ins w:id="1896" w:author="David Conklin" w:date="2020-11-10T16:41:00Z">
              <w:r>
                <w:t>G</w:t>
              </w:r>
            </w:ins>
          </w:p>
        </w:tc>
      </w:tr>
      <w:tr w:rsidR="00A41DB9" w14:paraId="6B874066" w14:textId="77777777" w:rsidTr="0064217D">
        <w:trPr>
          <w:ins w:id="1897" w:author="David Conklin" w:date="2020-11-10T16:42:00Z"/>
        </w:trPr>
        <w:tc>
          <w:tcPr>
            <w:tcW w:w="0" w:type="auto"/>
          </w:tcPr>
          <w:p w14:paraId="03523D9F" w14:textId="2AAB7253" w:rsidR="00A41DB9" w:rsidRDefault="00A41DB9" w:rsidP="00A41DB9">
            <w:pPr>
              <w:rPr>
                <w:ins w:id="1898" w:author="David Conklin" w:date="2020-11-10T16:42:00Z"/>
              </w:rPr>
            </w:pPr>
            <w:ins w:id="1899" w:author="David Conklin" w:date="2020-11-10T16:42:00Z">
              <w:r>
                <w:t>14165000</w:t>
              </w:r>
            </w:ins>
          </w:p>
        </w:tc>
        <w:tc>
          <w:tcPr>
            <w:tcW w:w="0" w:type="auto"/>
          </w:tcPr>
          <w:p w14:paraId="0512ABF8" w14:textId="0CCB33C7" w:rsidR="00A41DB9" w:rsidRDefault="00A41DB9" w:rsidP="00A41DB9">
            <w:pPr>
              <w:rPr>
                <w:ins w:id="1900" w:author="David Conklin" w:date="2020-11-10T16:42:00Z"/>
              </w:rPr>
            </w:pPr>
            <w:ins w:id="1901" w:author="David Conklin" w:date="2020-11-10T16:42:00Z">
              <w:r>
                <w:t>2377</w:t>
              </w:r>
            </w:ins>
            <w:ins w:id="1902" w:author="David Conklin" w:date="2020-11-10T16:43:00Z">
              <w:r>
                <w:t>3513</w:t>
              </w:r>
            </w:ins>
          </w:p>
        </w:tc>
        <w:tc>
          <w:tcPr>
            <w:tcW w:w="0" w:type="auto"/>
          </w:tcPr>
          <w:p w14:paraId="385C0D35" w14:textId="2A310665" w:rsidR="00A41DB9" w:rsidRDefault="00A41DB9" w:rsidP="00A41DB9">
            <w:pPr>
              <w:rPr>
                <w:ins w:id="1903" w:author="David Conklin" w:date="2020-11-10T16:42:00Z"/>
              </w:rPr>
            </w:pPr>
            <w:ins w:id="1904" w:author="David Conklin" w:date="2020-11-10T16:43:00Z">
              <w:r>
                <w:t>MOHAWK RIVER NEAR SPRINGFIELD</w:t>
              </w:r>
            </w:ins>
          </w:p>
        </w:tc>
        <w:tc>
          <w:tcPr>
            <w:tcW w:w="0" w:type="auto"/>
          </w:tcPr>
          <w:p w14:paraId="3E7378FF" w14:textId="1660A2C9" w:rsidR="00A41DB9" w:rsidRDefault="00A41DB9" w:rsidP="00A41DB9">
            <w:pPr>
              <w:rPr>
                <w:ins w:id="1905" w:author="David Conklin" w:date="2020-11-10T16:42:00Z"/>
              </w:rPr>
            </w:pPr>
            <w:ins w:id="1906" w:author="David Conklin" w:date="2020-11-10T16:43:00Z">
              <w:r>
                <w:t>%bias</w:t>
              </w:r>
            </w:ins>
          </w:p>
        </w:tc>
        <w:tc>
          <w:tcPr>
            <w:tcW w:w="0" w:type="auto"/>
          </w:tcPr>
          <w:p w14:paraId="6EF59584" w14:textId="6C051EE6" w:rsidR="00A41DB9" w:rsidRDefault="00EB3145" w:rsidP="00A41DB9">
            <w:pPr>
              <w:rPr>
                <w:ins w:id="1907" w:author="David Conklin" w:date="2020-11-10T16:42:00Z"/>
              </w:rPr>
            </w:pPr>
            <w:ins w:id="1908" w:author="David Conklin" w:date="2020-11-10T16:43:00Z">
              <w:r>
                <w:t>-0.4</w:t>
              </w:r>
              <w:r w:rsidR="00A41DB9">
                <w:t>%</w:t>
              </w:r>
            </w:ins>
          </w:p>
        </w:tc>
        <w:tc>
          <w:tcPr>
            <w:tcW w:w="0" w:type="auto"/>
          </w:tcPr>
          <w:p w14:paraId="5E75E2B6" w14:textId="1E41BF91" w:rsidR="00A41DB9" w:rsidRDefault="00A41DB9" w:rsidP="00A41DB9">
            <w:pPr>
              <w:rPr>
                <w:ins w:id="1909" w:author="David Conklin" w:date="2020-11-10T16:42:00Z"/>
              </w:rPr>
            </w:pPr>
            <w:ins w:id="1910" w:author="David Conklin" w:date="2020-11-10T16:43:00Z">
              <w:r>
                <w:t>VG</w:t>
              </w:r>
            </w:ins>
          </w:p>
        </w:tc>
      </w:tr>
      <w:tr w:rsidR="00A41DB9" w14:paraId="0A5CEB9B" w14:textId="77777777" w:rsidTr="0064217D">
        <w:trPr>
          <w:ins w:id="1911" w:author="David Conklin" w:date="2020-11-10T16:42:00Z"/>
        </w:trPr>
        <w:tc>
          <w:tcPr>
            <w:tcW w:w="0" w:type="auto"/>
          </w:tcPr>
          <w:p w14:paraId="31453C79" w14:textId="77777777" w:rsidR="00A41DB9" w:rsidRDefault="00A41DB9" w:rsidP="00A41DB9">
            <w:pPr>
              <w:rPr>
                <w:ins w:id="1912" w:author="David Conklin" w:date="2020-11-10T16:42:00Z"/>
              </w:rPr>
            </w:pPr>
          </w:p>
        </w:tc>
        <w:tc>
          <w:tcPr>
            <w:tcW w:w="0" w:type="auto"/>
          </w:tcPr>
          <w:p w14:paraId="482DC267" w14:textId="77777777" w:rsidR="00A41DB9" w:rsidRDefault="00A41DB9" w:rsidP="00A41DB9">
            <w:pPr>
              <w:rPr>
                <w:ins w:id="1913" w:author="David Conklin" w:date="2020-11-10T16:42:00Z"/>
              </w:rPr>
            </w:pPr>
          </w:p>
        </w:tc>
        <w:tc>
          <w:tcPr>
            <w:tcW w:w="0" w:type="auto"/>
          </w:tcPr>
          <w:p w14:paraId="1E87B818" w14:textId="77777777" w:rsidR="00A41DB9" w:rsidRDefault="00A41DB9" w:rsidP="00A41DB9">
            <w:pPr>
              <w:rPr>
                <w:ins w:id="1914" w:author="David Conklin" w:date="2020-11-10T16:42:00Z"/>
              </w:rPr>
            </w:pPr>
          </w:p>
        </w:tc>
        <w:tc>
          <w:tcPr>
            <w:tcW w:w="0" w:type="auto"/>
          </w:tcPr>
          <w:p w14:paraId="57AE3FEB" w14:textId="5B5EE4C8" w:rsidR="00A41DB9" w:rsidRDefault="00A41DB9" w:rsidP="00A41DB9">
            <w:pPr>
              <w:rPr>
                <w:ins w:id="1915" w:author="David Conklin" w:date="2020-11-10T16:42:00Z"/>
              </w:rPr>
            </w:pPr>
            <w:ins w:id="1916" w:author="David Conklin" w:date="2020-11-10T16:43:00Z">
              <w:r>
                <w:t>NSE</w:t>
              </w:r>
            </w:ins>
          </w:p>
        </w:tc>
        <w:tc>
          <w:tcPr>
            <w:tcW w:w="0" w:type="auto"/>
          </w:tcPr>
          <w:p w14:paraId="52D6F3FC" w14:textId="190C5079" w:rsidR="00A41DB9" w:rsidRDefault="00A41DB9" w:rsidP="00A41DB9">
            <w:pPr>
              <w:rPr>
                <w:ins w:id="1917" w:author="David Conklin" w:date="2020-11-10T16:42:00Z"/>
              </w:rPr>
            </w:pPr>
            <w:ins w:id="1918" w:author="David Conklin" w:date="2020-11-10T16:43:00Z">
              <w:r>
                <w:t>0.7</w:t>
              </w:r>
            </w:ins>
            <w:ins w:id="1919" w:author="David Conklin" w:date="2020-11-10T16:44:00Z">
              <w:r w:rsidR="00EB3145">
                <w:t>2</w:t>
              </w:r>
            </w:ins>
          </w:p>
        </w:tc>
        <w:tc>
          <w:tcPr>
            <w:tcW w:w="0" w:type="auto"/>
          </w:tcPr>
          <w:p w14:paraId="1B5AEDAE" w14:textId="3ED9EED9" w:rsidR="00A41DB9" w:rsidRDefault="00A41DB9" w:rsidP="00A41DB9">
            <w:pPr>
              <w:rPr>
                <w:ins w:id="1920" w:author="David Conklin" w:date="2020-11-10T16:42:00Z"/>
              </w:rPr>
            </w:pPr>
            <w:ins w:id="1921" w:author="David Conklin" w:date="2020-11-10T16:43:00Z">
              <w:r>
                <w:t>G</w:t>
              </w:r>
            </w:ins>
          </w:p>
        </w:tc>
      </w:tr>
      <w:tr w:rsidR="00A41DB9" w14:paraId="3D18757F" w14:textId="77777777" w:rsidTr="0064217D">
        <w:trPr>
          <w:ins w:id="1922" w:author="David Conklin" w:date="2020-11-10T16:42:00Z"/>
        </w:trPr>
        <w:tc>
          <w:tcPr>
            <w:tcW w:w="0" w:type="auto"/>
          </w:tcPr>
          <w:p w14:paraId="0EB4C3BC" w14:textId="77777777" w:rsidR="00A41DB9" w:rsidRDefault="00A41DB9" w:rsidP="00A41DB9">
            <w:pPr>
              <w:rPr>
                <w:ins w:id="1923" w:author="David Conklin" w:date="2020-11-10T16:42:00Z"/>
              </w:rPr>
            </w:pPr>
          </w:p>
        </w:tc>
        <w:tc>
          <w:tcPr>
            <w:tcW w:w="0" w:type="auto"/>
          </w:tcPr>
          <w:p w14:paraId="47C5AB4F" w14:textId="77777777" w:rsidR="00A41DB9" w:rsidRDefault="00A41DB9" w:rsidP="00A41DB9">
            <w:pPr>
              <w:rPr>
                <w:ins w:id="1924" w:author="David Conklin" w:date="2020-11-10T16:42:00Z"/>
              </w:rPr>
            </w:pPr>
          </w:p>
        </w:tc>
        <w:tc>
          <w:tcPr>
            <w:tcW w:w="0" w:type="auto"/>
          </w:tcPr>
          <w:p w14:paraId="0549CF64" w14:textId="77777777" w:rsidR="00A41DB9" w:rsidRDefault="00A41DB9" w:rsidP="00A41DB9">
            <w:pPr>
              <w:rPr>
                <w:ins w:id="1925" w:author="David Conklin" w:date="2020-11-10T16:42:00Z"/>
              </w:rPr>
            </w:pPr>
          </w:p>
        </w:tc>
        <w:tc>
          <w:tcPr>
            <w:tcW w:w="0" w:type="auto"/>
          </w:tcPr>
          <w:p w14:paraId="7BA5F30F" w14:textId="49ACDE7D" w:rsidR="00A41DB9" w:rsidRDefault="00A41DB9" w:rsidP="00A41DB9">
            <w:pPr>
              <w:rPr>
                <w:ins w:id="1926" w:author="David Conklin" w:date="2020-11-10T16:42:00Z"/>
              </w:rPr>
            </w:pPr>
            <w:ins w:id="1927" w:author="David Conklin" w:date="2020-11-10T16:43:00Z">
              <w:r>
                <w:t>RSR</w:t>
              </w:r>
            </w:ins>
          </w:p>
        </w:tc>
        <w:tc>
          <w:tcPr>
            <w:tcW w:w="0" w:type="auto"/>
          </w:tcPr>
          <w:p w14:paraId="286A8E72" w14:textId="33F4F410" w:rsidR="00A41DB9" w:rsidRDefault="00A41DB9" w:rsidP="00A41DB9">
            <w:pPr>
              <w:rPr>
                <w:ins w:id="1928" w:author="David Conklin" w:date="2020-11-10T16:42:00Z"/>
              </w:rPr>
            </w:pPr>
            <w:ins w:id="1929" w:author="David Conklin" w:date="2020-11-10T16:43:00Z">
              <w:r>
                <w:t>0.</w:t>
              </w:r>
            </w:ins>
            <w:ins w:id="1930" w:author="David Conklin" w:date="2020-11-10T16:44:00Z">
              <w:r w:rsidR="00EB3145">
                <w:t>53</w:t>
              </w:r>
            </w:ins>
          </w:p>
        </w:tc>
        <w:tc>
          <w:tcPr>
            <w:tcW w:w="0" w:type="auto"/>
          </w:tcPr>
          <w:p w14:paraId="1AE778F8" w14:textId="5743E9A5" w:rsidR="00A41DB9" w:rsidRDefault="00A41DB9" w:rsidP="00A41DB9">
            <w:pPr>
              <w:rPr>
                <w:ins w:id="1931" w:author="David Conklin" w:date="2020-11-10T16:42:00Z"/>
              </w:rPr>
            </w:pPr>
            <w:ins w:id="1932" w:author="David Conklin" w:date="2020-11-10T16:43:00Z">
              <w:r>
                <w:t>G</w:t>
              </w:r>
            </w:ins>
          </w:p>
        </w:tc>
      </w:tr>
      <w:tr w:rsidR="00A41DB9" w14:paraId="5EF3CEF7" w14:textId="77777777" w:rsidTr="0064217D">
        <w:trPr>
          <w:ins w:id="1933" w:author="David Conklin" w:date="2020-11-10T16:42:00Z"/>
        </w:trPr>
        <w:tc>
          <w:tcPr>
            <w:tcW w:w="0" w:type="auto"/>
          </w:tcPr>
          <w:p w14:paraId="42C31135" w14:textId="77777777" w:rsidR="00A41DB9" w:rsidRDefault="00A41DB9" w:rsidP="00A41DB9">
            <w:pPr>
              <w:rPr>
                <w:ins w:id="1934" w:author="David Conklin" w:date="2020-11-10T16:42:00Z"/>
              </w:rPr>
            </w:pPr>
          </w:p>
        </w:tc>
        <w:tc>
          <w:tcPr>
            <w:tcW w:w="0" w:type="auto"/>
          </w:tcPr>
          <w:p w14:paraId="5077F518" w14:textId="77777777" w:rsidR="00A41DB9" w:rsidRDefault="00A41DB9" w:rsidP="00A41DB9">
            <w:pPr>
              <w:rPr>
                <w:ins w:id="1935" w:author="David Conklin" w:date="2020-11-10T16:42:00Z"/>
              </w:rPr>
            </w:pPr>
          </w:p>
        </w:tc>
        <w:tc>
          <w:tcPr>
            <w:tcW w:w="0" w:type="auto"/>
          </w:tcPr>
          <w:p w14:paraId="25028791" w14:textId="77777777" w:rsidR="00A41DB9" w:rsidRDefault="00A41DB9" w:rsidP="00A41DB9">
            <w:pPr>
              <w:rPr>
                <w:ins w:id="1936" w:author="David Conklin" w:date="2020-11-10T16:42:00Z"/>
              </w:rPr>
            </w:pPr>
          </w:p>
        </w:tc>
        <w:tc>
          <w:tcPr>
            <w:tcW w:w="0" w:type="auto"/>
          </w:tcPr>
          <w:p w14:paraId="6D178417" w14:textId="5684CD85" w:rsidR="00A41DB9" w:rsidRDefault="00A41DB9" w:rsidP="00A41DB9">
            <w:pPr>
              <w:rPr>
                <w:ins w:id="1937" w:author="David Conklin" w:date="2020-11-10T16:42:00Z"/>
              </w:rPr>
            </w:pPr>
            <w:ins w:id="1938" w:author="David Conklin" w:date="2020-11-10T16:43:00Z">
              <w:r>
                <w:t>R2</w:t>
              </w:r>
            </w:ins>
          </w:p>
        </w:tc>
        <w:tc>
          <w:tcPr>
            <w:tcW w:w="0" w:type="auto"/>
          </w:tcPr>
          <w:p w14:paraId="3A334BF5" w14:textId="31FCA88F" w:rsidR="00A41DB9" w:rsidRDefault="00A41DB9" w:rsidP="00A41DB9">
            <w:pPr>
              <w:rPr>
                <w:ins w:id="1939" w:author="David Conklin" w:date="2020-11-10T16:42:00Z"/>
              </w:rPr>
            </w:pPr>
            <w:ins w:id="1940" w:author="David Conklin" w:date="2020-11-10T16:43:00Z">
              <w:r>
                <w:t>0.</w:t>
              </w:r>
            </w:ins>
            <w:ins w:id="1941" w:author="David Conklin" w:date="2020-11-10T16:44:00Z">
              <w:r w:rsidR="00EB3145">
                <w:t>81</w:t>
              </w:r>
            </w:ins>
          </w:p>
        </w:tc>
        <w:tc>
          <w:tcPr>
            <w:tcW w:w="0" w:type="auto"/>
          </w:tcPr>
          <w:p w14:paraId="5CF5DB88" w14:textId="43C764FC" w:rsidR="00A41DB9" w:rsidRDefault="00A41DB9" w:rsidP="00A41DB9">
            <w:pPr>
              <w:rPr>
                <w:ins w:id="1942" w:author="David Conklin" w:date="2020-11-10T16:42:00Z"/>
              </w:rPr>
            </w:pPr>
            <w:ins w:id="1943" w:author="David Conklin" w:date="2020-11-10T16:43:00Z">
              <w:r>
                <w:t>G</w:t>
              </w:r>
            </w:ins>
          </w:p>
        </w:tc>
      </w:tr>
    </w:tbl>
    <w:p w14:paraId="7F7A6FB9" w14:textId="171D19F9" w:rsidR="007E57E4" w:rsidRDefault="007E57E4" w:rsidP="007E57E4">
      <w:pPr>
        <w:rPr>
          <w:ins w:id="1944" w:author="David Conklin" w:date="2020-11-09T15:29:00Z"/>
        </w:rPr>
      </w:pPr>
    </w:p>
    <w:p w14:paraId="527A3268" w14:textId="18166E34" w:rsidR="007E57E4" w:rsidRDefault="00F81EFD" w:rsidP="007E57E4">
      <w:pPr>
        <w:rPr>
          <w:ins w:id="1945" w:author="David Conklin" w:date="2020-11-10T16:47:00Z"/>
        </w:rPr>
      </w:pPr>
      <w:ins w:id="1946"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947"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948">
          <w:tblGrid>
            <w:gridCol w:w="1870"/>
            <w:gridCol w:w="1870"/>
            <w:gridCol w:w="1870"/>
            <w:gridCol w:w="2485"/>
          </w:tblGrid>
        </w:tblGridChange>
      </w:tblGrid>
      <w:tr w:rsidR="00F81EFD" w14:paraId="2C2A2062" w14:textId="77777777" w:rsidTr="00F81EFD">
        <w:trPr>
          <w:ins w:id="1949" w:author="David Conklin" w:date="2020-11-10T16:47:00Z"/>
          <w:trPrChange w:id="1950" w:author="David Conklin" w:date="2020-11-10T16:48:00Z">
            <w:trPr>
              <w:gridAfter w:val="0"/>
            </w:trPr>
          </w:trPrChange>
        </w:trPr>
        <w:tc>
          <w:tcPr>
            <w:tcW w:w="1870" w:type="dxa"/>
            <w:tcPrChange w:id="1951" w:author="David Conklin" w:date="2020-11-10T16:48:00Z">
              <w:tcPr>
                <w:tcW w:w="1870" w:type="dxa"/>
              </w:tcPr>
            </w:tcPrChange>
          </w:tcPr>
          <w:p w14:paraId="2E7B75D8" w14:textId="247FA604" w:rsidR="00F81EFD" w:rsidRDefault="00F81EFD" w:rsidP="007E57E4">
            <w:pPr>
              <w:rPr>
                <w:ins w:id="1952" w:author="David Conklin" w:date="2020-11-10T16:47:00Z"/>
              </w:rPr>
            </w:pPr>
            <w:ins w:id="1953" w:author="David Conklin" w:date="2020-11-10T16:47:00Z">
              <w:r>
                <w:t>gage</w:t>
              </w:r>
            </w:ins>
          </w:p>
        </w:tc>
        <w:tc>
          <w:tcPr>
            <w:tcW w:w="1870" w:type="dxa"/>
            <w:tcPrChange w:id="1954" w:author="David Conklin" w:date="2020-11-10T16:48:00Z">
              <w:tcPr>
                <w:tcW w:w="1870" w:type="dxa"/>
              </w:tcPr>
            </w:tcPrChange>
          </w:tcPr>
          <w:p w14:paraId="5164BD34" w14:textId="4A61346D" w:rsidR="00F81EFD" w:rsidRDefault="00F81EFD" w:rsidP="007E57E4">
            <w:pPr>
              <w:rPr>
                <w:ins w:id="1955" w:author="David Conklin" w:date="2020-11-10T16:47:00Z"/>
              </w:rPr>
            </w:pPr>
            <w:ins w:id="1956" w:author="David Conklin" w:date="2020-11-10T16:47:00Z">
              <w:r>
                <w:t>COMID</w:t>
              </w:r>
            </w:ins>
          </w:p>
        </w:tc>
        <w:tc>
          <w:tcPr>
            <w:tcW w:w="4355" w:type="dxa"/>
            <w:tcPrChange w:id="1957" w:author="David Conklin" w:date="2020-11-10T16:48:00Z">
              <w:tcPr>
                <w:tcW w:w="1870" w:type="dxa"/>
              </w:tcPr>
            </w:tcPrChange>
          </w:tcPr>
          <w:p w14:paraId="20BB56A6" w14:textId="322E41E6" w:rsidR="00F81EFD" w:rsidRDefault="00F81EFD" w:rsidP="007E57E4">
            <w:pPr>
              <w:rPr>
                <w:ins w:id="1958" w:author="David Conklin" w:date="2020-11-10T16:47:00Z"/>
              </w:rPr>
            </w:pPr>
            <w:ins w:id="1959" w:author="David Conklin" w:date="2020-11-10T16:47:00Z">
              <w:r>
                <w:t>location</w:t>
              </w:r>
            </w:ins>
          </w:p>
        </w:tc>
      </w:tr>
      <w:tr w:rsidR="00F81EFD" w14:paraId="512F5D8F" w14:textId="77777777" w:rsidTr="00F81EFD">
        <w:trPr>
          <w:ins w:id="1960" w:author="David Conklin" w:date="2020-11-10T16:47:00Z"/>
          <w:trPrChange w:id="1961" w:author="David Conklin" w:date="2020-11-10T16:48:00Z">
            <w:trPr>
              <w:gridAfter w:val="0"/>
            </w:trPr>
          </w:trPrChange>
        </w:trPr>
        <w:tc>
          <w:tcPr>
            <w:tcW w:w="1870" w:type="dxa"/>
            <w:tcPrChange w:id="1962" w:author="David Conklin" w:date="2020-11-10T16:48:00Z">
              <w:tcPr>
                <w:tcW w:w="1870" w:type="dxa"/>
              </w:tcPr>
            </w:tcPrChange>
          </w:tcPr>
          <w:p w14:paraId="67291E46" w14:textId="041F9A2A" w:rsidR="00F81EFD" w:rsidRDefault="00F81EFD" w:rsidP="007E57E4">
            <w:pPr>
              <w:rPr>
                <w:ins w:id="1963" w:author="David Conklin" w:date="2020-11-10T16:47:00Z"/>
              </w:rPr>
            </w:pPr>
            <w:ins w:id="1964" w:author="David Conklin" w:date="2020-11-10T16:48:00Z">
              <w:r>
                <w:t>14158500</w:t>
              </w:r>
            </w:ins>
          </w:p>
        </w:tc>
        <w:tc>
          <w:tcPr>
            <w:tcW w:w="1870" w:type="dxa"/>
            <w:tcPrChange w:id="1965" w:author="David Conklin" w:date="2020-11-10T16:48:00Z">
              <w:tcPr>
                <w:tcW w:w="1870" w:type="dxa"/>
              </w:tcPr>
            </w:tcPrChange>
          </w:tcPr>
          <w:p w14:paraId="2F7B58FE" w14:textId="335DC35D" w:rsidR="00F81EFD" w:rsidRDefault="00F81EFD" w:rsidP="007E57E4">
            <w:pPr>
              <w:rPr>
                <w:ins w:id="1966" w:author="David Conklin" w:date="2020-11-10T16:47:00Z"/>
              </w:rPr>
            </w:pPr>
            <w:ins w:id="1967" w:author="David Conklin" w:date="2020-11-10T16:48:00Z">
              <w:r>
                <w:t>23773373</w:t>
              </w:r>
            </w:ins>
          </w:p>
        </w:tc>
        <w:tc>
          <w:tcPr>
            <w:tcW w:w="4355" w:type="dxa"/>
            <w:tcPrChange w:id="1968" w:author="David Conklin" w:date="2020-11-10T16:48:00Z">
              <w:tcPr>
                <w:tcW w:w="1870" w:type="dxa"/>
              </w:tcPr>
            </w:tcPrChange>
          </w:tcPr>
          <w:p w14:paraId="2A11E1E4" w14:textId="48CEFE3D" w:rsidR="00F81EFD" w:rsidRDefault="00F81EFD" w:rsidP="007E57E4">
            <w:pPr>
              <w:rPr>
                <w:ins w:id="1969" w:author="David Conklin" w:date="2020-11-10T16:47:00Z"/>
              </w:rPr>
            </w:pPr>
            <w:ins w:id="1970" w:author="David Conklin" w:date="2020-11-10T16:48:00Z">
              <w:r>
                <w:t>MCKENZIE RIVER AT OUTLET OF CLEAR LAKE</w:t>
              </w:r>
            </w:ins>
          </w:p>
        </w:tc>
      </w:tr>
      <w:tr w:rsidR="00F81EFD" w14:paraId="182B2ABD" w14:textId="77777777" w:rsidTr="00F81EFD">
        <w:trPr>
          <w:ins w:id="1971" w:author="David Conklin" w:date="2020-11-10T16:49:00Z"/>
        </w:trPr>
        <w:tc>
          <w:tcPr>
            <w:tcW w:w="1870" w:type="dxa"/>
          </w:tcPr>
          <w:p w14:paraId="62037F8C" w14:textId="1FF420F8" w:rsidR="00F81EFD" w:rsidRDefault="00F81EFD" w:rsidP="007E57E4">
            <w:pPr>
              <w:rPr>
                <w:ins w:id="1972" w:author="David Conklin" w:date="2020-11-10T16:49:00Z"/>
              </w:rPr>
            </w:pPr>
            <w:ins w:id="1973" w:author="David Conklin" w:date="2020-11-10T16:49:00Z">
              <w:r>
                <w:t>14158850</w:t>
              </w:r>
            </w:ins>
          </w:p>
        </w:tc>
        <w:tc>
          <w:tcPr>
            <w:tcW w:w="1870" w:type="dxa"/>
          </w:tcPr>
          <w:p w14:paraId="3B410064" w14:textId="31A5D3B4" w:rsidR="00F81EFD" w:rsidRDefault="00F81EFD" w:rsidP="007E57E4">
            <w:pPr>
              <w:rPr>
                <w:ins w:id="1974" w:author="David Conklin" w:date="2020-11-10T16:49:00Z"/>
              </w:rPr>
            </w:pPr>
            <w:ins w:id="1975" w:author="David Conklin" w:date="2020-11-10T16:49:00Z">
              <w:r>
                <w:t>23773359</w:t>
              </w:r>
            </w:ins>
          </w:p>
        </w:tc>
        <w:tc>
          <w:tcPr>
            <w:tcW w:w="4355" w:type="dxa"/>
          </w:tcPr>
          <w:p w14:paraId="47B8D0B2" w14:textId="7B002F98" w:rsidR="00F81EFD" w:rsidRDefault="00F81EFD" w:rsidP="007E57E4">
            <w:pPr>
              <w:rPr>
                <w:ins w:id="1976" w:author="David Conklin" w:date="2020-11-10T16:49:00Z"/>
              </w:rPr>
            </w:pPr>
            <w:ins w:id="1977" w:author="David Conklin" w:date="2020-11-10T16:49:00Z">
              <w:r>
                <w:t>BLW TRAIL BR</w:t>
              </w:r>
            </w:ins>
            <w:ins w:id="1978" w:author="David Conklin" w:date="2020-11-10T16:50:00Z">
              <w:r>
                <w:t xml:space="preserve"> DAM NR BELKNAP SPRINGS</w:t>
              </w:r>
            </w:ins>
          </w:p>
        </w:tc>
      </w:tr>
      <w:tr w:rsidR="00F81EFD" w14:paraId="1531D33A" w14:textId="77777777" w:rsidTr="00F81EFD">
        <w:trPr>
          <w:ins w:id="1979" w:author="David Conklin" w:date="2020-11-10T16:49:00Z"/>
        </w:trPr>
        <w:tc>
          <w:tcPr>
            <w:tcW w:w="1870" w:type="dxa"/>
          </w:tcPr>
          <w:p w14:paraId="339697EC" w14:textId="76BC4F87" w:rsidR="00F81EFD" w:rsidRDefault="00F81EFD" w:rsidP="007E57E4">
            <w:pPr>
              <w:rPr>
                <w:ins w:id="1980" w:author="David Conklin" w:date="2020-11-10T16:49:00Z"/>
              </w:rPr>
            </w:pPr>
            <w:ins w:id="1981" w:author="David Conklin" w:date="2020-11-10T16:50:00Z">
              <w:r>
                <w:t>14159500</w:t>
              </w:r>
            </w:ins>
          </w:p>
        </w:tc>
        <w:tc>
          <w:tcPr>
            <w:tcW w:w="1870" w:type="dxa"/>
          </w:tcPr>
          <w:p w14:paraId="334F0649" w14:textId="55471FC1" w:rsidR="00F81EFD" w:rsidRDefault="00F81EFD" w:rsidP="007E57E4">
            <w:pPr>
              <w:rPr>
                <w:ins w:id="1982" w:author="David Conklin" w:date="2020-11-10T16:49:00Z"/>
              </w:rPr>
            </w:pPr>
            <w:ins w:id="1983" w:author="David Conklin" w:date="2020-11-10T16:50:00Z">
              <w:r>
                <w:t>23773009</w:t>
              </w:r>
            </w:ins>
          </w:p>
        </w:tc>
        <w:tc>
          <w:tcPr>
            <w:tcW w:w="4355" w:type="dxa"/>
          </w:tcPr>
          <w:p w14:paraId="79B0F848" w14:textId="4B70637C" w:rsidR="00F81EFD" w:rsidRDefault="00F81EFD" w:rsidP="007E57E4">
            <w:pPr>
              <w:rPr>
                <w:ins w:id="1984" w:author="David Conklin" w:date="2020-11-10T16:49:00Z"/>
              </w:rPr>
            </w:pPr>
            <w:ins w:id="1985" w:author="David Conklin" w:date="2020-11-10T16:50:00Z">
              <w:r>
                <w:t xml:space="preserve">SOUTH FORK </w:t>
              </w:r>
            </w:ins>
            <w:ins w:id="1986" w:author="David Conklin" w:date="2020-11-10T16:51:00Z">
              <w:r>
                <w:t>MCKENZIE NEAR RAINBO</w:t>
              </w:r>
            </w:ins>
            <w:ins w:id="1987" w:author="David Conklin" w:date="2020-11-11T04:47:00Z">
              <w:r w:rsidR="00535731">
                <w:t>W</w:t>
              </w:r>
            </w:ins>
          </w:p>
        </w:tc>
      </w:tr>
      <w:tr w:rsidR="00F81EFD" w14:paraId="4B0FAC6C" w14:textId="77777777" w:rsidTr="00F81EFD">
        <w:trPr>
          <w:ins w:id="1988" w:author="David Conklin" w:date="2020-11-10T16:49:00Z"/>
        </w:trPr>
        <w:tc>
          <w:tcPr>
            <w:tcW w:w="1870" w:type="dxa"/>
          </w:tcPr>
          <w:p w14:paraId="7CF8453F" w14:textId="347B2425" w:rsidR="00F81EFD" w:rsidRDefault="00F81EFD" w:rsidP="007E57E4">
            <w:pPr>
              <w:rPr>
                <w:ins w:id="1989" w:author="David Conklin" w:date="2020-11-10T16:49:00Z"/>
              </w:rPr>
            </w:pPr>
            <w:ins w:id="1990" w:author="David Conklin" w:date="2020-11-10T16:51:00Z">
              <w:r>
                <w:t>14163150</w:t>
              </w:r>
            </w:ins>
          </w:p>
        </w:tc>
        <w:tc>
          <w:tcPr>
            <w:tcW w:w="1870" w:type="dxa"/>
          </w:tcPr>
          <w:p w14:paraId="5B8576B3" w14:textId="26CE5F42" w:rsidR="00F81EFD" w:rsidRDefault="00F81EFD" w:rsidP="007E57E4">
            <w:pPr>
              <w:rPr>
                <w:ins w:id="1991" w:author="David Conklin" w:date="2020-11-10T16:49:00Z"/>
              </w:rPr>
            </w:pPr>
            <w:ins w:id="1992" w:author="David Conklin" w:date="2020-11-10T16:51:00Z">
              <w:r>
                <w:t>23772857</w:t>
              </w:r>
            </w:ins>
          </w:p>
        </w:tc>
        <w:tc>
          <w:tcPr>
            <w:tcW w:w="4355" w:type="dxa"/>
          </w:tcPr>
          <w:p w14:paraId="2A2791C3" w14:textId="13A58E6B" w:rsidR="00F81EFD" w:rsidRDefault="00F81EFD" w:rsidP="007E57E4">
            <w:pPr>
              <w:rPr>
                <w:ins w:id="1993" w:author="David Conklin" w:date="2020-11-10T16:49:00Z"/>
              </w:rPr>
            </w:pPr>
            <w:ins w:id="1994" w:author="David Conklin" w:date="2020-11-10T16:51:00Z">
              <w:r>
                <w:t>BLW LEABURG DAM</w:t>
              </w:r>
            </w:ins>
          </w:p>
        </w:tc>
      </w:tr>
      <w:tr w:rsidR="00F81EFD" w14:paraId="099C84B9" w14:textId="77777777" w:rsidTr="00F81EFD">
        <w:trPr>
          <w:ins w:id="1995" w:author="David Conklin" w:date="2020-11-10T16:49:00Z"/>
        </w:trPr>
        <w:tc>
          <w:tcPr>
            <w:tcW w:w="1870" w:type="dxa"/>
          </w:tcPr>
          <w:p w14:paraId="63CFB327" w14:textId="7DA4E215" w:rsidR="00F81EFD" w:rsidRDefault="00F81EFD" w:rsidP="007E57E4">
            <w:pPr>
              <w:rPr>
                <w:ins w:id="1996" w:author="David Conklin" w:date="2020-11-10T16:49:00Z"/>
              </w:rPr>
            </w:pPr>
            <w:ins w:id="1997" w:author="David Conklin" w:date="2020-11-10T16:51:00Z">
              <w:r>
                <w:t>14163900</w:t>
              </w:r>
            </w:ins>
          </w:p>
        </w:tc>
        <w:tc>
          <w:tcPr>
            <w:tcW w:w="1870" w:type="dxa"/>
          </w:tcPr>
          <w:p w14:paraId="3218CE10" w14:textId="13F65AE1" w:rsidR="00F81EFD" w:rsidRDefault="00F81EFD" w:rsidP="007E57E4">
            <w:pPr>
              <w:rPr>
                <w:ins w:id="1998" w:author="David Conklin" w:date="2020-11-10T16:49:00Z"/>
              </w:rPr>
            </w:pPr>
            <w:ins w:id="1999" w:author="David Conklin" w:date="2020-11-10T16:52:00Z">
              <w:r>
                <w:t>23772801</w:t>
              </w:r>
            </w:ins>
          </w:p>
        </w:tc>
        <w:tc>
          <w:tcPr>
            <w:tcW w:w="4355" w:type="dxa"/>
          </w:tcPr>
          <w:p w14:paraId="7CA60F0E" w14:textId="10132536" w:rsidR="00F81EFD" w:rsidRDefault="00F81EFD" w:rsidP="007E57E4">
            <w:pPr>
              <w:rPr>
                <w:ins w:id="2000" w:author="David Conklin" w:date="2020-11-10T16:49:00Z"/>
              </w:rPr>
            </w:pPr>
            <w:ins w:id="2001" w:author="David Conklin" w:date="2020-11-10T16:52:00Z">
              <w:r>
                <w:t>NEAR WALTERVILLE</w:t>
              </w:r>
            </w:ins>
          </w:p>
        </w:tc>
      </w:tr>
      <w:tr w:rsidR="00F81EFD" w14:paraId="18AEF31A" w14:textId="77777777" w:rsidTr="00F81EFD">
        <w:trPr>
          <w:ins w:id="2002" w:author="David Conklin" w:date="2020-11-10T16:49:00Z"/>
        </w:trPr>
        <w:tc>
          <w:tcPr>
            <w:tcW w:w="1870" w:type="dxa"/>
          </w:tcPr>
          <w:p w14:paraId="30BBA12F" w14:textId="4BDC9987" w:rsidR="00F81EFD" w:rsidRDefault="00F81EFD" w:rsidP="007E57E4">
            <w:pPr>
              <w:rPr>
                <w:ins w:id="2003" w:author="David Conklin" w:date="2020-11-10T16:49:00Z"/>
              </w:rPr>
            </w:pPr>
            <w:ins w:id="2004" w:author="David Conklin" w:date="2020-11-10T16:52:00Z">
              <w:r>
                <w:t>14164700</w:t>
              </w:r>
            </w:ins>
          </w:p>
        </w:tc>
        <w:tc>
          <w:tcPr>
            <w:tcW w:w="1870" w:type="dxa"/>
          </w:tcPr>
          <w:p w14:paraId="29235F84" w14:textId="648BBB22" w:rsidR="00F81EFD" w:rsidRDefault="00F81EFD" w:rsidP="007E57E4">
            <w:pPr>
              <w:rPr>
                <w:ins w:id="2005" w:author="David Conklin" w:date="2020-11-10T16:49:00Z"/>
              </w:rPr>
            </w:pPr>
            <w:ins w:id="2006" w:author="David Conklin" w:date="2020-11-10T16:52:00Z">
              <w:r>
                <w:t>23774369</w:t>
              </w:r>
            </w:ins>
          </w:p>
        </w:tc>
        <w:tc>
          <w:tcPr>
            <w:tcW w:w="4355" w:type="dxa"/>
          </w:tcPr>
          <w:p w14:paraId="4D1423D1" w14:textId="2DF0375D" w:rsidR="00F81EFD" w:rsidRDefault="00F81EFD" w:rsidP="007E57E4">
            <w:pPr>
              <w:rPr>
                <w:ins w:id="2007" w:author="David Conklin" w:date="2020-11-10T16:49:00Z"/>
              </w:rPr>
            </w:pPr>
            <w:ins w:id="2008" w:author="David Conklin" w:date="2020-11-10T16:52:00Z">
              <w:r>
                <w:t>CEDAR CREEK AT SPRINGFIELD</w:t>
              </w:r>
            </w:ins>
          </w:p>
        </w:tc>
      </w:tr>
    </w:tbl>
    <w:p w14:paraId="2F8E7FAF" w14:textId="0CD92B0F" w:rsidR="00F81EFD" w:rsidRDefault="00F81EFD" w:rsidP="007E57E4">
      <w:pPr>
        <w:rPr>
          <w:ins w:id="2009" w:author="David Conklin" w:date="2020-11-10T16:59:00Z"/>
        </w:rPr>
      </w:pPr>
    </w:p>
    <w:p w14:paraId="6100330C" w14:textId="77777777" w:rsidR="006200EB" w:rsidRDefault="006200EB">
      <w:pPr>
        <w:rPr>
          <w:ins w:id="2010" w:author="David Conklin" w:date="2020-11-11T04:42:00Z"/>
        </w:rPr>
      </w:pPr>
      <w:ins w:id="2011" w:author="David Conklin" w:date="2020-11-11T04:42:00Z">
        <w:r>
          <w:br w:type="page"/>
        </w:r>
      </w:ins>
    </w:p>
    <w:p w14:paraId="025588A3" w14:textId="0A0AF25B" w:rsidR="00E70EE0" w:rsidRDefault="00E70EE0" w:rsidP="007E57E4">
      <w:pPr>
        <w:rPr>
          <w:ins w:id="2012" w:author="David Conklin" w:date="2020-11-10T16:46:00Z"/>
        </w:rPr>
      </w:pPr>
      <w:ins w:id="2013" w:author="David Conklin" w:date="2020-11-10T16:59:00Z">
        <w:r>
          <w:lastRenderedPageBreak/>
          <w:t>Temperature sensor locations with satisfactory or better simulation skill grades</w:t>
        </w:r>
      </w:ins>
      <w:ins w:id="2014"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64217D">
        <w:trPr>
          <w:ins w:id="2015" w:author="David Conklin" w:date="2020-11-10T16:53:00Z"/>
        </w:trPr>
        <w:tc>
          <w:tcPr>
            <w:tcW w:w="0" w:type="auto"/>
          </w:tcPr>
          <w:p w14:paraId="5739CB03" w14:textId="7D90C063" w:rsidR="00E70EE0" w:rsidRDefault="00E70EE0" w:rsidP="007E57E4">
            <w:pPr>
              <w:rPr>
                <w:ins w:id="2016" w:author="David Conklin" w:date="2020-11-10T16:53:00Z"/>
              </w:rPr>
            </w:pPr>
            <w:ins w:id="2017" w:author="David Conklin" w:date="2020-11-10T16:53:00Z">
              <w:r>
                <w:t>gage</w:t>
              </w:r>
            </w:ins>
          </w:p>
        </w:tc>
        <w:tc>
          <w:tcPr>
            <w:tcW w:w="0" w:type="auto"/>
          </w:tcPr>
          <w:p w14:paraId="5F2E048C" w14:textId="4F0CF0E4" w:rsidR="00E70EE0" w:rsidRDefault="00E70EE0" w:rsidP="007E57E4">
            <w:pPr>
              <w:rPr>
                <w:ins w:id="2018" w:author="David Conklin" w:date="2020-11-10T16:53:00Z"/>
              </w:rPr>
            </w:pPr>
            <w:ins w:id="2019" w:author="David Conklin" w:date="2020-11-10T16:53:00Z">
              <w:r>
                <w:t>COMID</w:t>
              </w:r>
            </w:ins>
          </w:p>
        </w:tc>
        <w:tc>
          <w:tcPr>
            <w:tcW w:w="0" w:type="auto"/>
          </w:tcPr>
          <w:p w14:paraId="037157EA" w14:textId="663E3C19" w:rsidR="00E70EE0" w:rsidRDefault="00E70EE0" w:rsidP="007E57E4">
            <w:pPr>
              <w:rPr>
                <w:ins w:id="2020" w:author="David Conklin" w:date="2020-11-10T16:53:00Z"/>
              </w:rPr>
            </w:pPr>
            <w:ins w:id="2021" w:author="David Conklin" w:date="2020-11-10T16:53:00Z">
              <w:r>
                <w:t>location</w:t>
              </w:r>
            </w:ins>
          </w:p>
        </w:tc>
        <w:tc>
          <w:tcPr>
            <w:tcW w:w="0" w:type="auto"/>
          </w:tcPr>
          <w:p w14:paraId="2E465273" w14:textId="4A78AA69" w:rsidR="00E70EE0" w:rsidRDefault="00E70EE0" w:rsidP="007E57E4">
            <w:pPr>
              <w:rPr>
                <w:ins w:id="2022" w:author="David Conklin" w:date="2020-11-10T16:53:00Z"/>
              </w:rPr>
            </w:pPr>
            <w:ins w:id="2023" w:author="David Conklin" w:date="2020-11-10T16:53:00Z">
              <w:r>
                <w:t>statisti</w:t>
              </w:r>
            </w:ins>
            <w:ins w:id="2024" w:author="David Conklin" w:date="2020-11-10T16:54:00Z">
              <w:r>
                <w:t>c</w:t>
              </w:r>
            </w:ins>
          </w:p>
        </w:tc>
        <w:tc>
          <w:tcPr>
            <w:tcW w:w="0" w:type="auto"/>
          </w:tcPr>
          <w:p w14:paraId="5AD5C038" w14:textId="26E12AF2" w:rsidR="00E70EE0" w:rsidRDefault="00E70EE0" w:rsidP="007E57E4">
            <w:pPr>
              <w:rPr>
                <w:ins w:id="2025" w:author="David Conklin" w:date="2020-11-10T16:53:00Z"/>
              </w:rPr>
            </w:pPr>
            <w:ins w:id="2026" w:author="David Conklin" w:date="2020-11-10T16:54:00Z">
              <w:r>
                <w:t>value</w:t>
              </w:r>
            </w:ins>
          </w:p>
        </w:tc>
        <w:tc>
          <w:tcPr>
            <w:tcW w:w="0" w:type="auto"/>
          </w:tcPr>
          <w:p w14:paraId="72EE119F" w14:textId="2E2A9CDA" w:rsidR="00E70EE0" w:rsidRDefault="00E70EE0" w:rsidP="007E57E4">
            <w:pPr>
              <w:rPr>
                <w:ins w:id="2027" w:author="David Conklin" w:date="2020-11-10T16:54:00Z"/>
              </w:rPr>
            </w:pPr>
            <w:ins w:id="2028" w:author="David Conklin" w:date="2020-11-10T16:54:00Z">
              <w:r>
                <w:t>grade</w:t>
              </w:r>
            </w:ins>
          </w:p>
        </w:tc>
      </w:tr>
      <w:tr w:rsidR="00E70EE0" w14:paraId="132190CB" w14:textId="3227059C" w:rsidTr="0064217D">
        <w:trPr>
          <w:ins w:id="2029" w:author="David Conklin" w:date="2020-11-10T16:53:00Z"/>
        </w:trPr>
        <w:tc>
          <w:tcPr>
            <w:tcW w:w="0" w:type="auto"/>
          </w:tcPr>
          <w:p w14:paraId="7D7B75BD" w14:textId="3586976B" w:rsidR="00E70EE0" w:rsidRDefault="00E70EE0" w:rsidP="00E70EE0">
            <w:pPr>
              <w:rPr>
                <w:ins w:id="2030" w:author="David Conklin" w:date="2020-11-10T16:53:00Z"/>
              </w:rPr>
            </w:pPr>
            <w:ins w:id="2031" w:author="David Conklin" w:date="2020-11-10T16:54:00Z">
              <w:r>
                <w:t>14159200</w:t>
              </w:r>
            </w:ins>
          </w:p>
        </w:tc>
        <w:tc>
          <w:tcPr>
            <w:tcW w:w="0" w:type="auto"/>
          </w:tcPr>
          <w:p w14:paraId="0460C4BB" w14:textId="0748305B" w:rsidR="00E70EE0" w:rsidRDefault="00E70EE0" w:rsidP="00E70EE0">
            <w:pPr>
              <w:rPr>
                <w:ins w:id="2032" w:author="David Conklin" w:date="2020-11-10T16:53:00Z"/>
              </w:rPr>
            </w:pPr>
            <w:ins w:id="2033" w:author="David Conklin" w:date="2020-11-10T16:54:00Z">
              <w:r>
                <w:t>2377303</w:t>
              </w:r>
            </w:ins>
            <w:ins w:id="2034" w:author="David Conklin" w:date="2020-11-10T16:55:00Z">
              <w:r>
                <w:t>7</w:t>
              </w:r>
            </w:ins>
          </w:p>
        </w:tc>
        <w:tc>
          <w:tcPr>
            <w:tcW w:w="0" w:type="auto"/>
          </w:tcPr>
          <w:p w14:paraId="0F67F129" w14:textId="581EED37" w:rsidR="00E70EE0" w:rsidRDefault="00E70EE0" w:rsidP="00E70EE0">
            <w:pPr>
              <w:rPr>
                <w:ins w:id="2035" w:author="David Conklin" w:date="2020-11-10T16:53:00Z"/>
              </w:rPr>
            </w:pPr>
            <w:ins w:id="2036" w:author="David Conklin" w:date="2020-11-10T16:55:00Z">
              <w:r>
                <w:t>SO FK MCKENZIE ABO</w:t>
              </w:r>
            </w:ins>
            <w:ins w:id="2037" w:author="David Conklin" w:date="2020-11-10T16:57:00Z">
              <w:r>
                <w:t>V</w:t>
              </w:r>
            </w:ins>
            <w:ins w:id="2038" w:author="David Conklin" w:date="2020-11-10T16:55:00Z">
              <w:r>
                <w:t>E COUGAR</w:t>
              </w:r>
            </w:ins>
          </w:p>
        </w:tc>
        <w:tc>
          <w:tcPr>
            <w:tcW w:w="0" w:type="auto"/>
          </w:tcPr>
          <w:p w14:paraId="219B605A" w14:textId="43B0B515" w:rsidR="00E70EE0" w:rsidRDefault="00E70EE0" w:rsidP="00E70EE0">
            <w:pPr>
              <w:rPr>
                <w:ins w:id="2039" w:author="David Conklin" w:date="2020-11-10T16:53:00Z"/>
              </w:rPr>
            </w:pPr>
            <w:ins w:id="2040" w:author="David Conklin" w:date="2020-11-10T16:57:00Z">
              <w:r>
                <w:t>%bias</w:t>
              </w:r>
            </w:ins>
          </w:p>
        </w:tc>
        <w:tc>
          <w:tcPr>
            <w:tcW w:w="0" w:type="auto"/>
          </w:tcPr>
          <w:p w14:paraId="60CC27D9" w14:textId="671F75CF" w:rsidR="00E70EE0" w:rsidRDefault="00E70EE0" w:rsidP="00E70EE0">
            <w:pPr>
              <w:rPr>
                <w:ins w:id="2041" w:author="David Conklin" w:date="2020-11-10T16:53:00Z"/>
              </w:rPr>
            </w:pPr>
            <w:ins w:id="2042" w:author="David Conklin" w:date="2020-11-10T16:58:00Z">
              <w:r>
                <w:t>13.6%</w:t>
              </w:r>
            </w:ins>
          </w:p>
        </w:tc>
        <w:tc>
          <w:tcPr>
            <w:tcW w:w="0" w:type="auto"/>
          </w:tcPr>
          <w:p w14:paraId="1E0F0D76" w14:textId="7D81BF62" w:rsidR="00E70EE0" w:rsidRDefault="00E70EE0" w:rsidP="00E70EE0">
            <w:pPr>
              <w:rPr>
                <w:ins w:id="2043" w:author="David Conklin" w:date="2020-11-10T16:54:00Z"/>
              </w:rPr>
            </w:pPr>
            <w:ins w:id="2044" w:author="David Conklin" w:date="2020-11-10T16:58:00Z">
              <w:r>
                <w:t>S</w:t>
              </w:r>
            </w:ins>
          </w:p>
        </w:tc>
      </w:tr>
      <w:tr w:rsidR="00E70EE0" w14:paraId="04236B81" w14:textId="77777777" w:rsidTr="0064217D">
        <w:trPr>
          <w:ins w:id="2045" w:author="David Conklin" w:date="2020-11-10T16:55:00Z"/>
        </w:trPr>
        <w:tc>
          <w:tcPr>
            <w:tcW w:w="0" w:type="auto"/>
          </w:tcPr>
          <w:p w14:paraId="7693C2C2" w14:textId="77777777" w:rsidR="00E70EE0" w:rsidRDefault="00E70EE0" w:rsidP="00E70EE0">
            <w:pPr>
              <w:rPr>
                <w:ins w:id="2046" w:author="David Conklin" w:date="2020-11-10T16:55:00Z"/>
              </w:rPr>
            </w:pPr>
          </w:p>
        </w:tc>
        <w:tc>
          <w:tcPr>
            <w:tcW w:w="0" w:type="auto"/>
          </w:tcPr>
          <w:p w14:paraId="1DA38DF4" w14:textId="77777777" w:rsidR="00E70EE0" w:rsidRDefault="00E70EE0" w:rsidP="00E70EE0">
            <w:pPr>
              <w:rPr>
                <w:ins w:id="2047" w:author="David Conklin" w:date="2020-11-10T16:55:00Z"/>
              </w:rPr>
            </w:pPr>
          </w:p>
        </w:tc>
        <w:tc>
          <w:tcPr>
            <w:tcW w:w="0" w:type="auto"/>
          </w:tcPr>
          <w:p w14:paraId="26899EB0" w14:textId="77777777" w:rsidR="00E70EE0" w:rsidRDefault="00E70EE0" w:rsidP="00E70EE0">
            <w:pPr>
              <w:rPr>
                <w:ins w:id="2048" w:author="David Conklin" w:date="2020-11-10T16:55:00Z"/>
              </w:rPr>
            </w:pPr>
          </w:p>
        </w:tc>
        <w:tc>
          <w:tcPr>
            <w:tcW w:w="0" w:type="auto"/>
          </w:tcPr>
          <w:p w14:paraId="08997FA3" w14:textId="2775D24F" w:rsidR="00E70EE0" w:rsidRDefault="00E70EE0" w:rsidP="00E70EE0">
            <w:pPr>
              <w:rPr>
                <w:ins w:id="2049" w:author="David Conklin" w:date="2020-11-10T16:55:00Z"/>
              </w:rPr>
            </w:pPr>
            <w:ins w:id="2050" w:author="David Conklin" w:date="2020-11-10T16:57:00Z">
              <w:r>
                <w:t>NSE</w:t>
              </w:r>
            </w:ins>
          </w:p>
        </w:tc>
        <w:tc>
          <w:tcPr>
            <w:tcW w:w="0" w:type="auto"/>
          </w:tcPr>
          <w:p w14:paraId="03C23E73" w14:textId="0211FEF1" w:rsidR="00E70EE0" w:rsidRDefault="00E70EE0" w:rsidP="00E70EE0">
            <w:pPr>
              <w:rPr>
                <w:ins w:id="2051" w:author="David Conklin" w:date="2020-11-10T16:55:00Z"/>
              </w:rPr>
            </w:pPr>
            <w:ins w:id="2052" w:author="David Conklin" w:date="2020-11-10T16:57:00Z">
              <w:r>
                <w:t>0.</w:t>
              </w:r>
            </w:ins>
            <w:ins w:id="2053" w:author="David Conklin" w:date="2020-11-10T16:58:00Z">
              <w:r>
                <w:t>60</w:t>
              </w:r>
            </w:ins>
          </w:p>
        </w:tc>
        <w:tc>
          <w:tcPr>
            <w:tcW w:w="0" w:type="auto"/>
          </w:tcPr>
          <w:p w14:paraId="4DE27806" w14:textId="233A32F5" w:rsidR="00E70EE0" w:rsidRDefault="00E70EE0" w:rsidP="00E70EE0">
            <w:pPr>
              <w:rPr>
                <w:ins w:id="2054" w:author="David Conklin" w:date="2020-11-10T16:55:00Z"/>
              </w:rPr>
            </w:pPr>
            <w:ins w:id="2055" w:author="David Conklin" w:date="2020-11-10T16:58:00Z">
              <w:r>
                <w:t>S</w:t>
              </w:r>
            </w:ins>
          </w:p>
        </w:tc>
      </w:tr>
      <w:tr w:rsidR="00E70EE0" w14:paraId="7643AE9E" w14:textId="77777777" w:rsidTr="0064217D">
        <w:trPr>
          <w:ins w:id="2056" w:author="David Conklin" w:date="2020-11-10T16:55:00Z"/>
        </w:trPr>
        <w:tc>
          <w:tcPr>
            <w:tcW w:w="0" w:type="auto"/>
          </w:tcPr>
          <w:p w14:paraId="24715091" w14:textId="77777777" w:rsidR="00E70EE0" w:rsidRDefault="00E70EE0" w:rsidP="00E70EE0">
            <w:pPr>
              <w:rPr>
                <w:ins w:id="2057" w:author="David Conklin" w:date="2020-11-10T16:55:00Z"/>
              </w:rPr>
            </w:pPr>
          </w:p>
        </w:tc>
        <w:tc>
          <w:tcPr>
            <w:tcW w:w="0" w:type="auto"/>
          </w:tcPr>
          <w:p w14:paraId="2A2C8ECA" w14:textId="77777777" w:rsidR="00E70EE0" w:rsidRDefault="00E70EE0" w:rsidP="00E70EE0">
            <w:pPr>
              <w:rPr>
                <w:ins w:id="2058" w:author="David Conklin" w:date="2020-11-10T16:55:00Z"/>
              </w:rPr>
            </w:pPr>
          </w:p>
        </w:tc>
        <w:tc>
          <w:tcPr>
            <w:tcW w:w="0" w:type="auto"/>
          </w:tcPr>
          <w:p w14:paraId="0A6EAA23" w14:textId="77777777" w:rsidR="00E70EE0" w:rsidRDefault="00E70EE0" w:rsidP="00E70EE0">
            <w:pPr>
              <w:rPr>
                <w:ins w:id="2059" w:author="David Conklin" w:date="2020-11-10T16:55:00Z"/>
              </w:rPr>
            </w:pPr>
          </w:p>
        </w:tc>
        <w:tc>
          <w:tcPr>
            <w:tcW w:w="0" w:type="auto"/>
          </w:tcPr>
          <w:p w14:paraId="5281B085" w14:textId="2575B5BE" w:rsidR="00E70EE0" w:rsidRDefault="00E70EE0" w:rsidP="00E70EE0">
            <w:pPr>
              <w:rPr>
                <w:ins w:id="2060" w:author="David Conklin" w:date="2020-11-10T16:55:00Z"/>
              </w:rPr>
            </w:pPr>
            <w:ins w:id="2061" w:author="David Conklin" w:date="2020-11-10T16:57:00Z">
              <w:r>
                <w:t>RSR</w:t>
              </w:r>
            </w:ins>
          </w:p>
        </w:tc>
        <w:tc>
          <w:tcPr>
            <w:tcW w:w="0" w:type="auto"/>
          </w:tcPr>
          <w:p w14:paraId="545DB3CF" w14:textId="6F57D986" w:rsidR="00E70EE0" w:rsidRDefault="00E70EE0" w:rsidP="00E70EE0">
            <w:pPr>
              <w:rPr>
                <w:ins w:id="2062" w:author="David Conklin" w:date="2020-11-10T16:55:00Z"/>
              </w:rPr>
            </w:pPr>
            <w:ins w:id="2063" w:author="David Conklin" w:date="2020-11-10T16:57:00Z">
              <w:r>
                <w:t>0.</w:t>
              </w:r>
            </w:ins>
            <w:ins w:id="2064" w:author="David Conklin" w:date="2020-11-10T16:58:00Z">
              <w:r>
                <w:t>59</w:t>
              </w:r>
            </w:ins>
          </w:p>
        </w:tc>
        <w:tc>
          <w:tcPr>
            <w:tcW w:w="0" w:type="auto"/>
          </w:tcPr>
          <w:p w14:paraId="29C7EFB5" w14:textId="1840DEA5" w:rsidR="00E70EE0" w:rsidRDefault="00E70EE0" w:rsidP="00E70EE0">
            <w:pPr>
              <w:rPr>
                <w:ins w:id="2065" w:author="David Conklin" w:date="2020-11-10T16:55:00Z"/>
              </w:rPr>
            </w:pPr>
            <w:ins w:id="2066" w:author="David Conklin" w:date="2020-11-10T16:57:00Z">
              <w:r>
                <w:t>G</w:t>
              </w:r>
            </w:ins>
          </w:p>
        </w:tc>
      </w:tr>
      <w:tr w:rsidR="00E70EE0" w14:paraId="7219706D" w14:textId="77777777" w:rsidTr="0064217D">
        <w:trPr>
          <w:ins w:id="2067" w:author="David Conklin" w:date="2020-11-10T16:57:00Z"/>
        </w:trPr>
        <w:tc>
          <w:tcPr>
            <w:tcW w:w="0" w:type="auto"/>
          </w:tcPr>
          <w:p w14:paraId="5701AB61" w14:textId="77777777" w:rsidR="00E70EE0" w:rsidRDefault="00E70EE0" w:rsidP="00E70EE0">
            <w:pPr>
              <w:rPr>
                <w:ins w:id="2068" w:author="David Conklin" w:date="2020-11-10T16:57:00Z"/>
              </w:rPr>
            </w:pPr>
          </w:p>
        </w:tc>
        <w:tc>
          <w:tcPr>
            <w:tcW w:w="0" w:type="auto"/>
          </w:tcPr>
          <w:p w14:paraId="76187D81" w14:textId="77777777" w:rsidR="00E70EE0" w:rsidRDefault="00E70EE0" w:rsidP="00E70EE0">
            <w:pPr>
              <w:rPr>
                <w:ins w:id="2069" w:author="David Conklin" w:date="2020-11-10T16:57:00Z"/>
              </w:rPr>
            </w:pPr>
          </w:p>
        </w:tc>
        <w:tc>
          <w:tcPr>
            <w:tcW w:w="0" w:type="auto"/>
          </w:tcPr>
          <w:p w14:paraId="2493B2D4" w14:textId="77777777" w:rsidR="00E70EE0" w:rsidRDefault="00E70EE0" w:rsidP="00E70EE0">
            <w:pPr>
              <w:rPr>
                <w:ins w:id="2070" w:author="David Conklin" w:date="2020-11-10T16:57:00Z"/>
              </w:rPr>
            </w:pPr>
          </w:p>
        </w:tc>
        <w:tc>
          <w:tcPr>
            <w:tcW w:w="0" w:type="auto"/>
          </w:tcPr>
          <w:p w14:paraId="51403752" w14:textId="1C2582DD" w:rsidR="00E70EE0" w:rsidRDefault="00E70EE0" w:rsidP="00E70EE0">
            <w:pPr>
              <w:rPr>
                <w:ins w:id="2071" w:author="David Conklin" w:date="2020-11-10T16:57:00Z"/>
              </w:rPr>
            </w:pPr>
            <w:ins w:id="2072" w:author="David Conklin" w:date="2020-11-10T16:57:00Z">
              <w:r>
                <w:t>R2</w:t>
              </w:r>
            </w:ins>
          </w:p>
        </w:tc>
        <w:tc>
          <w:tcPr>
            <w:tcW w:w="0" w:type="auto"/>
          </w:tcPr>
          <w:p w14:paraId="2797297F" w14:textId="19D6DD98" w:rsidR="00E70EE0" w:rsidRDefault="00E70EE0" w:rsidP="00E70EE0">
            <w:pPr>
              <w:rPr>
                <w:ins w:id="2073" w:author="David Conklin" w:date="2020-11-10T16:57:00Z"/>
              </w:rPr>
            </w:pPr>
            <w:ins w:id="2074" w:author="David Conklin" w:date="2020-11-10T16:57:00Z">
              <w:r>
                <w:t>0.8</w:t>
              </w:r>
            </w:ins>
            <w:ins w:id="2075" w:author="David Conklin" w:date="2020-11-10T16:58:00Z">
              <w:r>
                <w:t>7</w:t>
              </w:r>
            </w:ins>
          </w:p>
        </w:tc>
        <w:tc>
          <w:tcPr>
            <w:tcW w:w="0" w:type="auto"/>
          </w:tcPr>
          <w:p w14:paraId="6D1FA568" w14:textId="718816A2" w:rsidR="00E70EE0" w:rsidRDefault="00E70EE0" w:rsidP="00E70EE0">
            <w:pPr>
              <w:rPr>
                <w:ins w:id="2076" w:author="David Conklin" w:date="2020-11-10T16:57:00Z"/>
              </w:rPr>
            </w:pPr>
            <w:ins w:id="2077" w:author="David Conklin" w:date="2020-11-10T16:59:00Z">
              <w:r>
                <w:t>VG</w:t>
              </w:r>
            </w:ins>
          </w:p>
        </w:tc>
      </w:tr>
      <w:tr w:rsidR="00E70EE0" w14:paraId="0BDEEC7C" w14:textId="77777777" w:rsidTr="0064217D">
        <w:trPr>
          <w:ins w:id="2078" w:author="David Conklin" w:date="2020-11-10T16:55:00Z"/>
        </w:trPr>
        <w:tc>
          <w:tcPr>
            <w:tcW w:w="0" w:type="auto"/>
          </w:tcPr>
          <w:p w14:paraId="65F13272" w14:textId="0DAC9DDD" w:rsidR="00E70EE0" w:rsidRDefault="00E70EE0" w:rsidP="00E70EE0">
            <w:pPr>
              <w:rPr>
                <w:ins w:id="2079" w:author="David Conklin" w:date="2020-11-10T16:55:00Z"/>
              </w:rPr>
            </w:pPr>
            <w:ins w:id="2080" w:author="David Conklin" w:date="2020-11-10T16:55:00Z">
              <w:r>
                <w:t>14164900</w:t>
              </w:r>
            </w:ins>
          </w:p>
        </w:tc>
        <w:tc>
          <w:tcPr>
            <w:tcW w:w="0" w:type="auto"/>
          </w:tcPr>
          <w:p w14:paraId="71292158" w14:textId="0940B5D7" w:rsidR="00E70EE0" w:rsidRDefault="00E70EE0" w:rsidP="00E70EE0">
            <w:pPr>
              <w:rPr>
                <w:ins w:id="2081" w:author="David Conklin" w:date="2020-11-10T16:55:00Z"/>
              </w:rPr>
            </w:pPr>
            <w:ins w:id="2082" w:author="David Conklin" w:date="2020-11-10T16:55:00Z">
              <w:r>
                <w:t>23772751</w:t>
              </w:r>
            </w:ins>
          </w:p>
        </w:tc>
        <w:tc>
          <w:tcPr>
            <w:tcW w:w="0" w:type="auto"/>
          </w:tcPr>
          <w:p w14:paraId="51F11651" w14:textId="21B51263" w:rsidR="00E70EE0" w:rsidRDefault="00E70EE0" w:rsidP="00E70EE0">
            <w:pPr>
              <w:rPr>
                <w:ins w:id="2083" w:author="David Conklin" w:date="2020-11-10T16:55:00Z"/>
              </w:rPr>
            </w:pPr>
            <w:ins w:id="2084" w:author="David Conklin" w:date="2020-11-10T16:56:00Z">
              <w:r>
                <w:t>MCKENZIE RIVER ABV HAYDEN BR</w:t>
              </w:r>
            </w:ins>
          </w:p>
        </w:tc>
        <w:tc>
          <w:tcPr>
            <w:tcW w:w="0" w:type="auto"/>
          </w:tcPr>
          <w:p w14:paraId="28F20A41" w14:textId="3A8F165D" w:rsidR="00E70EE0" w:rsidRDefault="00E70EE0" w:rsidP="00E70EE0">
            <w:pPr>
              <w:rPr>
                <w:ins w:id="2085" w:author="David Conklin" w:date="2020-11-10T16:55:00Z"/>
              </w:rPr>
            </w:pPr>
            <w:ins w:id="2086" w:author="David Conklin" w:date="2020-11-10T16:56:00Z">
              <w:r>
                <w:t>%bias</w:t>
              </w:r>
            </w:ins>
          </w:p>
        </w:tc>
        <w:tc>
          <w:tcPr>
            <w:tcW w:w="0" w:type="auto"/>
          </w:tcPr>
          <w:p w14:paraId="68801782" w14:textId="7FF5789A" w:rsidR="00E70EE0" w:rsidRDefault="00E70EE0" w:rsidP="00E70EE0">
            <w:pPr>
              <w:rPr>
                <w:ins w:id="2087" w:author="David Conklin" w:date="2020-11-10T16:55:00Z"/>
              </w:rPr>
            </w:pPr>
            <w:ins w:id="2088" w:author="David Conklin" w:date="2020-11-10T16:56:00Z">
              <w:r>
                <w:t>-5.3%</w:t>
              </w:r>
            </w:ins>
          </w:p>
        </w:tc>
        <w:tc>
          <w:tcPr>
            <w:tcW w:w="0" w:type="auto"/>
          </w:tcPr>
          <w:p w14:paraId="1512C366" w14:textId="0720B9F0" w:rsidR="00E70EE0" w:rsidRDefault="00E70EE0" w:rsidP="00E70EE0">
            <w:pPr>
              <w:rPr>
                <w:ins w:id="2089" w:author="David Conklin" w:date="2020-11-10T16:55:00Z"/>
              </w:rPr>
            </w:pPr>
            <w:ins w:id="2090" w:author="David Conklin" w:date="2020-11-10T16:56:00Z">
              <w:r>
                <w:t>G</w:t>
              </w:r>
            </w:ins>
          </w:p>
        </w:tc>
      </w:tr>
      <w:tr w:rsidR="00E70EE0" w14:paraId="1B5FE809" w14:textId="77777777" w:rsidTr="0064217D">
        <w:trPr>
          <w:ins w:id="2091" w:author="David Conklin" w:date="2020-11-10T16:56:00Z"/>
        </w:trPr>
        <w:tc>
          <w:tcPr>
            <w:tcW w:w="0" w:type="auto"/>
          </w:tcPr>
          <w:p w14:paraId="23C9832C" w14:textId="77777777" w:rsidR="00E70EE0" w:rsidRDefault="00E70EE0" w:rsidP="00E70EE0">
            <w:pPr>
              <w:rPr>
                <w:ins w:id="2092" w:author="David Conklin" w:date="2020-11-10T16:56:00Z"/>
              </w:rPr>
            </w:pPr>
          </w:p>
        </w:tc>
        <w:tc>
          <w:tcPr>
            <w:tcW w:w="0" w:type="auto"/>
          </w:tcPr>
          <w:p w14:paraId="04B9EA8E" w14:textId="77777777" w:rsidR="00E70EE0" w:rsidRDefault="00E70EE0" w:rsidP="00E70EE0">
            <w:pPr>
              <w:rPr>
                <w:ins w:id="2093" w:author="David Conklin" w:date="2020-11-10T16:56:00Z"/>
              </w:rPr>
            </w:pPr>
          </w:p>
        </w:tc>
        <w:tc>
          <w:tcPr>
            <w:tcW w:w="0" w:type="auto"/>
          </w:tcPr>
          <w:p w14:paraId="6B680C92" w14:textId="77777777" w:rsidR="00E70EE0" w:rsidRDefault="00E70EE0" w:rsidP="00E70EE0">
            <w:pPr>
              <w:rPr>
                <w:ins w:id="2094" w:author="David Conklin" w:date="2020-11-10T16:56:00Z"/>
              </w:rPr>
            </w:pPr>
          </w:p>
        </w:tc>
        <w:tc>
          <w:tcPr>
            <w:tcW w:w="0" w:type="auto"/>
          </w:tcPr>
          <w:p w14:paraId="11B725B8" w14:textId="14EC1CB8" w:rsidR="00E70EE0" w:rsidRDefault="00E70EE0" w:rsidP="00E70EE0">
            <w:pPr>
              <w:rPr>
                <w:ins w:id="2095" w:author="David Conklin" w:date="2020-11-10T16:56:00Z"/>
              </w:rPr>
            </w:pPr>
            <w:ins w:id="2096" w:author="David Conklin" w:date="2020-11-10T16:56:00Z">
              <w:r>
                <w:t>NSE</w:t>
              </w:r>
            </w:ins>
          </w:p>
        </w:tc>
        <w:tc>
          <w:tcPr>
            <w:tcW w:w="0" w:type="auto"/>
          </w:tcPr>
          <w:p w14:paraId="3A2EADE1" w14:textId="44440382" w:rsidR="00E70EE0" w:rsidRDefault="00E70EE0" w:rsidP="00E70EE0">
            <w:pPr>
              <w:rPr>
                <w:ins w:id="2097" w:author="David Conklin" w:date="2020-11-10T16:56:00Z"/>
              </w:rPr>
            </w:pPr>
            <w:ins w:id="2098" w:author="David Conklin" w:date="2020-11-10T16:56:00Z">
              <w:r>
                <w:t>0.78</w:t>
              </w:r>
            </w:ins>
          </w:p>
        </w:tc>
        <w:tc>
          <w:tcPr>
            <w:tcW w:w="0" w:type="auto"/>
          </w:tcPr>
          <w:p w14:paraId="2BD166C2" w14:textId="157D01D8" w:rsidR="00E70EE0" w:rsidRDefault="00E70EE0" w:rsidP="00E70EE0">
            <w:pPr>
              <w:rPr>
                <w:ins w:id="2099" w:author="David Conklin" w:date="2020-11-10T16:56:00Z"/>
              </w:rPr>
            </w:pPr>
            <w:ins w:id="2100" w:author="David Conklin" w:date="2020-11-10T16:56:00Z">
              <w:r>
                <w:t>G</w:t>
              </w:r>
            </w:ins>
          </w:p>
        </w:tc>
      </w:tr>
      <w:tr w:rsidR="00E70EE0" w14:paraId="397FB880" w14:textId="77777777" w:rsidTr="0064217D">
        <w:trPr>
          <w:ins w:id="2101" w:author="David Conklin" w:date="2020-11-10T16:56:00Z"/>
        </w:trPr>
        <w:tc>
          <w:tcPr>
            <w:tcW w:w="0" w:type="auto"/>
          </w:tcPr>
          <w:p w14:paraId="4D9DE3D0" w14:textId="77777777" w:rsidR="00E70EE0" w:rsidRDefault="00E70EE0" w:rsidP="00E70EE0">
            <w:pPr>
              <w:rPr>
                <w:ins w:id="2102" w:author="David Conklin" w:date="2020-11-10T16:56:00Z"/>
              </w:rPr>
            </w:pPr>
          </w:p>
        </w:tc>
        <w:tc>
          <w:tcPr>
            <w:tcW w:w="0" w:type="auto"/>
          </w:tcPr>
          <w:p w14:paraId="3D3982B2" w14:textId="77777777" w:rsidR="00E70EE0" w:rsidRDefault="00E70EE0" w:rsidP="00E70EE0">
            <w:pPr>
              <w:rPr>
                <w:ins w:id="2103" w:author="David Conklin" w:date="2020-11-10T16:56:00Z"/>
              </w:rPr>
            </w:pPr>
          </w:p>
        </w:tc>
        <w:tc>
          <w:tcPr>
            <w:tcW w:w="0" w:type="auto"/>
          </w:tcPr>
          <w:p w14:paraId="6257C23A" w14:textId="77777777" w:rsidR="00E70EE0" w:rsidRDefault="00E70EE0" w:rsidP="00E70EE0">
            <w:pPr>
              <w:rPr>
                <w:ins w:id="2104" w:author="David Conklin" w:date="2020-11-10T16:56:00Z"/>
              </w:rPr>
            </w:pPr>
          </w:p>
        </w:tc>
        <w:tc>
          <w:tcPr>
            <w:tcW w:w="0" w:type="auto"/>
          </w:tcPr>
          <w:p w14:paraId="5BC3038F" w14:textId="77BC6E31" w:rsidR="00E70EE0" w:rsidRDefault="00E70EE0" w:rsidP="00E70EE0">
            <w:pPr>
              <w:rPr>
                <w:ins w:id="2105" w:author="David Conklin" w:date="2020-11-10T16:56:00Z"/>
              </w:rPr>
            </w:pPr>
            <w:ins w:id="2106" w:author="David Conklin" w:date="2020-11-10T16:56:00Z">
              <w:r>
                <w:t>RSR</w:t>
              </w:r>
            </w:ins>
          </w:p>
        </w:tc>
        <w:tc>
          <w:tcPr>
            <w:tcW w:w="0" w:type="auto"/>
          </w:tcPr>
          <w:p w14:paraId="636C72A4" w14:textId="05EB3FE6" w:rsidR="00E70EE0" w:rsidRDefault="00E70EE0" w:rsidP="00E70EE0">
            <w:pPr>
              <w:rPr>
                <w:ins w:id="2107" w:author="David Conklin" w:date="2020-11-10T16:56:00Z"/>
              </w:rPr>
            </w:pPr>
            <w:ins w:id="2108" w:author="David Conklin" w:date="2020-11-10T16:56:00Z">
              <w:r>
                <w:t>0.4</w:t>
              </w:r>
            </w:ins>
            <w:ins w:id="2109" w:author="David Conklin" w:date="2020-11-10T16:57:00Z">
              <w:r>
                <w:t>7</w:t>
              </w:r>
            </w:ins>
          </w:p>
        </w:tc>
        <w:tc>
          <w:tcPr>
            <w:tcW w:w="0" w:type="auto"/>
          </w:tcPr>
          <w:p w14:paraId="5276FAC8" w14:textId="287E2FFA" w:rsidR="00E70EE0" w:rsidRDefault="00E70EE0" w:rsidP="00E70EE0">
            <w:pPr>
              <w:rPr>
                <w:ins w:id="2110" w:author="David Conklin" w:date="2020-11-10T16:56:00Z"/>
              </w:rPr>
            </w:pPr>
            <w:ins w:id="2111" w:author="David Conklin" w:date="2020-11-10T16:56:00Z">
              <w:r>
                <w:t>VG</w:t>
              </w:r>
            </w:ins>
          </w:p>
        </w:tc>
      </w:tr>
      <w:tr w:rsidR="00E70EE0" w14:paraId="5326D1E3" w14:textId="77777777" w:rsidTr="0064217D">
        <w:trPr>
          <w:ins w:id="2112" w:author="David Conklin" w:date="2020-11-10T16:56:00Z"/>
        </w:trPr>
        <w:tc>
          <w:tcPr>
            <w:tcW w:w="0" w:type="auto"/>
          </w:tcPr>
          <w:p w14:paraId="5851877E" w14:textId="77777777" w:rsidR="00E70EE0" w:rsidRDefault="00E70EE0" w:rsidP="00E70EE0">
            <w:pPr>
              <w:rPr>
                <w:ins w:id="2113" w:author="David Conklin" w:date="2020-11-10T16:56:00Z"/>
              </w:rPr>
            </w:pPr>
          </w:p>
        </w:tc>
        <w:tc>
          <w:tcPr>
            <w:tcW w:w="0" w:type="auto"/>
          </w:tcPr>
          <w:p w14:paraId="4AC7E3AF" w14:textId="77777777" w:rsidR="00E70EE0" w:rsidRDefault="00E70EE0" w:rsidP="00E70EE0">
            <w:pPr>
              <w:rPr>
                <w:ins w:id="2114" w:author="David Conklin" w:date="2020-11-10T16:56:00Z"/>
              </w:rPr>
            </w:pPr>
          </w:p>
        </w:tc>
        <w:tc>
          <w:tcPr>
            <w:tcW w:w="0" w:type="auto"/>
          </w:tcPr>
          <w:p w14:paraId="71769487" w14:textId="77777777" w:rsidR="00E70EE0" w:rsidRDefault="00E70EE0" w:rsidP="00E70EE0">
            <w:pPr>
              <w:rPr>
                <w:ins w:id="2115" w:author="David Conklin" w:date="2020-11-10T16:56:00Z"/>
              </w:rPr>
            </w:pPr>
          </w:p>
        </w:tc>
        <w:tc>
          <w:tcPr>
            <w:tcW w:w="0" w:type="auto"/>
          </w:tcPr>
          <w:p w14:paraId="6D2CE4B8" w14:textId="0C03544D" w:rsidR="00E70EE0" w:rsidRDefault="00E70EE0" w:rsidP="00E70EE0">
            <w:pPr>
              <w:rPr>
                <w:ins w:id="2116" w:author="David Conklin" w:date="2020-11-10T16:56:00Z"/>
              </w:rPr>
            </w:pPr>
            <w:ins w:id="2117" w:author="David Conklin" w:date="2020-11-10T16:56:00Z">
              <w:r>
                <w:t>R2</w:t>
              </w:r>
            </w:ins>
          </w:p>
        </w:tc>
        <w:tc>
          <w:tcPr>
            <w:tcW w:w="0" w:type="auto"/>
          </w:tcPr>
          <w:p w14:paraId="6E4F536A" w14:textId="45CF179E" w:rsidR="00E70EE0" w:rsidRDefault="00E70EE0" w:rsidP="00E70EE0">
            <w:pPr>
              <w:rPr>
                <w:ins w:id="2118" w:author="David Conklin" w:date="2020-11-10T16:56:00Z"/>
              </w:rPr>
            </w:pPr>
            <w:ins w:id="2119" w:author="David Conklin" w:date="2020-11-10T16:56:00Z">
              <w:r>
                <w:t>0.</w:t>
              </w:r>
            </w:ins>
            <w:ins w:id="2120" w:author="David Conklin" w:date="2020-11-10T16:57:00Z">
              <w:r>
                <w:t>83</w:t>
              </w:r>
            </w:ins>
          </w:p>
        </w:tc>
        <w:tc>
          <w:tcPr>
            <w:tcW w:w="0" w:type="auto"/>
          </w:tcPr>
          <w:p w14:paraId="743FEAFD" w14:textId="1EC5C5FB" w:rsidR="00E70EE0" w:rsidRDefault="00E70EE0" w:rsidP="00E70EE0">
            <w:pPr>
              <w:rPr>
                <w:ins w:id="2121" w:author="David Conklin" w:date="2020-11-10T16:56:00Z"/>
              </w:rPr>
            </w:pPr>
            <w:ins w:id="2122" w:author="David Conklin" w:date="2020-11-10T16:56:00Z">
              <w:r>
                <w:t>G</w:t>
              </w:r>
            </w:ins>
          </w:p>
        </w:tc>
      </w:tr>
    </w:tbl>
    <w:p w14:paraId="3D49907E" w14:textId="49ADA59D" w:rsidR="00F81EFD" w:rsidRDefault="00F81EFD" w:rsidP="007E57E4">
      <w:pPr>
        <w:rPr>
          <w:ins w:id="2123" w:author="David Conklin" w:date="2020-11-10T17:00:00Z"/>
        </w:rPr>
      </w:pPr>
    </w:p>
    <w:p w14:paraId="25B7589F" w14:textId="65343948" w:rsidR="00E70EE0" w:rsidRDefault="00E70EE0" w:rsidP="007E57E4">
      <w:pPr>
        <w:rPr>
          <w:ins w:id="2124" w:author="David Conklin" w:date="2020-11-10T17:01:00Z"/>
        </w:rPr>
      </w:pPr>
      <w:ins w:id="2125" w:author="David Conklin" w:date="2020-11-10T17:00:00Z">
        <w:r>
          <w:t>Temperature sensor loca</w:t>
        </w:r>
      </w:ins>
      <w:ins w:id="2126"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2127" w:author="David Conklin" w:date="2020-11-10T17:18:00Z"/>
        </w:trPr>
        <w:tc>
          <w:tcPr>
            <w:tcW w:w="0" w:type="auto"/>
          </w:tcPr>
          <w:p w14:paraId="307F270A" w14:textId="24FDD930" w:rsidR="00257E8F" w:rsidRDefault="00257E8F" w:rsidP="007E57E4">
            <w:pPr>
              <w:rPr>
                <w:ins w:id="2128" w:author="David Conklin" w:date="2020-11-10T17:18:00Z"/>
              </w:rPr>
            </w:pPr>
            <w:ins w:id="2129" w:author="David Conklin" w:date="2020-11-10T17:18:00Z">
              <w:r>
                <w:t>gage</w:t>
              </w:r>
            </w:ins>
          </w:p>
        </w:tc>
        <w:tc>
          <w:tcPr>
            <w:tcW w:w="0" w:type="auto"/>
          </w:tcPr>
          <w:p w14:paraId="19097198" w14:textId="36D4552A" w:rsidR="00257E8F" w:rsidRDefault="00257E8F" w:rsidP="007E57E4">
            <w:pPr>
              <w:rPr>
                <w:ins w:id="2130" w:author="David Conklin" w:date="2020-11-10T17:18:00Z"/>
              </w:rPr>
            </w:pPr>
            <w:ins w:id="2131" w:author="David Conklin" w:date="2020-11-10T17:18:00Z">
              <w:r>
                <w:t>COMID</w:t>
              </w:r>
            </w:ins>
          </w:p>
        </w:tc>
        <w:tc>
          <w:tcPr>
            <w:tcW w:w="0" w:type="auto"/>
          </w:tcPr>
          <w:p w14:paraId="1A578839" w14:textId="3FC923B7" w:rsidR="00257E8F" w:rsidRDefault="00257E8F" w:rsidP="007E57E4">
            <w:pPr>
              <w:rPr>
                <w:ins w:id="2132" w:author="David Conklin" w:date="2020-11-10T17:18:00Z"/>
              </w:rPr>
            </w:pPr>
            <w:ins w:id="2133" w:author="David Conklin" w:date="2020-11-10T17:19:00Z">
              <w:r>
                <w:t>location</w:t>
              </w:r>
            </w:ins>
          </w:p>
        </w:tc>
      </w:tr>
      <w:tr w:rsidR="00257E8F" w14:paraId="239C847A" w14:textId="77777777" w:rsidTr="00257E8F">
        <w:trPr>
          <w:ins w:id="2134" w:author="David Conklin" w:date="2020-11-10T17:18:00Z"/>
        </w:trPr>
        <w:tc>
          <w:tcPr>
            <w:tcW w:w="0" w:type="auto"/>
          </w:tcPr>
          <w:p w14:paraId="0708989B" w14:textId="11122C66" w:rsidR="00257E8F" w:rsidRDefault="00257E8F" w:rsidP="007E57E4">
            <w:pPr>
              <w:rPr>
                <w:ins w:id="2135" w:author="David Conklin" w:date="2020-11-10T17:18:00Z"/>
              </w:rPr>
            </w:pPr>
            <w:ins w:id="2136" w:author="David Conklin" w:date="2020-11-10T17:19:00Z">
              <w:r>
                <w:t>14159500</w:t>
              </w:r>
            </w:ins>
          </w:p>
        </w:tc>
        <w:tc>
          <w:tcPr>
            <w:tcW w:w="0" w:type="auto"/>
          </w:tcPr>
          <w:p w14:paraId="6FD32123" w14:textId="1E0A6327" w:rsidR="00257E8F" w:rsidRDefault="00257E8F" w:rsidP="007E57E4">
            <w:pPr>
              <w:rPr>
                <w:ins w:id="2137" w:author="David Conklin" w:date="2020-11-10T17:18:00Z"/>
              </w:rPr>
            </w:pPr>
            <w:ins w:id="2138" w:author="David Conklin" w:date="2020-11-10T17:19:00Z">
              <w:r>
                <w:t>23773009</w:t>
              </w:r>
            </w:ins>
          </w:p>
        </w:tc>
        <w:tc>
          <w:tcPr>
            <w:tcW w:w="0" w:type="auto"/>
          </w:tcPr>
          <w:p w14:paraId="11AB40B5" w14:textId="71796B4F" w:rsidR="00257E8F" w:rsidRDefault="00257E8F" w:rsidP="007E57E4">
            <w:pPr>
              <w:rPr>
                <w:ins w:id="2139" w:author="David Conklin" w:date="2020-11-10T17:18:00Z"/>
              </w:rPr>
            </w:pPr>
            <w:ins w:id="2140" w:author="David Conklin" w:date="2020-11-10T17:20:00Z">
              <w:r>
                <w:t>SOUTH FORK MCKENZIE RIVER NEAR RAINBOW</w:t>
              </w:r>
            </w:ins>
          </w:p>
        </w:tc>
      </w:tr>
      <w:tr w:rsidR="00257E8F" w14:paraId="3377929B" w14:textId="77777777" w:rsidTr="00257E8F">
        <w:trPr>
          <w:ins w:id="2141" w:author="David Conklin" w:date="2020-11-10T17:20:00Z"/>
        </w:trPr>
        <w:tc>
          <w:tcPr>
            <w:tcW w:w="0" w:type="auto"/>
          </w:tcPr>
          <w:p w14:paraId="32874625" w14:textId="5948C6DD" w:rsidR="00257E8F" w:rsidRDefault="00257E8F" w:rsidP="007E57E4">
            <w:pPr>
              <w:rPr>
                <w:ins w:id="2142" w:author="David Conklin" w:date="2020-11-10T17:20:00Z"/>
              </w:rPr>
            </w:pPr>
            <w:ins w:id="2143" w:author="David Conklin" w:date="2020-11-10T17:20:00Z">
              <w:r>
                <w:t>14161100</w:t>
              </w:r>
            </w:ins>
          </w:p>
        </w:tc>
        <w:tc>
          <w:tcPr>
            <w:tcW w:w="0" w:type="auto"/>
          </w:tcPr>
          <w:p w14:paraId="0A9ACDAA" w14:textId="5831A369" w:rsidR="00257E8F" w:rsidRDefault="00257E8F" w:rsidP="007E57E4">
            <w:pPr>
              <w:rPr>
                <w:ins w:id="2144" w:author="David Conklin" w:date="2020-11-10T17:20:00Z"/>
              </w:rPr>
            </w:pPr>
            <w:ins w:id="2145" w:author="David Conklin" w:date="2020-11-10T17:20:00Z">
              <w:r>
                <w:t>237734</w:t>
              </w:r>
            </w:ins>
            <w:ins w:id="2146" w:author="David Conklin" w:date="2020-11-10T17:21:00Z">
              <w:r>
                <w:t>29</w:t>
              </w:r>
            </w:ins>
          </w:p>
        </w:tc>
        <w:tc>
          <w:tcPr>
            <w:tcW w:w="0" w:type="auto"/>
          </w:tcPr>
          <w:p w14:paraId="6FD0AC86" w14:textId="7AA715B3" w:rsidR="00257E8F" w:rsidRDefault="00257E8F" w:rsidP="007E57E4">
            <w:pPr>
              <w:rPr>
                <w:ins w:id="2147" w:author="David Conklin" w:date="2020-11-10T17:20:00Z"/>
              </w:rPr>
            </w:pPr>
            <w:ins w:id="2148" w:author="David Conklin" w:date="2020-11-10T17:20:00Z">
              <w:r>
                <w:t>BLUE RIVER BELOW TIDBITS CR</w:t>
              </w:r>
            </w:ins>
            <w:ins w:id="2149" w:author="David Conklin" w:date="2020-11-10T17:21:00Z">
              <w:r>
                <w:t>EEK</w:t>
              </w:r>
            </w:ins>
          </w:p>
        </w:tc>
      </w:tr>
      <w:tr w:rsidR="00257E8F" w14:paraId="5F28D6FF" w14:textId="77777777" w:rsidTr="00257E8F">
        <w:trPr>
          <w:ins w:id="2150" w:author="David Conklin" w:date="2020-11-10T17:21:00Z"/>
        </w:trPr>
        <w:tc>
          <w:tcPr>
            <w:tcW w:w="0" w:type="auto"/>
          </w:tcPr>
          <w:p w14:paraId="4C00307E" w14:textId="50AE2CA5" w:rsidR="00257E8F" w:rsidRDefault="00257E8F" w:rsidP="007E57E4">
            <w:pPr>
              <w:rPr>
                <w:ins w:id="2151" w:author="David Conklin" w:date="2020-11-10T17:21:00Z"/>
              </w:rPr>
            </w:pPr>
            <w:ins w:id="2152" w:author="David Conklin" w:date="2020-11-10T17:21:00Z">
              <w:r>
                <w:t>14162200</w:t>
              </w:r>
            </w:ins>
          </w:p>
        </w:tc>
        <w:tc>
          <w:tcPr>
            <w:tcW w:w="0" w:type="auto"/>
          </w:tcPr>
          <w:p w14:paraId="3E513CD9" w14:textId="492288C1" w:rsidR="00257E8F" w:rsidRDefault="00257E8F" w:rsidP="007E57E4">
            <w:pPr>
              <w:rPr>
                <w:ins w:id="2153" w:author="David Conklin" w:date="2020-11-10T17:21:00Z"/>
              </w:rPr>
            </w:pPr>
            <w:ins w:id="2154" w:author="David Conklin" w:date="2020-11-10T17:21:00Z">
              <w:r>
                <w:t>23773405</w:t>
              </w:r>
            </w:ins>
          </w:p>
        </w:tc>
        <w:tc>
          <w:tcPr>
            <w:tcW w:w="0" w:type="auto"/>
          </w:tcPr>
          <w:p w14:paraId="4D9819F6" w14:textId="39901D7A" w:rsidR="00257E8F" w:rsidRDefault="00257E8F" w:rsidP="007E57E4">
            <w:pPr>
              <w:rPr>
                <w:ins w:id="2155" w:author="David Conklin" w:date="2020-11-10T17:21:00Z"/>
              </w:rPr>
            </w:pPr>
            <w:ins w:id="2156" w:author="David Conklin" w:date="2020-11-10T17:21:00Z">
              <w:r>
                <w:t>BLUE RIVER AT BLUE RIVER</w:t>
              </w:r>
            </w:ins>
          </w:p>
        </w:tc>
      </w:tr>
      <w:tr w:rsidR="00257E8F" w14:paraId="7549FD54" w14:textId="77777777" w:rsidTr="00257E8F">
        <w:trPr>
          <w:ins w:id="2157" w:author="David Conklin" w:date="2020-11-10T17:21:00Z"/>
        </w:trPr>
        <w:tc>
          <w:tcPr>
            <w:tcW w:w="0" w:type="auto"/>
          </w:tcPr>
          <w:p w14:paraId="600243E1" w14:textId="34826399" w:rsidR="00257E8F" w:rsidRDefault="00257E8F" w:rsidP="007E57E4">
            <w:pPr>
              <w:rPr>
                <w:ins w:id="2158" w:author="David Conklin" w:date="2020-11-10T17:21:00Z"/>
              </w:rPr>
            </w:pPr>
            <w:ins w:id="2159" w:author="David Conklin" w:date="2020-11-10T17:21:00Z">
              <w:r>
                <w:t>14162500</w:t>
              </w:r>
            </w:ins>
          </w:p>
        </w:tc>
        <w:tc>
          <w:tcPr>
            <w:tcW w:w="0" w:type="auto"/>
          </w:tcPr>
          <w:p w14:paraId="51F2F35E" w14:textId="02F16FA5" w:rsidR="00257E8F" w:rsidRDefault="00257E8F" w:rsidP="007E57E4">
            <w:pPr>
              <w:rPr>
                <w:ins w:id="2160" w:author="David Conklin" w:date="2020-11-10T17:21:00Z"/>
              </w:rPr>
            </w:pPr>
            <w:ins w:id="2161" w:author="David Conklin" w:date="2020-11-10T17:22:00Z">
              <w:r>
                <w:t>23772909</w:t>
              </w:r>
            </w:ins>
          </w:p>
        </w:tc>
        <w:tc>
          <w:tcPr>
            <w:tcW w:w="0" w:type="auto"/>
          </w:tcPr>
          <w:p w14:paraId="706F34D0" w14:textId="6AC08E84" w:rsidR="00257E8F" w:rsidRDefault="00257E8F" w:rsidP="007E57E4">
            <w:pPr>
              <w:rPr>
                <w:ins w:id="2162" w:author="David Conklin" w:date="2020-11-10T17:21:00Z"/>
              </w:rPr>
            </w:pPr>
            <w:ins w:id="2163" w:author="David Conklin" w:date="2020-11-10T17:22:00Z">
              <w:r>
                <w:t>MCKENZIE RIVER NEAR VIDA</w:t>
              </w:r>
            </w:ins>
          </w:p>
        </w:tc>
      </w:tr>
    </w:tbl>
    <w:p w14:paraId="1F8675B2" w14:textId="77777777" w:rsidR="00E70EE0" w:rsidRDefault="00E70EE0" w:rsidP="007E57E4">
      <w:pPr>
        <w:rPr>
          <w:ins w:id="2164" w:author="David Conklin" w:date="2020-11-10T16:46:00Z"/>
        </w:rPr>
      </w:pPr>
    </w:p>
    <w:p w14:paraId="05DF6212" w14:textId="3895B969" w:rsidR="002E7078" w:rsidRDefault="00257E8F" w:rsidP="007E57E4">
      <w:pPr>
        <w:rPr>
          <w:ins w:id="2165" w:author="David Conklin" w:date="2020-11-10T17:48:00Z"/>
        </w:rPr>
      </w:pPr>
      <w:ins w:id="2166" w:author="David Conklin" w:date="2020-11-10T17:28:00Z">
        <w:r>
          <w:t xml:space="preserve">As of 11/10/20, two </w:t>
        </w:r>
      </w:ins>
      <w:ins w:id="2167" w:author="David Conklin" w:date="2020-11-10T17:30:00Z">
        <w:r w:rsidR="00AB31D0">
          <w:t xml:space="preserve">types of </w:t>
        </w:r>
      </w:ins>
      <w:ins w:id="2168" w:author="David Conklin" w:date="2020-11-10T17:28:00Z">
        <w:r>
          <w:t xml:space="preserve">“tuning knobs” have been used to </w:t>
        </w:r>
        <w:r w:rsidR="00AB31D0">
          <w:t>improve CW3</w:t>
        </w:r>
      </w:ins>
      <w:ins w:id="2169" w:author="David Conklin" w:date="2020-11-10T17:29:00Z">
        <w:r w:rsidR="00AB31D0">
          <w:t xml:space="preserve">M’s simulation skill for flows in the McKenzie basin: the placement and flow rates of the </w:t>
        </w:r>
      </w:ins>
      <w:ins w:id="2170" w:author="David Conklin" w:date="2020-11-10T17:31:00Z">
        <w:r w:rsidR="00AB31D0">
          <w:t>springs, and the ET_MULT parameter in the HBV.csv parameter set used by the HBV precipitation-</w:t>
        </w:r>
      </w:ins>
      <w:ins w:id="2171" w:author="David Conklin" w:date="2020-11-10T17:32:00Z">
        <w:r w:rsidR="00AB31D0">
          <w:t>runoff submodel.</w:t>
        </w:r>
      </w:ins>
      <w:ins w:id="2172" w:author="David Conklin" w:date="2020-11-10T17:33:00Z">
        <w:r w:rsidR="00AB31D0">
          <w:t xml:space="preserve">  Spring flows are represented as</w:t>
        </w:r>
      </w:ins>
      <w:ins w:id="2173" w:author="David Conklin" w:date="2020-11-10T17:34:00Z">
        <w:r w:rsidR="00AB31D0">
          <w:t xml:space="preserve"> constant – the same amount of water is added at the same temperature every day of the year, there </w:t>
        </w:r>
      </w:ins>
      <w:ins w:id="2174" w:author="David Conklin" w:date="2020-11-10T17:35:00Z">
        <w:r w:rsidR="00AB31D0">
          <w:t>is no seasonal variation.  The ET_</w:t>
        </w:r>
      </w:ins>
      <w:ins w:id="2175" w:author="David Conklin" w:date="2020-11-10T17:36:00Z">
        <w:r w:rsidR="00AB31D0">
          <w:t>MULT parameter was originally added to HBV.csv</w:t>
        </w:r>
      </w:ins>
      <w:ins w:id="2176" w:author="David Conklin" w:date="2020-11-10T17:37:00Z">
        <w:r w:rsidR="00AB31D0">
          <w:t xml:space="preserve"> as a multiplier on evapotranspiration </w:t>
        </w:r>
      </w:ins>
      <w:ins w:id="2177" w:author="David Conklin" w:date="2020-11-10T17:36:00Z">
        <w:r w:rsidR="00AB31D0">
          <w:t xml:space="preserve"> to ac</w:t>
        </w:r>
      </w:ins>
      <w:ins w:id="2178" w:author="David Conklin" w:date="2020-11-10T17:37:00Z">
        <w:r w:rsidR="00AB31D0">
          <w:t xml:space="preserve">count for the fact that the average leaf area is </w:t>
        </w:r>
      </w:ins>
      <w:ins w:id="2179" w:author="David Conklin" w:date="2020-11-10T17:38:00Z">
        <w:r w:rsidR="00AB31D0">
          <w:t>poorly known in the</w:t>
        </w:r>
        <w:r w:rsidR="002E7078">
          <w:t xml:space="preserve"> forested uplands</w:t>
        </w:r>
      </w:ins>
      <w:ins w:id="2180" w:author="David Conklin" w:date="2020-11-10T17:40:00Z">
        <w:r w:rsidR="002E7078">
          <w:t xml:space="preserve">. </w:t>
        </w:r>
      </w:ins>
      <w:ins w:id="2181" w:author="David Conklin" w:date="2020-11-10T17:41:00Z">
        <w:r w:rsidR="002E7078">
          <w:t>Real and simulated e</w:t>
        </w:r>
      </w:ins>
      <w:ins w:id="2182" w:author="David Conklin" w:date="2020-11-10T17:40:00Z">
        <w:r w:rsidR="002E7078">
          <w:t>vapotransp</w:t>
        </w:r>
      </w:ins>
      <w:ins w:id="2183" w:author="David Conklin" w:date="2020-11-10T17:41:00Z">
        <w:r w:rsidR="002E7078">
          <w:t>iration varies seasonally, so adjustments to ET</w:t>
        </w:r>
      </w:ins>
      <w:ins w:id="2184" w:author="David Conklin" w:date="2020-11-10T17:42:00Z">
        <w:r w:rsidR="002E7078">
          <w:t>_MULT affect the seasonal pattern of flows as well as their annual averages.</w:t>
        </w:r>
      </w:ins>
    </w:p>
    <w:p w14:paraId="2B5F8E61" w14:textId="77777777" w:rsidR="00B47F76" w:rsidRDefault="00B47F76" w:rsidP="00535731">
      <w:pPr>
        <w:pStyle w:val="Heading2"/>
        <w:rPr>
          <w:ins w:id="2185" w:author="David Conklin" w:date="2020-11-11T06:43:00Z"/>
        </w:rPr>
      </w:pPr>
    </w:p>
    <w:p w14:paraId="321228FE" w14:textId="7787AF5E" w:rsidR="00535731" w:rsidRDefault="00535731" w:rsidP="00535731">
      <w:pPr>
        <w:pStyle w:val="Heading2"/>
        <w:rPr>
          <w:ins w:id="2186" w:author="David Conklin" w:date="2020-11-11T04:46:00Z"/>
        </w:rPr>
      </w:pPr>
      <w:bookmarkStart w:id="2187" w:name="_Toc56606410"/>
      <w:ins w:id="2188" w:author="David Conklin" w:date="2020-11-11T04:46:00Z">
        <w:r>
          <w:t>Analysis of calibration and skill</w:t>
        </w:r>
        <w:bookmarkEnd w:id="2187"/>
        <w:r>
          <w:t xml:space="preserve"> </w:t>
        </w:r>
      </w:ins>
    </w:p>
    <w:p w14:paraId="57E1DBA4" w14:textId="04DEAE5F" w:rsidR="00535731" w:rsidRDefault="00535731" w:rsidP="00535731">
      <w:pPr>
        <w:rPr>
          <w:ins w:id="2189" w:author="David Conklin" w:date="2020-11-11T04:56:00Z"/>
        </w:rPr>
      </w:pPr>
      <w:ins w:id="2190" w:author="David Conklin" w:date="2020-11-11T04:48:00Z">
        <w:r>
          <w:t>As of 11/11/20, s</w:t>
        </w:r>
      </w:ins>
      <w:ins w:id="2191" w:author="David Conklin" w:date="2020-11-11T04:47:00Z">
        <w:r>
          <w:t>ix</w:t>
        </w:r>
      </w:ins>
      <w:ins w:id="2192" w:author="David Conklin" w:date="2020-11-11T04:48:00Z">
        <w:r>
          <w:t xml:space="preserve"> flow gage locations and 4 temperature sensor locations</w:t>
        </w:r>
      </w:ins>
      <w:ins w:id="2193" w:author="David Conklin" w:date="2020-11-11T04:49:00Z">
        <w:r>
          <w:t xml:space="preserve"> have unsatisfactory skill grades.  Two of the flow locations are downstream of d</w:t>
        </w:r>
      </w:ins>
      <w:ins w:id="2194" w:author="David Conklin" w:date="2020-11-11T04:50:00Z">
        <w:r>
          <w:t xml:space="preserve">ams; the </w:t>
        </w:r>
        <w:r w:rsidR="003F363E">
          <w:t>poor skill is presumably a result of poor representation of the dam operations.  That is almo</w:t>
        </w:r>
      </w:ins>
      <w:ins w:id="2195" w:author="David Conklin" w:date="2020-11-11T04:51:00Z">
        <w:r w:rsidR="003F363E">
          <w:t xml:space="preserve">st certainly the case at reach 23773359 below Trail Bridge dam, since </w:t>
        </w:r>
      </w:ins>
      <w:ins w:id="2196" w:author="David Conklin" w:date="2020-11-11T04:52:00Z">
        <w:r w:rsidR="003F363E">
          <w:t>the Trail Bridge dam is not represented in the model at all.</w:t>
        </w:r>
      </w:ins>
      <w:ins w:id="2197" w:author="David Conklin" w:date="2020-11-11T04:48:00Z">
        <w:r>
          <w:t xml:space="preserve"> </w:t>
        </w:r>
      </w:ins>
      <w:ins w:id="2198" w:author="David Conklin" w:date="2020-11-11T04:52:00Z">
        <w:r w:rsidR="003F363E">
          <w:t xml:space="preserve"> Reach 23773009</w:t>
        </w:r>
      </w:ins>
      <w:ins w:id="2199" w:author="David Conklin" w:date="2020-11-11T04:53:00Z">
        <w:r w:rsidR="003F363E">
          <w:t xml:space="preserve"> on the South Fork near Rainbow is downstream of the Cougar dam.  Cougar, one of the USACE Willamette </w:t>
        </w:r>
      </w:ins>
      <w:ins w:id="2200" w:author="David Conklin" w:date="2020-11-11T04:54:00Z">
        <w:r w:rsidR="003F363E">
          <w:t>Project dams, is represented explicitly in the model, using operating curves c. 2010.</w:t>
        </w:r>
      </w:ins>
      <w:ins w:id="2201" w:author="David Conklin" w:date="2020-11-11T04:55:00Z">
        <w:r w:rsidR="003F363E">
          <w:t xml:space="preserve">  Further analysis, and updating the Cougar operating curves, </w:t>
        </w:r>
      </w:ins>
      <w:ins w:id="2202" w:author="David Conklin" w:date="2020-11-11T04:56:00Z">
        <w:r w:rsidR="003F363E">
          <w:t>may allow us to improve the skill at that location.</w:t>
        </w:r>
      </w:ins>
    </w:p>
    <w:p w14:paraId="6DD41520" w14:textId="7C3B69AD" w:rsidR="003F363E" w:rsidRDefault="003F363E" w:rsidP="00535731">
      <w:pPr>
        <w:rPr>
          <w:ins w:id="2203" w:author="David Conklin" w:date="2020-11-11T04:56:00Z"/>
        </w:rPr>
      </w:pPr>
    </w:p>
    <w:p w14:paraId="0E521833" w14:textId="381C3E79" w:rsidR="003F363E" w:rsidRDefault="003F363E" w:rsidP="00535731">
      <w:pPr>
        <w:rPr>
          <w:ins w:id="2204" w:author="David Conklin" w:date="2020-11-11T05:02:00Z"/>
        </w:rPr>
      </w:pPr>
      <w:ins w:id="2205" w:author="David Conklin" w:date="2020-11-11T04:58:00Z">
        <w:r>
          <w:t xml:space="preserve">Two more of flow locations with unsatisfactory skill </w:t>
        </w:r>
      </w:ins>
      <w:ins w:id="2206" w:author="David Conklin" w:date="2020-11-11T04:59:00Z">
        <w:r>
          <w:t xml:space="preserve">(reaches 23772857 and 23772801) are affected by the </w:t>
        </w:r>
      </w:ins>
      <w:ins w:id="2207" w:author="David Conklin" w:date="2020-11-11T05:00:00Z">
        <w:r>
          <w:t xml:space="preserve">Leaburg and Walterville </w:t>
        </w:r>
        <w:r w:rsidR="005271A6">
          <w:t>canals, which divert water from the river to produce hydroelectric power, and re</w:t>
        </w:r>
      </w:ins>
      <w:ins w:id="2208" w:author="David Conklin" w:date="2020-11-11T05:01:00Z">
        <w:r w:rsidR="005271A6">
          <w:t>turn it further downstream.  CW3M does not include a representation of the canals.</w:t>
        </w:r>
      </w:ins>
    </w:p>
    <w:p w14:paraId="2E956D31" w14:textId="358AC459" w:rsidR="005271A6" w:rsidRDefault="005271A6" w:rsidP="00535731">
      <w:pPr>
        <w:rPr>
          <w:ins w:id="2209" w:author="David Conklin" w:date="2020-11-11T05:02:00Z"/>
        </w:rPr>
      </w:pPr>
    </w:p>
    <w:p w14:paraId="279B521D" w14:textId="1CF46646" w:rsidR="005271A6" w:rsidRDefault="005271A6" w:rsidP="00535731">
      <w:pPr>
        <w:rPr>
          <w:ins w:id="2210" w:author="David Conklin" w:date="2020-11-11T05:09:00Z"/>
        </w:rPr>
      </w:pPr>
      <w:ins w:id="2211" w:author="David Conklin" w:date="2020-11-11T05:02:00Z">
        <w:r>
          <w:t xml:space="preserve">Low simulation skill for </w:t>
        </w:r>
      </w:ins>
      <w:ins w:id="2212" w:author="David Conklin" w:date="2020-11-11T05:04:00Z">
        <w:r>
          <w:t>Cedar Creek at Springfield (reach 23774369</w:t>
        </w:r>
      </w:ins>
      <w:ins w:id="2213" w:author="David Conklin" w:date="2020-11-11T05:05:00Z">
        <w:r>
          <w:t>, average gaged flow 0.78 cms for 2010-18) may be due to ur</w:t>
        </w:r>
      </w:ins>
      <w:ins w:id="2214" w:author="David Conklin" w:date="2020-11-11T05:06:00Z">
        <w:r>
          <w:t>banization of its drainage area.</w:t>
        </w:r>
      </w:ins>
      <w:ins w:id="2215" w:author="David Conklin" w:date="2020-11-11T05:07:00Z">
        <w:r>
          <w:t xml:space="preserve">  Further analysis could lead to improvements, but </w:t>
        </w:r>
      </w:ins>
      <w:ins w:id="2216" w:author="David Conklin" w:date="2020-11-11T05:08:00Z">
        <w:r>
          <w:t xml:space="preserve">the creek contributes less than 1% of the basin discharge, so </w:t>
        </w:r>
      </w:ins>
      <w:ins w:id="2217" w:author="David Conklin" w:date="2020-11-11T05:09:00Z">
        <w:r>
          <w:t>any improvements are likely to make only a small difference to the picture of the basin as a whole.</w:t>
        </w:r>
      </w:ins>
    </w:p>
    <w:p w14:paraId="67044DAA" w14:textId="2B24627A" w:rsidR="005271A6" w:rsidRDefault="005271A6" w:rsidP="00535731">
      <w:pPr>
        <w:rPr>
          <w:ins w:id="2218" w:author="David Conklin" w:date="2020-11-11T05:09:00Z"/>
        </w:rPr>
      </w:pPr>
    </w:p>
    <w:p w14:paraId="67BC7B18" w14:textId="327F27D3" w:rsidR="00767E36" w:rsidRDefault="005271A6" w:rsidP="00535731">
      <w:pPr>
        <w:rPr>
          <w:ins w:id="2219" w:author="David Conklin" w:date="2020-11-11T05:12:00Z"/>
        </w:rPr>
      </w:pPr>
      <w:ins w:id="2220" w:author="David Conklin" w:date="2020-11-11T05:09:00Z">
        <w:r>
          <w:t>Th</w:t>
        </w:r>
      </w:ins>
      <w:ins w:id="2221" w:author="David Conklin" w:date="2020-11-11T05:10:00Z">
        <w:r>
          <w:t>e sixth gage location with unsatisfactory simulation skill is</w:t>
        </w:r>
        <w:r w:rsidR="00767E36">
          <w:t xml:space="preserve"> at the outlet of Clear Lake (reach</w:t>
        </w:r>
      </w:ins>
      <w:ins w:id="2222" w:author="David Conklin" w:date="2020-11-11T05:11:00Z">
        <w:r w:rsidR="00767E36">
          <w:t xml:space="preserve"> 23773373), the actual source of the McKenzie.</w:t>
        </w:r>
      </w:ins>
      <w:ins w:id="2223" w:author="David Conklin" w:date="2020-11-11T05:14:00Z">
        <w:r w:rsidR="00767E36">
          <w:t xml:space="preserve">  The simulation accurately r</w:t>
        </w:r>
      </w:ins>
      <w:ins w:id="2224" w:author="David Conklin" w:date="2020-11-11T05:15:00Z">
        <w:r w:rsidR="00767E36">
          <w:t>eproduces</w:t>
        </w:r>
      </w:ins>
      <w:ins w:id="2225" w:author="David Conklin" w:date="2020-11-11T05:14:00Z">
        <w:r w:rsidR="00767E36">
          <w:t xml:space="preserve"> the magnitude of </w:t>
        </w:r>
        <w:r w:rsidR="00767E36">
          <w:lastRenderedPageBreak/>
          <w:t>the flows</w:t>
        </w:r>
      </w:ins>
      <w:ins w:id="2226" w:author="David Conklin" w:date="2020-11-11T05:15:00Z">
        <w:r w:rsidR="00767E36">
          <w:t xml:space="preserve"> (PBIAS 0.2%) but does poorly at </w:t>
        </w:r>
      </w:ins>
      <w:ins w:id="2227" w:author="David Conklin" w:date="2020-11-11T05:16:00Z">
        <w:r w:rsidR="00767E36">
          <w:t>reproducing the seasonal variation</w:t>
        </w:r>
      </w:ins>
      <w:ins w:id="2228" w:author="David Conklin" w:date="2020-11-11T05:23:00Z">
        <w:r w:rsidR="0027285C">
          <w:t xml:space="preserve"> (NSE 0.38, RSR 0.79, R</w:t>
        </w:r>
      </w:ins>
      <w:ins w:id="2229" w:author="David Conklin" w:date="2020-11-11T05:31:00Z">
        <w:r w:rsidR="003B76A2">
          <w:rPr>
            <w:vertAlign w:val="superscript"/>
          </w:rPr>
          <w:t>2</w:t>
        </w:r>
      </w:ins>
      <w:ins w:id="2230" w:author="David Conklin" w:date="2020-11-11T05:24:00Z">
        <w:r w:rsidR="0027285C">
          <w:t xml:space="preserve"> 0.40)</w:t>
        </w:r>
      </w:ins>
      <w:ins w:id="2231" w:author="David Conklin" w:date="2020-11-11T05:16:00Z">
        <w:r w:rsidR="00767E36">
          <w:t>.</w:t>
        </w:r>
      </w:ins>
      <w:ins w:id="2232" w:author="David Conklin" w:date="2020-11-11T05:25:00Z">
        <w:r w:rsidR="003B76A2">
          <w:t xml:space="preserve">  Improvement of skill at this location wil</w:t>
        </w:r>
      </w:ins>
      <w:ins w:id="2233" w:author="David Conklin" w:date="2020-11-11T05:26:00Z">
        <w:r w:rsidR="003B76A2">
          <w:t xml:space="preserve">l likely require identifying the </w:t>
        </w:r>
      </w:ins>
      <w:ins w:id="2234" w:author="David Conklin" w:date="2020-11-11T05:27:00Z">
        <w:r w:rsidR="003B76A2">
          <w:t xml:space="preserve">surface land </w:t>
        </w:r>
      </w:ins>
      <w:ins w:id="2235" w:author="David Conklin" w:date="2020-11-11T05:26:00Z">
        <w:r w:rsidR="003B76A2">
          <w:t>area drained by Clear Lake</w:t>
        </w:r>
      </w:ins>
      <w:ins w:id="2236" w:author="David Conklin" w:date="2020-11-11T05:27:00Z">
        <w:r w:rsidR="003B76A2">
          <w:t xml:space="preserve"> and</w:t>
        </w:r>
      </w:ins>
      <w:ins w:id="2237" w:author="David Conklin" w:date="2020-11-11T05:28:00Z">
        <w:r w:rsidR="003B76A2">
          <w:t xml:space="preserve"> </w:t>
        </w:r>
      </w:ins>
      <w:ins w:id="2238" w:author="David Conklin" w:date="2020-11-11T05:27:00Z">
        <w:r w:rsidR="003B76A2">
          <w:t xml:space="preserve">running </w:t>
        </w:r>
      </w:ins>
      <w:ins w:id="2239" w:author="David Conklin" w:date="2020-11-11T05:28:00Z">
        <w:r w:rsidR="003B76A2">
          <w:t>a</w:t>
        </w:r>
      </w:ins>
      <w:ins w:id="2240" w:author="David Conklin" w:date="2020-11-11T05:27:00Z">
        <w:r w:rsidR="003B76A2">
          <w:t xml:space="preserve"> PEST calibration</w:t>
        </w:r>
      </w:ins>
      <w:ins w:id="2241" w:author="David Conklin" w:date="2020-11-11T05:28:00Z">
        <w:r w:rsidR="003B76A2">
          <w:t xml:space="preserve"> for it, to get new values for HBV parameters</w:t>
        </w:r>
      </w:ins>
      <w:ins w:id="2242" w:author="David Conklin" w:date="2020-11-11T05:29:00Z">
        <w:r w:rsidR="003B76A2">
          <w:t xml:space="preserve">, including </w:t>
        </w:r>
      </w:ins>
      <w:ins w:id="2243" w:author="David Conklin" w:date="2020-11-11T05:30:00Z">
        <w:r w:rsidR="003B76A2">
          <w:t xml:space="preserve">ET_MULT and </w:t>
        </w:r>
      </w:ins>
      <w:ins w:id="2244" w:author="David Conklin" w:date="2020-11-11T05:29:00Z">
        <w:r w:rsidR="003B76A2">
          <w:t>the spring flow, which affect the</w:t>
        </w:r>
      </w:ins>
      <w:ins w:id="2245" w:author="David Conklin" w:date="2020-11-11T05:30:00Z">
        <w:r w:rsidR="003B76A2">
          <w:t xml:space="preserve"> reces</w:t>
        </w:r>
      </w:ins>
      <w:ins w:id="2246" w:author="David Conklin" w:date="2020-11-11T05:31:00Z">
        <w:r w:rsidR="003B76A2">
          <w:t>sion curves and seasonality.</w:t>
        </w:r>
      </w:ins>
    </w:p>
    <w:p w14:paraId="168058C4" w14:textId="35F5146D" w:rsidR="00767E36" w:rsidRDefault="00767E36" w:rsidP="00535731">
      <w:pPr>
        <w:rPr>
          <w:ins w:id="2247" w:author="David Conklin" w:date="2020-11-11T05:16:00Z"/>
        </w:rPr>
      </w:pPr>
    </w:p>
    <w:p w14:paraId="161D656E" w14:textId="3DE4F4EB" w:rsidR="00767E36" w:rsidRDefault="00767E36" w:rsidP="00535731">
      <w:pPr>
        <w:rPr>
          <w:ins w:id="2248" w:author="David Conklin" w:date="2020-11-11T06:28:00Z"/>
        </w:rPr>
      </w:pPr>
      <w:ins w:id="2249" w:author="David Conklin" w:date="2020-11-11T05:16:00Z">
        <w:r>
          <w:rPr>
            <w:noProof/>
          </w:rPr>
          <w:drawing>
            <wp:inline distT="0" distB="0" distL="0" distR="0" wp14:anchorId="651C5C62" wp14:editId="355D825B">
              <wp:extent cx="5943600" cy="2145030"/>
              <wp:effectExtent l="0" t="0" r="0" b="7620"/>
              <wp:docPr id="13" name="Chart 13">
                <a:extLst xmlns:a="http://schemas.openxmlformats.org/drawingml/2006/main">
                  <a:ext uri="{FF2B5EF4-FFF2-40B4-BE49-F238E27FC236}">
                    <a16:creationId xmlns:a16="http://schemas.microsoft.com/office/drawing/2014/main" id="{AC1C27B8-74B0-4A07-9CEE-1A5ED2F49C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13949D89" w14:textId="476C5328" w:rsidR="002B6EA4" w:rsidRDefault="002B6EA4" w:rsidP="00535731">
      <w:pPr>
        <w:rPr>
          <w:ins w:id="2250" w:author="David Conklin" w:date="2020-11-11T06:28:00Z"/>
        </w:rPr>
      </w:pPr>
    </w:p>
    <w:p w14:paraId="21BEFCD3" w14:textId="09EAEAD5" w:rsidR="002B6EA4" w:rsidRDefault="002B6EA4" w:rsidP="00535731">
      <w:pPr>
        <w:rPr>
          <w:ins w:id="2251" w:author="David Conklin" w:date="2020-11-11T05:22:00Z"/>
        </w:rPr>
      </w:pPr>
      <w:ins w:id="2252" w:author="David Conklin" w:date="2020-11-11T06:28:00Z">
        <w:r>
          <w:t>As of 11/11/20, since there are still pa</w:t>
        </w:r>
      </w:ins>
      <w:ins w:id="2253" w:author="David Conklin" w:date="2020-11-11T06:29:00Z">
        <w:r>
          <w:t xml:space="preserve">rts of the CW3M stream temperature </w:t>
        </w:r>
      </w:ins>
      <w:ins w:id="2254" w:author="David Conklin" w:date="2020-11-11T06:30:00Z">
        <w:r>
          <w:t xml:space="preserve">code and data </w:t>
        </w:r>
      </w:ins>
      <w:ins w:id="2255" w:author="David Conklin" w:date="2020-11-11T06:29:00Z">
        <w:r>
          <w:t xml:space="preserve"> which are incomplete, it is a pleasant surprise that </w:t>
        </w:r>
      </w:ins>
      <w:ins w:id="2256" w:author="David Conklin" w:date="2020-11-11T06:30:00Z">
        <w:r>
          <w:t xml:space="preserve">simulated stream temperatures at 2 locations get </w:t>
        </w:r>
      </w:ins>
      <w:ins w:id="2257" w:author="David Conklin" w:date="2020-11-11T06:31:00Z">
        <w:r>
          <w:t xml:space="preserve">satisfactory or better grades, especially </w:t>
        </w:r>
      </w:ins>
      <w:ins w:id="2258" w:author="David Conklin" w:date="2020-11-11T06:32:00Z">
        <w:r>
          <w:t>at gag</w:t>
        </w:r>
      </w:ins>
      <w:ins w:id="2259" w:author="David Conklin" w:date="2020-11-11T06:33:00Z">
        <w:r>
          <w:t>e (14164900) location on McKenzie reach</w:t>
        </w:r>
      </w:ins>
      <w:ins w:id="2260" w:author="David Conklin" w:date="2020-11-11T06:31:00Z">
        <w:r>
          <w:t xml:space="preserve"> (23772751) closest to </w:t>
        </w:r>
      </w:ins>
      <w:ins w:id="2261" w:author="David Conklin" w:date="2020-11-11T06:34:00Z">
        <w:r w:rsidR="00B47F76">
          <w:t>its</w:t>
        </w:r>
      </w:ins>
      <w:ins w:id="2262" w:author="David Conklin" w:date="2020-11-11T06:32:00Z">
        <w:r>
          <w:t xml:space="preserve"> confluence with the Willamette.</w:t>
        </w:r>
      </w:ins>
      <w:ins w:id="2263" w:author="David Conklin" w:date="2020-11-11T06:34:00Z">
        <w:r w:rsidR="00B47F76">
          <w:t xml:space="preserve">  The missing piece</w:t>
        </w:r>
      </w:ins>
      <w:ins w:id="2264" w:author="David Conklin" w:date="2020-11-11T06:35:00Z">
        <w:r w:rsidR="00B47F76">
          <w:t>s of the stream temperature model include representation of shading from stream banks and vegetation, informat</w:t>
        </w:r>
      </w:ins>
      <w:ins w:id="2265" w:author="David Conklin" w:date="2020-11-11T06:36:00Z">
        <w:r w:rsidR="00B47F76">
          <w:t>ion about the temperature of runoff into the reaches and how it varies seasonally, and</w:t>
        </w:r>
      </w:ins>
      <w:ins w:id="2266" w:author="David Conklin" w:date="2020-11-11T06:37:00Z">
        <w:r w:rsidR="00B47F76">
          <w:t xml:space="preserve"> an accounting for the warming of </w:t>
        </w:r>
      </w:ins>
      <w:ins w:id="2267" w:author="David Conklin" w:date="2020-11-11T06:38:00Z">
        <w:r w:rsidR="00B47F76">
          <w:t xml:space="preserve">surface water in reservoirs in the summertime.  Currently, </w:t>
        </w:r>
      </w:ins>
      <w:ins w:id="2268" w:author="David Conklin" w:date="2020-11-11T07:03:00Z">
        <w:r w:rsidR="00FF0F24">
          <w:t>water in</w:t>
        </w:r>
      </w:ins>
      <w:ins w:id="2269" w:author="David Conklin" w:date="2020-11-11T07:04:00Z">
        <w:r w:rsidR="00FF0F24">
          <w:t xml:space="preserve"> reaches and reservoirs is initialized at 10 deg C, and runoff enters the reaches at a constant </w:t>
        </w:r>
      </w:ins>
      <w:ins w:id="2270" w:author="David Conklin" w:date="2020-11-11T07:05:00Z">
        <w:r w:rsidR="00FF0F24">
          <w:t>5 deg C year</w:t>
        </w:r>
      </w:ins>
      <w:ins w:id="2271" w:author="David Conklin" w:date="2020-11-11T07:06:00Z">
        <w:r w:rsidR="00FF0F24">
          <w:t xml:space="preserve"> </w:t>
        </w:r>
      </w:ins>
      <w:ins w:id="2272" w:author="David Conklin" w:date="2020-11-11T07:05:00Z">
        <w:r w:rsidR="00FF0F24">
          <w:t>around</w:t>
        </w:r>
      </w:ins>
      <w:ins w:id="2273" w:author="David Conklin" w:date="2020-11-11T06:40:00Z">
        <w:r w:rsidR="00B47F76">
          <w:t>.  Spring water is simulated as entering the reache</w:t>
        </w:r>
      </w:ins>
      <w:ins w:id="2274" w:author="David Conklin" w:date="2020-11-11T07:06:00Z">
        <w:r w:rsidR="00FF0F24">
          <w:t>s</w:t>
        </w:r>
      </w:ins>
      <w:ins w:id="2275" w:author="David Conklin" w:date="2020-11-11T06:40:00Z">
        <w:r w:rsidR="00B47F76">
          <w:t xml:space="preserve"> at </w:t>
        </w:r>
      </w:ins>
      <w:ins w:id="2276" w:author="David Conklin" w:date="2020-11-11T06:41:00Z">
        <w:r w:rsidR="00B47F76">
          <w:t>4.9 deg C.</w:t>
        </w:r>
      </w:ins>
    </w:p>
    <w:p w14:paraId="59FAF5A0" w14:textId="0909CBE3" w:rsidR="0027285C" w:rsidRDefault="0027285C" w:rsidP="00535731">
      <w:pPr>
        <w:rPr>
          <w:ins w:id="2277" w:author="David Conklin" w:date="2020-11-11T05:24:00Z"/>
        </w:rPr>
      </w:pPr>
    </w:p>
    <w:p w14:paraId="0BE5E201" w14:textId="77777777" w:rsidR="00B47F76" w:rsidRDefault="00B47F76" w:rsidP="00B47F76">
      <w:pPr>
        <w:rPr>
          <w:ins w:id="2278" w:author="David Conklin" w:date="2020-11-11T06:43:00Z"/>
        </w:rPr>
      </w:pPr>
    </w:p>
    <w:p w14:paraId="0D1BEDC6" w14:textId="77777777" w:rsidR="00B47F76" w:rsidRDefault="00B47F76" w:rsidP="00B47F76">
      <w:pPr>
        <w:pStyle w:val="Heading2"/>
        <w:rPr>
          <w:ins w:id="2279" w:author="David Conklin" w:date="2020-11-11T06:43:00Z"/>
        </w:rPr>
      </w:pPr>
      <w:bookmarkStart w:id="2280" w:name="_Toc56606411"/>
      <w:ins w:id="2281" w:author="David Conklin" w:date="2020-11-11T06:43:00Z">
        <w:r>
          <w:t>Simulated McKenzie basin water budget</w:t>
        </w:r>
        <w:bookmarkEnd w:id="2280"/>
      </w:ins>
    </w:p>
    <w:p w14:paraId="037D7B42" w14:textId="77777777" w:rsidR="00B47F76" w:rsidRDefault="00B47F76" w:rsidP="00B47F76">
      <w:pPr>
        <w:rPr>
          <w:ins w:id="2282" w:author="David Conklin" w:date="2020-11-11T06:43:00Z"/>
        </w:rPr>
      </w:pPr>
      <w:ins w:id="2283" w:author="David Conklin" w:date="2020-11-11T06:43:00Z">
        <w:r>
          <w:t>As of 11/10/20, for the period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B47F76" w14:paraId="19978A84" w14:textId="77777777" w:rsidTr="006636CC">
        <w:trPr>
          <w:ins w:id="2284" w:author="David Conklin" w:date="2020-11-11T06:43:00Z"/>
        </w:trPr>
        <w:tc>
          <w:tcPr>
            <w:tcW w:w="0" w:type="auto"/>
          </w:tcPr>
          <w:p w14:paraId="7FEE3A89" w14:textId="77777777" w:rsidR="00B47F76" w:rsidRPr="00036F50" w:rsidRDefault="00B47F76" w:rsidP="006636CC">
            <w:pPr>
              <w:jc w:val="center"/>
              <w:rPr>
                <w:ins w:id="2285" w:author="David Conklin" w:date="2020-11-11T06:43:00Z"/>
                <w:b/>
                <w:bCs/>
              </w:rPr>
            </w:pPr>
            <w:ins w:id="2286" w:author="David Conklin" w:date="2020-11-11T06:43:00Z">
              <w:r w:rsidRPr="00036F50">
                <w:rPr>
                  <w:b/>
                  <w:bCs/>
                </w:rPr>
                <w:t>Inputs</w:t>
              </w:r>
            </w:ins>
          </w:p>
        </w:tc>
        <w:tc>
          <w:tcPr>
            <w:tcW w:w="0" w:type="auto"/>
          </w:tcPr>
          <w:p w14:paraId="7148965F" w14:textId="77777777" w:rsidR="00B47F76" w:rsidRDefault="00B47F76" w:rsidP="006636CC">
            <w:pPr>
              <w:rPr>
                <w:ins w:id="2287" w:author="David Conklin" w:date="2020-11-11T06:43:00Z"/>
              </w:rPr>
            </w:pPr>
            <w:ins w:id="2288" w:author="David Conklin" w:date="2020-11-11T06:43:00Z">
              <w:r>
                <w:t>annual mmH2O</w:t>
              </w:r>
            </w:ins>
          </w:p>
        </w:tc>
        <w:tc>
          <w:tcPr>
            <w:tcW w:w="0" w:type="auto"/>
          </w:tcPr>
          <w:p w14:paraId="08BDBD6A" w14:textId="77777777" w:rsidR="00B47F76" w:rsidRDefault="00B47F76" w:rsidP="006636CC">
            <w:pPr>
              <w:rPr>
                <w:ins w:id="2289" w:author="David Conklin" w:date="2020-11-11T06:43:00Z"/>
              </w:rPr>
            </w:pPr>
            <w:ins w:id="2290" w:author="David Conklin" w:date="2020-11-11T06:43:00Z">
              <w:r>
                <w:t>% of total inputs</w:t>
              </w:r>
            </w:ins>
          </w:p>
        </w:tc>
        <w:tc>
          <w:tcPr>
            <w:tcW w:w="0" w:type="auto"/>
          </w:tcPr>
          <w:p w14:paraId="72184B92" w14:textId="77777777" w:rsidR="00B47F76" w:rsidRDefault="00B47F76" w:rsidP="006636CC">
            <w:pPr>
              <w:rPr>
                <w:ins w:id="2291" w:author="David Conklin" w:date="2020-11-11T06:43:00Z"/>
              </w:rPr>
            </w:pPr>
            <w:ins w:id="2292" w:author="David Conklin" w:date="2020-11-11T06:43:00Z">
              <w:r>
                <w:t>cms</w:t>
              </w:r>
            </w:ins>
          </w:p>
        </w:tc>
        <w:tc>
          <w:tcPr>
            <w:tcW w:w="0" w:type="auto"/>
          </w:tcPr>
          <w:p w14:paraId="2918057E" w14:textId="77777777" w:rsidR="00B47F76" w:rsidRDefault="00B47F76" w:rsidP="006636CC">
            <w:pPr>
              <w:rPr>
                <w:ins w:id="2293" w:author="David Conklin" w:date="2020-11-11T06:43:00Z"/>
              </w:rPr>
            </w:pPr>
            <w:ins w:id="2294" w:author="David Conklin" w:date="2020-11-11T06:43:00Z">
              <w:r>
                <w:t>% of basin discharge</w:t>
              </w:r>
            </w:ins>
          </w:p>
        </w:tc>
      </w:tr>
      <w:tr w:rsidR="00B47F76" w14:paraId="012B4F42" w14:textId="77777777" w:rsidTr="006636CC">
        <w:trPr>
          <w:ins w:id="2295" w:author="David Conklin" w:date="2020-11-11T06:43:00Z"/>
        </w:trPr>
        <w:tc>
          <w:tcPr>
            <w:tcW w:w="0" w:type="auto"/>
          </w:tcPr>
          <w:p w14:paraId="65A9B853" w14:textId="77777777" w:rsidR="00B47F76" w:rsidRDefault="00B47F76" w:rsidP="006636CC">
            <w:pPr>
              <w:rPr>
                <w:ins w:id="2296" w:author="David Conklin" w:date="2020-11-11T06:43:00Z"/>
              </w:rPr>
            </w:pPr>
            <w:ins w:id="2297" w:author="David Conklin" w:date="2020-11-11T06:43:00Z">
              <w:r>
                <w:t>precipitation</w:t>
              </w:r>
            </w:ins>
          </w:p>
        </w:tc>
        <w:tc>
          <w:tcPr>
            <w:tcW w:w="0" w:type="auto"/>
          </w:tcPr>
          <w:p w14:paraId="3B114835" w14:textId="77777777" w:rsidR="00B47F76" w:rsidRDefault="00B47F76" w:rsidP="006636CC">
            <w:pPr>
              <w:jc w:val="right"/>
              <w:rPr>
                <w:ins w:id="2298" w:author="David Conklin" w:date="2020-11-11T06:43:00Z"/>
              </w:rPr>
            </w:pPr>
            <w:ins w:id="2299" w:author="David Conklin" w:date="2020-11-11T06:43:00Z">
              <w:r>
                <w:t>1901</w:t>
              </w:r>
            </w:ins>
          </w:p>
        </w:tc>
        <w:tc>
          <w:tcPr>
            <w:tcW w:w="0" w:type="auto"/>
          </w:tcPr>
          <w:p w14:paraId="210BDCFE" w14:textId="77777777" w:rsidR="00B47F76" w:rsidRDefault="00B47F76" w:rsidP="006636CC">
            <w:pPr>
              <w:rPr>
                <w:ins w:id="2300" w:author="David Conklin" w:date="2020-11-11T06:43:00Z"/>
              </w:rPr>
            </w:pPr>
            <w:ins w:id="2301" w:author="David Conklin" w:date="2020-11-11T06:43:00Z">
              <w:r>
                <w:t>85.7%</w:t>
              </w:r>
            </w:ins>
          </w:p>
        </w:tc>
        <w:tc>
          <w:tcPr>
            <w:tcW w:w="0" w:type="auto"/>
          </w:tcPr>
          <w:p w14:paraId="5F29B78A" w14:textId="77777777" w:rsidR="00B47F76" w:rsidRDefault="00B47F76" w:rsidP="006636CC">
            <w:pPr>
              <w:rPr>
                <w:ins w:id="2302" w:author="David Conklin" w:date="2020-11-11T06:43:00Z"/>
              </w:rPr>
            </w:pPr>
          </w:p>
        </w:tc>
        <w:tc>
          <w:tcPr>
            <w:tcW w:w="0" w:type="auto"/>
          </w:tcPr>
          <w:p w14:paraId="5E731CF8" w14:textId="77777777" w:rsidR="00B47F76" w:rsidRDefault="00B47F76" w:rsidP="006636CC">
            <w:pPr>
              <w:rPr>
                <w:ins w:id="2303" w:author="David Conklin" w:date="2020-11-11T06:43:00Z"/>
              </w:rPr>
            </w:pPr>
          </w:p>
        </w:tc>
      </w:tr>
      <w:tr w:rsidR="00B47F76" w14:paraId="323E3694" w14:textId="77777777" w:rsidTr="006636CC">
        <w:trPr>
          <w:ins w:id="2304" w:author="David Conklin" w:date="2020-11-11T06:43:00Z"/>
        </w:trPr>
        <w:tc>
          <w:tcPr>
            <w:tcW w:w="0" w:type="auto"/>
          </w:tcPr>
          <w:p w14:paraId="758C3F6F" w14:textId="77777777" w:rsidR="00B47F76" w:rsidRDefault="00B47F76" w:rsidP="006636CC">
            <w:pPr>
              <w:rPr>
                <w:ins w:id="2305" w:author="David Conklin" w:date="2020-11-11T06:43:00Z"/>
              </w:rPr>
            </w:pPr>
            <w:ins w:id="2306" w:author="David Conklin" w:date="2020-11-11T06:43:00Z">
              <w:r>
                <w:t>springs</w:t>
              </w:r>
            </w:ins>
          </w:p>
        </w:tc>
        <w:tc>
          <w:tcPr>
            <w:tcW w:w="0" w:type="auto"/>
          </w:tcPr>
          <w:p w14:paraId="206A88D4" w14:textId="77777777" w:rsidR="00B47F76" w:rsidRDefault="00B47F76" w:rsidP="006636CC">
            <w:pPr>
              <w:jc w:val="right"/>
              <w:rPr>
                <w:ins w:id="2307" w:author="David Conklin" w:date="2020-11-11T06:43:00Z"/>
              </w:rPr>
            </w:pPr>
            <w:ins w:id="2308" w:author="David Conklin" w:date="2020-11-11T06:43:00Z">
              <w:r>
                <w:t>292</w:t>
              </w:r>
            </w:ins>
          </w:p>
        </w:tc>
        <w:tc>
          <w:tcPr>
            <w:tcW w:w="0" w:type="auto"/>
          </w:tcPr>
          <w:p w14:paraId="320FE3A4" w14:textId="77777777" w:rsidR="00B47F76" w:rsidRDefault="00B47F76" w:rsidP="006636CC">
            <w:pPr>
              <w:rPr>
                <w:ins w:id="2309" w:author="David Conklin" w:date="2020-11-11T06:43:00Z"/>
              </w:rPr>
            </w:pPr>
            <w:ins w:id="2310" w:author="David Conklin" w:date="2020-11-11T06:43:00Z">
              <w:r>
                <w:t>13.2%</w:t>
              </w:r>
            </w:ins>
          </w:p>
        </w:tc>
        <w:tc>
          <w:tcPr>
            <w:tcW w:w="0" w:type="auto"/>
          </w:tcPr>
          <w:p w14:paraId="269CCE04" w14:textId="77777777" w:rsidR="00B47F76" w:rsidRDefault="00B47F76" w:rsidP="006636CC">
            <w:pPr>
              <w:rPr>
                <w:ins w:id="2311" w:author="David Conklin" w:date="2020-11-11T06:43:00Z"/>
              </w:rPr>
            </w:pPr>
            <w:ins w:id="2312" w:author="David Conklin" w:date="2020-11-11T06:43:00Z">
              <w:r>
                <w:t>30.57</w:t>
              </w:r>
            </w:ins>
          </w:p>
        </w:tc>
        <w:tc>
          <w:tcPr>
            <w:tcW w:w="0" w:type="auto"/>
          </w:tcPr>
          <w:p w14:paraId="68983536" w14:textId="77777777" w:rsidR="00B47F76" w:rsidRDefault="00B47F76" w:rsidP="006636CC">
            <w:pPr>
              <w:jc w:val="right"/>
              <w:rPr>
                <w:ins w:id="2313" w:author="David Conklin" w:date="2020-11-11T06:43:00Z"/>
              </w:rPr>
            </w:pPr>
            <w:ins w:id="2314" w:author="David Conklin" w:date="2020-11-11T06:43:00Z">
              <w:r>
                <w:t>20.4 %</w:t>
              </w:r>
            </w:ins>
          </w:p>
        </w:tc>
      </w:tr>
      <w:tr w:rsidR="00B47F76" w14:paraId="01234E2C" w14:textId="77777777" w:rsidTr="006636CC">
        <w:trPr>
          <w:ins w:id="2315" w:author="David Conklin" w:date="2020-11-11T06:43:00Z"/>
        </w:trPr>
        <w:tc>
          <w:tcPr>
            <w:tcW w:w="0" w:type="auto"/>
          </w:tcPr>
          <w:p w14:paraId="17C09D11" w14:textId="77777777" w:rsidR="00B47F76" w:rsidRDefault="00B47F76" w:rsidP="006636CC">
            <w:pPr>
              <w:rPr>
                <w:ins w:id="2316" w:author="David Conklin" w:date="2020-11-11T06:43:00Z"/>
              </w:rPr>
            </w:pPr>
            <w:ins w:id="2317" w:author="David Conklin" w:date="2020-11-11T06:43:00Z">
              <w:r>
                <w:t>wells</w:t>
              </w:r>
            </w:ins>
          </w:p>
        </w:tc>
        <w:tc>
          <w:tcPr>
            <w:tcW w:w="0" w:type="auto"/>
          </w:tcPr>
          <w:p w14:paraId="53564BB9" w14:textId="77777777" w:rsidR="00B47F76" w:rsidRDefault="00B47F76" w:rsidP="006636CC">
            <w:pPr>
              <w:jc w:val="right"/>
              <w:rPr>
                <w:ins w:id="2318" w:author="David Conklin" w:date="2020-11-11T06:43:00Z"/>
              </w:rPr>
            </w:pPr>
            <w:ins w:id="2319" w:author="David Conklin" w:date="2020-11-11T06:43:00Z">
              <w:r>
                <w:t>11</w:t>
              </w:r>
            </w:ins>
          </w:p>
        </w:tc>
        <w:tc>
          <w:tcPr>
            <w:tcW w:w="0" w:type="auto"/>
          </w:tcPr>
          <w:p w14:paraId="30A3DB0A" w14:textId="77777777" w:rsidR="00B47F76" w:rsidRDefault="00B47F76" w:rsidP="006636CC">
            <w:pPr>
              <w:rPr>
                <w:ins w:id="2320" w:author="David Conklin" w:date="2020-11-11T06:43:00Z"/>
              </w:rPr>
            </w:pPr>
            <w:ins w:id="2321" w:author="David Conklin" w:date="2020-11-11T06:43:00Z">
              <w:r>
                <w:t>0.5%</w:t>
              </w:r>
            </w:ins>
          </w:p>
        </w:tc>
        <w:tc>
          <w:tcPr>
            <w:tcW w:w="0" w:type="auto"/>
          </w:tcPr>
          <w:p w14:paraId="1916D884" w14:textId="77777777" w:rsidR="00B47F76" w:rsidRDefault="00B47F76" w:rsidP="006636CC">
            <w:pPr>
              <w:rPr>
                <w:ins w:id="2322" w:author="David Conklin" w:date="2020-11-11T06:43:00Z"/>
              </w:rPr>
            </w:pPr>
          </w:p>
        </w:tc>
        <w:tc>
          <w:tcPr>
            <w:tcW w:w="0" w:type="auto"/>
          </w:tcPr>
          <w:p w14:paraId="1C7CF72E" w14:textId="77777777" w:rsidR="00B47F76" w:rsidRDefault="00B47F76" w:rsidP="006636CC">
            <w:pPr>
              <w:rPr>
                <w:ins w:id="2323" w:author="David Conklin" w:date="2020-11-11T06:43:00Z"/>
              </w:rPr>
            </w:pPr>
          </w:p>
        </w:tc>
      </w:tr>
      <w:tr w:rsidR="00B47F76" w14:paraId="1287A064" w14:textId="77777777" w:rsidTr="006636CC">
        <w:trPr>
          <w:ins w:id="2324" w:author="David Conklin" w:date="2020-11-11T06:43:00Z"/>
        </w:trPr>
        <w:tc>
          <w:tcPr>
            <w:tcW w:w="0" w:type="auto"/>
          </w:tcPr>
          <w:p w14:paraId="427A92C6" w14:textId="77777777" w:rsidR="00B47F76" w:rsidRDefault="00B47F76" w:rsidP="006636CC">
            <w:pPr>
              <w:rPr>
                <w:ins w:id="2325" w:author="David Conklin" w:date="2020-11-11T06:43:00Z"/>
              </w:rPr>
            </w:pPr>
            <w:ins w:id="2326" w:author="David Conklin" w:date="2020-11-11T06:43:00Z">
              <w:r>
                <w:t>added by model</w:t>
              </w:r>
            </w:ins>
          </w:p>
        </w:tc>
        <w:tc>
          <w:tcPr>
            <w:tcW w:w="0" w:type="auto"/>
          </w:tcPr>
          <w:p w14:paraId="735D96E3" w14:textId="77777777" w:rsidR="00B47F76" w:rsidRDefault="00B47F76" w:rsidP="006636CC">
            <w:pPr>
              <w:jc w:val="right"/>
              <w:rPr>
                <w:ins w:id="2327" w:author="David Conklin" w:date="2020-11-11T06:43:00Z"/>
              </w:rPr>
            </w:pPr>
            <w:ins w:id="2328" w:author="David Conklin" w:date="2020-11-11T06:43:00Z">
              <w:r>
                <w:t>14</w:t>
              </w:r>
            </w:ins>
          </w:p>
        </w:tc>
        <w:tc>
          <w:tcPr>
            <w:tcW w:w="0" w:type="auto"/>
          </w:tcPr>
          <w:p w14:paraId="6872696A" w14:textId="77777777" w:rsidR="00B47F76" w:rsidRDefault="00B47F76" w:rsidP="006636CC">
            <w:pPr>
              <w:rPr>
                <w:ins w:id="2329" w:author="David Conklin" w:date="2020-11-11T06:43:00Z"/>
              </w:rPr>
            </w:pPr>
            <w:ins w:id="2330" w:author="David Conklin" w:date="2020-11-11T06:43:00Z">
              <w:r>
                <w:t>0.6%</w:t>
              </w:r>
            </w:ins>
          </w:p>
        </w:tc>
        <w:tc>
          <w:tcPr>
            <w:tcW w:w="0" w:type="auto"/>
          </w:tcPr>
          <w:p w14:paraId="0842F788" w14:textId="77777777" w:rsidR="00B47F76" w:rsidRDefault="00B47F76" w:rsidP="006636CC">
            <w:pPr>
              <w:rPr>
                <w:ins w:id="2331" w:author="David Conklin" w:date="2020-11-11T06:43:00Z"/>
              </w:rPr>
            </w:pPr>
          </w:p>
        </w:tc>
        <w:tc>
          <w:tcPr>
            <w:tcW w:w="0" w:type="auto"/>
          </w:tcPr>
          <w:p w14:paraId="0C1EBEBA" w14:textId="77777777" w:rsidR="00B47F76" w:rsidRDefault="00B47F76" w:rsidP="006636CC">
            <w:pPr>
              <w:rPr>
                <w:ins w:id="2332" w:author="David Conklin" w:date="2020-11-11T06:43:00Z"/>
              </w:rPr>
            </w:pPr>
          </w:p>
        </w:tc>
      </w:tr>
      <w:tr w:rsidR="00B47F76" w14:paraId="5BE499C1" w14:textId="77777777" w:rsidTr="006636CC">
        <w:trPr>
          <w:ins w:id="2333" w:author="David Conklin" w:date="2020-11-11T06:43:00Z"/>
        </w:trPr>
        <w:tc>
          <w:tcPr>
            <w:tcW w:w="0" w:type="auto"/>
          </w:tcPr>
          <w:p w14:paraId="7820E65B" w14:textId="77777777" w:rsidR="00B47F76" w:rsidRDefault="00B47F76" w:rsidP="006636CC">
            <w:pPr>
              <w:jc w:val="right"/>
              <w:rPr>
                <w:ins w:id="2334" w:author="David Conklin" w:date="2020-11-11T06:43:00Z"/>
              </w:rPr>
            </w:pPr>
            <w:ins w:id="2335" w:author="David Conklin" w:date="2020-11-11T06:43:00Z">
              <w:r>
                <w:t>total in</w:t>
              </w:r>
            </w:ins>
          </w:p>
        </w:tc>
        <w:tc>
          <w:tcPr>
            <w:tcW w:w="0" w:type="auto"/>
          </w:tcPr>
          <w:p w14:paraId="21321C95" w14:textId="77777777" w:rsidR="00B47F76" w:rsidRDefault="00B47F76" w:rsidP="006636CC">
            <w:pPr>
              <w:jc w:val="right"/>
              <w:rPr>
                <w:ins w:id="2336" w:author="David Conklin" w:date="2020-11-11T06:43:00Z"/>
              </w:rPr>
            </w:pPr>
            <w:ins w:id="2337" w:author="David Conklin" w:date="2020-11-11T06:43:00Z">
              <w:r>
                <w:t>2218</w:t>
              </w:r>
            </w:ins>
          </w:p>
        </w:tc>
        <w:tc>
          <w:tcPr>
            <w:tcW w:w="0" w:type="auto"/>
          </w:tcPr>
          <w:p w14:paraId="1A7F4CC8" w14:textId="77777777" w:rsidR="00B47F76" w:rsidRDefault="00B47F76" w:rsidP="006636CC">
            <w:pPr>
              <w:rPr>
                <w:ins w:id="2338" w:author="David Conklin" w:date="2020-11-11T06:43:00Z"/>
              </w:rPr>
            </w:pPr>
            <w:ins w:id="2339" w:author="David Conklin" w:date="2020-11-11T06:43:00Z">
              <w:r>
                <w:t>100.0%</w:t>
              </w:r>
            </w:ins>
          </w:p>
        </w:tc>
        <w:tc>
          <w:tcPr>
            <w:tcW w:w="0" w:type="auto"/>
          </w:tcPr>
          <w:p w14:paraId="20B16787" w14:textId="77777777" w:rsidR="00B47F76" w:rsidRDefault="00B47F76" w:rsidP="006636CC">
            <w:pPr>
              <w:rPr>
                <w:ins w:id="2340" w:author="David Conklin" w:date="2020-11-11T06:43:00Z"/>
              </w:rPr>
            </w:pPr>
          </w:p>
        </w:tc>
        <w:tc>
          <w:tcPr>
            <w:tcW w:w="0" w:type="auto"/>
          </w:tcPr>
          <w:p w14:paraId="50DD7BD6" w14:textId="77777777" w:rsidR="00B47F76" w:rsidRDefault="00B47F76" w:rsidP="006636CC">
            <w:pPr>
              <w:rPr>
                <w:ins w:id="2341" w:author="David Conklin" w:date="2020-11-11T06:43:00Z"/>
              </w:rPr>
            </w:pPr>
          </w:p>
        </w:tc>
      </w:tr>
      <w:tr w:rsidR="00B47F76" w14:paraId="2AE24F52" w14:textId="77777777" w:rsidTr="006636CC">
        <w:trPr>
          <w:ins w:id="2342" w:author="David Conklin" w:date="2020-11-11T06:43:00Z"/>
        </w:trPr>
        <w:tc>
          <w:tcPr>
            <w:tcW w:w="0" w:type="auto"/>
          </w:tcPr>
          <w:p w14:paraId="6BEB7939" w14:textId="77777777" w:rsidR="00B47F76" w:rsidRDefault="00B47F76" w:rsidP="006636CC">
            <w:pPr>
              <w:jc w:val="right"/>
              <w:rPr>
                <w:ins w:id="2343" w:author="David Conklin" w:date="2020-11-11T06:43:00Z"/>
              </w:rPr>
            </w:pPr>
          </w:p>
        </w:tc>
        <w:tc>
          <w:tcPr>
            <w:tcW w:w="0" w:type="auto"/>
          </w:tcPr>
          <w:p w14:paraId="43966011" w14:textId="77777777" w:rsidR="00B47F76" w:rsidRDefault="00B47F76" w:rsidP="006636CC">
            <w:pPr>
              <w:jc w:val="right"/>
              <w:rPr>
                <w:ins w:id="2344" w:author="David Conklin" w:date="2020-11-11T06:43:00Z"/>
              </w:rPr>
            </w:pPr>
          </w:p>
        </w:tc>
        <w:tc>
          <w:tcPr>
            <w:tcW w:w="0" w:type="auto"/>
          </w:tcPr>
          <w:p w14:paraId="7AF0366D" w14:textId="77777777" w:rsidR="00B47F76" w:rsidRDefault="00B47F76" w:rsidP="006636CC">
            <w:pPr>
              <w:rPr>
                <w:ins w:id="2345" w:author="David Conklin" w:date="2020-11-11T06:43:00Z"/>
              </w:rPr>
            </w:pPr>
          </w:p>
        </w:tc>
        <w:tc>
          <w:tcPr>
            <w:tcW w:w="0" w:type="auto"/>
          </w:tcPr>
          <w:p w14:paraId="6C64F406" w14:textId="77777777" w:rsidR="00B47F76" w:rsidRDefault="00B47F76" w:rsidP="006636CC">
            <w:pPr>
              <w:rPr>
                <w:ins w:id="2346" w:author="David Conklin" w:date="2020-11-11T06:43:00Z"/>
              </w:rPr>
            </w:pPr>
          </w:p>
        </w:tc>
        <w:tc>
          <w:tcPr>
            <w:tcW w:w="0" w:type="auto"/>
          </w:tcPr>
          <w:p w14:paraId="77F270E7" w14:textId="77777777" w:rsidR="00B47F76" w:rsidRDefault="00B47F76" w:rsidP="006636CC">
            <w:pPr>
              <w:rPr>
                <w:ins w:id="2347" w:author="David Conklin" w:date="2020-11-11T06:43:00Z"/>
              </w:rPr>
            </w:pPr>
          </w:p>
        </w:tc>
      </w:tr>
      <w:tr w:rsidR="00B47F76" w14:paraId="7F331EA6" w14:textId="77777777" w:rsidTr="006636CC">
        <w:trPr>
          <w:ins w:id="2348" w:author="David Conklin" w:date="2020-11-11T06:43:00Z"/>
        </w:trPr>
        <w:tc>
          <w:tcPr>
            <w:tcW w:w="0" w:type="auto"/>
          </w:tcPr>
          <w:p w14:paraId="4709CAF0" w14:textId="77777777" w:rsidR="00B47F76" w:rsidRPr="00036F50" w:rsidRDefault="00B47F76" w:rsidP="006636CC">
            <w:pPr>
              <w:jc w:val="center"/>
              <w:rPr>
                <w:ins w:id="2349" w:author="David Conklin" w:date="2020-11-11T06:43:00Z"/>
                <w:b/>
                <w:bCs/>
              </w:rPr>
            </w:pPr>
            <w:ins w:id="2350" w:author="David Conklin" w:date="2020-11-11T06:43:00Z">
              <w:r w:rsidRPr="00036F50">
                <w:rPr>
                  <w:b/>
                  <w:bCs/>
                </w:rPr>
                <w:t>Outputs</w:t>
              </w:r>
            </w:ins>
          </w:p>
        </w:tc>
        <w:tc>
          <w:tcPr>
            <w:tcW w:w="0" w:type="auto"/>
          </w:tcPr>
          <w:p w14:paraId="5DBB4455" w14:textId="77777777" w:rsidR="00B47F76" w:rsidRDefault="00B47F76" w:rsidP="006636CC">
            <w:pPr>
              <w:jc w:val="right"/>
              <w:rPr>
                <w:ins w:id="2351" w:author="David Conklin" w:date="2020-11-11T06:43:00Z"/>
              </w:rPr>
            </w:pPr>
            <w:ins w:id="2352" w:author="David Conklin" w:date="2020-11-11T06:43:00Z">
              <w:r>
                <w:t>annual mmH2O</w:t>
              </w:r>
            </w:ins>
          </w:p>
        </w:tc>
        <w:tc>
          <w:tcPr>
            <w:tcW w:w="0" w:type="auto"/>
          </w:tcPr>
          <w:p w14:paraId="74396756" w14:textId="77777777" w:rsidR="00B47F76" w:rsidRDefault="00B47F76" w:rsidP="006636CC">
            <w:pPr>
              <w:rPr>
                <w:ins w:id="2353" w:author="David Conklin" w:date="2020-11-11T06:43:00Z"/>
              </w:rPr>
            </w:pPr>
            <w:ins w:id="2354" w:author="David Conklin" w:date="2020-11-11T06:43:00Z">
              <w:r>
                <w:t>% of precipitation</w:t>
              </w:r>
            </w:ins>
          </w:p>
        </w:tc>
        <w:tc>
          <w:tcPr>
            <w:tcW w:w="0" w:type="auto"/>
          </w:tcPr>
          <w:p w14:paraId="593E551D" w14:textId="77777777" w:rsidR="00B47F76" w:rsidRDefault="00B47F76" w:rsidP="006636CC">
            <w:pPr>
              <w:rPr>
                <w:ins w:id="2355" w:author="David Conklin" w:date="2020-11-11T06:43:00Z"/>
              </w:rPr>
            </w:pPr>
            <w:ins w:id="2356" w:author="David Conklin" w:date="2020-11-11T06:43:00Z">
              <w:r>
                <w:t>cms</w:t>
              </w:r>
            </w:ins>
          </w:p>
        </w:tc>
        <w:tc>
          <w:tcPr>
            <w:tcW w:w="0" w:type="auto"/>
          </w:tcPr>
          <w:p w14:paraId="47541193" w14:textId="77777777" w:rsidR="00B47F76" w:rsidRDefault="00B47F76" w:rsidP="006636CC">
            <w:pPr>
              <w:rPr>
                <w:ins w:id="2357" w:author="David Conklin" w:date="2020-11-11T06:43:00Z"/>
              </w:rPr>
            </w:pPr>
          </w:p>
        </w:tc>
      </w:tr>
      <w:tr w:rsidR="00B47F76" w14:paraId="32F9057F" w14:textId="77777777" w:rsidTr="006636CC">
        <w:trPr>
          <w:ins w:id="2358" w:author="David Conklin" w:date="2020-11-11T06:43:00Z"/>
        </w:trPr>
        <w:tc>
          <w:tcPr>
            <w:tcW w:w="0" w:type="auto"/>
          </w:tcPr>
          <w:p w14:paraId="672BB5DF" w14:textId="77777777" w:rsidR="00B47F76" w:rsidRDefault="00B47F76" w:rsidP="006636CC">
            <w:pPr>
              <w:rPr>
                <w:ins w:id="2359" w:author="David Conklin" w:date="2020-11-11T06:43:00Z"/>
              </w:rPr>
            </w:pPr>
            <w:ins w:id="2360" w:author="David Conklin" w:date="2020-11-11T06:43:00Z">
              <w:r>
                <w:t>basin discharge</w:t>
              </w:r>
            </w:ins>
          </w:p>
        </w:tc>
        <w:tc>
          <w:tcPr>
            <w:tcW w:w="0" w:type="auto"/>
          </w:tcPr>
          <w:p w14:paraId="12ED17B0" w14:textId="77777777" w:rsidR="00B47F76" w:rsidRDefault="00B47F76" w:rsidP="006636CC">
            <w:pPr>
              <w:jc w:val="right"/>
              <w:rPr>
                <w:ins w:id="2361" w:author="David Conklin" w:date="2020-11-11T06:43:00Z"/>
              </w:rPr>
            </w:pPr>
            <w:ins w:id="2362" w:author="David Conklin" w:date="2020-11-11T06:43:00Z">
              <w:r>
                <w:t>1431</w:t>
              </w:r>
            </w:ins>
          </w:p>
        </w:tc>
        <w:tc>
          <w:tcPr>
            <w:tcW w:w="0" w:type="auto"/>
          </w:tcPr>
          <w:p w14:paraId="2CB26F17" w14:textId="77777777" w:rsidR="00B47F76" w:rsidRDefault="00B47F76" w:rsidP="006636CC">
            <w:pPr>
              <w:rPr>
                <w:ins w:id="2363" w:author="David Conklin" w:date="2020-11-11T06:43:00Z"/>
              </w:rPr>
            </w:pPr>
            <w:ins w:id="2364" w:author="David Conklin" w:date="2020-11-11T06:43:00Z">
              <w:r>
                <w:t>75.3%</w:t>
              </w:r>
            </w:ins>
          </w:p>
        </w:tc>
        <w:tc>
          <w:tcPr>
            <w:tcW w:w="0" w:type="auto"/>
          </w:tcPr>
          <w:p w14:paraId="545C8904" w14:textId="77777777" w:rsidR="00B47F76" w:rsidRDefault="00B47F76" w:rsidP="006636CC">
            <w:pPr>
              <w:rPr>
                <w:ins w:id="2365" w:author="David Conklin" w:date="2020-11-11T06:43:00Z"/>
              </w:rPr>
            </w:pPr>
            <w:ins w:id="2366" w:author="David Conklin" w:date="2020-11-11T06:43:00Z">
              <w:r>
                <w:t>150.06</w:t>
              </w:r>
            </w:ins>
          </w:p>
        </w:tc>
        <w:tc>
          <w:tcPr>
            <w:tcW w:w="0" w:type="auto"/>
          </w:tcPr>
          <w:p w14:paraId="7D01391D" w14:textId="77777777" w:rsidR="00B47F76" w:rsidRDefault="00B47F76" w:rsidP="006636CC">
            <w:pPr>
              <w:rPr>
                <w:ins w:id="2367" w:author="David Conklin" w:date="2020-11-11T06:43:00Z"/>
              </w:rPr>
            </w:pPr>
          </w:p>
        </w:tc>
      </w:tr>
      <w:tr w:rsidR="00B47F76" w14:paraId="25FBA19F" w14:textId="77777777" w:rsidTr="006636CC">
        <w:trPr>
          <w:ins w:id="2368" w:author="David Conklin" w:date="2020-11-11T06:43:00Z"/>
        </w:trPr>
        <w:tc>
          <w:tcPr>
            <w:tcW w:w="0" w:type="auto"/>
          </w:tcPr>
          <w:p w14:paraId="1654ABA3" w14:textId="77777777" w:rsidR="00B47F76" w:rsidRDefault="00B47F76" w:rsidP="006636CC">
            <w:pPr>
              <w:rPr>
                <w:ins w:id="2369" w:author="David Conklin" w:date="2020-11-11T06:43:00Z"/>
              </w:rPr>
            </w:pPr>
            <w:ins w:id="2370" w:author="David Conklin" w:date="2020-11-11T06:43:00Z">
              <w:r>
                <w:t>evapotranspiration</w:t>
              </w:r>
            </w:ins>
          </w:p>
        </w:tc>
        <w:tc>
          <w:tcPr>
            <w:tcW w:w="0" w:type="auto"/>
          </w:tcPr>
          <w:p w14:paraId="49493F2A" w14:textId="77777777" w:rsidR="00B47F76" w:rsidRDefault="00B47F76" w:rsidP="006636CC">
            <w:pPr>
              <w:jc w:val="right"/>
              <w:rPr>
                <w:ins w:id="2371" w:author="David Conklin" w:date="2020-11-11T06:43:00Z"/>
              </w:rPr>
            </w:pPr>
            <w:ins w:id="2372" w:author="David Conklin" w:date="2020-11-11T06:43:00Z">
              <w:r>
                <w:t>691</w:t>
              </w:r>
            </w:ins>
          </w:p>
        </w:tc>
        <w:tc>
          <w:tcPr>
            <w:tcW w:w="0" w:type="auto"/>
          </w:tcPr>
          <w:p w14:paraId="1A091BE1" w14:textId="77777777" w:rsidR="00B47F76" w:rsidRDefault="00B47F76" w:rsidP="006636CC">
            <w:pPr>
              <w:rPr>
                <w:ins w:id="2373" w:author="David Conklin" w:date="2020-11-11T06:43:00Z"/>
              </w:rPr>
            </w:pPr>
            <w:ins w:id="2374" w:author="David Conklin" w:date="2020-11-11T06:43:00Z">
              <w:r>
                <w:t>36.3%</w:t>
              </w:r>
            </w:ins>
          </w:p>
        </w:tc>
        <w:tc>
          <w:tcPr>
            <w:tcW w:w="0" w:type="auto"/>
          </w:tcPr>
          <w:p w14:paraId="6A7F569C" w14:textId="77777777" w:rsidR="00B47F76" w:rsidRDefault="00B47F76" w:rsidP="006636CC">
            <w:pPr>
              <w:rPr>
                <w:ins w:id="2375" w:author="David Conklin" w:date="2020-11-11T06:43:00Z"/>
              </w:rPr>
            </w:pPr>
          </w:p>
        </w:tc>
        <w:tc>
          <w:tcPr>
            <w:tcW w:w="0" w:type="auto"/>
          </w:tcPr>
          <w:p w14:paraId="322A90A4" w14:textId="77777777" w:rsidR="00B47F76" w:rsidRDefault="00B47F76" w:rsidP="006636CC">
            <w:pPr>
              <w:rPr>
                <w:ins w:id="2376" w:author="David Conklin" w:date="2020-11-11T06:43:00Z"/>
              </w:rPr>
            </w:pPr>
          </w:p>
        </w:tc>
      </w:tr>
      <w:tr w:rsidR="00B47F76" w14:paraId="38D3FE64" w14:textId="77777777" w:rsidTr="006636CC">
        <w:trPr>
          <w:ins w:id="2377" w:author="David Conklin" w:date="2020-11-11T06:43:00Z"/>
        </w:trPr>
        <w:tc>
          <w:tcPr>
            <w:tcW w:w="0" w:type="auto"/>
          </w:tcPr>
          <w:p w14:paraId="41741386" w14:textId="77777777" w:rsidR="00B47F76" w:rsidRDefault="00B47F76" w:rsidP="006636CC">
            <w:pPr>
              <w:rPr>
                <w:ins w:id="2378" w:author="David Conklin" w:date="2020-11-11T06:43:00Z"/>
              </w:rPr>
            </w:pPr>
            <w:ins w:id="2379" w:author="David Conklin" w:date="2020-11-11T06:43:00Z">
              <w:r>
                <w:t>snow “evaporation”</w:t>
              </w:r>
            </w:ins>
          </w:p>
        </w:tc>
        <w:tc>
          <w:tcPr>
            <w:tcW w:w="0" w:type="auto"/>
          </w:tcPr>
          <w:p w14:paraId="1D1DCF74" w14:textId="77777777" w:rsidR="00B47F76" w:rsidRDefault="00B47F76" w:rsidP="006636CC">
            <w:pPr>
              <w:jc w:val="right"/>
              <w:rPr>
                <w:ins w:id="2380" w:author="David Conklin" w:date="2020-11-11T06:43:00Z"/>
              </w:rPr>
            </w:pPr>
            <w:ins w:id="2381" w:author="David Conklin" w:date="2020-11-11T06:43:00Z">
              <w:r>
                <w:t>83</w:t>
              </w:r>
            </w:ins>
          </w:p>
        </w:tc>
        <w:tc>
          <w:tcPr>
            <w:tcW w:w="0" w:type="auto"/>
          </w:tcPr>
          <w:p w14:paraId="1BAC4B77" w14:textId="77777777" w:rsidR="00B47F76" w:rsidRDefault="00B47F76" w:rsidP="006636CC">
            <w:pPr>
              <w:rPr>
                <w:ins w:id="2382" w:author="David Conklin" w:date="2020-11-11T06:43:00Z"/>
              </w:rPr>
            </w:pPr>
            <w:ins w:id="2383" w:author="David Conklin" w:date="2020-11-11T06:43:00Z">
              <w:r>
                <w:t>4.4%</w:t>
              </w:r>
            </w:ins>
          </w:p>
        </w:tc>
        <w:tc>
          <w:tcPr>
            <w:tcW w:w="0" w:type="auto"/>
          </w:tcPr>
          <w:p w14:paraId="3BD7E228" w14:textId="77777777" w:rsidR="00B47F76" w:rsidRDefault="00B47F76" w:rsidP="006636CC">
            <w:pPr>
              <w:rPr>
                <w:ins w:id="2384" w:author="David Conklin" w:date="2020-11-11T06:43:00Z"/>
              </w:rPr>
            </w:pPr>
          </w:p>
        </w:tc>
        <w:tc>
          <w:tcPr>
            <w:tcW w:w="0" w:type="auto"/>
          </w:tcPr>
          <w:p w14:paraId="640BEEC6" w14:textId="77777777" w:rsidR="00B47F76" w:rsidRDefault="00B47F76" w:rsidP="006636CC">
            <w:pPr>
              <w:rPr>
                <w:ins w:id="2385" w:author="David Conklin" w:date="2020-11-11T06:43:00Z"/>
              </w:rPr>
            </w:pPr>
          </w:p>
        </w:tc>
      </w:tr>
      <w:tr w:rsidR="00B47F76" w14:paraId="1245F3E5" w14:textId="77777777" w:rsidTr="006636CC">
        <w:trPr>
          <w:ins w:id="2386" w:author="David Conklin" w:date="2020-11-11T06:43:00Z"/>
        </w:trPr>
        <w:tc>
          <w:tcPr>
            <w:tcW w:w="0" w:type="auto"/>
          </w:tcPr>
          <w:p w14:paraId="37D321B6" w14:textId="77777777" w:rsidR="00B47F76" w:rsidRDefault="00B47F76" w:rsidP="006636CC">
            <w:pPr>
              <w:rPr>
                <w:ins w:id="2387" w:author="David Conklin" w:date="2020-11-11T06:43:00Z"/>
              </w:rPr>
            </w:pPr>
            <w:ins w:id="2388" w:author="David Conklin" w:date="2020-11-11T06:43:00Z">
              <w:r>
                <w:t>piped out</w:t>
              </w:r>
            </w:ins>
          </w:p>
        </w:tc>
        <w:tc>
          <w:tcPr>
            <w:tcW w:w="0" w:type="auto"/>
          </w:tcPr>
          <w:p w14:paraId="39C125B9" w14:textId="77777777" w:rsidR="00B47F76" w:rsidRDefault="00B47F76" w:rsidP="006636CC">
            <w:pPr>
              <w:jc w:val="right"/>
              <w:rPr>
                <w:ins w:id="2389" w:author="David Conklin" w:date="2020-11-11T06:43:00Z"/>
              </w:rPr>
            </w:pPr>
            <w:ins w:id="2390" w:author="David Conklin" w:date="2020-11-11T06:43:00Z">
              <w:r>
                <w:t>8</w:t>
              </w:r>
            </w:ins>
          </w:p>
        </w:tc>
        <w:tc>
          <w:tcPr>
            <w:tcW w:w="0" w:type="auto"/>
          </w:tcPr>
          <w:p w14:paraId="41D1058B" w14:textId="77777777" w:rsidR="00B47F76" w:rsidRDefault="00B47F76" w:rsidP="006636CC">
            <w:pPr>
              <w:rPr>
                <w:ins w:id="2391" w:author="David Conklin" w:date="2020-11-11T06:43:00Z"/>
              </w:rPr>
            </w:pPr>
            <w:ins w:id="2392" w:author="David Conklin" w:date="2020-11-11T06:43:00Z">
              <w:r>
                <w:t>0.4%</w:t>
              </w:r>
            </w:ins>
          </w:p>
        </w:tc>
        <w:tc>
          <w:tcPr>
            <w:tcW w:w="0" w:type="auto"/>
          </w:tcPr>
          <w:p w14:paraId="0ACE8F73" w14:textId="77777777" w:rsidR="00B47F76" w:rsidRDefault="00B47F76" w:rsidP="006636CC">
            <w:pPr>
              <w:rPr>
                <w:ins w:id="2393" w:author="David Conklin" w:date="2020-11-11T06:43:00Z"/>
              </w:rPr>
            </w:pPr>
          </w:p>
        </w:tc>
        <w:tc>
          <w:tcPr>
            <w:tcW w:w="0" w:type="auto"/>
          </w:tcPr>
          <w:p w14:paraId="3161DC1C" w14:textId="77777777" w:rsidR="00B47F76" w:rsidRDefault="00B47F76" w:rsidP="006636CC">
            <w:pPr>
              <w:rPr>
                <w:ins w:id="2394" w:author="David Conklin" w:date="2020-11-11T06:43:00Z"/>
              </w:rPr>
            </w:pPr>
          </w:p>
        </w:tc>
      </w:tr>
      <w:tr w:rsidR="00B47F76" w14:paraId="1A44680C" w14:textId="77777777" w:rsidTr="006636CC">
        <w:trPr>
          <w:ins w:id="2395" w:author="David Conklin" w:date="2020-11-11T06:43:00Z"/>
        </w:trPr>
        <w:tc>
          <w:tcPr>
            <w:tcW w:w="0" w:type="auto"/>
          </w:tcPr>
          <w:p w14:paraId="20AA43E0" w14:textId="77777777" w:rsidR="00B47F76" w:rsidRDefault="00B47F76" w:rsidP="006636CC">
            <w:pPr>
              <w:jc w:val="right"/>
              <w:rPr>
                <w:ins w:id="2396" w:author="David Conklin" w:date="2020-11-11T06:43:00Z"/>
              </w:rPr>
            </w:pPr>
            <w:ins w:id="2397" w:author="David Conklin" w:date="2020-11-11T06:43:00Z">
              <w:r>
                <w:t>total out</w:t>
              </w:r>
            </w:ins>
          </w:p>
        </w:tc>
        <w:tc>
          <w:tcPr>
            <w:tcW w:w="0" w:type="auto"/>
          </w:tcPr>
          <w:p w14:paraId="3EFABE3E" w14:textId="77777777" w:rsidR="00B47F76" w:rsidRDefault="00B47F76" w:rsidP="006636CC">
            <w:pPr>
              <w:jc w:val="right"/>
              <w:rPr>
                <w:ins w:id="2398" w:author="David Conklin" w:date="2020-11-11T06:43:00Z"/>
              </w:rPr>
            </w:pPr>
            <w:ins w:id="2399" w:author="David Conklin" w:date="2020-11-11T06:43:00Z">
              <w:r>
                <w:t>2213</w:t>
              </w:r>
            </w:ins>
          </w:p>
        </w:tc>
        <w:tc>
          <w:tcPr>
            <w:tcW w:w="0" w:type="auto"/>
          </w:tcPr>
          <w:p w14:paraId="34613082" w14:textId="77777777" w:rsidR="00B47F76" w:rsidRDefault="00B47F76" w:rsidP="006636CC">
            <w:pPr>
              <w:rPr>
                <w:ins w:id="2400" w:author="David Conklin" w:date="2020-11-11T06:43:00Z"/>
              </w:rPr>
            </w:pPr>
            <w:ins w:id="2401" w:author="David Conklin" w:date="2020-11-11T06:43:00Z">
              <w:r>
                <w:t>116.4%</w:t>
              </w:r>
            </w:ins>
          </w:p>
        </w:tc>
        <w:tc>
          <w:tcPr>
            <w:tcW w:w="0" w:type="auto"/>
          </w:tcPr>
          <w:p w14:paraId="0F8EB8DB" w14:textId="77777777" w:rsidR="00B47F76" w:rsidRDefault="00B47F76" w:rsidP="006636CC">
            <w:pPr>
              <w:rPr>
                <w:ins w:id="2402" w:author="David Conklin" w:date="2020-11-11T06:43:00Z"/>
              </w:rPr>
            </w:pPr>
          </w:p>
        </w:tc>
        <w:tc>
          <w:tcPr>
            <w:tcW w:w="0" w:type="auto"/>
          </w:tcPr>
          <w:p w14:paraId="715663ED" w14:textId="77777777" w:rsidR="00B47F76" w:rsidRDefault="00B47F76" w:rsidP="006636CC">
            <w:pPr>
              <w:rPr>
                <w:ins w:id="2403" w:author="David Conklin" w:date="2020-11-11T06:43:00Z"/>
              </w:rPr>
            </w:pPr>
          </w:p>
        </w:tc>
      </w:tr>
    </w:tbl>
    <w:p w14:paraId="4D584C08" w14:textId="77777777" w:rsidR="00B47F76" w:rsidRDefault="00B47F76" w:rsidP="00B47F76">
      <w:pPr>
        <w:rPr>
          <w:ins w:id="2404" w:author="David Conklin" w:date="2020-11-11T06:43:00Z"/>
        </w:rPr>
      </w:pPr>
    </w:p>
    <w:p w14:paraId="4F69A72C" w14:textId="6B066388" w:rsidR="00B47F76" w:rsidRDefault="00010FCE" w:rsidP="00B47F76">
      <w:pPr>
        <w:rPr>
          <w:ins w:id="2405" w:author="David Conklin" w:date="2020-11-11T06:57:00Z"/>
        </w:rPr>
      </w:pPr>
      <w:ins w:id="2406" w:author="David Conklin" w:date="2020-11-11T06:56:00Z">
        <w:r>
          <w:lastRenderedPageBreak/>
          <w:t>The monthly flows and stream temperatures for 2010-18 at the USGS gage location close</w:t>
        </w:r>
      </w:ins>
      <w:ins w:id="2407" w:author="David Conklin" w:date="2020-11-11T06:57:00Z">
        <w:r>
          <w:t>st to the confluence of the McKenzie and the Willamette are graphed below.</w:t>
        </w:r>
      </w:ins>
      <w:ins w:id="2408" w:author="David Conklin" w:date="2020-11-11T07:07:00Z">
        <w:r w:rsidR="009F1ED9">
          <w:t xml:space="preserve">  Simulation skill grades for these two data streams are G to VG</w:t>
        </w:r>
      </w:ins>
      <w:ins w:id="2409" w:author="David Conklin" w:date="2020-11-11T07:08:00Z">
        <w:r w:rsidR="009F1ED9">
          <w:t>.</w:t>
        </w:r>
      </w:ins>
    </w:p>
    <w:p w14:paraId="44083944" w14:textId="77777777" w:rsidR="00010FCE" w:rsidRDefault="00010FCE" w:rsidP="00B47F76">
      <w:pPr>
        <w:rPr>
          <w:ins w:id="2410" w:author="David Conklin" w:date="2020-11-11T06:43:00Z"/>
        </w:rPr>
      </w:pPr>
    </w:p>
    <w:p w14:paraId="57DF6781" w14:textId="0D1F9D51" w:rsidR="003B76A2" w:rsidRDefault="00B47F76" w:rsidP="00535731">
      <w:pPr>
        <w:rPr>
          <w:ins w:id="2411" w:author="David Conklin" w:date="2020-11-11T06:49:00Z"/>
        </w:rPr>
      </w:pPr>
      <w:ins w:id="2412" w:author="David Conklin" w:date="2020-11-11T06:49:00Z">
        <w:r>
          <w:rPr>
            <w:noProof/>
          </w:rPr>
          <w:drawing>
            <wp:inline distT="0" distB="0" distL="0" distR="0" wp14:anchorId="594C577B" wp14:editId="64402D88">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ins>
    </w:p>
    <w:p w14:paraId="10E2D6EA" w14:textId="77777777" w:rsidR="00B47F76" w:rsidRDefault="00B47F76" w:rsidP="00535731">
      <w:pPr>
        <w:rPr>
          <w:ins w:id="2413" w:author="David Conklin" w:date="2020-11-11T05:22:00Z"/>
        </w:rPr>
      </w:pPr>
    </w:p>
    <w:p w14:paraId="2B592528" w14:textId="0A89ACF7" w:rsidR="0027285C" w:rsidRDefault="00AE7826" w:rsidP="002854B5">
      <w:pPr>
        <w:rPr>
          <w:ins w:id="2414" w:author="David Conklin" w:date="2020-11-11T06:57:00Z"/>
        </w:rPr>
      </w:pPr>
      <w:ins w:id="2415" w:author="David Conklin" w:date="2020-11-11T06:55:00Z">
        <w:r>
          <w:rPr>
            <w:noProof/>
          </w:rPr>
          <w:drawing>
            <wp:inline distT="0" distB="0" distL="0" distR="0" wp14:anchorId="5C2E3FBF" wp14:editId="5783828C">
              <wp:extent cx="5943600" cy="3014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14980"/>
                      </a:xfrm>
                      <a:prstGeom prst="rect">
                        <a:avLst/>
                      </a:prstGeom>
                    </pic:spPr>
                  </pic:pic>
                </a:graphicData>
              </a:graphic>
            </wp:inline>
          </w:drawing>
        </w:r>
      </w:ins>
    </w:p>
    <w:p w14:paraId="5EBD293D" w14:textId="19E3FB21" w:rsidR="00010FCE" w:rsidRDefault="00010FCE">
      <w:pPr>
        <w:rPr>
          <w:ins w:id="2416" w:author="David Conklin" w:date="2020-11-11T06:58:00Z"/>
        </w:rPr>
      </w:pPr>
      <w:ins w:id="2417" w:author="David Conklin" w:date="2020-11-11T06:58:00Z">
        <w:r>
          <w:br w:type="page"/>
        </w:r>
      </w:ins>
    </w:p>
    <w:p w14:paraId="5A25DF07" w14:textId="77777777" w:rsidR="00010FCE" w:rsidRPr="002854B5" w:rsidRDefault="00010FCE" w:rsidP="002854B5"/>
    <w:p w14:paraId="2C48710D" w14:textId="1B938C52" w:rsidR="00E90646" w:rsidRDefault="00E90646" w:rsidP="00E90646">
      <w:pPr>
        <w:pStyle w:val="Heading2"/>
      </w:pPr>
      <w:bookmarkStart w:id="2418" w:name="_Toc56606412"/>
      <w:r>
        <w:t>Clackamas wetlands v. McKenzie wetlands</w:t>
      </w:r>
      <w:bookmarkEnd w:id="2418"/>
    </w:p>
    <w:p w14:paraId="067AD90B" w14:textId="75BB17E2"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F90C07">
        <w:t xml:space="preserve">Figure </w:t>
      </w:r>
      <w:r w:rsidR="00F90C07">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6797869" w:rsidR="005C537E" w:rsidRDefault="005C537E" w:rsidP="005C537E">
      <w:pPr>
        <w:pStyle w:val="Caption"/>
      </w:pPr>
      <w:bookmarkStart w:id="2419" w:name="_Ref48286765"/>
      <w:bookmarkStart w:id="2420" w:name="_Toc53219841"/>
      <w:r>
        <w:t xml:space="preserve">Figure </w:t>
      </w:r>
      <w:fldSimple w:instr=" SEQ Figure \* ARABIC ">
        <w:r w:rsidR="00F90C07">
          <w:rPr>
            <w:noProof/>
          </w:rPr>
          <w:t>9</w:t>
        </w:r>
      </w:fldSimple>
      <w:bookmarkEnd w:id="2419"/>
      <w:r>
        <w:t>. Clackamas basin in CW3M screen capture</w:t>
      </w:r>
      <w:bookmarkEnd w:id="242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21" w:name="_Toc56606413"/>
      <w:r>
        <w:t>The Clackamas Basin</w:t>
      </w:r>
      <w:bookmarkEnd w:id="2421"/>
    </w:p>
    <w:p w14:paraId="4A96B042" w14:textId="77777777" w:rsidR="005C537E" w:rsidRPr="000E6A65" w:rsidRDefault="005C537E" w:rsidP="005C537E"/>
    <w:p w14:paraId="11F4A966" w14:textId="71E605E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90C07">
        <w:t xml:space="preserve">Figure </w:t>
      </w:r>
      <w:r w:rsidR="00F90C07">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22" w:name="_Toc56606414"/>
      <w:r>
        <w:t>Directory structure and file names</w:t>
      </w:r>
      <w:bookmarkEnd w:id="2422"/>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23" w:name="_Toc56606415"/>
      <w:r>
        <w:lastRenderedPageBreak/>
        <w:t xml:space="preserve">Release </w:t>
      </w:r>
      <w:r w:rsidR="00E735F4">
        <w:t>Log</w:t>
      </w:r>
      <w:bookmarkEnd w:id="2423"/>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2424" w:name="_Toc56606416"/>
      <w:r>
        <w:t>References</w:t>
      </w:r>
      <w:bookmarkEnd w:id="2424"/>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2425"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5" w:history="1">
        <w:r w:rsidRPr="007A4A6E">
          <w:rPr>
            <w:rStyle w:val="Hyperlink"/>
          </w:rPr>
          <w:t>https://www.oregon.gov/deq/FilterDocs/heatsourcemanual.pdf</w:t>
        </w:r>
      </w:hyperlink>
      <w:r>
        <w:t xml:space="preserve"> </w:t>
      </w:r>
    </w:p>
    <w:p w14:paraId="5820126A" w14:textId="616F3F27" w:rsidR="002F67CA" w:rsidRDefault="002F67CA">
      <w:pPr>
        <w:rPr>
          <w:ins w:id="2426" w:author="David Conklin" w:date="2020-11-09T17:11:00Z"/>
        </w:rPr>
      </w:pPr>
    </w:p>
    <w:p w14:paraId="03D6A26C" w14:textId="2A9ED653" w:rsidR="002F67CA" w:rsidRDefault="002F67CA">
      <w:pPr>
        <w:rPr>
          <w:ins w:id="2427" w:author="David Conklin" w:date="2020-11-09T17:29:00Z"/>
        </w:rPr>
      </w:pPr>
      <w:ins w:id="2428" w:author="David Conklin" w:date="2020-11-09T17:11:00Z">
        <w:r>
          <w:t>Conklin DR (2016).</w:t>
        </w:r>
      </w:ins>
      <w:ins w:id="2429" w:author="David Conklin" w:date="2020-11-09T17:12:00Z">
        <w:r>
          <w:t xml:space="preserve"> WW2100 HBV Parameter Calibration</w:t>
        </w:r>
      </w:ins>
      <w:ins w:id="2430" w:author="David Conklin" w:date="2020-11-09T17:23:00Z">
        <w:r w:rsidR="007F5C02">
          <w:t>, 9/15/2016</w:t>
        </w:r>
      </w:ins>
      <w:ins w:id="2431" w:author="David Conklin" w:date="2020-11-09T17:12:00Z">
        <w:r>
          <w:t>. Oregon Freshw</w:t>
        </w:r>
      </w:ins>
      <w:ins w:id="2432" w:author="David Conklin" w:date="2020-11-09T17:13:00Z">
        <w:r>
          <w:t>ater Simulations, u</w:t>
        </w:r>
      </w:ins>
      <w:ins w:id="2433" w:author="David Conklin" w:date="2020-11-09T17:12:00Z">
        <w:r>
          <w:t>npublished</w:t>
        </w:r>
      </w:ins>
      <w:ins w:id="2434" w:author="David Conklin" w:date="2020-11-09T17:13:00Z">
        <w:r>
          <w:t>.  In the CW3M repository at t</w:t>
        </w:r>
      </w:ins>
      <w:ins w:id="2435" w:author="David Conklin" w:date="2020-11-09T17:14:00Z">
        <w:r>
          <w:t>runk/DataCW3M/CW3MdigitalHandbook/WW2100 HBV Parameter Calibration.doc</w:t>
        </w:r>
      </w:ins>
      <w:ins w:id="2436" w:author="David Conklin" w:date="2020-11-09T17:15:00Z">
        <w:r>
          <w:t>x.</w:t>
        </w:r>
      </w:ins>
    </w:p>
    <w:p w14:paraId="2A90E706" w14:textId="13FBA5DA" w:rsidR="007F5C02" w:rsidRDefault="007F5C02">
      <w:pPr>
        <w:rPr>
          <w:ins w:id="2437" w:author="David Conklin" w:date="2020-11-09T17:29:00Z"/>
        </w:rPr>
      </w:pPr>
    </w:p>
    <w:p w14:paraId="3816596A" w14:textId="3F1C2DBF" w:rsidR="007F5C02" w:rsidRDefault="007F5C02">
      <w:ins w:id="2438" w:author="David Conklin" w:date="2020-11-09T17:29:00Z">
        <w:r>
          <w:t>Conklin DR (2019).</w:t>
        </w:r>
      </w:ins>
      <w:ins w:id="2439" w:author="David Conklin" w:date="2020-11-09T17:30:00Z">
        <w:r>
          <w:t xml:space="preserve"> OUWIN Chicken Creek Calibration, 8/29/2019. Oregon Freshwater Simulations, unpublished. </w:t>
        </w:r>
      </w:ins>
      <w:ins w:id="2440"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2441"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6"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2442"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2443" w:author="David Conklin" w:date="2020-11-09T15:34:00Z">
            <w:rPr>
              <w:rStyle w:val="Hyperlink"/>
              <w:rFonts w:cstheme="minorHAnsi"/>
            </w:rPr>
          </w:rPrChange>
        </w:rPr>
      </w:pPr>
      <w:ins w:id="2444" w:author="David Conklin" w:date="2020-11-09T15:32:00Z">
        <w:r w:rsidRPr="00B22A8A">
          <w:rPr>
            <w:rStyle w:val="Hyperlink"/>
            <w:rFonts w:cstheme="minorHAnsi"/>
            <w:color w:val="auto"/>
            <w:u w:val="none"/>
            <w:rPrChange w:id="2445" w:author="David Conklin" w:date="2020-11-09T15:34:00Z">
              <w:rPr>
                <w:rStyle w:val="Hyperlink"/>
                <w:rFonts w:cstheme="minorHAnsi"/>
              </w:rPr>
            </w:rPrChange>
          </w:rPr>
          <w:t xml:space="preserve">Jefferson A, Grant G, Rose T </w:t>
        </w:r>
      </w:ins>
      <w:ins w:id="2446" w:author="David Conklin" w:date="2020-11-09T15:33:00Z">
        <w:r w:rsidRPr="00B22A8A">
          <w:rPr>
            <w:rStyle w:val="Hyperlink"/>
            <w:rFonts w:cstheme="minorHAnsi"/>
            <w:color w:val="auto"/>
            <w:u w:val="none"/>
            <w:rPrChange w:id="2447" w:author="David Conklin" w:date="2020-11-09T15:34:00Z">
              <w:rPr>
                <w:rStyle w:val="Hyperlink"/>
                <w:rFonts w:cstheme="minorHAnsi"/>
              </w:rPr>
            </w:rPrChange>
          </w:rPr>
          <w:t xml:space="preserve">(2006). </w:t>
        </w:r>
      </w:ins>
      <w:ins w:id="2448" w:author="David Conklin" w:date="2020-11-09T15:35:00Z">
        <w:r>
          <w:rPr>
            <w:rStyle w:val="Hyperlink"/>
            <w:rFonts w:cstheme="minorHAnsi"/>
            <w:color w:val="auto"/>
            <w:u w:val="none"/>
          </w:rPr>
          <w:t xml:space="preserve">Influence of volcanic history on groundwater patterns on the west slope of the Oregon High Cascades. </w:t>
        </w:r>
      </w:ins>
      <w:ins w:id="2449" w:author="David Conklin" w:date="2020-11-09T15:33:00Z">
        <w:r w:rsidRPr="00B22A8A">
          <w:rPr>
            <w:rStyle w:val="Hyperlink"/>
            <w:rFonts w:cstheme="minorHAnsi"/>
            <w:color w:val="auto"/>
            <w:u w:val="none"/>
            <w:rPrChange w:id="2450" w:author="David Conklin" w:date="2020-11-09T15:34:00Z">
              <w:rPr>
                <w:rStyle w:val="Hyperlink"/>
                <w:rFonts w:cstheme="minorHAnsi"/>
              </w:rPr>
            </w:rPrChange>
          </w:rPr>
          <w:t xml:space="preserve">Water Resources Research 42:W12411. </w:t>
        </w:r>
      </w:ins>
      <w:ins w:id="2451" w:author="David Conklin" w:date="2020-11-09T15:36:00Z">
        <w:r>
          <w:rPr>
            <w:rStyle w:val="Hyperlink"/>
            <w:rFonts w:cstheme="minorHAnsi"/>
            <w:color w:val="auto"/>
            <w:u w:val="none"/>
          </w:rPr>
          <w:t xml:space="preserve"> </w:t>
        </w:r>
      </w:ins>
      <w:ins w:id="2452"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7"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2453" w:author="David Conklin" w:date="2020-11-10T16:17:00Z"/>
          <w:rStyle w:val="Hyperlink"/>
          <w:rFonts w:cstheme="minorHAnsi"/>
        </w:rPr>
      </w:pPr>
    </w:p>
    <w:p w14:paraId="1D1355C3" w14:textId="77777777" w:rsidR="00B64193" w:rsidRPr="00320149" w:rsidRDefault="00B64193" w:rsidP="00B64193">
      <w:pPr>
        <w:pStyle w:val="NoSpacing"/>
        <w:rPr>
          <w:ins w:id="2454" w:author="David Conklin" w:date="2020-11-10T16:17:00Z"/>
          <w:rFonts w:asciiTheme="minorHAnsi" w:hAnsiTheme="minorHAnsi" w:cstheme="minorHAnsi"/>
          <w:sz w:val="22"/>
          <w:szCs w:val="22"/>
        </w:rPr>
      </w:pPr>
      <w:ins w:id="2455" w:author="David Conklin" w:date="2020-11-10T16:17:00Z">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2456" w:author="David Conklin" w:date="2020-11-10T16:17:00Z"/>
          <w:rFonts w:cstheme="minorHAnsi"/>
        </w:rPr>
      </w:pPr>
    </w:p>
    <w:p w14:paraId="37C048CC" w14:textId="77777777" w:rsidR="00B64193" w:rsidRPr="00320149" w:rsidRDefault="00B64193" w:rsidP="00B64193">
      <w:pPr>
        <w:rPr>
          <w:ins w:id="2457" w:author="David Conklin" w:date="2020-11-10T16:17:00Z"/>
          <w:rFonts w:cstheme="minorHAnsi"/>
        </w:rPr>
      </w:pPr>
      <w:ins w:id="2458"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2459"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65244EBD" w:rsidR="005F629F" w:rsidRDefault="005F629F" w:rsidP="006B6EE1">
      <w:pPr>
        <w:autoSpaceDE w:val="0"/>
        <w:autoSpaceDN w:val="0"/>
        <w:adjustRightInd w:val="0"/>
        <w:rPr>
          <w:ins w:id="2460" w:author="David Conklin" w:date="2020-11-18T14:45:00Z"/>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8" w:history="1">
        <w:r w:rsidRPr="00F746EE">
          <w:rPr>
            <w:rStyle w:val="Hyperlink"/>
            <w:rFonts w:cstheme="minorHAnsi"/>
          </w:rPr>
          <w:t>http://www.jstor.com/stable/1941831</w:t>
        </w:r>
      </w:hyperlink>
      <w:r>
        <w:rPr>
          <w:rStyle w:val="Hyperlink"/>
          <w:rFonts w:cstheme="minorHAnsi"/>
          <w:color w:val="auto"/>
          <w:u w:val="none"/>
        </w:rPr>
        <w:t xml:space="preserve"> </w:t>
      </w:r>
    </w:p>
    <w:p w14:paraId="3CED8559" w14:textId="7F217541" w:rsidR="00F90C07" w:rsidRDefault="00F90C07" w:rsidP="006B6EE1">
      <w:pPr>
        <w:autoSpaceDE w:val="0"/>
        <w:autoSpaceDN w:val="0"/>
        <w:adjustRightInd w:val="0"/>
        <w:rPr>
          <w:ins w:id="2461" w:author="David Conklin" w:date="2020-11-18T14:45:00Z"/>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ins w:id="2462" w:author="David Conklin" w:date="2020-11-18T14:45:00Z">
        <w:r>
          <w:rPr>
            <w:rStyle w:val="Hyperlink"/>
            <w:rFonts w:cstheme="minorHAnsi"/>
            <w:color w:val="auto"/>
            <w:u w:val="none"/>
          </w:rPr>
          <w:t xml:space="preserve">USACE (2019) </w:t>
        </w:r>
        <w:r>
          <w:t xml:space="preserve">Willamette Basin Review Feasibility Study/Final Integrated Feasibility Report and Environmental Assessment, </w:t>
        </w:r>
      </w:ins>
      <w:ins w:id="2463" w:author="David Conklin" w:date="2020-11-18T14:46:00Z">
        <w:r>
          <w:t xml:space="preserve">USACE Portland District, </w:t>
        </w:r>
      </w:ins>
      <w:ins w:id="2464" w:author="David Conklin" w:date="2020-11-18T14:45:00Z">
        <w:r>
          <w:t>December 2019</w:t>
        </w:r>
      </w:ins>
      <w:ins w:id="2465" w:author="David Conklin" w:date="2020-11-18T14:48:00Z">
        <w:r>
          <w:t xml:space="preserve">. </w:t>
        </w:r>
        <w:r>
          <w:fldChar w:fldCharType="begin"/>
        </w:r>
        <w:r>
          <w:instrText xml:space="preserve"> HYPERLINK "</w:instrText>
        </w:r>
        <w:r w:rsidRPr="005E090B">
          <w:instrText>https://usace.contentdm.oclc.org/digital/collection/p16021coll7/id/13273</w:instrText>
        </w:r>
        <w:r>
          <w:instrText xml:space="preserve">" </w:instrText>
        </w:r>
        <w:r>
          <w:fldChar w:fldCharType="separate"/>
        </w:r>
        <w:r w:rsidRPr="00DC7EF9">
          <w:rPr>
            <w:rStyle w:val="Hyperlink"/>
          </w:rPr>
          <w:t>https://usace.contentdm.oclc.org/digital/collection/p16021coll7/id/13273</w:t>
        </w:r>
        <w:r>
          <w:fldChar w:fldCharType="end"/>
        </w:r>
        <w:r>
          <w:t xml:space="preserve"> </w:t>
        </w:r>
      </w:ins>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2466" w:name="_Toc56606417"/>
      <w:r>
        <w:rPr>
          <w:rFonts w:eastAsiaTheme="minorHAnsi"/>
        </w:rPr>
        <w:t>Acronyms</w:t>
      </w:r>
      <w:r w:rsidR="009D540F">
        <w:rPr>
          <w:rFonts w:eastAsiaTheme="minorHAnsi"/>
        </w:rPr>
        <w:t xml:space="preserve"> and Abbreviations</w:t>
      </w:r>
      <w:bookmarkEnd w:id="2466"/>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9"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3D2BA7" w14:textId="77777777" w:rsidR="000D4291" w:rsidRDefault="000D4291" w:rsidP="00064E77">
      <w:r>
        <w:separator/>
      </w:r>
    </w:p>
  </w:endnote>
  <w:endnote w:type="continuationSeparator" w:id="0">
    <w:p w14:paraId="0E39434D" w14:textId="77777777" w:rsidR="000D4291" w:rsidRDefault="000D429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5E090B" w:rsidRDefault="005E09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5E090B" w:rsidRDefault="005E09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14D539" w14:textId="77777777" w:rsidR="000D4291" w:rsidRDefault="000D4291" w:rsidP="00064E77">
      <w:r>
        <w:separator/>
      </w:r>
    </w:p>
  </w:footnote>
  <w:footnote w:type="continuationSeparator" w:id="0">
    <w:p w14:paraId="4B96B5E8" w14:textId="77777777" w:rsidR="000D4291" w:rsidRDefault="000D429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4B85"/>
    <w:rsid w:val="00006331"/>
    <w:rsid w:val="000079BB"/>
    <w:rsid w:val="00010FCE"/>
    <w:rsid w:val="00014226"/>
    <w:rsid w:val="000167D7"/>
    <w:rsid w:val="000219DD"/>
    <w:rsid w:val="00022B0F"/>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57CFD"/>
    <w:rsid w:val="00060258"/>
    <w:rsid w:val="0006062B"/>
    <w:rsid w:val="00061D96"/>
    <w:rsid w:val="00064E77"/>
    <w:rsid w:val="00067529"/>
    <w:rsid w:val="000756EF"/>
    <w:rsid w:val="00077987"/>
    <w:rsid w:val="000806A1"/>
    <w:rsid w:val="00084A31"/>
    <w:rsid w:val="0009281D"/>
    <w:rsid w:val="00097361"/>
    <w:rsid w:val="00097976"/>
    <w:rsid w:val="000A1E81"/>
    <w:rsid w:val="000A28C2"/>
    <w:rsid w:val="000A466E"/>
    <w:rsid w:val="000B183E"/>
    <w:rsid w:val="000B2249"/>
    <w:rsid w:val="000C3E29"/>
    <w:rsid w:val="000C5A18"/>
    <w:rsid w:val="000C5B61"/>
    <w:rsid w:val="000D4291"/>
    <w:rsid w:val="000D6396"/>
    <w:rsid w:val="000E342D"/>
    <w:rsid w:val="000E53D1"/>
    <w:rsid w:val="000E6A65"/>
    <w:rsid w:val="000F3107"/>
    <w:rsid w:val="0010247C"/>
    <w:rsid w:val="001051D3"/>
    <w:rsid w:val="00105F73"/>
    <w:rsid w:val="00130043"/>
    <w:rsid w:val="00136B9C"/>
    <w:rsid w:val="00140959"/>
    <w:rsid w:val="00141BA9"/>
    <w:rsid w:val="001426A7"/>
    <w:rsid w:val="00147635"/>
    <w:rsid w:val="001511F4"/>
    <w:rsid w:val="00154AFB"/>
    <w:rsid w:val="00156AFB"/>
    <w:rsid w:val="001602E1"/>
    <w:rsid w:val="00165835"/>
    <w:rsid w:val="00167AC6"/>
    <w:rsid w:val="00173147"/>
    <w:rsid w:val="00174337"/>
    <w:rsid w:val="00176B6C"/>
    <w:rsid w:val="00176FFA"/>
    <w:rsid w:val="00192A0B"/>
    <w:rsid w:val="00195906"/>
    <w:rsid w:val="001B411C"/>
    <w:rsid w:val="001B42FA"/>
    <w:rsid w:val="001B4B07"/>
    <w:rsid w:val="001B6B33"/>
    <w:rsid w:val="001C0FE8"/>
    <w:rsid w:val="001C227C"/>
    <w:rsid w:val="001C68ED"/>
    <w:rsid w:val="001D6736"/>
    <w:rsid w:val="001E7FA6"/>
    <w:rsid w:val="001F3D28"/>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285C"/>
    <w:rsid w:val="00273B32"/>
    <w:rsid w:val="00275338"/>
    <w:rsid w:val="002770CE"/>
    <w:rsid w:val="002822A5"/>
    <w:rsid w:val="002854B5"/>
    <w:rsid w:val="00286383"/>
    <w:rsid w:val="00287358"/>
    <w:rsid w:val="002971E8"/>
    <w:rsid w:val="002A34F3"/>
    <w:rsid w:val="002A54A5"/>
    <w:rsid w:val="002A6FA8"/>
    <w:rsid w:val="002B1A1D"/>
    <w:rsid w:val="002B6EA4"/>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B76A2"/>
    <w:rsid w:val="003D56B3"/>
    <w:rsid w:val="003D64A1"/>
    <w:rsid w:val="003E578D"/>
    <w:rsid w:val="003F21D3"/>
    <w:rsid w:val="003F360E"/>
    <w:rsid w:val="003F363E"/>
    <w:rsid w:val="003F72F2"/>
    <w:rsid w:val="004021FE"/>
    <w:rsid w:val="00403174"/>
    <w:rsid w:val="00406032"/>
    <w:rsid w:val="004061C2"/>
    <w:rsid w:val="00407672"/>
    <w:rsid w:val="004107FB"/>
    <w:rsid w:val="004111AF"/>
    <w:rsid w:val="00411AA2"/>
    <w:rsid w:val="00411CC0"/>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C750A"/>
    <w:rsid w:val="004D33B7"/>
    <w:rsid w:val="004D53D7"/>
    <w:rsid w:val="004E5E65"/>
    <w:rsid w:val="004F2098"/>
    <w:rsid w:val="004F54A5"/>
    <w:rsid w:val="004F7B84"/>
    <w:rsid w:val="0050511E"/>
    <w:rsid w:val="005107A7"/>
    <w:rsid w:val="00521727"/>
    <w:rsid w:val="00525BEB"/>
    <w:rsid w:val="005271A6"/>
    <w:rsid w:val="00527425"/>
    <w:rsid w:val="00531AC5"/>
    <w:rsid w:val="005343D4"/>
    <w:rsid w:val="00535731"/>
    <w:rsid w:val="005369C0"/>
    <w:rsid w:val="0054028D"/>
    <w:rsid w:val="0055476E"/>
    <w:rsid w:val="0056152A"/>
    <w:rsid w:val="005729DB"/>
    <w:rsid w:val="00581BEB"/>
    <w:rsid w:val="00585C7E"/>
    <w:rsid w:val="005875B4"/>
    <w:rsid w:val="00593C5F"/>
    <w:rsid w:val="00595105"/>
    <w:rsid w:val="005A2A0B"/>
    <w:rsid w:val="005A5638"/>
    <w:rsid w:val="005A6F58"/>
    <w:rsid w:val="005B4DD9"/>
    <w:rsid w:val="005B5E46"/>
    <w:rsid w:val="005C01BD"/>
    <w:rsid w:val="005C1A69"/>
    <w:rsid w:val="005C2F4A"/>
    <w:rsid w:val="005C537E"/>
    <w:rsid w:val="005D4F10"/>
    <w:rsid w:val="005E090B"/>
    <w:rsid w:val="005F3164"/>
    <w:rsid w:val="005F3D22"/>
    <w:rsid w:val="005F46C8"/>
    <w:rsid w:val="005F5843"/>
    <w:rsid w:val="005F629F"/>
    <w:rsid w:val="005F7F6C"/>
    <w:rsid w:val="006076FE"/>
    <w:rsid w:val="006200EB"/>
    <w:rsid w:val="006313A1"/>
    <w:rsid w:val="00632DCA"/>
    <w:rsid w:val="0064217D"/>
    <w:rsid w:val="00645753"/>
    <w:rsid w:val="00647F96"/>
    <w:rsid w:val="00655BC7"/>
    <w:rsid w:val="006569CE"/>
    <w:rsid w:val="006636CC"/>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246"/>
    <w:rsid w:val="006F174A"/>
    <w:rsid w:val="006F30D2"/>
    <w:rsid w:val="006F5915"/>
    <w:rsid w:val="006F5D7E"/>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67E36"/>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40A4"/>
    <w:rsid w:val="008770E3"/>
    <w:rsid w:val="00881DF0"/>
    <w:rsid w:val="00882C17"/>
    <w:rsid w:val="0088329B"/>
    <w:rsid w:val="00885D48"/>
    <w:rsid w:val="00885DEF"/>
    <w:rsid w:val="00887D92"/>
    <w:rsid w:val="008920B1"/>
    <w:rsid w:val="00893F4B"/>
    <w:rsid w:val="00894992"/>
    <w:rsid w:val="008A2C49"/>
    <w:rsid w:val="008A3B2B"/>
    <w:rsid w:val="008A487C"/>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765"/>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D6DEE"/>
    <w:rsid w:val="009F0E39"/>
    <w:rsid w:val="009F132A"/>
    <w:rsid w:val="009F139C"/>
    <w:rsid w:val="009F16B9"/>
    <w:rsid w:val="009F1ED9"/>
    <w:rsid w:val="009F2CF4"/>
    <w:rsid w:val="009F6E43"/>
    <w:rsid w:val="00A06758"/>
    <w:rsid w:val="00A0759A"/>
    <w:rsid w:val="00A112B7"/>
    <w:rsid w:val="00A20B4A"/>
    <w:rsid w:val="00A20FF9"/>
    <w:rsid w:val="00A21124"/>
    <w:rsid w:val="00A24D01"/>
    <w:rsid w:val="00A35AEA"/>
    <w:rsid w:val="00A37865"/>
    <w:rsid w:val="00A403F2"/>
    <w:rsid w:val="00A41DB9"/>
    <w:rsid w:val="00A43D30"/>
    <w:rsid w:val="00A45D66"/>
    <w:rsid w:val="00A51BEA"/>
    <w:rsid w:val="00A5284D"/>
    <w:rsid w:val="00A55502"/>
    <w:rsid w:val="00A57AB6"/>
    <w:rsid w:val="00A63C5B"/>
    <w:rsid w:val="00A63DAE"/>
    <w:rsid w:val="00A72932"/>
    <w:rsid w:val="00A75EF8"/>
    <w:rsid w:val="00A81ED1"/>
    <w:rsid w:val="00A8214A"/>
    <w:rsid w:val="00A827C4"/>
    <w:rsid w:val="00A858FC"/>
    <w:rsid w:val="00A8733F"/>
    <w:rsid w:val="00A928D9"/>
    <w:rsid w:val="00A92F06"/>
    <w:rsid w:val="00AA220A"/>
    <w:rsid w:val="00AB1E51"/>
    <w:rsid w:val="00AB31D0"/>
    <w:rsid w:val="00AB4A43"/>
    <w:rsid w:val="00AC6CF6"/>
    <w:rsid w:val="00AD0B00"/>
    <w:rsid w:val="00AD22DC"/>
    <w:rsid w:val="00AD412A"/>
    <w:rsid w:val="00AE355A"/>
    <w:rsid w:val="00AE364B"/>
    <w:rsid w:val="00AE7826"/>
    <w:rsid w:val="00AF7701"/>
    <w:rsid w:val="00B0089C"/>
    <w:rsid w:val="00B01693"/>
    <w:rsid w:val="00B06ED6"/>
    <w:rsid w:val="00B10B8F"/>
    <w:rsid w:val="00B17BF2"/>
    <w:rsid w:val="00B20483"/>
    <w:rsid w:val="00B216A9"/>
    <w:rsid w:val="00B22A8A"/>
    <w:rsid w:val="00B2572B"/>
    <w:rsid w:val="00B273FF"/>
    <w:rsid w:val="00B34F16"/>
    <w:rsid w:val="00B37892"/>
    <w:rsid w:val="00B447EE"/>
    <w:rsid w:val="00B47486"/>
    <w:rsid w:val="00B47F76"/>
    <w:rsid w:val="00B5577C"/>
    <w:rsid w:val="00B57484"/>
    <w:rsid w:val="00B62984"/>
    <w:rsid w:val="00B64193"/>
    <w:rsid w:val="00B65B7C"/>
    <w:rsid w:val="00B707C3"/>
    <w:rsid w:val="00B70EF0"/>
    <w:rsid w:val="00B764D6"/>
    <w:rsid w:val="00B76B73"/>
    <w:rsid w:val="00B879F8"/>
    <w:rsid w:val="00B912FF"/>
    <w:rsid w:val="00B91F45"/>
    <w:rsid w:val="00B939DE"/>
    <w:rsid w:val="00B94EEB"/>
    <w:rsid w:val="00BA7163"/>
    <w:rsid w:val="00BB1179"/>
    <w:rsid w:val="00BD0A05"/>
    <w:rsid w:val="00BD0F8C"/>
    <w:rsid w:val="00BD5610"/>
    <w:rsid w:val="00BD69AE"/>
    <w:rsid w:val="00BE0962"/>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2456B"/>
    <w:rsid w:val="00D33A9A"/>
    <w:rsid w:val="00D35AF7"/>
    <w:rsid w:val="00D35D53"/>
    <w:rsid w:val="00D37188"/>
    <w:rsid w:val="00D374A0"/>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179"/>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54FFC"/>
    <w:rsid w:val="00E624C2"/>
    <w:rsid w:val="00E66595"/>
    <w:rsid w:val="00E66A7C"/>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1929"/>
    <w:rsid w:val="00EE44D6"/>
    <w:rsid w:val="00EF5CF0"/>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0C07"/>
    <w:rsid w:val="00F9474B"/>
    <w:rsid w:val="00F94E7F"/>
    <w:rsid w:val="00F95AB4"/>
    <w:rsid w:val="00FB2FA9"/>
    <w:rsid w:val="00FB5588"/>
    <w:rsid w:val="00FB6831"/>
    <w:rsid w:val="00FC0533"/>
    <w:rsid w:val="00FC290B"/>
    <w:rsid w:val="00FC642F"/>
    <w:rsid w:val="00FD7EFE"/>
    <w:rsid w:val="00FE728D"/>
    <w:rsid w:val="00FF071C"/>
    <w:rsid w:val="00FF0F24"/>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hyperlink" Target="https://doi.org/10.1007/BF00045196" TargetMode="Externa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s://www.oregon.gov/deq/FilterDocs/heatsourcemanual.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png"/><Relationship Id="rId29"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JP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28"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29/2018WR024236" TargetMode="External"/><Relationship Id="rId30" Type="http://schemas.openxmlformats.org/officeDocument/2006/relationships/footer" Target="footer1.xml"/><Relationship Id="rId8" Type="http://schemas.openxmlformats.org/officeDocument/2006/relationships/hyperlink" Target="mailto:cw3m@freshwatersim.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CW3M.git\trunk\DataCW3M\SkillAssessment\StatisticsCalculator108month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'Statistics calculator'!$H$3</c:f>
          <c:strCache>
            <c:ptCount val="1"/>
            <c:pt idx="0">
              <c:v>simulated temperatures on reach 23772751</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'Statistics calculator'!$H$3</c:f>
              <c:strCache>
                <c:ptCount val="1"/>
                <c:pt idx="0">
                  <c:v>simulated temperatures on reach 23772751</c:v>
                </c:pt>
              </c:strCache>
            </c:strRef>
          </c:tx>
          <c:spPr>
            <a:ln w="28575" cap="rnd">
              <a:solidFill>
                <a:schemeClr val="accent1"/>
              </a:solidFill>
              <a:round/>
            </a:ln>
            <a:effectLst/>
          </c:spPr>
          <c:marker>
            <c:symbol val="none"/>
          </c:marker>
          <c:val>
            <c:numRef>
              <c:f>'Statistics calculator'!$H$4:$H$111</c:f>
              <c:numCache>
                <c:formatCode>General</c:formatCode>
                <c:ptCount val="108"/>
                <c:pt idx="0">
                  <c:v>4.7275349999999996</c:v>
                </c:pt>
                <c:pt idx="1">
                  <c:v>6.1626500000000002</c:v>
                </c:pt>
                <c:pt idx="2">
                  <c:v>7.7647190000000004</c:v>
                </c:pt>
                <c:pt idx="3">
                  <c:v>8.7394440000000007</c:v>
                </c:pt>
                <c:pt idx="4">
                  <c:v>10.895346999999999</c:v>
                </c:pt>
                <c:pt idx="5">
                  <c:v>12.041124</c:v>
                </c:pt>
                <c:pt idx="6">
                  <c:v>15.565261</c:v>
                </c:pt>
                <c:pt idx="7">
                  <c:v>15.418196</c:v>
                </c:pt>
                <c:pt idx="8">
                  <c:v>16.614798</c:v>
                </c:pt>
                <c:pt idx="9">
                  <c:v>14.551155</c:v>
                </c:pt>
                <c:pt idx="10">
                  <c:v>9.5244169999999997</c:v>
                </c:pt>
                <c:pt idx="11">
                  <c:v>6.6511800000000001</c:v>
                </c:pt>
                <c:pt idx="12">
                  <c:v>5.9907450000000004</c:v>
                </c:pt>
                <c:pt idx="13">
                  <c:v>5.5388979999999997</c:v>
                </c:pt>
                <c:pt idx="14">
                  <c:v>6.738721</c:v>
                </c:pt>
                <c:pt idx="15">
                  <c:v>8.0542259999999999</c:v>
                </c:pt>
                <c:pt idx="16">
                  <c:v>9.7390469999999993</c:v>
                </c:pt>
                <c:pt idx="17">
                  <c:v>11.279282</c:v>
                </c:pt>
                <c:pt idx="18">
                  <c:v>13.358419</c:v>
                </c:pt>
                <c:pt idx="19">
                  <c:v>15.152473000000001</c:v>
                </c:pt>
                <c:pt idx="20">
                  <c:v>17.007148999999998</c:v>
                </c:pt>
                <c:pt idx="21">
                  <c:v>14.107922</c:v>
                </c:pt>
                <c:pt idx="22">
                  <c:v>10.607386</c:v>
                </c:pt>
                <c:pt idx="23">
                  <c:v>6.5614030000000003</c:v>
                </c:pt>
                <c:pt idx="24">
                  <c:v>6.3881779999999999</c:v>
                </c:pt>
                <c:pt idx="25">
                  <c:v>6.1364869999999998</c:v>
                </c:pt>
                <c:pt idx="26">
                  <c:v>6.6723759999999999</c:v>
                </c:pt>
                <c:pt idx="27">
                  <c:v>8.7064810000000001</c:v>
                </c:pt>
                <c:pt idx="28">
                  <c:v>10.619035</c:v>
                </c:pt>
                <c:pt idx="29">
                  <c:v>10.813514</c:v>
                </c:pt>
                <c:pt idx="30">
                  <c:v>14.513451</c:v>
                </c:pt>
                <c:pt idx="31">
                  <c:v>15.289508</c:v>
                </c:pt>
                <c:pt idx="32">
                  <c:v>17.181339000000001</c:v>
                </c:pt>
                <c:pt idx="33">
                  <c:v>14.215125</c:v>
                </c:pt>
                <c:pt idx="34">
                  <c:v>9.6511329999999997</c:v>
                </c:pt>
                <c:pt idx="35">
                  <c:v>5.7783899999999999</c:v>
                </c:pt>
                <c:pt idx="36">
                  <c:v>5.4992270000000003</c:v>
                </c:pt>
                <c:pt idx="37">
                  <c:v>5.9884880000000003</c:v>
                </c:pt>
                <c:pt idx="38">
                  <c:v>7.3878209999999997</c:v>
                </c:pt>
                <c:pt idx="39">
                  <c:v>8.9383820000000007</c:v>
                </c:pt>
                <c:pt idx="40">
                  <c:v>11.033396</c:v>
                </c:pt>
                <c:pt idx="41">
                  <c:v>13.514919000000001</c:v>
                </c:pt>
                <c:pt idx="42">
                  <c:v>15.611948999999999</c:v>
                </c:pt>
                <c:pt idx="43">
                  <c:v>14.909757000000001</c:v>
                </c:pt>
                <c:pt idx="44">
                  <c:v>16.552647</c:v>
                </c:pt>
                <c:pt idx="45">
                  <c:v>13.421500999999999</c:v>
                </c:pt>
                <c:pt idx="46">
                  <c:v>9.4158310000000007</c:v>
                </c:pt>
                <c:pt idx="47">
                  <c:v>6.1741349999999997</c:v>
                </c:pt>
                <c:pt idx="48">
                  <c:v>6.163926</c:v>
                </c:pt>
                <c:pt idx="49">
                  <c:v>5.6749840000000003</c:v>
                </c:pt>
                <c:pt idx="50">
                  <c:v>7.5663410000000004</c:v>
                </c:pt>
                <c:pt idx="51">
                  <c:v>9.4826519999999999</c:v>
                </c:pt>
                <c:pt idx="52">
                  <c:v>11.436361</c:v>
                </c:pt>
                <c:pt idx="53">
                  <c:v>13.574808000000001</c:v>
                </c:pt>
                <c:pt idx="54">
                  <c:v>15.500493000000001</c:v>
                </c:pt>
                <c:pt idx="55">
                  <c:v>15.345357999999999</c:v>
                </c:pt>
                <c:pt idx="56">
                  <c:v>17.055077000000001</c:v>
                </c:pt>
                <c:pt idx="57">
                  <c:v>14.612627</c:v>
                </c:pt>
                <c:pt idx="58">
                  <c:v>9.8216470000000005</c:v>
                </c:pt>
                <c:pt idx="59">
                  <c:v>6.6149459999999998</c:v>
                </c:pt>
                <c:pt idx="60">
                  <c:v>5.8225959999999999</c:v>
                </c:pt>
                <c:pt idx="61">
                  <c:v>6.6302139999999996</c:v>
                </c:pt>
                <c:pt idx="62">
                  <c:v>8.7359899999999993</c:v>
                </c:pt>
                <c:pt idx="63">
                  <c:v>9.6482729999999997</c:v>
                </c:pt>
                <c:pt idx="64">
                  <c:v>12.460485</c:v>
                </c:pt>
                <c:pt idx="65">
                  <c:v>14.855195999999999</c:v>
                </c:pt>
                <c:pt idx="66">
                  <c:v>15.279545000000001</c:v>
                </c:pt>
                <c:pt idx="67">
                  <c:v>14.812206</c:v>
                </c:pt>
                <c:pt idx="68">
                  <c:v>16.262654999999999</c:v>
                </c:pt>
                <c:pt idx="69">
                  <c:v>16.541996000000001</c:v>
                </c:pt>
                <c:pt idx="70">
                  <c:v>11.254122000000001</c:v>
                </c:pt>
                <c:pt idx="71">
                  <c:v>6.8625230000000004</c:v>
                </c:pt>
                <c:pt idx="72">
                  <c:v>6.5806110000000002</c:v>
                </c:pt>
                <c:pt idx="73">
                  <c:v>6.4230900000000002</c:v>
                </c:pt>
                <c:pt idx="74">
                  <c:v>7.4702000000000002</c:v>
                </c:pt>
                <c:pt idx="75">
                  <c:v>9.8483719999999995</c:v>
                </c:pt>
                <c:pt idx="76">
                  <c:v>12.070455000000001</c:v>
                </c:pt>
                <c:pt idx="77">
                  <c:v>14.555984</c:v>
                </c:pt>
                <c:pt idx="78">
                  <c:v>15.188807000000001</c:v>
                </c:pt>
                <c:pt idx="79">
                  <c:v>15.615691</c:v>
                </c:pt>
                <c:pt idx="80">
                  <c:v>17.271536000000001</c:v>
                </c:pt>
                <c:pt idx="81">
                  <c:v>12.931481</c:v>
                </c:pt>
                <c:pt idx="82">
                  <c:v>9.4772859999999994</c:v>
                </c:pt>
                <c:pt idx="83">
                  <c:v>6.7547280000000001</c:v>
                </c:pt>
                <c:pt idx="84">
                  <c:v>4.1905950000000001</c:v>
                </c:pt>
                <c:pt idx="85">
                  <c:v>4.7459280000000001</c:v>
                </c:pt>
                <c:pt idx="86">
                  <c:v>6.1841929999999996</c:v>
                </c:pt>
                <c:pt idx="87">
                  <c:v>8.5678520000000002</c:v>
                </c:pt>
                <c:pt idx="88">
                  <c:v>11.300515000000001</c:v>
                </c:pt>
                <c:pt idx="89">
                  <c:v>13.585314</c:v>
                </c:pt>
                <c:pt idx="90">
                  <c:v>15.703260999999999</c:v>
                </c:pt>
                <c:pt idx="91">
                  <c:v>13.843431000000001</c:v>
                </c:pt>
                <c:pt idx="92">
                  <c:v>14.891836</c:v>
                </c:pt>
                <c:pt idx="93">
                  <c:v>11.794454</c:v>
                </c:pt>
                <c:pt idx="94">
                  <c:v>7.7232640000000004</c:v>
                </c:pt>
                <c:pt idx="95">
                  <c:v>4.1864150000000002</c:v>
                </c:pt>
                <c:pt idx="96">
                  <c:v>5.3123110000000002</c:v>
                </c:pt>
                <c:pt idx="97">
                  <c:v>5.6927399999999997</c:v>
                </c:pt>
                <c:pt idx="98">
                  <c:v>7.6800879999999996</c:v>
                </c:pt>
                <c:pt idx="99">
                  <c:v>8.8228159999999995</c:v>
                </c:pt>
                <c:pt idx="100">
                  <c:v>12.990052</c:v>
                </c:pt>
                <c:pt idx="101">
                  <c:v>14.684977</c:v>
                </c:pt>
                <c:pt idx="102">
                  <c:v>16.392443</c:v>
                </c:pt>
                <c:pt idx="103">
                  <c:v>15.642115</c:v>
                </c:pt>
                <c:pt idx="104">
                  <c:v>18.338342999999998</c:v>
                </c:pt>
                <c:pt idx="105">
                  <c:v>14.586402</c:v>
                </c:pt>
                <c:pt idx="106">
                  <c:v>11.111635</c:v>
                </c:pt>
                <c:pt idx="107">
                  <c:v>7.7483259999999996</c:v>
                </c:pt>
              </c:numCache>
            </c:numRef>
          </c:val>
          <c:smooth val="0"/>
          <c:extLst>
            <c:ext xmlns:c16="http://schemas.microsoft.com/office/drawing/2014/chart" uri="{C3380CC4-5D6E-409C-BE32-E72D297353CC}">
              <c16:uniqueId val="{00000000-2FE1-4ED1-8112-E2A7CAA96BF3}"/>
            </c:ext>
          </c:extLst>
        </c:ser>
        <c:ser>
          <c:idx val="1"/>
          <c:order val="1"/>
          <c:tx>
            <c:strRef>
              <c:f>'Statistics calculator'!$I$3</c:f>
              <c:strCache>
                <c:ptCount val="1"/>
                <c:pt idx="0">
                  <c:v>measured stream temperatures at USGS gage 14164900</c:v>
                </c:pt>
              </c:strCache>
            </c:strRef>
          </c:tx>
          <c:spPr>
            <a:ln w="28575" cap="rnd">
              <a:solidFill>
                <a:schemeClr val="accent2"/>
              </a:solidFill>
              <a:round/>
            </a:ln>
            <a:effectLst/>
          </c:spPr>
          <c:marker>
            <c:symbol val="none"/>
          </c:marker>
          <c:val>
            <c:numRef>
              <c:f>'Statistics calculator'!$I$4:$I$111</c:f>
              <c:numCache>
                <c:formatCode>General</c:formatCode>
                <c:ptCount val="108"/>
                <c:pt idx="0">
                  <c:v>6.7575260000000004</c:v>
                </c:pt>
                <c:pt idx="1">
                  <c:v>7.0468979999999997</c:v>
                </c:pt>
                <c:pt idx="2">
                  <c:v>7.5625140000000002</c:v>
                </c:pt>
                <c:pt idx="3">
                  <c:v>8.5006950000000003</c:v>
                </c:pt>
                <c:pt idx="4">
                  <c:v>10.083938</c:v>
                </c:pt>
                <c:pt idx="5">
                  <c:v>11.837152</c:v>
                </c:pt>
                <c:pt idx="6">
                  <c:v>16.065334</c:v>
                </c:pt>
                <c:pt idx="7">
                  <c:v>15.599329000000001</c:v>
                </c:pt>
                <c:pt idx="8">
                  <c:v>13.234444999999999</c:v>
                </c:pt>
                <c:pt idx="9">
                  <c:v>11.104032999999999</c:v>
                </c:pt>
                <c:pt idx="10">
                  <c:v>7.7684309999999996</c:v>
                </c:pt>
                <c:pt idx="11">
                  <c:v>6.5254580000000004</c:v>
                </c:pt>
                <c:pt idx="12">
                  <c:v>5.8123259999999997</c:v>
                </c:pt>
                <c:pt idx="13">
                  <c:v>5.5251479999999997</c:v>
                </c:pt>
                <c:pt idx="14">
                  <c:v>6.5961270000000001</c:v>
                </c:pt>
                <c:pt idx="15">
                  <c:v>7.4708329999999998</c:v>
                </c:pt>
                <c:pt idx="16">
                  <c:v>8.912903</c:v>
                </c:pt>
                <c:pt idx="17">
                  <c:v>10.841665000000001</c:v>
                </c:pt>
                <c:pt idx="18">
                  <c:v>13.848522000000001</c:v>
                </c:pt>
                <c:pt idx="19">
                  <c:v>15.150067999999999</c:v>
                </c:pt>
                <c:pt idx="20">
                  <c:v>12.886526999999999</c:v>
                </c:pt>
                <c:pt idx="21">
                  <c:v>10.686559000000001</c:v>
                </c:pt>
                <c:pt idx="22">
                  <c:v>7.3908750000000003</c:v>
                </c:pt>
                <c:pt idx="23">
                  <c:v>4.6762090000000001</c:v>
                </c:pt>
                <c:pt idx="24">
                  <c:v>5.7243950000000003</c:v>
                </c:pt>
                <c:pt idx="25">
                  <c:v>6.0212640000000004</c:v>
                </c:pt>
                <c:pt idx="26">
                  <c:v>6.2946020000000003</c:v>
                </c:pt>
                <c:pt idx="27">
                  <c:v>8.0125010000000003</c:v>
                </c:pt>
                <c:pt idx="28">
                  <c:v>9.9014100000000003</c:v>
                </c:pt>
                <c:pt idx="29">
                  <c:v>11.643750000000001</c:v>
                </c:pt>
                <c:pt idx="30">
                  <c:v>14.857324999999999</c:v>
                </c:pt>
                <c:pt idx="31">
                  <c:v>15.432864</c:v>
                </c:pt>
                <c:pt idx="32">
                  <c:v>12.870347000000001</c:v>
                </c:pt>
                <c:pt idx="33">
                  <c:v>10.587904999999999</c:v>
                </c:pt>
                <c:pt idx="34">
                  <c:v>8.4551409999999994</c:v>
                </c:pt>
                <c:pt idx="35">
                  <c:v>6.7407919999999999</c:v>
                </c:pt>
                <c:pt idx="36">
                  <c:v>4.9180770000000003</c:v>
                </c:pt>
                <c:pt idx="37">
                  <c:v>6.1956850000000001</c:v>
                </c:pt>
                <c:pt idx="38">
                  <c:v>7.492057</c:v>
                </c:pt>
                <c:pt idx="39">
                  <c:v>8.5971530000000005</c:v>
                </c:pt>
                <c:pt idx="40">
                  <c:v>11.077218</c:v>
                </c:pt>
                <c:pt idx="41">
                  <c:v>13.704166000000001</c:v>
                </c:pt>
                <c:pt idx="42">
                  <c:v>16.750347000000001</c:v>
                </c:pt>
                <c:pt idx="43">
                  <c:v>15.772145</c:v>
                </c:pt>
                <c:pt idx="44">
                  <c:v>13.215868</c:v>
                </c:pt>
                <c:pt idx="45">
                  <c:v>9.9914310000000004</c:v>
                </c:pt>
                <c:pt idx="46">
                  <c:v>7.4102540000000001</c:v>
                </c:pt>
                <c:pt idx="47">
                  <c:v>4.2807459999999997</c:v>
                </c:pt>
                <c:pt idx="48">
                  <c:v>5.2900869999999998</c:v>
                </c:pt>
                <c:pt idx="49">
                  <c:v>5.9716139999999998</c:v>
                </c:pt>
                <c:pt idx="50">
                  <c:v>7.3243400000000003</c:v>
                </c:pt>
                <c:pt idx="51">
                  <c:v>8.8320469999999993</c:v>
                </c:pt>
                <c:pt idx="52">
                  <c:v>11.221339</c:v>
                </c:pt>
                <c:pt idx="53">
                  <c:v>13.324306</c:v>
                </c:pt>
                <c:pt idx="54">
                  <c:v>16.180609</c:v>
                </c:pt>
                <c:pt idx="55">
                  <c:v>15.435485</c:v>
                </c:pt>
                <c:pt idx="56">
                  <c:v>13.738193000000001</c:v>
                </c:pt>
                <c:pt idx="57">
                  <c:v>11.838914000000001</c:v>
                </c:pt>
                <c:pt idx="58">
                  <c:v>8.3758119999999998</c:v>
                </c:pt>
                <c:pt idx="59">
                  <c:v>7.792554</c:v>
                </c:pt>
                <c:pt idx="60">
                  <c:v>6.7203629999999999</c:v>
                </c:pt>
                <c:pt idx="61">
                  <c:v>7.6048359999999997</c:v>
                </c:pt>
                <c:pt idx="62">
                  <c:v>8.8436210000000006</c:v>
                </c:pt>
                <c:pt idx="63">
                  <c:v>10.058611000000001</c:v>
                </c:pt>
                <c:pt idx="64">
                  <c:v>13.074730000000001</c:v>
                </c:pt>
                <c:pt idx="65">
                  <c:v>16.857534000000001</c:v>
                </c:pt>
                <c:pt idx="66">
                  <c:v>18.027048000000001</c:v>
                </c:pt>
                <c:pt idx="67">
                  <c:v>17.185048999999999</c:v>
                </c:pt>
                <c:pt idx="68">
                  <c:v>14.390521</c:v>
                </c:pt>
                <c:pt idx="69">
                  <c:v>11.777958</c:v>
                </c:pt>
                <c:pt idx="70">
                  <c:v>8.0507980000000003</c:v>
                </c:pt>
                <c:pt idx="71">
                  <c:v>7.1561149999999998</c:v>
                </c:pt>
                <c:pt idx="72">
                  <c:v>6.2070230000000004</c:v>
                </c:pt>
                <c:pt idx="73">
                  <c:v>7.2024429999999997</c:v>
                </c:pt>
                <c:pt idx="74">
                  <c:v>7.5207629999999996</c:v>
                </c:pt>
                <c:pt idx="75">
                  <c:v>10.099689</c:v>
                </c:pt>
                <c:pt idx="76">
                  <c:v>12.167942999999999</c:v>
                </c:pt>
                <c:pt idx="77">
                  <c:v>14.868748</c:v>
                </c:pt>
                <c:pt idx="78">
                  <c:v>16.696805999999999</c:v>
                </c:pt>
                <c:pt idx="79">
                  <c:v>16.748556000000001</c:v>
                </c:pt>
                <c:pt idx="80">
                  <c:v>14.161457</c:v>
                </c:pt>
                <c:pt idx="81">
                  <c:v>11.1876</c:v>
                </c:pt>
                <c:pt idx="82">
                  <c:v>9.3414070000000002</c:v>
                </c:pt>
                <c:pt idx="83">
                  <c:v>6.1767459999999996</c:v>
                </c:pt>
                <c:pt idx="84">
                  <c:v>4.7506050000000002</c:v>
                </c:pt>
                <c:pt idx="85">
                  <c:v>6.3771940000000003</c:v>
                </c:pt>
                <c:pt idx="86">
                  <c:v>7.0906229999999999</c:v>
                </c:pt>
                <c:pt idx="87">
                  <c:v>8.3418410000000005</c:v>
                </c:pt>
                <c:pt idx="88">
                  <c:v>10.444659</c:v>
                </c:pt>
                <c:pt idx="89">
                  <c:v>13.197846</c:v>
                </c:pt>
                <c:pt idx="90">
                  <c:v>16.418118</c:v>
                </c:pt>
                <c:pt idx="91">
                  <c:v>14.948691</c:v>
                </c:pt>
                <c:pt idx="92">
                  <c:v>12.859022</c:v>
                </c:pt>
                <c:pt idx="93">
                  <c:v>10.140311000000001</c:v>
                </c:pt>
                <c:pt idx="94">
                  <c:v>7.9655129999999996</c:v>
                </c:pt>
                <c:pt idx="95">
                  <c:v>5.5748559999999996</c:v>
                </c:pt>
                <c:pt idx="96">
                  <c:v>6.7227480000000002</c:v>
                </c:pt>
                <c:pt idx="97">
                  <c:v>6.0133390000000002</c:v>
                </c:pt>
                <c:pt idx="98">
                  <c:v>7.0182650000000004</c:v>
                </c:pt>
                <c:pt idx="99">
                  <c:v>8.6028570000000002</c:v>
                </c:pt>
                <c:pt idx="100">
                  <c:v>11.752383999999999</c:v>
                </c:pt>
                <c:pt idx="101">
                  <c:v>13.440951999999999</c:v>
                </c:pt>
                <c:pt idx="102">
                  <c:v>16.549931999999998</c:v>
                </c:pt>
                <c:pt idx="103">
                  <c:v>16.771944000000001</c:v>
                </c:pt>
                <c:pt idx="104">
                  <c:v>13.094060000000001</c:v>
                </c:pt>
                <c:pt idx="105">
                  <c:v>10.210146</c:v>
                </c:pt>
                <c:pt idx="106">
                  <c:v>7.540826</c:v>
                </c:pt>
                <c:pt idx="107">
                  <c:v>6.1656829999999996</c:v>
                </c:pt>
              </c:numCache>
            </c:numRef>
          </c:val>
          <c:smooth val="0"/>
          <c:extLst>
            <c:ext xmlns:c16="http://schemas.microsoft.com/office/drawing/2014/chart" uri="{C3380CC4-5D6E-409C-BE32-E72D297353CC}">
              <c16:uniqueId val="{00000001-2FE1-4ED1-8112-E2A7CAA96BF3}"/>
            </c:ext>
          </c:extLst>
        </c:ser>
        <c:dLbls>
          <c:showLegendKey val="0"/>
          <c:showVal val="0"/>
          <c:showCatName val="0"/>
          <c:showSerName val="0"/>
          <c:showPercent val="0"/>
          <c:showBubbleSize val="0"/>
        </c:dLbls>
        <c:smooth val="0"/>
        <c:axId val="13206144"/>
        <c:axId val="646079568"/>
      </c:lineChart>
      <c:catAx>
        <c:axId val="132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index in 2010-18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6079568"/>
        <c:crosses val="autoZero"/>
        <c:auto val="1"/>
        <c:lblAlgn val="ctr"/>
        <c:lblOffset val="100"/>
        <c:noMultiLvlLbl val="0"/>
      </c:catAx>
      <c:valAx>
        <c:axId val="646079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flow, cfs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0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2.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8476190" cy="430476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53906</TotalTime>
  <Pages>52</Pages>
  <Words>18392</Words>
  <Characters>104837</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283</cp:revision>
  <cp:lastPrinted>2020-11-18T20:16:00Z</cp:lastPrinted>
  <dcterms:created xsi:type="dcterms:W3CDTF">2018-11-09T13:56:00Z</dcterms:created>
  <dcterms:modified xsi:type="dcterms:W3CDTF">2020-11-18T23:39:00Z</dcterms:modified>
</cp:coreProperties>
</file>