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38CA44EB" w:rsidR="00064E77" w:rsidRPr="00064E77" w:rsidRDefault="00484223" w:rsidP="00484223">
      <w:pPr>
        <w:pStyle w:val="Subtitle"/>
        <w:tabs>
          <w:tab w:val="left" w:pos="7950"/>
          <w:tab w:val="right" w:pos="9360"/>
        </w:tabs>
      </w:pPr>
      <w:ins w:id="0" w:author="David Conklin" w:date="2021-04-07T06:23:00Z">
        <w:r>
          <w:t>4/</w:t>
        </w:r>
      </w:ins>
      <w:ins w:id="1" w:author="David Conklin" w:date="2021-04-08T06:58:00Z">
        <w:r w:rsidR="003E3B67">
          <w:t>8</w:t>
        </w:r>
      </w:ins>
      <w:del w:id="2" w:author="David Conklin" w:date="2021-04-07T06:23:00Z">
        <w:r w:rsidR="00BE5AC5" w:rsidDel="00484223">
          <w:delText>3/</w:delText>
        </w:r>
        <w:r w:rsidR="000E6390" w:rsidDel="00484223">
          <w:delText>25</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328CB0F6"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ins w:id="3" w:author="David Conklin" w:date="2021-04-07T06:23:00Z">
        <w:r w:rsidR="00484223">
          <w:rPr>
            <w:rStyle w:val="Hyperlink"/>
            <w:color w:val="auto"/>
          </w:rPr>
          <w:t>3/25</w:t>
        </w:r>
      </w:ins>
      <w:del w:id="4" w:author="David Conklin" w:date="2021-04-07T06:23:00Z">
        <w:r w:rsidR="0031526F" w:rsidDel="00484223">
          <w:rPr>
            <w:rStyle w:val="Hyperlink"/>
            <w:color w:val="auto"/>
          </w:rPr>
          <w:delText>1</w:delText>
        </w:r>
        <w:r w:rsidR="00176FFA" w:rsidDel="00484223">
          <w:rPr>
            <w:rStyle w:val="Hyperlink"/>
            <w:color w:val="auto"/>
          </w:rPr>
          <w:delText>/20</w:delText>
        </w:r>
      </w:del>
      <w:r w:rsidR="003F1515">
        <w:rPr>
          <w:rStyle w:val="Hyperlink"/>
          <w:color w:val="auto"/>
        </w:rPr>
        <w:t>/21</w:t>
      </w:r>
      <w:r w:rsidRPr="00DE1B0B">
        <w:rPr>
          <w:rStyle w:val="Hyperlink"/>
          <w:color w:val="auto"/>
        </w:rPr>
        <w:t xml:space="preserve"> version</w:t>
      </w:r>
    </w:p>
    <w:p w14:paraId="5112E5F1" w14:textId="17629903" w:rsidR="003F7628" w:rsidDel="00484223" w:rsidRDefault="00484223" w:rsidP="00484223">
      <w:pPr>
        <w:ind w:left="288" w:hanging="288"/>
        <w:rPr>
          <w:del w:id="5" w:author="David Conklin" w:date="2021-04-07T06:23:00Z"/>
          <w:rStyle w:val="Hyperlink"/>
          <w:color w:val="auto"/>
          <w:u w:val="none"/>
        </w:rPr>
        <w:pPrChange w:id="6" w:author="David Conklin" w:date="2021-04-07T06:26:00Z">
          <w:pPr>
            <w:ind w:left="288" w:hanging="288"/>
          </w:pPr>
        </w:pPrChange>
      </w:pPr>
      <w:ins w:id="7" w:author="David Conklin" w:date="2021-04-07T06:24:00Z">
        <w:r>
          <w:rPr>
            <w:rStyle w:val="Hyperlink"/>
            <w:color w:val="auto"/>
            <w:u w:val="none"/>
          </w:rPr>
          <w:t xml:space="preserve">Add a subsection on autonomous processes and </w:t>
        </w:r>
      </w:ins>
      <w:ins w:id="8" w:author="David Conklin" w:date="2021-04-07T06:25:00Z">
        <w:r>
          <w:rPr>
            <w:rStyle w:val="Hyperlink"/>
            <w:color w:val="auto"/>
            <w:u w:val="none"/>
          </w:rPr>
          <w:t>global methods to the section on the Envision framework</w:t>
        </w:r>
      </w:ins>
      <w:del w:id="9" w:author="David Conklin" w:date="2021-04-07T06:23:00Z">
        <w:r w:rsidR="003F1515" w:rsidDel="00484223">
          <w:rPr>
            <w:rStyle w:val="Hyperlink"/>
            <w:color w:val="auto"/>
            <w:u w:val="none"/>
          </w:rPr>
          <w:delText xml:space="preserve">Added the “McKenzie Basin Wetlands Study/CW3M v. Shade-a-lator” </w:delText>
        </w:r>
        <w:r w:rsidR="00811477" w:rsidDel="00484223">
          <w:rPr>
            <w:rStyle w:val="Hyperlink"/>
            <w:color w:val="auto"/>
            <w:u w:val="none"/>
          </w:rPr>
          <w:delText xml:space="preserve">and “Comparison of CW3M results to Shade-a-lator results”  </w:delText>
        </w:r>
        <w:r w:rsidR="003F1515" w:rsidDel="00484223">
          <w:rPr>
            <w:rStyle w:val="Hyperlink"/>
            <w:color w:val="auto"/>
            <w:u w:val="none"/>
          </w:rPr>
          <w:delText>section</w:delText>
        </w:r>
        <w:r w:rsidR="00811477" w:rsidDel="00484223">
          <w:rPr>
            <w:rStyle w:val="Hyperlink"/>
            <w:color w:val="auto"/>
            <w:u w:val="none"/>
          </w:rPr>
          <w:delText>s</w:delText>
        </w:r>
        <w:r w:rsidR="003F1515" w:rsidDel="00484223">
          <w:rPr>
            <w:rStyle w:val="Hyperlink"/>
            <w:color w:val="auto"/>
            <w:u w:val="none"/>
          </w:rPr>
          <w:delText>.</w:delText>
        </w:r>
      </w:del>
    </w:p>
    <w:p w14:paraId="1C074EBC" w14:textId="21CDFE93" w:rsidR="002E2334" w:rsidDel="00484223" w:rsidRDefault="002E2334" w:rsidP="00484223">
      <w:pPr>
        <w:ind w:left="288" w:hanging="288"/>
        <w:rPr>
          <w:del w:id="10" w:author="David Conklin" w:date="2021-04-07T06:23:00Z"/>
          <w:rStyle w:val="Hyperlink"/>
          <w:color w:val="auto"/>
          <w:u w:val="none"/>
        </w:rPr>
        <w:pPrChange w:id="11" w:author="David Conklin" w:date="2021-04-07T06:26:00Z">
          <w:pPr/>
        </w:pPrChange>
      </w:pPr>
      <w:del w:id="12" w:author="David Conklin" w:date="2021-04-07T06:23:00Z">
        <w:r w:rsidDel="00484223">
          <w:rPr>
            <w:rStyle w:val="Hyperlink"/>
            <w:color w:val="auto"/>
            <w:u w:val="none"/>
          </w:rPr>
          <w:delText>Added release notes for 0.4.7</w:delText>
        </w:r>
        <w:r w:rsidR="00811477" w:rsidDel="00484223">
          <w:rPr>
            <w:rStyle w:val="Hyperlink"/>
            <w:color w:val="auto"/>
            <w:u w:val="none"/>
          </w:rPr>
          <w:delText xml:space="preserve"> </w:delText>
        </w:r>
        <w:r w:rsidR="00BE5AC5" w:rsidDel="00484223">
          <w:rPr>
            <w:rStyle w:val="Hyperlink"/>
            <w:color w:val="auto"/>
            <w:u w:val="none"/>
          </w:rPr>
          <w:delText xml:space="preserve">, 0.4.8, 0.4.9, </w:delText>
        </w:r>
        <w:r w:rsidR="00811477" w:rsidDel="00484223">
          <w:rPr>
            <w:rStyle w:val="Hyperlink"/>
            <w:color w:val="auto"/>
            <w:u w:val="none"/>
          </w:rPr>
          <w:delText>and 0.4.</w:delText>
        </w:r>
        <w:r w:rsidR="00BE5AC5" w:rsidDel="00484223">
          <w:rPr>
            <w:rStyle w:val="Hyperlink"/>
            <w:color w:val="auto"/>
            <w:u w:val="none"/>
          </w:rPr>
          <w:delText>10</w:delText>
        </w:r>
        <w:r w:rsidR="00811477" w:rsidDel="00484223">
          <w:rPr>
            <w:rStyle w:val="Hyperlink"/>
            <w:color w:val="auto"/>
            <w:u w:val="none"/>
          </w:rPr>
          <w:delText>.</w:delText>
        </w:r>
      </w:del>
    </w:p>
    <w:p w14:paraId="04A0A5C6" w14:textId="7EE2803F" w:rsidR="00C83F9F" w:rsidDel="00484223" w:rsidRDefault="00C83F9F" w:rsidP="00484223">
      <w:pPr>
        <w:ind w:left="288" w:hanging="288"/>
        <w:rPr>
          <w:del w:id="13" w:author="David Conklin" w:date="2021-04-07T06:23:00Z"/>
          <w:rStyle w:val="Hyperlink"/>
          <w:color w:val="auto"/>
          <w:u w:val="none"/>
        </w:rPr>
        <w:pPrChange w:id="14" w:author="David Conklin" w:date="2021-04-07T06:26:00Z">
          <w:pPr>
            <w:ind w:left="288" w:hanging="288"/>
          </w:pPr>
        </w:pPrChange>
      </w:pPr>
      <w:del w:id="15" w:author="David Conklin" w:date="2021-04-07T06:23:00Z">
        <w:r w:rsidDel="00484223">
          <w:rPr>
            <w:rStyle w:val="Hyperlink"/>
            <w:color w:val="auto"/>
            <w:u w:val="none"/>
          </w:rPr>
          <w:delText>Added details to the wetlands model</w:delText>
        </w:r>
        <w:r w:rsidR="00172A8D" w:rsidDel="00484223">
          <w:rPr>
            <w:rStyle w:val="Hyperlink"/>
            <w:color w:val="auto"/>
            <w:u w:val="none"/>
          </w:rPr>
          <w:delText>, including a new section “Implementation of the exchange of water between wetlands and reaches”</w:delText>
        </w:r>
      </w:del>
    </w:p>
    <w:p w14:paraId="5C1766DA" w14:textId="67B6B124" w:rsidR="00875B17" w:rsidDel="00484223" w:rsidRDefault="00875B17" w:rsidP="00484223">
      <w:pPr>
        <w:ind w:left="288" w:hanging="288"/>
        <w:rPr>
          <w:del w:id="16" w:author="David Conklin" w:date="2021-04-07T06:23:00Z"/>
          <w:rStyle w:val="Hyperlink"/>
          <w:color w:val="auto"/>
          <w:u w:val="none"/>
        </w:rPr>
        <w:pPrChange w:id="17" w:author="David Conklin" w:date="2021-04-07T06:26:00Z">
          <w:pPr>
            <w:ind w:left="288" w:hanging="288"/>
          </w:pPr>
        </w:pPrChange>
      </w:pPr>
      <w:del w:id="18" w:author="David Conklin" w:date="2021-04-07T06:23:00Z">
        <w:r w:rsidDel="00484223">
          <w:rPr>
            <w:rStyle w:val="Hyperlink"/>
            <w:color w:val="auto"/>
            <w:u w:val="none"/>
          </w:rPr>
          <w:delText>Added another new section, “</w:delText>
        </w:r>
        <w:r w:rsidR="00852CA3" w:rsidDel="00484223">
          <w:rPr>
            <w:rStyle w:val="Hyperlink"/>
            <w:color w:val="auto"/>
            <w:u w:val="none"/>
          </w:rPr>
          <w:delText xml:space="preserve">The Wetland class and </w:delText>
        </w:r>
        <w:r w:rsidDel="00484223">
          <w:rPr>
            <w:rStyle w:val="Hyperlink"/>
            <w:color w:val="auto"/>
            <w:u w:val="none"/>
          </w:rPr>
          <w:delText>Wetland objects in the C++ code”</w:delText>
        </w:r>
      </w:del>
    </w:p>
    <w:p w14:paraId="6AD2199B" w14:textId="3B03C9C6" w:rsidR="000E6390" w:rsidDel="00484223" w:rsidRDefault="000E6390" w:rsidP="00484223">
      <w:pPr>
        <w:ind w:left="288" w:hanging="288"/>
        <w:rPr>
          <w:del w:id="19" w:author="David Conklin" w:date="2021-04-07T06:23:00Z"/>
        </w:rPr>
        <w:pPrChange w:id="20" w:author="David Conklin" w:date="2021-04-07T06:26:00Z">
          <w:pPr>
            <w:ind w:left="288" w:hanging="288"/>
          </w:pPr>
        </w:pPrChange>
      </w:pPr>
      <w:del w:id="21" w:author="David Conklin" w:date="2021-04-07T06:23:00Z">
        <w:r w:rsidDel="00484223">
          <w:rPr>
            <w:rStyle w:val="Hyperlink"/>
            <w:color w:val="auto"/>
            <w:u w:val="none"/>
          </w:rPr>
          <w:delText>Added a table of skill statistics for both the calibration and validation periods in the McKenzie Basin Wetlands Study/Calibration and Simulation Skill section.</w:delText>
        </w:r>
      </w:del>
    </w:p>
    <w:p w14:paraId="65D10C7E" w14:textId="1B608E5E" w:rsidR="003F1515" w:rsidDel="00484223" w:rsidRDefault="003F1515" w:rsidP="00484223">
      <w:pPr>
        <w:ind w:left="288" w:hanging="288"/>
        <w:rPr>
          <w:del w:id="22" w:author="David Conklin" w:date="2021-04-07T06:23:00Z"/>
        </w:rPr>
        <w:pPrChange w:id="23" w:author="David Conklin" w:date="2021-04-07T06:26:00Z">
          <w:pPr/>
        </w:pPrChange>
      </w:pPr>
    </w:p>
    <w:p w14:paraId="3327E607" w14:textId="77777777" w:rsidR="006636CC" w:rsidRPr="00A8214A" w:rsidRDefault="006636CC" w:rsidP="00484223">
      <w:pPr>
        <w:ind w:left="288" w:hanging="288"/>
        <w:rPr>
          <w:rStyle w:val="Hyperlink"/>
          <w:color w:val="auto"/>
          <w:u w:val="none"/>
        </w:rPr>
        <w:pPrChange w:id="24" w:author="David Conklin" w:date="2021-04-07T06:26:00Z">
          <w:pPr/>
        </w:pPrChange>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06E41B21" w14:textId="36B2CD67" w:rsidR="00B86E24" w:rsidRDefault="006636CC">
          <w:pPr>
            <w:pStyle w:val="TOC1"/>
            <w:tabs>
              <w:tab w:val="right" w:leader="dot" w:pos="9350"/>
            </w:tabs>
            <w:rPr>
              <w:ins w:id="25" w:author="David Conklin" w:date="2021-04-12T14:55:00Z"/>
              <w:rFonts w:eastAsiaTheme="minorEastAsia"/>
              <w:noProof/>
            </w:rPr>
          </w:pPr>
          <w:r>
            <w:fldChar w:fldCharType="begin"/>
          </w:r>
          <w:r>
            <w:instrText xml:space="preserve"> TOC \o "1-3" \h \z \u </w:instrText>
          </w:r>
          <w:r>
            <w:fldChar w:fldCharType="separate"/>
          </w:r>
          <w:ins w:id="26" w:author="David Conklin" w:date="2021-04-12T14:55:00Z">
            <w:r w:rsidR="00B86E24" w:rsidRPr="00D9624F">
              <w:rPr>
                <w:rStyle w:val="Hyperlink"/>
                <w:noProof/>
              </w:rPr>
              <w:fldChar w:fldCharType="begin"/>
            </w:r>
            <w:r w:rsidR="00B86E24" w:rsidRPr="00D9624F">
              <w:rPr>
                <w:rStyle w:val="Hyperlink"/>
                <w:noProof/>
              </w:rPr>
              <w:instrText xml:space="preserve"> </w:instrText>
            </w:r>
            <w:r w:rsidR="00B86E24">
              <w:rPr>
                <w:noProof/>
              </w:rPr>
              <w:instrText>HYPERLINK \l "_Toc69131761"</w:instrText>
            </w:r>
            <w:r w:rsidR="00B86E24" w:rsidRPr="00D9624F">
              <w:rPr>
                <w:rStyle w:val="Hyperlink"/>
                <w:noProof/>
              </w:rPr>
              <w:instrText xml:space="preserve"> </w:instrText>
            </w:r>
            <w:r w:rsidR="00B86E24" w:rsidRPr="00D9624F">
              <w:rPr>
                <w:rStyle w:val="Hyperlink"/>
                <w:noProof/>
              </w:rPr>
            </w:r>
            <w:r w:rsidR="00B86E24" w:rsidRPr="00D9624F">
              <w:rPr>
                <w:rStyle w:val="Hyperlink"/>
                <w:noProof/>
              </w:rPr>
              <w:fldChar w:fldCharType="separate"/>
            </w:r>
            <w:r w:rsidR="00B86E24" w:rsidRPr="00D9624F">
              <w:rPr>
                <w:rStyle w:val="Hyperlink"/>
                <w:noProof/>
              </w:rPr>
              <w:t>What is a digital handbook?</w:t>
            </w:r>
            <w:r w:rsidR="00B86E24">
              <w:rPr>
                <w:noProof/>
                <w:webHidden/>
              </w:rPr>
              <w:tab/>
            </w:r>
            <w:r w:rsidR="00B86E24">
              <w:rPr>
                <w:noProof/>
                <w:webHidden/>
              </w:rPr>
              <w:fldChar w:fldCharType="begin"/>
            </w:r>
            <w:r w:rsidR="00B86E24">
              <w:rPr>
                <w:noProof/>
                <w:webHidden/>
              </w:rPr>
              <w:instrText xml:space="preserve"> PAGEREF _Toc69131761 \h </w:instrText>
            </w:r>
            <w:r w:rsidR="00B86E24">
              <w:rPr>
                <w:noProof/>
                <w:webHidden/>
              </w:rPr>
            </w:r>
          </w:ins>
          <w:r w:rsidR="00B86E24">
            <w:rPr>
              <w:noProof/>
              <w:webHidden/>
            </w:rPr>
            <w:fldChar w:fldCharType="separate"/>
          </w:r>
          <w:ins w:id="27" w:author="David Conklin" w:date="2021-04-12T14:57:00Z">
            <w:r w:rsidR="00B86E24">
              <w:rPr>
                <w:noProof/>
                <w:webHidden/>
              </w:rPr>
              <w:t>4</w:t>
            </w:r>
          </w:ins>
          <w:ins w:id="28" w:author="David Conklin" w:date="2021-04-12T14:55:00Z">
            <w:r w:rsidR="00B86E24">
              <w:rPr>
                <w:noProof/>
                <w:webHidden/>
              </w:rPr>
              <w:fldChar w:fldCharType="end"/>
            </w:r>
            <w:r w:rsidR="00B86E24" w:rsidRPr="00D9624F">
              <w:rPr>
                <w:rStyle w:val="Hyperlink"/>
                <w:noProof/>
              </w:rPr>
              <w:fldChar w:fldCharType="end"/>
            </w:r>
          </w:ins>
        </w:p>
        <w:p w14:paraId="77F164F3" w14:textId="55161AFD" w:rsidR="00B86E24" w:rsidRDefault="00B86E24">
          <w:pPr>
            <w:pStyle w:val="TOC1"/>
            <w:tabs>
              <w:tab w:val="right" w:leader="dot" w:pos="9350"/>
            </w:tabs>
            <w:rPr>
              <w:ins w:id="29" w:author="David Conklin" w:date="2021-04-12T14:55:00Z"/>
              <w:rFonts w:eastAsiaTheme="minorEastAsia"/>
              <w:noProof/>
            </w:rPr>
          </w:pPr>
          <w:ins w:id="3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"_Toc69131762"</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CW3M concept</w:t>
            </w:r>
            <w:r>
              <w:rPr>
                <w:noProof/>
                <w:webHidden/>
              </w:rPr>
              <w:tab/>
            </w:r>
            <w:r>
              <w:rPr>
                <w:noProof/>
                <w:webHidden/>
              </w:rPr>
              <w:fldChar w:fldCharType="begin"/>
            </w:r>
            <w:r>
              <w:rPr>
                <w:noProof/>
                <w:webHidden/>
              </w:rPr>
              <w:instrText xml:space="preserve"> PAGEREF _Toc69131762 \h </w:instrText>
            </w:r>
            <w:r>
              <w:rPr>
                <w:noProof/>
                <w:webHidden/>
              </w:rPr>
            </w:r>
          </w:ins>
          <w:r>
            <w:rPr>
              <w:noProof/>
              <w:webHidden/>
            </w:rPr>
            <w:fldChar w:fldCharType="separate"/>
          </w:r>
          <w:ins w:id="31" w:author="David Conklin" w:date="2021-04-12T14:57:00Z">
            <w:r>
              <w:rPr>
                <w:noProof/>
                <w:webHidden/>
              </w:rPr>
              <w:t>4</w:t>
            </w:r>
          </w:ins>
          <w:ins w:id="32" w:author="David Conklin" w:date="2021-04-12T14:55:00Z">
            <w:r>
              <w:rPr>
                <w:noProof/>
                <w:webHidden/>
              </w:rPr>
              <w:fldChar w:fldCharType="end"/>
            </w:r>
            <w:r w:rsidRPr="00D9624F">
              <w:rPr>
                <w:rStyle w:val="Hyperlink"/>
                <w:noProof/>
              </w:rPr>
              <w:fldChar w:fldCharType="end"/>
            </w:r>
          </w:ins>
        </w:p>
        <w:p w14:paraId="02BAC5AD" w14:textId="0EC1EE44" w:rsidR="00B86E24" w:rsidRDefault="00B86E24">
          <w:pPr>
            <w:pStyle w:val="TOC2"/>
            <w:tabs>
              <w:tab w:val="right" w:leader="dot" w:pos="9350"/>
            </w:tabs>
            <w:rPr>
              <w:ins w:id="33" w:author="David Conklin" w:date="2021-04-12T14:55:00Z"/>
              <w:rFonts w:eastAsiaTheme="minorEastAsia"/>
              <w:noProof/>
            </w:rPr>
          </w:pPr>
          <w:ins w:id="3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"_Toc69131763"</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A different kind of community model</w:t>
            </w:r>
            <w:r>
              <w:rPr>
                <w:noProof/>
                <w:webHidden/>
              </w:rPr>
              <w:tab/>
            </w:r>
            <w:r>
              <w:rPr>
                <w:noProof/>
                <w:webHidden/>
              </w:rPr>
              <w:fldChar w:fldCharType="begin"/>
            </w:r>
            <w:r>
              <w:rPr>
                <w:noProof/>
                <w:webHidden/>
              </w:rPr>
              <w:instrText xml:space="preserve"> PAGEREF _Toc69131763 \h </w:instrText>
            </w:r>
            <w:r>
              <w:rPr>
                <w:noProof/>
                <w:webHidden/>
              </w:rPr>
            </w:r>
          </w:ins>
          <w:r>
            <w:rPr>
              <w:noProof/>
              <w:webHidden/>
            </w:rPr>
            <w:fldChar w:fldCharType="separate"/>
          </w:r>
          <w:ins w:id="35" w:author="David Conklin" w:date="2021-04-12T14:57:00Z">
            <w:r>
              <w:rPr>
                <w:noProof/>
                <w:webHidden/>
              </w:rPr>
              <w:t>4</w:t>
            </w:r>
          </w:ins>
          <w:ins w:id="36" w:author="David Conklin" w:date="2021-04-12T14:55:00Z">
            <w:r>
              <w:rPr>
                <w:noProof/>
                <w:webHidden/>
              </w:rPr>
              <w:fldChar w:fldCharType="end"/>
            </w:r>
            <w:r w:rsidRPr="00D9624F">
              <w:rPr>
                <w:rStyle w:val="Hyperlink"/>
                <w:noProof/>
              </w:rPr>
              <w:fldChar w:fldCharType="end"/>
            </w:r>
          </w:ins>
        </w:p>
        <w:p w14:paraId="523E3A04" w14:textId="2D086A74" w:rsidR="00B86E24" w:rsidRDefault="00B86E24">
          <w:pPr>
            <w:pStyle w:val="TOC2"/>
            <w:tabs>
              <w:tab w:val="right" w:leader="dot" w:pos="9350"/>
            </w:tabs>
            <w:rPr>
              <w:ins w:id="37" w:author="David Conklin" w:date="2021-04-12T14:55:00Z"/>
              <w:rFonts w:eastAsiaTheme="minorEastAsia"/>
              <w:noProof/>
            </w:rPr>
          </w:pPr>
          <w:ins w:id="3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"_Toc69131764"</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What CW3M is for</w:t>
            </w:r>
            <w:r>
              <w:rPr>
                <w:noProof/>
                <w:webHidden/>
              </w:rPr>
              <w:tab/>
            </w:r>
            <w:r>
              <w:rPr>
                <w:noProof/>
                <w:webHidden/>
              </w:rPr>
              <w:fldChar w:fldCharType="begin"/>
            </w:r>
            <w:r>
              <w:rPr>
                <w:noProof/>
                <w:webHidden/>
              </w:rPr>
              <w:instrText xml:space="preserve"> PAGEREF _Toc69131764 \h </w:instrText>
            </w:r>
            <w:r>
              <w:rPr>
                <w:noProof/>
                <w:webHidden/>
              </w:rPr>
            </w:r>
          </w:ins>
          <w:r>
            <w:rPr>
              <w:noProof/>
              <w:webHidden/>
            </w:rPr>
            <w:fldChar w:fldCharType="separate"/>
          </w:r>
          <w:ins w:id="39" w:author="David Conklin" w:date="2021-04-12T14:57:00Z">
            <w:r>
              <w:rPr>
                <w:noProof/>
                <w:webHidden/>
              </w:rPr>
              <w:t>4</w:t>
            </w:r>
          </w:ins>
          <w:ins w:id="40" w:author="David Conklin" w:date="2021-04-12T14:55:00Z">
            <w:r>
              <w:rPr>
                <w:noProof/>
                <w:webHidden/>
              </w:rPr>
              <w:fldChar w:fldCharType="end"/>
            </w:r>
            <w:r w:rsidRPr="00D9624F">
              <w:rPr>
                <w:rStyle w:val="Hyperlink"/>
                <w:noProof/>
              </w:rPr>
              <w:fldChar w:fldCharType="end"/>
            </w:r>
          </w:ins>
        </w:p>
        <w:p w14:paraId="38447FD3" w14:textId="181DEB42" w:rsidR="00B86E24" w:rsidRDefault="00B86E24">
          <w:pPr>
            <w:pStyle w:val="TOC2"/>
            <w:tabs>
              <w:tab w:val="right" w:leader="dot" w:pos="9350"/>
            </w:tabs>
            <w:rPr>
              <w:ins w:id="41" w:author="David Conklin" w:date="2021-04-12T14:55:00Z"/>
              <w:rFonts w:eastAsiaTheme="minorEastAsia"/>
              <w:noProof/>
            </w:rPr>
          </w:pPr>
          <w:ins w:id="4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"_Toc69131765"</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Management and maintenance</w:t>
            </w:r>
            <w:r>
              <w:rPr>
                <w:noProof/>
                <w:webHidden/>
              </w:rPr>
              <w:tab/>
            </w:r>
            <w:r>
              <w:rPr>
                <w:noProof/>
                <w:webHidden/>
              </w:rPr>
              <w:fldChar w:fldCharType="begin"/>
            </w:r>
            <w:r>
              <w:rPr>
                <w:noProof/>
                <w:webHidden/>
              </w:rPr>
              <w:instrText xml:space="preserve"> PAGEREF _Toc69131765 \h </w:instrText>
            </w:r>
            <w:r>
              <w:rPr>
                <w:noProof/>
                <w:webHidden/>
              </w:rPr>
            </w:r>
          </w:ins>
          <w:r>
            <w:rPr>
              <w:noProof/>
              <w:webHidden/>
            </w:rPr>
            <w:fldChar w:fldCharType="separate"/>
          </w:r>
          <w:ins w:id="43" w:author="David Conklin" w:date="2021-04-12T14:57:00Z">
            <w:r>
              <w:rPr>
                <w:noProof/>
                <w:webHidden/>
              </w:rPr>
              <w:t>5</w:t>
            </w:r>
          </w:ins>
          <w:ins w:id="44" w:author="David Conklin" w:date="2021-04-12T14:55:00Z">
            <w:r>
              <w:rPr>
                <w:noProof/>
                <w:webHidden/>
              </w:rPr>
              <w:fldChar w:fldCharType="end"/>
            </w:r>
            <w:r w:rsidRPr="00D9624F">
              <w:rPr>
                <w:rStyle w:val="Hyperlink"/>
                <w:noProof/>
              </w:rPr>
              <w:fldChar w:fldCharType="end"/>
            </w:r>
          </w:ins>
        </w:p>
        <w:p w14:paraId="36E8A05D" w14:textId="284F0B17" w:rsidR="00B86E24" w:rsidRDefault="00B86E24">
          <w:pPr>
            <w:pStyle w:val="TOC1"/>
            <w:tabs>
              <w:tab w:val="right" w:leader="dot" w:pos="9350"/>
            </w:tabs>
            <w:rPr>
              <w:ins w:id="45" w:author="David Conklin" w:date="2021-04-12T14:55:00Z"/>
              <w:rFonts w:eastAsiaTheme="minorEastAsia"/>
              <w:noProof/>
            </w:rPr>
          </w:pPr>
          <w:ins w:id="4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"_Toc69131766"</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CW3M – A “first principles” model with tuning knobs</w:t>
            </w:r>
            <w:r>
              <w:rPr>
                <w:noProof/>
                <w:webHidden/>
              </w:rPr>
              <w:tab/>
            </w:r>
            <w:r>
              <w:rPr>
                <w:noProof/>
                <w:webHidden/>
              </w:rPr>
              <w:fldChar w:fldCharType="begin"/>
            </w:r>
            <w:r>
              <w:rPr>
                <w:noProof/>
                <w:webHidden/>
              </w:rPr>
              <w:instrText xml:space="preserve"> PAGEREF _Toc69131766 \h </w:instrText>
            </w:r>
            <w:r>
              <w:rPr>
                <w:noProof/>
                <w:webHidden/>
              </w:rPr>
            </w:r>
          </w:ins>
          <w:r>
            <w:rPr>
              <w:noProof/>
              <w:webHidden/>
            </w:rPr>
            <w:fldChar w:fldCharType="separate"/>
          </w:r>
          <w:ins w:id="47" w:author="David Conklin" w:date="2021-04-12T14:57:00Z">
            <w:r>
              <w:rPr>
                <w:noProof/>
                <w:webHidden/>
              </w:rPr>
              <w:t>5</w:t>
            </w:r>
          </w:ins>
          <w:ins w:id="48" w:author="David Conklin" w:date="2021-04-12T14:55:00Z">
            <w:r>
              <w:rPr>
                <w:noProof/>
                <w:webHidden/>
              </w:rPr>
              <w:fldChar w:fldCharType="end"/>
            </w:r>
            <w:r w:rsidRPr="00D9624F">
              <w:rPr>
                <w:rStyle w:val="Hyperlink"/>
                <w:noProof/>
              </w:rPr>
              <w:fldChar w:fldCharType="end"/>
            </w:r>
          </w:ins>
        </w:p>
        <w:p w14:paraId="155CDA0B" w14:textId="0E06F66A" w:rsidR="00B86E24" w:rsidRDefault="00B86E24">
          <w:pPr>
            <w:pStyle w:val="TOC1"/>
            <w:tabs>
              <w:tab w:val="right" w:leader="dot" w:pos="9350"/>
            </w:tabs>
            <w:rPr>
              <w:ins w:id="49" w:author="David Conklin" w:date="2021-04-12T14:55:00Z"/>
              <w:rFonts w:eastAsiaTheme="minorEastAsia"/>
              <w:noProof/>
            </w:rPr>
          </w:pPr>
          <w:ins w:id="5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"_Toc69131767"</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The tuning knobs</w:t>
            </w:r>
            <w:r>
              <w:rPr>
                <w:noProof/>
                <w:webHidden/>
              </w:rPr>
              <w:tab/>
            </w:r>
            <w:r>
              <w:rPr>
                <w:noProof/>
                <w:webHidden/>
              </w:rPr>
              <w:fldChar w:fldCharType="begin"/>
            </w:r>
            <w:r>
              <w:rPr>
                <w:noProof/>
                <w:webHidden/>
              </w:rPr>
              <w:instrText xml:space="preserve"> PAGEREF _Toc69131767 \h </w:instrText>
            </w:r>
            <w:r>
              <w:rPr>
                <w:noProof/>
                <w:webHidden/>
              </w:rPr>
            </w:r>
          </w:ins>
          <w:r>
            <w:rPr>
              <w:noProof/>
              <w:webHidden/>
            </w:rPr>
            <w:fldChar w:fldCharType="separate"/>
          </w:r>
          <w:ins w:id="51" w:author="David Conklin" w:date="2021-04-12T14:57:00Z">
            <w:r>
              <w:rPr>
                <w:noProof/>
                <w:webHidden/>
              </w:rPr>
              <w:t>6</w:t>
            </w:r>
          </w:ins>
          <w:ins w:id="52" w:author="David Conklin" w:date="2021-04-12T14:55:00Z">
            <w:r>
              <w:rPr>
                <w:noProof/>
                <w:webHidden/>
              </w:rPr>
              <w:fldChar w:fldCharType="end"/>
            </w:r>
            <w:r w:rsidRPr="00D9624F">
              <w:rPr>
                <w:rStyle w:val="Hyperlink"/>
                <w:noProof/>
              </w:rPr>
              <w:fldChar w:fldCharType="end"/>
            </w:r>
          </w:ins>
        </w:p>
        <w:p w14:paraId="26258BB3" w14:textId="62F8E587" w:rsidR="00B86E24" w:rsidRDefault="00B86E24">
          <w:pPr>
            <w:pStyle w:val="TOC2"/>
            <w:tabs>
              <w:tab w:val="right" w:leader="dot" w:pos="9350"/>
            </w:tabs>
            <w:rPr>
              <w:ins w:id="53" w:author="David Conklin" w:date="2021-04-12T14:55:00Z"/>
              <w:rFonts w:eastAsiaTheme="minorEastAsia"/>
              <w:noProof/>
            </w:rPr>
          </w:pPr>
          <w:ins w:id="5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"_Toc69131768"</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ET_MULT – forest evapotranspiration</w:t>
            </w:r>
            <w:r>
              <w:rPr>
                <w:noProof/>
                <w:webHidden/>
              </w:rPr>
              <w:tab/>
            </w:r>
            <w:r>
              <w:rPr>
                <w:noProof/>
                <w:webHidden/>
              </w:rPr>
              <w:fldChar w:fldCharType="begin"/>
            </w:r>
            <w:r>
              <w:rPr>
                <w:noProof/>
                <w:webHidden/>
              </w:rPr>
              <w:instrText xml:space="preserve"> PAGEREF _Toc69131768 \h </w:instrText>
            </w:r>
            <w:r>
              <w:rPr>
                <w:noProof/>
                <w:webHidden/>
              </w:rPr>
            </w:r>
          </w:ins>
          <w:r>
            <w:rPr>
              <w:noProof/>
              <w:webHidden/>
            </w:rPr>
            <w:fldChar w:fldCharType="separate"/>
          </w:r>
          <w:ins w:id="55" w:author="David Conklin" w:date="2021-04-12T14:57:00Z">
            <w:r>
              <w:rPr>
                <w:noProof/>
                <w:webHidden/>
              </w:rPr>
              <w:t>6</w:t>
            </w:r>
          </w:ins>
          <w:ins w:id="56" w:author="David Conklin" w:date="2021-04-12T14:55:00Z">
            <w:r>
              <w:rPr>
                <w:noProof/>
                <w:webHidden/>
              </w:rPr>
              <w:fldChar w:fldCharType="end"/>
            </w:r>
            <w:r w:rsidRPr="00D9624F">
              <w:rPr>
                <w:rStyle w:val="Hyperlink"/>
                <w:noProof/>
              </w:rPr>
              <w:fldChar w:fldCharType="end"/>
            </w:r>
          </w:ins>
        </w:p>
        <w:p w14:paraId="096D123F" w14:textId="34CF50ED" w:rsidR="00B86E24" w:rsidRDefault="00B86E24">
          <w:pPr>
            <w:pStyle w:val="TOC2"/>
            <w:tabs>
              <w:tab w:val="right" w:leader="dot" w:pos="9350"/>
            </w:tabs>
            <w:rPr>
              <w:ins w:id="57" w:author="David Conklin" w:date="2021-04-12T14:55:00Z"/>
              <w:rFonts w:eastAsiaTheme="minorEastAsia"/>
              <w:noProof/>
            </w:rPr>
          </w:pPr>
          <w:ins w:id="5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"_Toc69131769"</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SOLAR_RADIATION_MULTIPLIER – reservoir insolation</w:t>
            </w:r>
            <w:r>
              <w:rPr>
                <w:noProof/>
                <w:webHidden/>
              </w:rPr>
              <w:tab/>
            </w:r>
            <w:r>
              <w:rPr>
                <w:noProof/>
                <w:webHidden/>
              </w:rPr>
              <w:fldChar w:fldCharType="begin"/>
            </w:r>
            <w:r>
              <w:rPr>
                <w:noProof/>
                <w:webHidden/>
              </w:rPr>
              <w:instrText xml:space="preserve"> PAGEREF _Toc69131769 \h </w:instrText>
            </w:r>
            <w:r>
              <w:rPr>
                <w:noProof/>
                <w:webHidden/>
              </w:rPr>
            </w:r>
          </w:ins>
          <w:r>
            <w:rPr>
              <w:noProof/>
              <w:webHidden/>
            </w:rPr>
            <w:fldChar w:fldCharType="separate"/>
          </w:r>
          <w:ins w:id="59" w:author="David Conklin" w:date="2021-04-12T14:57:00Z">
            <w:r>
              <w:rPr>
                <w:noProof/>
                <w:webHidden/>
              </w:rPr>
              <w:t>6</w:t>
            </w:r>
          </w:ins>
          <w:ins w:id="60" w:author="David Conklin" w:date="2021-04-12T14:55:00Z">
            <w:r>
              <w:rPr>
                <w:noProof/>
                <w:webHidden/>
              </w:rPr>
              <w:fldChar w:fldCharType="end"/>
            </w:r>
            <w:r w:rsidRPr="00D9624F">
              <w:rPr>
                <w:rStyle w:val="Hyperlink"/>
                <w:noProof/>
              </w:rPr>
              <w:fldChar w:fldCharType="end"/>
            </w:r>
          </w:ins>
        </w:p>
        <w:p w14:paraId="3861A18D" w14:textId="5A0B1F8A" w:rsidR="00B86E24" w:rsidRDefault="00B86E24">
          <w:pPr>
            <w:pStyle w:val="TOC2"/>
            <w:tabs>
              <w:tab w:val="right" w:leader="dot" w:pos="9350"/>
            </w:tabs>
            <w:rPr>
              <w:ins w:id="61" w:author="David Conklin" w:date="2021-04-12T14:55:00Z"/>
              <w:rFonts w:eastAsiaTheme="minorEastAsia"/>
              <w:noProof/>
            </w:rPr>
          </w:pPr>
          <w:ins w:id="6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"_Toc69131770"</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FLOW_CMS – Discharge from High Cascade springs</w:t>
            </w:r>
            <w:r>
              <w:rPr>
                <w:noProof/>
                <w:webHidden/>
              </w:rPr>
              <w:tab/>
            </w:r>
            <w:r>
              <w:rPr>
                <w:noProof/>
                <w:webHidden/>
              </w:rPr>
              <w:fldChar w:fldCharType="begin"/>
            </w:r>
            <w:r>
              <w:rPr>
                <w:noProof/>
                <w:webHidden/>
              </w:rPr>
              <w:instrText xml:space="preserve"> PAGEREF _Toc69131770 \h </w:instrText>
            </w:r>
            <w:r>
              <w:rPr>
                <w:noProof/>
                <w:webHidden/>
              </w:rPr>
            </w:r>
          </w:ins>
          <w:r>
            <w:rPr>
              <w:noProof/>
              <w:webHidden/>
            </w:rPr>
            <w:fldChar w:fldCharType="separate"/>
          </w:r>
          <w:ins w:id="63" w:author="David Conklin" w:date="2021-04-12T14:57:00Z">
            <w:r>
              <w:rPr>
                <w:noProof/>
                <w:webHidden/>
              </w:rPr>
              <w:t>6</w:t>
            </w:r>
          </w:ins>
          <w:ins w:id="64" w:author="David Conklin" w:date="2021-04-12T14:55:00Z">
            <w:r>
              <w:rPr>
                <w:noProof/>
                <w:webHidden/>
              </w:rPr>
              <w:fldChar w:fldCharType="end"/>
            </w:r>
            <w:r w:rsidRPr="00D9624F">
              <w:rPr>
                <w:rStyle w:val="Hyperlink"/>
                <w:noProof/>
              </w:rPr>
              <w:fldChar w:fldCharType="end"/>
            </w:r>
          </w:ins>
        </w:p>
        <w:p w14:paraId="147F6D93" w14:textId="7A51D0DE" w:rsidR="00B86E24" w:rsidRDefault="00B86E24">
          <w:pPr>
            <w:pStyle w:val="TOC1"/>
            <w:tabs>
              <w:tab w:val="right" w:leader="dot" w:pos="9350"/>
            </w:tabs>
            <w:rPr>
              <w:ins w:id="65" w:author="David Conklin" w:date="2021-04-12T14:55:00Z"/>
              <w:rFonts w:eastAsiaTheme="minorEastAsia"/>
              <w:noProof/>
            </w:rPr>
          </w:pPr>
          <w:ins w:id="6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"_Toc69131771"</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The Envision framework and the GIS Layers</w:t>
            </w:r>
            <w:r>
              <w:rPr>
                <w:noProof/>
                <w:webHidden/>
              </w:rPr>
              <w:tab/>
            </w:r>
            <w:r>
              <w:rPr>
                <w:noProof/>
                <w:webHidden/>
              </w:rPr>
              <w:fldChar w:fldCharType="begin"/>
            </w:r>
            <w:r>
              <w:rPr>
                <w:noProof/>
                <w:webHidden/>
              </w:rPr>
              <w:instrText xml:space="preserve"> PAGEREF _Toc69131771 \h </w:instrText>
            </w:r>
            <w:r>
              <w:rPr>
                <w:noProof/>
                <w:webHidden/>
              </w:rPr>
            </w:r>
          </w:ins>
          <w:r>
            <w:rPr>
              <w:noProof/>
              <w:webHidden/>
            </w:rPr>
            <w:fldChar w:fldCharType="separate"/>
          </w:r>
          <w:ins w:id="67" w:author="David Conklin" w:date="2021-04-12T14:57:00Z">
            <w:r>
              <w:rPr>
                <w:noProof/>
                <w:webHidden/>
              </w:rPr>
              <w:t>6</w:t>
            </w:r>
          </w:ins>
          <w:ins w:id="68" w:author="David Conklin" w:date="2021-04-12T14:55:00Z">
            <w:r>
              <w:rPr>
                <w:noProof/>
                <w:webHidden/>
              </w:rPr>
              <w:fldChar w:fldCharType="end"/>
            </w:r>
            <w:r w:rsidRPr="00D9624F">
              <w:rPr>
                <w:rStyle w:val="Hyperlink"/>
                <w:noProof/>
              </w:rPr>
              <w:fldChar w:fldCharType="end"/>
            </w:r>
          </w:ins>
        </w:p>
        <w:p w14:paraId="779B6196" w14:textId="761AAC65" w:rsidR="00B86E24" w:rsidRDefault="00B86E24">
          <w:pPr>
            <w:pStyle w:val="TOC2"/>
            <w:tabs>
              <w:tab w:val="right" w:leader="dot" w:pos="9350"/>
            </w:tabs>
            <w:rPr>
              <w:ins w:id="69" w:author="David Conklin" w:date="2021-04-12T14:55:00Z"/>
              <w:rFonts w:eastAsiaTheme="minorEastAsia"/>
              <w:noProof/>
            </w:rPr>
          </w:pPr>
          <w:ins w:id="7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"_Toc69131772"</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The Reach Layer</w:t>
            </w:r>
            <w:r>
              <w:rPr>
                <w:noProof/>
                <w:webHidden/>
              </w:rPr>
              <w:tab/>
            </w:r>
            <w:r>
              <w:rPr>
                <w:noProof/>
                <w:webHidden/>
              </w:rPr>
              <w:fldChar w:fldCharType="begin"/>
            </w:r>
            <w:r>
              <w:rPr>
                <w:noProof/>
                <w:webHidden/>
              </w:rPr>
              <w:instrText xml:space="preserve"> PAGEREF _Toc69131772 \h </w:instrText>
            </w:r>
            <w:r>
              <w:rPr>
                <w:noProof/>
                <w:webHidden/>
              </w:rPr>
            </w:r>
          </w:ins>
          <w:r>
            <w:rPr>
              <w:noProof/>
              <w:webHidden/>
            </w:rPr>
            <w:fldChar w:fldCharType="separate"/>
          </w:r>
          <w:ins w:id="71" w:author="David Conklin" w:date="2021-04-12T14:57:00Z">
            <w:r>
              <w:rPr>
                <w:noProof/>
                <w:webHidden/>
              </w:rPr>
              <w:t>7</w:t>
            </w:r>
          </w:ins>
          <w:ins w:id="72" w:author="David Conklin" w:date="2021-04-12T14:55:00Z">
            <w:r>
              <w:rPr>
                <w:noProof/>
                <w:webHidden/>
              </w:rPr>
              <w:fldChar w:fldCharType="end"/>
            </w:r>
            <w:r w:rsidRPr="00D9624F">
              <w:rPr>
                <w:rStyle w:val="Hyperlink"/>
                <w:noProof/>
              </w:rPr>
              <w:fldChar w:fldCharType="end"/>
            </w:r>
          </w:ins>
        </w:p>
        <w:p w14:paraId="1EFBB8BF" w14:textId="5D24D9C4" w:rsidR="00B86E24" w:rsidRDefault="00B86E24">
          <w:pPr>
            <w:pStyle w:val="TOC2"/>
            <w:tabs>
              <w:tab w:val="right" w:leader="dot" w:pos="9350"/>
            </w:tabs>
            <w:rPr>
              <w:ins w:id="73" w:author="David Conklin" w:date="2021-04-12T14:55:00Z"/>
              <w:rFonts w:eastAsiaTheme="minorEastAsia"/>
              <w:noProof/>
            </w:rPr>
          </w:pPr>
          <w:ins w:id="7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"_Toc69131773"</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Time steps, autonomous processes, and global methods</w:t>
            </w:r>
            <w:r>
              <w:rPr>
                <w:noProof/>
                <w:webHidden/>
              </w:rPr>
              <w:tab/>
            </w:r>
            <w:r>
              <w:rPr>
                <w:noProof/>
                <w:webHidden/>
              </w:rPr>
              <w:fldChar w:fldCharType="begin"/>
            </w:r>
            <w:r>
              <w:rPr>
                <w:noProof/>
                <w:webHidden/>
              </w:rPr>
              <w:instrText xml:space="preserve"> PAGEREF _Toc69131773 \h </w:instrText>
            </w:r>
            <w:r>
              <w:rPr>
                <w:noProof/>
                <w:webHidden/>
              </w:rPr>
            </w:r>
          </w:ins>
          <w:r>
            <w:rPr>
              <w:noProof/>
              <w:webHidden/>
            </w:rPr>
            <w:fldChar w:fldCharType="separate"/>
          </w:r>
          <w:ins w:id="75" w:author="David Conklin" w:date="2021-04-12T14:57:00Z">
            <w:r>
              <w:rPr>
                <w:noProof/>
                <w:webHidden/>
              </w:rPr>
              <w:t>7</w:t>
            </w:r>
          </w:ins>
          <w:ins w:id="76" w:author="David Conklin" w:date="2021-04-12T14:55:00Z">
            <w:r>
              <w:rPr>
                <w:noProof/>
                <w:webHidden/>
              </w:rPr>
              <w:fldChar w:fldCharType="end"/>
            </w:r>
            <w:r w:rsidRPr="00D9624F">
              <w:rPr>
                <w:rStyle w:val="Hyperlink"/>
                <w:noProof/>
              </w:rPr>
              <w:fldChar w:fldCharType="end"/>
            </w:r>
          </w:ins>
        </w:p>
        <w:p w14:paraId="39EB379A" w14:textId="7FE3D547" w:rsidR="00B86E24" w:rsidRDefault="00B86E24">
          <w:pPr>
            <w:pStyle w:val="TOC2"/>
            <w:tabs>
              <w:tab w:val="right" w:leader="dot" w:pos="9350"/>
            </w:tabs>
            <w:rPr>
              <w:ins w:id="77" w:author="David Conklin" w:date="2021-04-12T14:55:00Z"/>
              <w:rFonts w:eastAsiaTheme="minorEastAsia"/>
              <w:noProof/>
            </w:rPr>
          </w:pPr>
          <w:ins w:id="7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"_Toc69131774"</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Some global method details</w:t>
            </w:r>
            <w:r>
              <w:rPr>
                <w:noProof/>
                <w:webHidden/>
              </w:rPr>
              <w:tab/>
            </w:r>
            <w:r>
              <w:rPr>
                <w:noProof/>
                <w:webHidden/>
              </w:rPr>
              <w:fldChar w:fldCharType="begin"/>
            </w:r>
            <w:r>
              <w:rPr>
                <w:noProof/>
                <w:webHidden/>
              </w:rPr>
              <w:instrText xml:space="preserve"> PAGEREF _Toc69131774 \h </w:instrText>
            </w:r>
            <w:r>
              <w:rPr>
                <w:noProof/>
                <w:webHidden/>
              </w:rPr>
            </w:r>
          </w:ins>
          <w:r>
            <w:rPr>
              <w:noProof/>
              <w:webHidden/>
            </w:rPr>
            <w:fldChar w:fldCharType="separate"/>
          </w:r>
          <w:ins w:id="79" w:author="David Conklin" w:date="2021-04-12T14:57:00Z">
            <w:r>
              <w:rPr>
                <w:noProof/>
                <w:webHidden/>
              </w:rPr>
              <w:t>8</w:t>
            </w:r>
          </w:ins>
          <w:ins w:id="80" w:author="David Conklin" w:date="2021-04-12T14:55:00Z">
            <w:r>
              <w:rPr>
                <w:noProof/>
                <w:webHidden/>
              </w:rPr>
              <w:fldChar w:fldCharType="end"/>
            </w:r>
            <w:r w:rsidRPr="00D9624F">
              <w:rPr>
                <w:rStyle w:val="Hyperlink"/>
                <w:noProof/>
              </w:rPr>
              <w:fldChar w:fldCharType="end"/>
            </w:r>
          </w:ins>
        </w:p>
        <w:p w14:paraId="0FC0DBFA" w14:textId="7EFEB24B" w:rsidR="00B86E24" w:rsidRDefault="00B86E24">
          <w:pPr>
            <w:pStyle w:val="TOC1"/>
            <w:tabs>
              <w:tab w:val="right" w:leader="dot" w:pos="9350"/>
            </w:tabs>
            <w:rPr>
              <w:ins w:id="81" w:author="David Conklin" w:date="2021-04-12T14:55:00Z"/>
              <w:rFonts w:eastAsiaTheme="minorEastAsia"/>
              <w:noProof/>
            </w:rPr>
          </w:pPr>
          <w:ins w:id="8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"_Toc69131775"</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Study areas</w:t>
            </w:r>
            <w:r>
              <w:rPr>
                <w:noProof/>
                <w:webHidden/>
              </w:rPr>
              <w:tab/>
            </w:r>
            <w:r>
              <w:rPr>
                <w:noProof/>
                <w:webHidden/>
              </w:rPr>
              <w:fldChar w:fldCharType="begin"/>
            </w:r>
            <w:r>
              <w:rPr>
                <w:noProof/>
                <w:webHidden/>
              </w:rPr>
              <w:instrText xml:space="preserve"> PAGEREF _Toc69131775 \h </w:instrText>
            </w:r>
            <w:r>
              <w:rPr>
                <w:noProof/>
                <w:webHidden/>
              </w:rPr>
            </w:r>
          </w:ins>
          <w:r>
            <w:rPr>
              <w:noProof/>
              <w:webHidden/>
            </w:rPr>
            <w:fldChar w:fldCharType="separate"/>
          </w:r>
          <w:ins w:id="83" w:author="David Conklin" w:date="2021-04-12T14:57:00Z">
            <w:r>
              <w:rPr>
                <w:noProof/>
                <w:webHidden/>
              </w:rPr>
              <w:t>8</w:t>
            </w:r>
          </w:ins>
          <w:ins w:id="84" w:author="David Conklin" w:date="2021-04-12T14:55:00Z">
            <w:r>
              <w:rPr>
                <w:noProof/>
                <w:webHidden/>
              </w:rPr>
              <w:fldChar w:fldCharType="end"/>
            </w:r>
            <w:r w:rsidRPr="00D9624F">
              <w:rPr>
                <w:rStyle w:val="Hyperlink"/>
                <w:noProof/>
              </w:rPr>
              <w:fldChar w:fldCharType="end"/>
            </w:r>
          </w:ins>
        </w:p>
        <w:p w14:paraId="74C3AECE" w14:textId="182A664A" w:rsidR="00B86E24" w:rsidRDefault="00B86E24">
          <w:pPr>
            <w:pStyle w:val="TOC2"/>
            <w:tabs>
              <w:tab w:val="right" w:leader="dot" w:pos="9350"/>
            </w:tabs>
            <w:rPr>
              <w:ins w:id="85" w:author="David Conklin" w:date="2021-04-12T14:55:00Z"/>
              <w:rFonts w:eastAsiaTheme="minorEastAsia"/>
              <w:noProof/>
            </w:rPr>
          </w:pPr>
          <w:ins w:id="8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"_Toc69131776"</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DataCW3M directory structure</w:t>
            </w:r>
            <w:r>
              <w:rPr>
                <w:noProof/>
                <w:webHidden/>
              </w:rPr>
              <w:tab/>
            </w:r>
            <w:r>
              <w:rPr>
                <w:noProof/>
                <w:webHidden/>
              </w:rPr>
              <w:fldChar w:fldCharType="begin"/>
            </w:r>
            <w:r>
              <w:rPr>
                <w:noProof/>
                <w:webHidden/>
              </w:rPr>
              <w:instrText xml:space="preserve"> PAGEREF _Toc69131776 \h </w:instrText>
            </w:r>
            <w:r>
              <w:rPr>
                <w:noProof/>
                <w:webHidden/>
              </w:rPr>
            </w:r>
          </w:ins>
          <w:r>
            <w:rPr>
              <w:noProof/>
              <w:webHidden/>
            </w:rPr>
            <w:fldChar w:fldCharType="separate"/>
          </w:r>
          <w:ins w:id="87" w:author="David Conklin" w:date="2021-04-12T14:57:00Z">
            <w:r>
              <w:rPr>
                <w:noProof/>
                <w:webHidden/>
              </w:rPr>
              <w:t>9</w:t>
            </w:r>
          </w:ins>
          <w:ins w:id="88" w:author="David Conklin" w:date="2021-04-12T14:55:00Z">
            <w:r>
              <w:rPr>
                <w:noProof/>
                <w:webHidden/>
              </w:rPr>
              <w:fldChar w:fldCharType="end"/>
            </w:r>
            <w:r w:rsidRPr="00D9624F">
              <w:rPr>
                <w:rStyle w:val="Hyperlink"/>
                <w:noProof/>
              </w:rPr>
              <w:fldChar w:fldCharType="end"/>
            </w:r>
          </w:ins>
        </w:p>
        <w:p w14:paraId="1215FC64" w14:textId="5E191326" w:rsidR="00B86E24" w:rsidRDefault="00B86E24">
          <w:pPr>
            <w:pStyle w:val="TOC2"/>
            <w:tabs>
              <w:tab w:val="right" w:leader="dot" w:pos="9350"/>
            </w:tabs>
            <w:rPr>
              <w:ins w:id="89" w:author="David Conklin" w:date="2021-04-12T14:55:00Z"/>
              <w:rFonts w:eastAsiaTheme="minorEastAsia"/>
              <w:noProof/>
            </w:rPr>
          </w:pPr>
          <w:ins w:id="9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"_Toc69131777"</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DataCW3M\ScenarioData directory structure</w:t>
            </w:r>
            <w:r>
              <w:rPr>
                <w:noProof/>
                <w:webHidden/>
              </w:rPr>
              <w:tab/>
            </w:r>
            <w:r>
              <w:rPr>
                <w:noProof/>
                <w:webHidden/>
              </w:rPr>
              <w:fldChar w:fldCharType="begin"/>
            </w:r>
            <w:r>
              <w:rPr>
                <w:noProof/>
                <w:webHidden/>
              </w:rPr>
              <w:instrText xml:space="preserve"> PAGEREF _Toc69131777 \h </w:instrText>
            </w:r>
            <w:r>
              <w:rPr>
                <w:noProof/>
                <w:webHidden/>
              </w:rPr>
            </w:r>
          </w:ins>
          <w:r>
            <w:rPr>
              <w:noProof/>
              <w:webHidden/>
            </w:rPr>
            <w:fldChar w:fldCharType="separate"/>
          </w:r>
          <w:ins w:id="91" w:author="David Conklin" w:date="2021-04-12T14:57:00Z">
            <w:r>
              <w:rPr>
                <w:noProof/>
                <w:webHidden/>
              </w:rPr>
              <w:t>10</w:t>
            </w:r>
          </w:ins>
          <w:ins w:id="92" w:author="David Conklin" w:date="2021-04-12T14:55:00Z">
            <w:r>
              <w:rPr>
                <w:noProof/>
                <w:webHidden/>
              </w:rPr>
              <w:fldChar w:fldCharType="end"/>
            </w:r>
            <w:r w:rsidRPr="00D9624F">
              <w:rPr>
                <w:rStyle w:val="Hyperlink"/>
                <w:noProof/>
              </w:rPr>
              <w:fldChar w:fldCharType="end"/>
            </w:r>
          </w:ins>
        </w:p>
        <w:p w14:paraId="70803D00" w14:textId="45D8B77B" w:rsidR="00B86E24" w:rsidRDefault="00B86E24">
          <w:pPr>
            <w:pStyle w:val="TOC2"/>
            <w:tabs>
              <w:tab w:val="right" w:leader="dot" w:pos="9350"/>
            </w:tabs>
            <w:rPr>
              <w:ins w:id="93" w:author="David Conklin" w:date="2021-04-12T14:55:00Z"/>
              <w:rFonts w:eastAsiaTheme="minorEastAsia"/>
              <w:noProof/>
            </w:rPr>
          </w:pPr>
          <w:ins w:id="9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"_Toc69131778"</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DataCW3M\ScenarioData\&lt;scenario&gt; folder contents</w:t>
            </w:r>
            <w:r>
              <w:rPr>
                <w:noProof/>
                <w:webHidden/>
              </w:rPr>
              <w:tab/>
            </w:r>
            <w:r>
              <w:rPr>
                <w:noProof/>
                <w:webHidden/>
              </w:rPr>
              <w:fldChar w:fldCharType="begin"/>
            </w:r>
            <w:r>
              <w:rPr>
                <w:noProof/>
                <w:webHidden/>
              </w:rPr>
              <w:instrText xml:space="preserve"> PAGEREF _Toc69131778 \h </w:instrText>
            </w:r>
            <w:r>
              <w:rPr>
                <w:noProof/>
                <w:webHidden/>
              </w:rPr>
            </w:r>
          </w:ins>
          <w:r>
            <w:rPr>
              <w:noProof/>
              <w:webHidden/>
            </w:rPr>
            <w:fldChar w:fldCharType="separate"/>
          </w:r>
          <w:ins w:id="95" w:author="David Conklin" w:date="2021-04-12T14:57:00Z">
            <w:r>
              <w:rPr>
                <w:noProof/>
                <w:webHidden/>
              </w:rPr>
              <w:t>10</w:t>
            </w:r>
          </w:ins>
          <w:ins w:id="96" w:author="David Conklin" w:date="2021-04-12T14:55:00Z">
            <w:r>
              <w:rPr>
                <w:noProof/>
                <w:webHidden/>
              </w:rPr>
              <w:fldChar w:fldCharType="end"/>
            </w:r>
            <w:r w:rsidRPr="00D9624F">
              <w:rPr>
                <w:rStyle w:val="Hyperlink"/>
                <w:noProof/>
              </w:rPr>
              <w:fldChar w:fldCharType="end"/>
            </w:r>
          </w:ins>
        </w:p>
        <w:p w14:paraId="02B11D71" w14:textId="79347711" w:rsidR="00B86E24" w:rsidRDefault="00B86E24">
          <w:pPr>
            <w:pStyle w:val="TOC2"/>
            <w:tabs>
              <w:tab w:val="right" w:leader="dot" w:pos="9350"/>
            </w:tabs>
            <w:rPr>
              <w:ins w:id="97" w:author="David Conklin" w:date="2021-04-12T14:55:00Z"/>
              <w:rFonts w:eastAsiaTheme="minorEastAsia"/>
              <w:noProof/>
            </w:rPr>
          </w:pPr>
          <w:ins w:id="9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"_Toc69131779"</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DataCW3M\&lt;study area&gt; folder contents</w:t>
            </w:r>
            <w:r>
              <w:rPr>
                <w:noProof/>
                <w:webHidden/>
              </w:rPr>
              <w:tab/>
            </w:r>
            <w:r>
              <w:rPr>
                <w:noProof/>
                <w:webHidden/>
              </w:rPr>
              <w:fldChar w:fldCharType="begin"/>
            </w:r>
            <w:r>
              <w:rPr>
                <w:noProof/>
                <w:webHidden/>
              </w:rPr>
              <w:instrText xml:space="preserve"> PAGEREF _Toc69131779 \h </w:instrText>
            </w:r>
            <w:r>
              <w:rPr>
                <w:noProof/>
                <w:webHidden/>
              </w:rPr>
            </w:r>
          </w:ins>
          <w:r>
            <w:rPr>
              <w:noProof/>
              <w:webHidden/>
            </w:rPr>
            <w:fldChar w:fldCharType="separate"/>
          </w:r>
          <w:ins w:id="99" w:author="David Conklin" w:date="2021-04-12T14:57:00Z">
            <w:r>
              <w:rPr>
                <w:noProof/>
                <w:webHidden/>
              </w:rPr>
              <w:t>10</w:t>
            </w:r>
          </w:ins>
          <w:ins w:id="100" w:author="David Conklin" w:date="2021-04-12T14:55:00Z">
            <w:r>
              <w:rPr>
                <w:noProof/>
                <w:webHidden/>
              </w:rPr>
              <w:fldChar w:fldCharType="end"/>
            </w:r>
            <w:r w:rsidRPr="00D9624F">
              <w:rPr>
                <w:rStyle w:val="Hyperlink"/>
                <w:noProof/>
              </w:rPr>
              <w:fldChar w:fldCharType="end"/>
            </w:r>
          </w:ins>
        </w:p>
        <w:p w14:paraId="5FC33604" w14:textId="6DA12577" w:rsidR="00B86E24" w:rsidRDefault="00B86E24">
          <w:pPr>
            <w:pStyle w:val="TOC1"/>
            <w:tabs>
              <w:tab w:val="right" w:leader="dot" w:pos="9350"/>
            </w:tabs>
            <w:rPr>
              <w:ins w:id="101" w:author="David Conklin" w:date="2021-04-12T14:55:00Z"/>
              <w:rFonts w:eastAsiaTheme="minorEastAsia"/>
              <w:noProof/>
            </w:rPr>
          </w:pPr>
          <w:ins w:id="10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"_Toc69131780"</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Calendar conventions</w:t>
            </w:r>
            <w:r>
              <w:rPr>
                <w:noProof/>
                <w:webHidden/>
              </w:rPr>
              <w:tab/>
            </w:r>
            <w:r>
              <w:rPr>
                <w:noProof/>
                <w:webHidden/>
              </w:rPr>
              <w:fldChar w:fldCharType="begin"/>
            </w:r>
            <w:r>
              <w:rPr>
                <w:noProof/>
                <w:webHidden/>
              </w:rPr>
              <w:instrText xml:space="preserve"> PAGEREF _Toc69131780 \h </w:instrText>
            </w:r>
            <w:r>
              <w:rPr>
                <w:noProof/>
                <w:webHidden/>
              </w:rPr>
            </w:r>
          </w:ins>
          <w:r>
            <w:rPr>
              <w:noProof/>
              <w:webHidden/>
            </w:rPr>
            <w:fldChar w:fldCharType="separate"/>
          </w:r>
          <w:ins w:id="103" w:author="David Conklin" w:date="2021-04-12T14:57:00Z">
            <w:r>
              <w:rPr>
                <w:noProof/>
                <w:webHidden/>
              </w:rPr>
              <w:t>16</w:t>
            </w:r>
          </w:ins>
          <w:ins w:id="104" w:author="David Conklin" w:date="2021-04-12T14:55:00Z">
            <w:r>
              <w:rPr>
                <w:noProof/>
                <w:webHidden/>
              </w:rPr>
              <w:fldChar w:fldCharType="end"/>
            </w:r>
            <w:r w:rsidRPr="00D9624F">
              <w:rPr>
                <w:rStyle w:val="Hyperlink"/>
                <w:noProof/>
              </w:rPr>
              <w:fldChar w:fldCharType="end"/>
            </w:r>
          </w:ins>
        </w:p>
        <w:p w14:paraId="5EFC199C" w14:textId="2E4A7325" w:rsidR="00B86E24" w:rsidRDefault="00B86E24">
          <w:pPr>
            <w:pStyle w:val="TOC2"/>
            <w:tabs>
              <w:tab w:val="right" w:leader="dot" w:pos="9350"/>
            </w:tabs>
            <w:rPr>
              <w:ins w:id="105" w:author="David Conklin" w:date="2021-04-12T14:55:00Z"/>
              <w:rFonts w:eastAsiaTheme="minorEastAsia"/>
              <w:noProof/>
            </w:rPr>
          </w:pPr>
          <w:ins w:id="10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"_Toc69131781"</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Water years</w:t>
            </w:r>
            <w:r>
              <w:rPr>
                <w:noProof/>
                <w:webHidden/>
              </w:rPr>
              <w:tab/>
            </w:r>
            <w:r>
              <w:rPr>
                <w:noProof/>
                <w:webHidden/>
              </w:rPr>
              <w:fldChar w:fldCharType="begin"/>
            </w:r>
            <w:r>
              <w:rPr>
                <w:noProof/>
                <w:webHidden/>
              </w:rPr>
              <w:instrText xml:space="preserve"> PAGEREF _Toc69131781 \h </w:instrText>
            </w:r>
            <w:r>
              <w:rPr>
                <w:noProof/>
                <w:webHidden/>
              </w:rPr>
            </w:r>
          </w:ins>
          <w:r>
            <w:rPr>
              <w:noProof/>
              <w:webHidden/>
            </w:rPr>
            <w:fldChar w:fldCharType="separate"/>
          </w:r>
          <w:ins w:id="107" w:author="David Conklin" w:date="2021-04-12T14:57:00Z">
            <w:r>
              <w:rPr>
                <w:noProof/>
                <w:webHidden/>
              </w:rPr>
              <w:t>16</w:t>
            </w:r>
          </w:ins>
          <w:ins w:id="108" w:author="David Conklin" w:date="2021-04-12T14:55:00Z">
            <w:r>
              <w:rPr>
                <w:noProof/>
                <w:webHidden/>
              </w:rPr>
              <w:fldChar w:fldCharType="end"/>
            </w:r>
            <w:r w:rsidRPr="00D9624F">
              <w:rPr>
                <w:rStyle w:val="Hyperlink"/>
                <w:noProof/>
              </w:rPr>
              <w:fldChar w:fldCharType="end"/>
            </w:r>
          </w:ins>
        </w:p>
        <w:p w14:paraId="086F6492" w14:textId="446262E5" w:rsidR="00B86E24" w:rsidRDefault="00B86E24">
          <w:pPr>
            <w:pStyle w:val="TOC1"/>
            <w:tabs>
              <w:tab w:val="right" w:leader="dot" w:pos="9350"/>
            </w:tabs>
            <w:rPr>
              <w:ins w:id="109" w:author="David Conklin" w:date="2021-04-12T14:55:00Z"/>
              <w:rFonts w:eastAsiaTheme="minorEastAsia"/>
              <w:noProof/>
            </w:rPr>
          </w:pPr>
          <w:ins w:id="11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"_Toc69131782"</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Climate data</w:t>
            </w:r>
            <w:r>
              <w:rPr>
                <w:noProof/>
                <w:webHidden/>
              </w:rPr>
              <w:tab/>
            </w:r>
            <w:r>
              <w:rPr>
                <w:noProof/>
                <w:webHidden/>
              </w:rPr>
              <w:fldChar w:fldCharType="begin"/>
            </w:r>
            <w:r>
              <w:rPr>
                <w:noProof/>
                <w:webHidden/>
              </w:rPr>
              <w:instrText xml:space="preserve"> PAGEREF _Toc69131782 \h </w:instrText>
            </w:r>
            <w:r>
              <w:rPr>
                <w:noProof/>
                <w:webHidden/>
              </w:rPr>
            </w:r>
          </w:ins>
          <w:r>
            <w:rPr>
              <w:noProof/>
              <w:webHidden/>
            </w:rPr>
            <w:fldChar w:fldCharType="separate"/>
          </w:r>
          <w:ins w:id="111" w:author="David Conklin" w:date="2021-04-12T14:57:00Z">
            <w:r>
              <w:rPr>
                <w:noProof/>
                <w:webHidden/>
              </w:rPr>
              <w:t>16</w:t>
            </w:r>
          </w:ins>
          <w:ins w:id="112" w:author="David Conklin" w:date="2021-04-12T14:55:00Z">
            <w:r>
              <w:rPr>
                <w:noProof/>
                <w:webHidden/>
              </w:rPr>
              <w:fldChar w:fldCharType="end"/>
            </w:r>
            <w:r w:rsidRPr="00D9624F">
              <w:rPr>
                <w:rStyle w:val="Hyperlink"/>
                <w:noProof/>
              </w:rPr>
              <w:fldChar w:fldCharType="end"/>
            </w:r>
          </w:ins>
        </w:p>
        <w:p w14:paraId="3471E1EC" w14:textId="6BCCE55A" w:rsidR="00B86E24" w:rsidRDefault="00B86E24">
          <w:pPr>
            <w:pStyle w:val="TOC2"/>
            <w:tabs>
              <w:tab w:val="right" w:leader="dot" w:pos="9350"/>
            </w:tabs>
            <w:rPr>
              <w:ins w:id="113" w:author="David Conklin" w:date="2021-04-12T14:55:00Z"/>
              <w:rFonts w:eastAsiaTheme="minorEastAsia"/>
              <w:noProof/>
            </w:rPr>
          </w:pPr>
          <w:ins w:id="11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"_Toc69131783"</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Numbered climate scenarios in the model</w:t>
            </w:r>
            <w:r>
              <w:rPr>
                <w:noProof/>
                <w:webHidden/>
              </w:rPr>
              <w:tab/>
            </w:r>
            <w:r>
              <w:rPr>
                <w:noProof/>
                <w:webHidden/>
              </w:rPr>
              <w:fldChar w:fldCharType="begin"/>
            </w:r>
            <w:r>
              <w:rPr>
                <w:noProof/>
                <w:webHidden/>
              </w:rPr>
              <w:instrText xml:space="preserve"> PAGEREF _Toc69131783 \h </w:instrText>
            </w:r>
            <w:r>
              <w:rPr>
                <w:noProof/>
                <w:webHidden/>
              </w:rPr>
            </w:r>
          </w:ins>
          <w:r>
            <w:rPr>
              <w:noProof/>
              <w:webHidden/>
            </w:rPr>
            <w:fldChar w:fldCharType="separate"/>
          </w:r>
          <w:ins w:id="115" w:author="David Conklin" w:date="2021-04-12T14:57:00Z">
            <w:r>
              <w:rPr>
                <w:noProof/>
                <w:webHidden/>
              </w:rPr>
              <w:t>16</w:t>
            </w:r>
          </w:ins>
          <w:ins w:id="116" w:author="David Conklin" w:date="2021-04-12T14:55:00Z">
            <w:r>
              <w:rPr>
                <w:noProof/>
                <w:webHidden/>
              </w:rPr>
              <w:fldChar w:fldCharType="end"/>
            </w:r>
            <w:r w:rsidRPr="00D9624F">
              <w:rPr>
                <w:rStyle w:val="Hyperlink"/>
                <w:noProof/>
              </w:rPr>
              <w:fldChar w:fldCharType="end"/>
            </w:r>
          </w:ins>
        </w:p>
        <w:p w14:paraId="0FF4ED02" w14:textId="26B11C18" w:rsidR="00B86E24" w:rsidRDefault="00B86E24">
          <w:pPr>
            <w:pStyle w:val="TOC2"/>
            <w:tabs>
              <w:tab w:val="right" w:leader="dot" w:pos="9350"/>
            </w:tabs>
            <w:rPr>
              <w:ins w:id="117" w:author="David Conklin" w:date="2021-04-12T14:55:00Z"/>
              <w:rFonts w:eastAsiaTheme="minorEastAsia"/>
              <w:noProof/>
            </w:rPr>
          </w:pPr>
          <w:ins w:id="11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"_Toc69131784"</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Monthly and seasonal weather data</w:t>
            </w:r>
            <w:r>
              <w:rPr>
                <w:noProof/>
                <w:webHidden/>
              </w:rPr>
              <w:tab/>
            </w:r>
            <w:r>
              <w:rPr>
                <w:noProof/>
                <w:webHidden/>
              </w:rPr>
              <w:fldChar w:fldCharType="begin"/>
            </w:r>
            <w:r>
              <w:rPr>
                <w:noProof/>
                <w:webHidden/>
              </w:rPr>
              <w:instrText xml:space="preserve"> PAGEREF _Toc69131784 \h </w:instrText>
            </w:r>
            <w:r>
              <w:rPr>
                <w:noProof/>
                <w:webHidden/>
              </w:rPr>
            </w:r>
          </w:ins>
          <w:r>
            <w:rPr>
              <w:noProof/>
              <w:webHidden/>
            </w:rPr>
            <w:fldChar w:fldCharType="separate"/>
          </w:r>
          <w:ins w:id="119" w:author="David Conklin" w:date="2021-04-12T14:57:00Z">
            <w:r>
              <w:rPr>
                <w:noProof/>
                <w:webHidden/>
              </w:rPr>
              <w:t>17</w:t>
            </w:r>
          </w:ins>
          <w:ins w:id="120" w:author="David Conklin" w:date="2021-04-12T14:55:00Z">
            <w:r>
              <w:rPr>
                <w:noProof/>
                <w:webHidden/>
              </w:rPr>
              <w:fldChar w:fldCharType="end"/>
            </w:r>
            <w:r w:rsidRPr="00D9624F">
              <w:rPr>
                <w:rStyle w:val="Hyperlink"/>
                <w:noProof/>
              </w:rPr>
              <w:fldChar w:fldCharType="end"/>
            </w:r>
          </w:ins>
        </w:p>
        <w:p w14:paraId="42352A23" w14:textId="67D6C4B7" w:rsidR="00B86E24" w:rsidRDefault="00B86E24">
          <w:pPr>
            <w:pStyle w:val="TOC2"/>
            <w:tabs>
              <w:tab w:val="right" w:leader="dot" w:pos="9350"/>
            </w:tabs>
            <w:rPr>
              <w:ins w:id="121" w:author="David Conklin" w:date="2021-04-12T14:55:00Z"/>
              <w:rFonts w:eastAsiaTheme="minorEastAsia"/>
              <w:noProof/>
            </w:rPr>
          </w:pPr>
          <w:ins w:id="12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"_Toc69131785"</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Climate data grids</w:t>
            </w:r>
            <w:r>
              <w:rPr>
                <w:noProof/>
                <w:webHidden/>
              </w:rPr>
              <w:tab/>
            </w:r>
            <w:r>
              <w:rPr>
                <w:noProof/>
                <w:webHidden/>
              </w:rPr>
              <w:fldChar w:fldCharType="begin"/>
            </w:r>
            <w:r>
              <w:rPr>
                <w:noProof/>
                <w:webHidden/>
              </w:rPr>
              <w:instrText xml:space="preserve"> PAGEREF _Toc69131785 \h </w:instrText>
            </w:r>
            <w:r>
              <w:rPr>
                <w:noProof/>
                <w:webHidden/>
              </w:rPr>
            </w:r>
          </w:ins>
          <w:r>
            <w:rPr>
              <w:noProof/>
              <w:webHidden/>
            </w:rPr>
            <w:fldChar w:fldCharType="separate"/>
          </w:r>
          <w:ins w:id="123" w:author="David Conklin" w:date="2021-04-12T14:57:00Z">
            <w:r>
              <w:rPr>
                <w:noProof/>
                <w:webHidden/>
              </w:rPr>
              <w:t>18</w:t>
            </w:r>
          </w:ins>
          <w:ins w:id="124" w:author="David Conklin" w:date="2021-04-12T14:55:00Z">
            <w:r>
              <w:rPr>
                <w:noProof/>
                <w:webHidden/>
              </w:rPr>
              <w:fldChar w:fldCharType="end"/>
            </w:r>
            <w:r w:rsidRPr="00D9624F">
              <w:rPr>
                <w:rStyle w:val="Hyperlink"/>
                <w:noProof/>
              </w:rPr>
              <w:fldChar w:fldCharType="end"/>
            </w:r>
          </w:ins>
        </w:p>
        <w:p w14:paraId="0C9E5457" w14:textId="46D11DAF" w:rsidR="00B86E24" w:rsidRDefault="00B86E24">
          <w:pPr>
            <w:pStyle w:val="TOC3"/>
            <w:tabs>
              <w:tab w:val="right" w:leader="dot" w:pos="9350"/>
            </w:tabs>
            <w:rPr>
              <w:ins w:id="125" w:author="David Conklin" w:date="2021-04-12T14:55:00Z"/>
              <w:rFonts w:eastAsiaTheme="minorEastAsia"/>
              <w:noProof/>
            </w:rPr>
          </w:pPr>
          <w:ins w:id="126" w:author="David Conklin" w:date="2021-04-12T14:55:00Z">
            <w:r w:rsidRPr="00D9624F">
              <w:rPr>
                <w:rStyle w:val="Hyperlink"/>
                <w:noProof/>
              </w:rPr>
              <w:lastRenderedPageBreak/>
              <w:fldChar w:fldCharType="begin"/>
            </w:r>
            <w:r w:rsidRPr="00D9624F">
              <w:rPr>
                <w:rStyle w:val="Hyperlink"/>
                <w:noProof/>
              </w:rPr>
              <w:instrText xml:space="preserve"> </w:instrText>
            </w:r>
            <w:r>
              <w:rPr>
                <w:noProof/>
              </w:rPr>
              <w:instrText>HYPERLINK \l "_Toc69131786"</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The WW2100 climate grid</w:t>
            </w:r>
            <w:r>
              <w:rPr>
                <w:noProof/>
                <w:webHidden/>
              </w:rPr>
              <w:tab/>
            </w:r>
            <w:r>
              <w:rPr>
                <w:noProof/>
                <w:webHidden/>
              </w:rPr>
              <w:fldChar w:fldCharType="begin"/>
            </w:r>
            <w:r>
              <w:rPr>
                <w:noProof/>
                <w:webHidden/>
              </w:rPr>
              <w:instrText xml:space="preserve"> PAGEREF _Toc69131786 \h </w:instrText>
            </w:r>
            <w:r>
              <w:rPr>
                <w:noProof/>
                <w:webHidden/>
              </w:rPr>
            </w:r>
          </w:ins>
          <w:r>
            <w:rPr>
              <w:noProof/>
              <w:webHidden/>
            </w:rPr>
            <w:fldChar w:fldCharType="separate"/>
          </w:r>
          <w:ins w:id="127" w:author="David Conklin" w:date="2021-04-12T14:57:00Z">
            <w:r>
              <w:rPr>
                <w:noProof/>
                <w:webHidden/>
              </w:rPr>
              <w:t>18</w:t>
            </w:r>
          </w:ins>
          <w:ins w:id="128" w:author="David Conklin" w:date="2021-04-12T14:55:00Z">
            <w:r>
              <w:rPr>
                <w:noProof/>
                <w:webHidden/>
              </w:rPr>
              <w:fldChar w:fldCharType="end"/>
            </w:r>
            <w:r w:rsidRPr="00D9624F">
              <w:rPr>
                <w:rStyle w:val="Hyperlink"/>
                <w:noProof/>
              </w:rPr>
              <w:fldChar w:fldCharType="end"/>
            </w:r>
          </w:ins>
        </w:p>
        <w:p w14:paraId="311635FE" w14:textId="640CE7F0" w:rsidR="00B86E24" w:rsidRDefault="00B86E24">
          <w:pPr>
            <w:pStyle w:val="TOC3"/>
            <w:tabs>
              <w:tab w:val="right" w:leader="dot" w:pos="9350"/>
            </w:tabs>
            <w:rPr>
              <w:ins w:id="129" w:author="David Conklin" w:date="2021-04-12T14:55:00Z"/>
              <w:rFonts w:eastAsiaTheme="minorEastAsia"/>
              <w:noProof/>
            </w:rPr>
          </w:pPr>
          <w:ins w:id="13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"_Toc69131787"</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The v2 climate grid</w:t>
            </w:r>
            <w:r>
              <w:rPr>
                <w:noProof/>
                <w:webHidden/>
              </w:rPr>
              <w:tab/>
            </w:r>
            <w:r>
              <w:rPr>
                <w:noProof/>
                <w:webHidden/>
              </w:rPr>
              <w:fldChar w:fldCharType="begin"/>
            </w:r>
            <w:r>
              <w:rPr>
                <w:noProof/>
                <w:webHidden/>
              </w:rPr>
              <w:instrText xml:space="preserve"> PAGEREF _Toc69131787 \h </w:instrText>
            </w:r>
            <w:r>
              <w:rPr>
                <w:noProof/>
                <w:webHidden/>
              </w:rPr>
            </w:r>
          </w:ins>
          <w:r>
            <w:rPr>
              <w:noProof/>
              <w:webHidden/>
            </w:rPr>
            <w:fldChar w:fldCharType="separate"/>
          </w:r>
          <w:ins w:id="131" w:author="David Conklin" w:date="2021-04-12T14:57:00Z">
            <w:r>
              <w:rPr>
                <w:noProof/>
                <w:webHidden/>
              </w:rPr>
              <w:t>19</w:t>
            </w:r>
          </w:ins>
          <w:ins w:id="132" w:author="David Conklin" w:date="2021-04-12T14:55:00Z">
            <w:r>
              <w:rPr>
                <w:noProof/>
                <w:webHidden/>
              </w:rPr>
              <w:fldChar w:fldCharType="end"/>
            </w:r>
            <w:r w:rsidRPr="00D9624F">
              <w:rPr>
                <w:rStyle w:val="Hyperlink"/>
                <w:noProof/>
              </w:rPr>
              <w:fldChar w:fldCharType="end"/>
            </w:r>
          </w:ins>
        </w:p>
        <w:p w14:paraId="3C222771" w14:textId="2AFA4D82" w:rsidR="00B86E24" w:rsidRDefault="00B86E24">
          <w:pPr>
            <w:pStyle w:val="TOC2"/>
            <w:tabs>
              <w:tab w:val="right" w:leader="dot" w:pos="9350"/>
            </w:tabs>
            <w:rPr>
              <w:ins w:id="133" w:author="David Conklin" w:date="2021-04-12T14:55:00Z"/>
              <w:rFonts w:eastAsiaTheme="minorEastAsia"/>
              <w:noProof/>
            </w:rPr>
          </w:pPr>
          <w:ins w:id="13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"_Toc69131788"</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How climate data is looked up</w:t>
            </w:r>
            <w:r>
              <w:rPr>
                <w:noProof/>
                <w:webHidden/>
              </w:rPr>
              <w:tab/>
            </w:r>
            <w:r>
              <w:rPr>
                <w:noProof/>
                <w:webHidden/>
              </w:rPr>
              <w:fldChar w:fldCharType="begin"/>
            </w:r>
            <w:r>
              <w:rPr>
                <w:noProof/>
                <w:webHidden/>
              </w:rPr>
              <w:instrText xml:space="preserve"> PAGEREF _Toc69131788 \h </w:instrText>
            </w:r>
            <w:r>
              <w:rPr>
                <w:noProof/>
                <w:webHidden/>
              </w:rPr>
            </w:r>
          </w:ins>
          <w:r>
            <w:rPr>
              <w:noProof/>
              <w:webHidden/>
            </w:rPr>
            <w:fldChar w:fldCharType="separate"/>
          </w:r>
          <w:ins w:id="135" w:author="David Conklin" w:date="2021-04-12T14:57:00Z">
            <w:r>
              <w:rPr>
                <w:noProof/>
                <w:webHidden/>
              </w:rPr>
              <w:t>19</w:t>
            </w:r>
          </w:ins>
          <w:ins w:id="136" w:author="David Conklin" w:date="2021-04-12T14:55:00Z">
            <w:r>
              <w:rPr>
                <w:noProof/>
                <w:webHidden/>
              </w:rPr>
              <w:fldChar w:fldCharType="end"/>
            </w:r>
            <w:r w:rsidRPr="00D9624F">
              <w:rPr>
                <w:rStyle w:val="Hyperlink"/>
                <w:noProof/>
              </w:rPr>
              <w:fldChar w:fldCharType="end"/>
            </w:r>
          </w:ins>
        </w:p>
        <w:p w14:paraId="054FEF8C" w14:textId="39DAECC0" w:rsidR="00B86E24" w:rsidRDefault="00B86E24">
          <w:pPr>
            <w:pStyle w:val="TOC2"/>
            <w:tabs>
              <w:tab w:val="right" w:leader="dot" w:pos="9350"/>
            </w:tabs>
            <w:rPr>
              <w:ins w:id="137" w:author="David Conklin" w:date="2021-04-12T14:55:00Z"/>
              <w:rFonts w:eastAsiaTheme="minorEastAsia"/>
              <w:noProof/>
            </w:rPr>
          </w:pPr>
          <w:ins w:id="13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"_Toc69131789"</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What is in a climate dataset</w:t>
            </w:r>
            <w:r>
              <w:rPr>
                <w:noProof/>
                <w:webHidden/>
              </w:rPr>
              <w:tab/>
            </w:r>
            <w:r>
              <w:rPr>
                <w:noProof/>
                <w:webHidden/>
              </w:rPr>
              <w:fldChar w:fldCharType="begin"/>
            </w:r>
            <w:r>
              <w:rPr>
                <w:noProof/>
                <w:webHidden/>
              </w:rPr>
              <w:instrText xml:space="preserve"> PAGEREF _Toc69131789 \h </w:instrText>
            </w:r>
            <w:r>
              <w:rPr>
                <w:noProof/>
                <w:webHidden/>
              </w:rPr>
            </w:r>
          </w:ins>
          <w:r>
            <w:rPr>
              <w:noProof/>
              <w:webHidden/>
            </w:rPr>
            <w:fldChar w:fldCharType="separate"/>
          </w:r>
          <w:ins w:id="139" w:author="David Conklin" w:date="2021-04-12T14:57:00Z">
            <w:r>
              <w:rPr>
                <w:noProof/>
                <w:webHidden/>
              </w:rPr>
              <w:t>20</w:t>
            </w:r>
          </w:ins>
          <w:ins w:id="140" w:author="David Conklin" w:date="2021-04-12T14:55:00Z">
            <w:r>
              <w:rPr>
                <w:noProof/>
                <w:webHidden/>
              </w:rPr>
              <w:fldChar w:fldCharType="end"/>
            </w:r>
            <w:r w:rsidRPr="00D9624F">
              <w:rPr>
                <w:rStyle w:val="Hyperlink"/>
                <w:noProof/>
              </w:rPr>
              <w:fldChar w:fldCharType="end"/>
            </w:r>
          </w:ins>
        </w:p>
        <w:p w14:paraId="66A58B00" w14:textId="497130B7" w:rsidR="00B86E24" w:rsidRDefault="00B86E24">
          <w:pPr>
            <w:pStyle w:val="TOC1"/>
            <w:tabs>
              <w:tab w:val="right" w:leader="dot" w:pos="9350"/>
            </w:tabs>
            <w:rPr>
              <w:ins w:id="141" w:author="David Conklin" w:date="2021-04-12T14:55:00Z"/>
              <w:rFonts w:eastAsiaTheme="minorEastAsia"/>
              <w:noProof/>
            </w:rPr>
          </w:pPr>
          <w:ins w:id="14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"_Toc69131790"</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Water rights</w:t>
            </w:r>
            <w:r>
              <w:rPr>
                <w:noProof/>
                <w:webHidden/>
              </w:rPr>
              <w:tab/>
            </w:r>
            <w:r>
              <w:rPr>
                <w:noProof/>
                <w:webHidden/>
              </w:rPr>
              <w:fldChar w:fldCharType="begin"/>
            </w:r>
            <w:r>
              <w:rPr>
                <w:noProof/>
                <w:webHidden/>
              </w:rPr>
              <w:instrText xml:space="preserve"> PAGEREF _Toc69131790 \h </w:instrText>
            </w:r>
            <w:r>
              <w:rPr>
                <w:noProof/>
                <w:webHidden/>
              </w:rPr>
            </w:r>
          </w:ins>
          <w:r>
            <w:rPr>
              <w:noProof/>
              <w:webHidden/>
            </w:rPr>
            <w:fldChar w:fldCharType="separate"/>
          </w:r>
          <w:ins w:id="143" w:author="David Conklin" w:date="2021-04-12T14:57:00Z">
            <w:r>
              <w:rPr>
                <w:noProof/>
                <w:webHidden/>
              </w:rPr>
              <w:t>20</w:t>
            </w:r>
          </w:ins>
          <w:ins w:id="144" w:author="David Conklin" w:date="2021-04-12T14:55:00Z">
            <w:r>
              <w:rPr>
                <w:noProof/>
                <w:webHidden/>
              </w:rPr>
              <w:fldChar w:fldCharType="end"/>
            </w:r>
            <w:r w:rsidRPr="00D9624F">
              <w:rPr>
                <w:rStyle w:val="Hyperlink"/>
                <w:noProof/>
              </w:rPr>
              <w:fldChar w:fldCharType="end"/>
            </w:r>
          </w:ins>
        </w:p>
        <w:p w14:paraId="77D2613A" w14:textId="7D8FB7E8" w:rsidR="00B86E24" w:rsidRDefault="00B86E24">
          <w:pPr>
            <w:pStyle w:val="TOC2"/>
            <w:tabs>
              <w:tab w:val="right" w:leader="dot" w:pos="9350"/>
            </w:tabs>
            <w:rPr>
              <w:ins w:id="145" w:author="David Conklin" w:date="2021-04-12T14:55:00Z"/>
              <w:rFonts w:eastAsiaTheme="minorEastAsia"/>
              <w:noProof/>
            </w:rPr>
          </w:pPr>
          <w:ins w:id="14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"_Toc69131791"</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Water rights data</w:t>
            </w:r>
            <w:r>
              <w:rPr>
                <w:noProof/>
                <w:webHidden/>
              </w:rPr>
              <w:tab/>
            </w:r>
            <w:r>
              <w:rPr>
                <w:noProof/>
                <w:webHidden/>
              </w:rPr>
              <w:fldChar w:fldCharType="begin"/>
            </w:r>
            <w:r>
              <w:rPr>
                <w:noProof/>
                <w:webHidden/>
              </w:rPr>
              <w:instrText xml:space="preserve"> PAGEREF _Toc69131791 \h </w:instrText>
            </w:r>
            <w:r>
              <w:rPr>
                <w:noProof/>
                <w:webHidden/>
              </w:rPr>
            </w:r>
          </w:ins>
          <w:r>
            <w:rPr>
              <w:noProof/>
              <w:webHidden/>
            </w:rPr>
            <w:fldChar w:fldCharType="separate"/>
          </w:r>
          <w:ins w:id="147" w:author="David Conklin" w:date="2021-04-12T14:57:00Z">
            <w:r>
              <w:rPr>
                <w:noProof/>
                <w:webHidden/>
              </w:rPr>
              <w:t>20</w:t>
            </w:r>
          </w:ins>
          <w:ins w:id="148" w:author="David Conklin" w:date="2021-04-12T14:55:00Z">
            <w:r>
              <w:rPr>
                <w:noProof/>
                <w:webHidden/>
              </w:rPr>
              <w:fldChar w:fldCharType="end"/>
            </w:r>
            <w:r w:rsidRPr="00D9624F">
              <w:rPr>
                <w:rStyle w:val="Hyperlink"/>
                <w:noProof/>
              </w:rPr>
              <w:fldChar w:fldCharType="end"/>
            </w:r>
          </w:ins>
        </w:p>
        <w:p w14:paraId="5CE8F34B" w14:textId="49C89DB6" w:rsidR="00B86E24" w:rsidRDefault="00B86E24">
          <w:pPr>
            <w:pStyle w:val="TOC2"/>
            <w:tabs>
              <w:tab w:val="right" w:leader="dot" w:pos="9350"/>
            </w:tabs>
            <w:rPr>
              <w:ins w:id="149" w:author="David Conklin" w:date="2021-04-12T14:55:00Z"/>
              <w:rFonts w:eastAsiaTheme="minorEastAsia"/>
              <w:noProof/>
            </w:rPr>
          </w:pPr>
          <w:ins w:id="15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"_Toc69131792"</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The wr_pods.csv file</w:t>
            </w:r>
            <w:r>
              <w:rPr>
                <w:noProof/>
                <w:webHidden/>
              </w:rPr>
              <w:tab/>
            </w:r>
            <w:r>
              <w:rPr>
                <w:noProof/>
                <w:webHidden/>
              </w:rPr>
              <w:fldChar w:fldCharType="begin"/>
            </w:r>
            <w:r>
              <w:rPr>
                <w:noProof/>
                <w:webHidden/>
              </w:rPr>
              <w:instrText xml:space="preserve"> PAGEREF _Toc69131792 \h </w:instrText>
            </w:r>
            <w:r>
              <w:rPr>
                <w:noProof/>
                <w:webHidden/>
              </w:rPr>
            </w:r>
          </w:ins>
          <w:r>
            <w:rPr>
              <w:noProof/>
              <w:webHidden/>
            </w:rPr>
            <w:fldChar w:fldCharType="separate"/>
          </w:r>
          <w:ins w:id="151" w:author="David Conklin" w:date="2021-04-12T14:57:00Z">
            <w:r>
              <w:rPr>
                <w:noProof/>
                <w:webHidden/>
              </w:rPr>
              <w:t>21</w:t>
            </w:r>
          </w:ins>
          <w:ins w:id="152" w:author="David Conklin" w:date="2021-04-12T14:55:00Z">
            <w:r>
              <w:rPr>
                <w:noProof/>
                <w:webHidden/>
              </w:rPr>
              <w:fldChar w:fldCharType="end"/>
            </w:r>
            <w:r w:rsidRPr="00D9624F">
              <w:rPr>
                <w:rStyle w:val="Hyperlink"/>
                <w:noProof/>
              </w:rPr>
              <w:fldChar w:fldCharType="end"/>
            </w:r>
          </w:ins>
        </w:p>
        <w:p w14:paraId="6FCA5C95" w14:textId="192483B0" w:rsidR="00B86E24" w:rsidRDefault="00B86E24">
          <w:pPr>
            <w:pStyle w:val="TOC2"/>
            <w:tabs>
              <w:tab w:val="right" w:leader="dot" w:pos="9350"/>
            </w:tabs>
            <w:rPr>
              <w:ins w:id="153" w:author="David Conklin" w:date="2021-04-12T14:55:00Z"/>
              <w:rFonts w:eastAsiaTheme="minorEastAsia"/>
              <w:noProof/>
            </w:rPr>
          </w:pPr>
          <w:ins w:id="15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"_Toc69131793"</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The wr_pous.csv file</w:t>
            </w:r>
            <w:r>
              <w:rPr>
                <w:noProof/>
                <w:webHidden/>
              </w:rPr>
              <w:tab/>
            </w:r>
            <w:r>
              <w:rPr>
                <w:noProof/>
                <w:webHidden/>
              </w:rPr>
              <w:fldChar w:fldCharType="begin"/>
            </w:r>
            <w:r>
              <w:rPr>
                <w:noProof/>
                <w:webHidden/>
              </w:rPr>
              <w:instrText xml:space="preserve"> PAGEREF _Toc69131793 \h </w:instrText>
            </w:r>
            <w:r>
              <w:rPr>
                <w:noProof/>
                <w:webHidden/>
              </w:rPr>
            </w:r>
          </w:ins>
          <w:r>
            <w:rPr>
              <w:noProof/>
              <w:webHidden/>
            </w:rPr>
            <w:fldChar w:fldCharType="separate"/>
          </w:r>
          <w:ins w:id="155" w:author="David Conklin" w:date="2021-04-12T14:57:00Z">
            <w:r>
              <w:rPr>
                <w:noProof/>
                <w:webHidden/>
              </w:rPr>
              <w:t>21</w:t>
            </w:r>
          </w:ins>
          <w:ins w:id="156" w:author="David Conklin" w:date="2021-04-12T14:55:00Z">
            <w:r>
              <w:rPr>
                <w:noProof/>
                <w:webHidden/>
              </w:rPr>
              <w:fldChar w:fldCharType="end"/>
            </w:r>
            <w:r w:rsidRPr="00D9624F">
              <w:rPr>
                <w:rStyle w:val="Hyperlink"/>
                <w:noProof/>
              </w:rPr>
              <w:fldChar w:fldCharType="end"/>
            </w:r>
          </w:ins>
        </w:p>
        <w:p w14:paraId="414EC640" w14:textId="38FD6294" w:rsidR="00B86E24" w:rsidRDefault="00B86E24">
          <w:pPr>
            <w:pStyle w:val="TOC2"/>
            <w:tabs>
              <w:tab w:val="right" w:leader="dot" w:pos="9350"/>
            </w:tabs>
            <w:rPr>
              <w:ins w:id="157" w:author="David Conklin" w:date="2021-04-12T14:55:00Z"/>
              <w:rFonts w:eastAsiaTheme="minorEastAsia"/>
              <w:noProof/>
            </w:rPr>
          </w:pPr>
          <w:ins w:id="15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"_Toc69131794"</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Adding a water right</w:t>
            </w:r>
            <w:r>
              <w:rPr>
                <w:noProof/>
                <w:webHidden/>
              </w:rPr>
              <w:tab/>
            </w:r>
            <w:r>
              <w:rPr>
                <w:noProof/>
                <w:webHidden/>
              </w:rPr>
              <w:fldChar w:fldCharType="begin"/>
            </w:r>
            <w:r>
              <w:rPr>
                <w:noProof/>
                <w:webHidden/>
              </w:rPr>
              <w:instrText xml:space="preserve"> PAGEREF _Toc69131794 \h </w:instrText>
            </w:r>
            <w:r>
              <w:rPr>
                <w:noProof/>
                <w:webHidden/>
              </w:rPr>
            </w:r>
          </w:ins>
          <w:r>
            <w:rPr>
              <w:noProof/>
              <w:webHidden/>
            </w:rPr>
            <w:fldChar w:fldCharType="separate"/>
          </w:r>
          <w:ins w:id="159" w:author="David Conklin" w:date="2021-04-12T14:57:00Z">
            <w:r>
              <w:rPr>
                <w:noProof/>
                <w:webHidden/>
              </w:rPr>
              <w:t>22</w:t>
            </w:r>
          </w:ins>
          <w:ins w:id="160" w:author="David Conklin" w:date="2021-04-12T14:55:00Z">
            <w:r>
              <w:rPr>
                <w:noProof/>
                <w:webHidden/>
              </w:rPr>
              <w:fldChar w:fldCharType="end"/>
            </w:r>
            <w:r w:rsidRPr="00D9624F">
              <w:rPr>
                <w:rStyle w:val="Hyperlink"/>
                <w:noProof/>
              </w:rPr>
              <w:fldChar w:fldCharType="end"/>
            </w:r>
          </w:ins>
        </w:p>
        <w:p w14:paraId="0618647D" w14:textId="18EE6094" w:rsidR="00B86E24" w:rsidRDefault="00B86E24">
          <w:pPr>
            <w:pStyle w:val="TOC1"/>
            <w:tabs>
              <w:tab w:val="right" w:leader="dot" w:pos="9350"/>
            </w:tabs>
            <w:rPr>
              <w:ins w:id="161" w:author="David Conklin" w:date="2021-04-12T14:55:00Z"/>
              <w:rFonts w:eastAsiaTheme="minorEastAsia"/>
              <w:noProof/>
            </w:rPr>
          </w:pPr>
          <w:ins w:id="16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"_Toc69131795"</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Stream flow and stream temperature</w:t>
            </w:r>
            <w:r>
              <w:rPr>
                <w:noProof/>
                <w:webHidden/>
              </w:rPr>
              <w:tab/>
            </w:r>
            <w:r>
              <w:rPr>
                <w:noProof/>
                <w:webHidden/>
              </w:rPr>
              <w:fldChar w:fldCharType="begin"/>
            </w:r>
            <w:r>
              <w:rPr>
                <w:noProof/>
                <w:webHidden/>
              </w:rPr>
              <w:instrText xml:space="preserve"> PAGEREF _Toc69131795 \h </w:instrText>
            </w:r>
            <w:r>
              <w:rPr>
                <w:noProof/>
                <w:webHidden/>
              </w:rPr>
            </w:r>
          </w:ins>
          <w:r>
            <w:rPr>
              <w:noProof/>
              <w:webHidden/>
            </w:rPr>
            <w:fldChar w:fldCharType="separate"/>
          </w:r>
          <w:ins w:id="163" w:author="David Conklin" w:date="2021-04-12T14:57:00Z">
            <w:r>
              <w:rPr>
                <w:noProof/>
                <w:webHidden/>
              </w:rPr>
              <w:t>23</w:t>
            </w:r>
          </w:ins>
          <w:ins w:id="164" w:author="David Conklin" w:date="2021-04-12T14:55:00Z">
            <w:r>
              <w:rPr>
                <w:noProof/>
                <w:webHidden/>
              </w:rPr>
              <w:fldChar w:fldCharType="end"/>
            </w:r>
            <w:r w:rsidRPr="00D9624F">
              <w:rPr>
                <w:rStyle w:val="Hyperlink"/>
                <w:noProof/>
              </w:rPr>
              <w:fldChar w:fldCharType="end"/>
            </w:r>
          </w:ins>
        </w:p>
        <w:p w14:paraId="70D3BDB7" w14:textId="543CB8AD" w:rsidR="00B86E24" w:rsidRDefault="00B86E24">
          <w:pPr>
            <w:pStyle w:val="TOC2"/>
            <w:tabs>
              <w:tab w:val="right" w:leader="dot" w:pos="9350"/>
            </w:tabs>
            <w:rPr>
              <w:ins w:id="165" w:author="David Conklin" w:date="2021-04-12T14:55:00Z"/>
              <w:rFonts w:eastAsiaTheme="minorEastAsia"/>
              <w:noProof/>
            </w:rPr>
          </w:pPr>
          <w:ins w:id="16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"_Toc69131796"</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Water parcels</w:t>
            </w:r>
            <w:r>
              <w:rPr>
                <w:noProof/>
                <w:webHidden/>
              </w:rPr>
              <w:tab/>
            </w:r>
            <w:r>
              <w:rPr>
                <w:noProof/>
                <w:webHidden/>
              </w:rPr>
              <w:fldChar w:fldCharType="begin"/>
            </w:r>
            <w:r>
              <w:rPr>
                <w:noProof/>
                <w:webHidden/>
              </w:rPr>
              <w:instrText xml:space="preserve"> PAGEREF _Toc69131796 \h </w:instrText>
            </w:r>
            <w:r>
              <w:rPr>
                <w:noProof/>
                <w:webHidden/>
              </w:rPr>
            </w:r>
          </w:ins>
          <w:r>
            <w:rPr>
              <w:noProof/>
              <w:webHidden/>
            </w:rPr>
            <w:fldChar w:fldCharType="separate"/>
          </w:r>
          <w:ins w:id="167" w:author="David Conklin" w:date="2021-04-12T14:57:00Z">
            <w:r>
              <w:rPr>
                <w:noProof/>
                <w:webHidden/>
              </w:rPr>
              <w:t>23</w:t>
            </w:r>
          </w:ins>
          <w:ins w:id="168" w:author="David Conklin" w:date="2021-04-12T14:55:00Z">
            <w:r>
              <w:rPr>
                <w:noProof/>
                <w:webHidden/>
              </w:rPr>
              <w:fldChar w:fldCharType="end"/>
            </w:r>
            <w:r w:rsidRPr="00D9624F">
              <w:rPr>
                <w:rStyle w:val="Hyperlink"/>
                <w:noProof/>
              </w:rPr>
              <w:fldChar w:fldCharType="end"/>
            </w:r>
          </w:ins>
        </w:p>
        <w:p w14:paraId="0621F910" w14:textId="7C5BB29E" w:rsidR="00B86E24" w:rsidRDefault="00B86E24">
          <w:pPr>
            <w:pStyle w:val="TOC2"/>
            <w:tabs>
              <w:tab w:val="right" w:leader="dot" w:pos="9350"/>
            </w:tabs>
            <w:rPr>
              <w:ins w:id="169" w:author="David Conklin" w:date="2021-04-12T14:55:00Z"/>
              <w:rFonts w:eastAsiaTheme="minorEastAsia"/>
              <w:noProof/>
            </w:rPr>
          </w:pPr>
          <w:ins w:id="17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"_Toc69131797"</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Daily water mass and energy balance</w:t>
            </w:r>
            <w:r>
              <w:rPr>
                <w:noProof/>
                <w:webHidden/>
              </w:rPr>
              <w:tab/>
            </w:r>
            <w:r>
              <w:rPr>
                <w:noProof/>
                <w:webHidden/>
              </w:rPr>
              <w:fldChar w:fldCharType="begin"/>
            </w:r>
            <w:r>
              <w:rPr>
                <w:noProof/>
                <w:webHidden/>
              </w:rPr>
              <w:instrText xml:space="preserve"> PAGEREF _Toc69131797 \h </w:instrText>
            </w:r>
            <w:r>
              <w:rPr>
                <w:noProof/>
                <w:webHidden/>
              </w:rPr>
            </w:r>
          </w:ins>
          <w:r>
            <w:rPr>
              <w:noProof/>
              <w:webHidden/>
            </w:rPr>
            <w:fldChar w:fldCharType="separate"/>
          </w:r>
          <w:ins w:id="171" w:author="David Conklin" w:date="2021-04-12T14:57:00Z">
            <w:r>
              <w:rPr>
                <w:noProof/>
                <w:webHidden/>
              </w:rPr>
              <w:t>23</w:t>
            </w:r>
          </w:ins>
          <w:ins w:id="172" w:author="David Conklin" w:date="2021-04-12T14:55:00Z">
            <w:r>
              <w:rPr>
                <w:noProof/>
                <w:webHidden/>
              </w:rPr>
              <w:fldChar w:fldCharType="end"/>
            </w:r>
            <w:r w:rsidRPr="00D9624F">
              <w:rPr>
                <w:rStyle w:val="Hyperlink"/>
                <w:noProof/>
              </w:rPr>
              <w:fldChar w:fldCharType="end"/>
            </w:r>
          </w:ins>
        </w:p>
        <w:p w14:paraId="605C9DB9" w14:textId="0F146F1B" w:rsidR="00B86E24" w:rsidRDefault="00B86E24">
          <w:pPr>
            <w:pStyle w:val="TOC2"/>
            <w:tabs>
              <w:tab w:val="right" w:leader="dot" w:pos="9350"/>
            </w:tabs>
            <w:rPr>
              <w:ins w:id="173" w:author="David Conklin" w:date="2021-04-12T14:55:00Z"/>
              <w:rFonts w:eastAsiaTheme="minorEastAsia"/>
              <w:noProof/>
            </w:rPr>
          </w:pPr>
          <w:ins w:id="17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"_Toc69131798"</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Estimating the rate of flow in a stream reach</w:t>
            </w:r>
            <w:r>
              <w:rPr>
                <w:noProof/>
                <w:webHidden/>
              </w:rPr>
              <w:tab/>
            </w:r>
            <w:r>
              <w:rPr>
                <w:noProof/>
                <w:webHidden/>
              </w:rPr>
              <w:fldChar w:fldCharType="begin"/>
            </w:r>
            <w:r>
              <w:rPr>
                <w:noProof/>
                <w:webHidden/>
              </w:rPr>
              <w:instrText xml:space="preserve"> PAGEREF _Toc69131798 \h </w:instrText>
            </w:r>
            <w:r>
              <w:rPr>
                <w:noProof/>
                <w:webHidden/>
              </w:rPr>
            </w:r>
          </w:ins>
          <w:r>
            <w:rPr>
              <w:noProof/>
              <w:webHidden/>
            </w:rPr>
            <w:fldChar w:fldCharType="separate"/>
          </w:r>
          <w:ins w:id="175" w:author="David Conklin" w:date="2021-04-12T14:57:00Z">
            <w:r>
              <w:rPr>
                <w:noProof/>
                <w:webHidden/>
              </w:rPr>
              <w:t>24</w:t>
            </w:r>
          </w:ins>
          <w:ins w:id="176" w:author="David Conklin" w:date="2021-04-12T14:55:00Z">
            <w:r>
              <w:rPr>
                <w:noProof/>
                <w:webHidden/>
              </w:rPr>
              <w:fldChar w:fldCharType="end"/>
            </w:r>
            <w:r w:rsidRPr="00D9624F">
              <w:rPr>
                <w:rStyle w:val="Hyperlink"/>
                <w:noProof/>
              </w:rPr>
              <w:fldChar w:fldCharType="end"/>
            </w:r>
          </w:ins>
        </w:p>
        <w:p w14:paraId="5C1BA3EA" w14:textId="2DBE4714" w:rsidR="00B86E24" w:rsidRDefault="00B86E24">
          <w:pPr>
            <w:pStyle w:val="TOC2"/>
            <w:tabs>
              <w:tab w:val="right" w:leader="dot" w:pos="9350"/>
            </w:tabs>
            <w:rPr>
              <w:ins w:id="177" w:author="David Conklin" w:date="2021-04-12T14:55:00Z"/>
              <w:rFonts w:eastAsiaTheme="minorEastAsia"/>
              <w:noProof/>
            </w:rPr>
          </w:pPr>
          <w:ins w:id="17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"_Toc69131799"</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_Toc69131799 \h </w:instrText>
            </w:r>
            <w:r>
              <w:rPr>
                <w:noProof/>
                <w:webHidden/>
              </w:rPr>
            </w:r>
          </w:ins>
          <w:r>
            <w:rPr>
              <w:noProof/>
              <w:webHidden/>
            </w:rPr>
            <w:fldChar w:fldCharType="separate"/>
          </w:r>
          <w:ins w:id="179" w:author="David Conklin" w:date="2021-04-12T14:57:00Z">
            <w:r>
              <w:rPr>
                <w:noProof/>
                <w:webHidden/>
              </w:rPr>
              <w:t>27</w:t>
            </w:r>
          </w:ins>
          <w:ins w:id="180" w:author="David Conklin" w:date="2021-04-12T14:55:00Z">
            <w:r>
              <w:rPr>
                <w:noProof/>
                <w:webHidden/>
              </w:rPr>
              <w:fldChar w:fldCharType="end"/>
            </w:r>
            <w:r w:rsidRPr="00D9624F">
              <w:rPr>
                <w:rStyle w:val="Hyperlink"/>
                <w:noProof/>
              </w:rPr>
              <w:fldChar w:fldCharType="end"/>
            </w:r>
          </w:ins>
        </w:p>
        <w:p w14:paraId="2B6C1C74" w14:textId="23028939" w:rsidR="00B86E24" w:rsidRDefault="00B86E24">
          <w:pPr>
            <w:pStyle w:val="TOC2"/>
            <w:tabs>
              <w:tab w:val="right" w:leader="dot" w:pos="9350"/>
            </w:tabs>
            <w:rPr>
              <w:ins w:id="181" w:author="David Conklin" w:date="2021-04-12T14:55:00Z"/>
              <w:rFonts w:eastAsiaTheme="minorEastAsia"/>
              <w:noProof/>
            </w:rPr>
          </w:pPr>
          <w:ins w:id="18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"_Toc69131800"</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Water temperature from thermal energy</w:t>
            </w:r>
            <w:r>
              <w:rPr>
                <w:noProof/>
                <w:webHidden/>
              </w:rPr>
              <w:tab/>
            </w:r>
            <w:r>
              <w:rPr>
                <w:noProof/>
                <w:webHidden/>
              </w:rPr>
              <w:fldChar w:fldCharType="begin"/>
            </w:r>
            <w:r>
              <w:rPr>
                <w:noProof/>
                <w:webHidden/>
              </w:rPr>
              <w:instrText xml:space="preserve"> PAGEREF _Toc69131800 \h </w:instrText>
            </w:r>
            <w:r>
              <w:rPr>
                <w:noProof/>
                <w:webHidden/>
              </w:rPr>
            </w:r>
          </w:ins>
          <w:r>
            <w:rPr>
              <w:noProof/>
              <w:webHidden/>
            </w:rPr>
            <w:fldChar w:fldCharType="separate"/>
          </w:r>
          <w:ins w:id="183" w:author="David Conklin" w:date="2021-04-12T14:57:00Z">
            <w:r>
              <w:rPr>
                <w:noProof/>
                <w:webHidden/>
              </w:rPr>
              <w:t>28</w:t>
            </w:r>
          </w:ins>
          <w:ins w:id="184" w:author="David Conklin" w:date="2021-04-12T14:55:00Z">
            <w:r>
              <w:rPr>
                <w:noProof/>
                <w:webHidden/>
              </w:rPr>
              <w:fldChar w:fldCharType="end"/>
            </w:r>
            <w:r w:rsidRPr="00D9624F">
              <w:rPr>
                <w:rStyle w:val="Hyperlink"/>
                <w:noProof/>
              </w:rPr>
              <w:fldChar w:fldCharType="end"/>
            </w:r>
          </w:ins>
        </w:p>
        <w:p w14:paraId="6D8C5CD0" w14:textId="2DCB609B" w:rsidR="00B86E24" w:rsidRDefault="00B86E24">
          <w:pPr>
            <w:pStyle w:val="TOC2"/>
            <w:tabs>
              <w:tab w:val="right" w:leader="dot" w:pos="9350"/>
            </w:tabs>
            <w:rPr>
              <w:ins w:id="185" w:author="David Conklin" w:date="2021-04-12T14:55:00Z"/>
              <w:rFonts w:eastAsiaTheme="minorEastAsia"/>
              <w:noProof/>
            </w:rPr>
          </w:pPr>
          <w:ins w:id="18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"_Toc69131801"</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Initial conditions for Flow: the IC file</w:t>
            </w:r>
            <w:r>
              <w:rPr>
                <w:noProof/>
                <w:webHidden/>
              </w:rPr>
              <w:tab/>
            </w:r>
            <w:r>
              <w:rPr>
                <w:noProof/>
                <w:webHidden/>
              </w:rPr>
              <w:fldChar w:fldCharType="begin"/>
            </w:r>
            <w:r>
              <w:rPr>
                <w:noProof/>
                <w:webHidden/>
              </w:rPr>
              <w:instrText xml:space="preserve"> PAGEREF _Toc69131801 \h </w:instrText>
            </w:r>
            <w:r>
              <w:rPr>
                <w:noProof/>
                <w:webHidden/>
              </w:rPr>
            </w:r>
          </w:ins>
          <w:r>
            <w:rPr>
              <w:noProof/>
              <w:webHidden/>
            </w:rPr>
            <w:fldChar w:fldCharType="separate"/>
          </w:r>
          <w:ins w:id="187" w:author="David Conklin" w:date="2021-04-12T14:57:00Z">
            <w:r>
              <w:rPr>
                <w:noProof/>
                <w:webHidden/>
              </w:rPr>
              <w:t>28</w:t>
            </w:r>
          </w:ins>
          <w:ins w:id="188" w:author="David Conklin" w:date="2021-04-12T14:55:00Z">
            <w:r>
              <w:rPr>
                <w:noProof/>
                <w:webHidden/>
              </w:rPr>
              <w:fldChar w:fldCharType="end"/>
            </w:r>
            <w:r w:rsidRPr="00D9624F">
              <w:rPr>
                <w:rStyle w:val="Hyperlink"/>
                <w:noProof/>
              </w:rPr>
              <w:fldChar w:fldCharType="end"/>
            </w:r>
          </w:ins>
        </w:p>
        <w:p w14:paraId="3CD18D20" w14:textId="0D386188" w:rsidR="00B86E24" w:rsidRDefault="00B86E24">
          <w:pPr>
            <w:pStyle w:val="TOC2"/>
            <w:tabs>
              <w:tab w:val="right" w:leader="dot" w:pos="9350"/>
            </w:tabs>
            <w:rPr>
              <w:ins w:id="189" w:author="David Conklin" w:date="2021-04-12T14:55:00Z"/>
              <w:rFonts w:eastAsiaTheme="minorEastAsia"/>
              <w:noProof/>
            </w:rPr>
          </w:pPr>
          <w:ins w:id="19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"_Toc69131802"</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Boundary conditions for stream water temperature</w:t>
            </w:r>
            <w:r>
              <w:rPr>
                <w:noProof/>
                <w:webHidden/>
              </w:rPr>
              <w:tab/>
            </w:r>
            <w:r>
              <w:rPr>
                <w:noProof/>
                <w:webHidden/>
              </w:rPr>
              <w:fldChar w:fldCharType="begin"/>
            </w:r>
            <w:r>
              <w:rPr>
                <w:noProof/>
                <w:webHidden/>
              </w:rPr>
              <w:instrText xml:space="preserve"> PAGEREF _Toc69131802 \h </w:instrText>
            </w:r>
            <w:r>
              <w:rPr>
                <w:noProof/>
                <w:webHidden/>
              </w:rPr>
            </w:r>
          </w:ins>
          <w:r>
            <w:rPr>
              <w:noProof/>
              <w:webHidden/>
            </w:rPr>
            <w:fldChar w:fldCharType="separate"/>
          </w:r>
          <w:ins w:id="191" w:author="David Conklin" w:date="2021-04-12T14:57:00Z">
            <w:r>
              <w:rPr>
                <w:noProof/>
                <w:webHidden/>
              </w:rPr>
              <w:t>28</w:t>
            </w:r>
          </w:ins>
          <w:ins w:id="192" w:author="David Conklin" w:date="2021-04-12T14:55:00Z">
            <w:r>
              <w:rPr>
                <w:noProof/>
                <w:webHidden/>
              </w:rPr>
              <w:fldChar w:fldCharType="end"/>
            </w:r>
            <w:r w:rsidRPr="00D9624F">
              <w:rPr>
                <w:rStyle w:val="Hyperlink"/>
                <w:noProof/>
              </w:rPr>
              <w:fldChar w:fldCharType="end"/>
            </w:r>
          </w:ins>
        </w:p>
        <w:p w14:paraId="4E1FDE50" w14:textId="3F5119AC" w:rsidR="00B86E24" w:rsidRDefault="00B86E24">
          <w:pPr>
            <w:pStyle w:val="TOC2"/>
            <w:tabs>
              <w:tab w:val="right" w:leader="dot" w:pos="9350"/>
            </w:tabs>
            <w:rPr>
              <w:ins w:id="193" w:author="David Conklin" w:date="2021-04-12T14:55:00Z"/>
              <w:rFonts w:eastAsiaTheme="minorEastAsia"/>
              <w:noProof/>
            </w:rPr>
          </w:pPr>
          <w:ins w:id="19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"_Toc69131803"</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Thermal stratification in reservoirs</w:t>
            </w:r>
            <w:r>
              <w:rPr>
                <w:noProof/>
                <w:webHidden/>
              </w:rPr>
              <w:tab/>
            </w:r>
            <w:r>
              <w:rPr>
                <w:noProof/>
                <w:webHidden/>
              </w:rPr>
              <w:fldChar w:fldCharType="begin"/>
            </w:r>
            <w:r>
              <w:rPr>
                <w:noProof/>
                <w:webHidden/>
              </w:rPr>
              <w:instrText xml:space="preserve"> PAGEREF _Toc69131803 \h </w:instrText>
            </w:r>
            <w:r>
              <w:rPr>
                <w:noProof/>
                <w:webHidden/>
              </w:rPr>
            </w:r>
          </w:ins>
          <w:r>
            <w:rPr>
              <w:noProof/>
              <w:webHidden/>
            </w:rPr>
            <w:fldChar w:fldCharType="separate"/>
          </w:r>
          <w:ins w:id="195" w:author="David Conklin" w:date="2021-04-12T14:57:00Z">
            <w:r>
              <w:rPr>
                <w:noProof/>
                <w:webHidden/>
              </w:rPr>
              <w:t>29</w:t>
            </w:r>
          </w:ins>
          <w:ins w:id="196" w:author="David Conklin" w:date="2021-04-12T14:55:00Z">
            <w:r>
              <w:rPr>
                <w:noProof/>
                <w:webHidden/>
              </w:rPr>
              <w:fldChar w:fldCharType="end"/>
            </w:r>
            <w:r w:rsidRPr="00D9624F">
              <w:rPr>
                <w:rStyle w:val="Hyperlink"/>
                <w:noProof/>
              </w:rPr>
              <w:fldChar w:fldCharType="end"/>
            </w:r>
          </w:ins>
        </w:p>
        <w:p w14:paraId="37A08D29" w14:textId="6D9EE9E1" w:rsidR="00B86E24" w:rsidRDefault="00B86E24">
          <w:pPr>
            <w:pStyle w:val="TOC2"/>
            <w:tabs>
              <w:tab w:val="right" w:leader="dot" w:pos="9350"/>
            </w:tabs>
            <w:rPr>
              <w:ins w:id="197" w:author="David Conklin" w:date="2021-04-12T14:55:00Z"/>
              <w:rFonts w:eastAsiaTheme="minorEastAsia"/>
              <w:noProof/>
            </w:rPr>
          </w:pPr>
          <w:ins w:id="19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"_Toc69131804"</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Thermal loading</w:t>
            </w:r>
            <w:r>
              <w:rPr>
                <w:noProof/>
                <w:webHidden/>
              </w:rPr>
              <w:tab/>
            </w:r>
            <w:r>
              <w:rPr>
                <w:noProof/>
                <w:webHidden/>
              </w:rPr>
              <w:fldChar w:fldCharType="begin"/>
            </w:r>
            <w:r>
              <w:rPr>
                <w:noProof/>
                <w:webHidden/>
              </w:rPr>
              <w:instrText xml:space="preserve"> PAGEREF _Toc69131804 \h </w:instrText>
            </w:r>
            <w:r>
              <w:rPr>
                <w:noProof/>
                <w:webHidden/>
              </w:rPr>
            </w:r>
          </w:ins>
          <w:r>
            <w:rPr>
              <w:noProof/>
              <w:webHidden/>
            </w:rPr>
            <w:fldChar w:fldCharType="separate"/>
          </w:r>
          <w:ins w:id="199" w:author="David Conklin" w:date="2021-04-12T14:57:00Z">
            <w:r>
              <w:rPr>
                <w:noProof/>
                <w:webHidden/>
              </w:rPr>
              <w:t>29</w:t>
            </w:r>
          </w:ins>
          <w:ins w:id="200" w:author="David Conklin" w:date="2021-04-12T14:55:00Z">
            <w:r>
              <w:rPr>
                <w:noProof/>
                <w:webHidden/>
              </w:rPr>
              <w:fldChar w:fldCharType="end"/>
            </w:r>
            <w:r w:rsidRPr="00D9624F">
              <w:rPr>
                <w:rStyle w:val="Hyperlink"/>
                <w:noProof/>
              </w:rPr>
              <w:fldChar w:fldCharType="end"/>
            </w:r>
          </w:ins>
        </w:p>
        <w:p w14:paraId="25543F87" w14:textId="21D60110" w:rsidR="00B86E24" w:rsidRDefault="00B86E24">
          <w:pPr>
            <w:pStyle w:val="TOC1"/>
            <w:tabs>
              <w:tab w:val="right" w:leader="dot" w:pos="9350"/>
            </w:tabs>
            <w:rPr>
              <w:ins w:id="201" w:author="David Conklin" w:date="2021-04-12T14:55:00Z"/>
              <w:rFonts w:eastAsiaTheme="minorEastAsia"/>
              <w:noProof/>
            </w:rPr>
          </w:pPr>
          <w:ins w:id="20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"_Toc69131805"</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Reservoirs</w:t>
            </w:r>
            <w:r>
              <w:rPr>
                <w:noProof/>
                <w:webHidden/>
              </w:rPr>
              <w:tab/>
            </w:r>
            <w:r>
              <w:rPr>
                <w:noProof/>
                <w:webHidden/>
              </w:rPr>
              <w:fldChar w:fldCharType="begin"/>
            </w:r>
            <w:r>
              <w:rPr>
                <w:noProof/>
                <w:webHidden/>
              </w:rPr>
              <w:instrText xml:space="preserve"> PAGEREF _Toc69131805 \h </w:instrText>
            </w:r>
            <w:r>
              <w:rPr>
                <w:noProof/>
                <w:webHidden/>
              </w:rPr>
            </w:r>
          </w:ins>
          <w:r>
            <w:rPr>
              <w:noProof/>
              <w:webHidden/>
            </w:rPr>
            <w:fldChar w:fldCharType="separate"/>
          </w:r>
          <w:ins w:id="203" w:author="David Conklin" w:date="2021-04-12T14:57:00Z">
            <w:r>
              <w:rPr>
                <w:noProof/>
                <w:webHidden/>
              </w:rPr>
              <w:t>30</w:t>
            </w:r>
          </w:ins>
          <w:ins w:id="204" w:author="David Conklin" w:date="2021-04-12T14:55:00Z">
            <w:r>
              <w:rPr>
                <w:noProof/>
                <w:webHidden/>
              </w:rPr>
              <w:fldChar w:fldCharType="end"/>
            </w:r>
            <w:r w:rsidRPr="00D9624F">
              <w:rPr>
                <w:rStyle w:val="Hyperlink"/>
                <w:noProof/>
              </w:rPr>
              <w:fldChar w:fldCharType="end"/>
            </w:r>
          </w:ins>
        </w:p>
        <w:p w14:paraId="2C15EB85" w14:textId="7F2442FD" w:rsidR="00B86E24" w:rsidRDefault="00B86E24">
          <w:pPr>
            <w:pStyle w:val="TOC2"/>
            <w:tabs>
              <w:tab w:val="right" w:leader="dot" w:pos="9350"/>
            </w:tabs>
            <w:rPr>
              <w:ins w:id="205" w:author="David Conklin" w:date="2021-04-12T14:55:00Z"/>
              <w:rFonts w:eastAsiaTheme="minorEastAsia"/>
              <w:noProof/>
            </w:rPr>
          </w:pPr>
          <w:ins w:id="20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"_Toc69131806"</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Reservoir data</w:t>
            </w:r>
            <w:r>
              <w:rPr>
                <w:noProof/>
                <w:webHidden/>
              </w:rPr>
              <w:tab/>
            </w:r>
            <w:r>
              <w:rPr>
                <w:noProof/>
                <w:webHidden/>
              </w:rPr>
              <w:fldChar w:fldCharType="begin"/>
            </w:r>
            <w:r>
              <w:rPr>
                <w:noProof/>
                <w:webHidden/>
              </w:rPr>
              <w:instrText xml:space="preserve"> PAGEREF _Toc69131806 \h </w:instrText>
            </w:r>
            <w:r>
              <w:rPr>
                <w:noProof/>
                <w:webHidden/>
              </w:rPr>
            </w:r>
          </w:ins>
          <w:r>
            <w:rPr>
              <w:noProof/>
              <w:webHidden/>
            </w:rPr>
            <w:fldChar w:fldCharType="separate"/>
          </w:r>
          <w:ins w:id="207" w:author="David Conklin" w:date="2021-04-12T14:57:00Z">
            <w:r>
              <w:rPr>
                <w:noProof/>
                <w:webHidden/>
              </w:rPr>
              <w:t>31</w:t>
            </w:r>
          </w:ins>
          <w:ins w:id="208" w:author="David Conklin" w:date="2021-04-12T14:55:00Z">
            <w:r>
              <w:rPr>
                <w:noProof/>
                <w:webHidden/>
              </w:rPr>
              <w:fldChar w:fldCharType="end"/>
            </w:r>
            <w:r w:rsidRPr="00D9624F">
              <w:rPr>
                <w:rStyle w:val="Hyperlink"/>
                <w:noProof/>
              </w:rPr>
              <w:fldChar w:fldCharType="end"/>
            </w:r>
          </w:ins>
        </w:p>
        <w:p w14:paraId="5FF9201C" w14:textId="5E5082CE" w:rsidR="00B86E24" w:rsidRDefault="00B86E24">
          <w:pPr>
            <w:pStyle w:val="TOC2"/>
            <w:tabs>
              <w:tab w:val="right" w:leader="dot" w:pos="9350"/>
            </w:tabs>
            <w:rPr>
              <w:ins w:id="209" w:author="David Conklin" w:date="2021-04-12T14:55:00Z"/>
              <w:rFonts w:eastAsiaTheme="minorEastAsia"/>
              <w:noProof/>
            </w:rPr>
          </w:pPr>
          <w:ins w:id="21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"_Toc69131807"</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Reservoir data sources</w:t>
            </w:r>
            <w:r>
              <w:rPr>
                <w:noProof/>
                <w:webHidden/>
              </w:rPr>
              <w:tab/>
            </w:r>
            <w:r>
              <w:rPr>
                <w:noProof/>
                <w:webHidden/>
              </w:rPr>
              <w:fldChar w:fldCharType="begin"/>
            </w:r>
            <w:r>
              <w:rPr>
                <w:noProof/>
                <w:webHidden/>
              </w:rPr>
              <w:instrText xml:space="preserve"> PAGEREF _Toc69131807 \h </w:instrText>
            </w:r>
            <w:r>
              <w:rPr>
                <w:noProof/>
                <w:webHidden/>
              </w:rPr>
            </w:r>
          </w:ins>
          <w:r>
            <w:rPr>
              <w:noProof/>
              <w:webHidden/>
            </w:rPr>
            <w:fldChar w:fldCharType="separate"/>
          </w:r>
          <w:ins w:id="211" w:author="David Conklin" w:date="2021-04-12T14:57:00Z">
            <w:r>
              <w:rPr>
                <w:noProof/>
                <w:webHidden/>
              </w:rPr>
              <w:t>33</w:t>
            </w:r>
          </w:ins>
          <w:ins w:id="212" w:author="David Conklin" w:date="2021-04-12T14:55:00Z">
            <w:r>
              <w:rPr>
                <w:noProof/>
                <w:webHidden/>
              </w:rPr>
              <w:fldChar w:fldCharType="end"/>
            </w:r>
            <w:r w:rsidRPr="00D9624F">
              <w:rPr>
                <w:rStyle w:val="Hyperlink"/>
                <w:noProof/>
              </w:rPr>
              <w:fldChar w:fldCharType="end"/>
            </w:r>
          </w:ins>
        </w:p>
        <w:p w14:paraId="7351C75B" w14:textId="74C4AEC8" w:rsidR="00B86E24" w:rsidRDefault="00B86E24">
          <w:pPr>
            <w:pStyle w:val="TOC1"/>
            <w:tabs>
              <w:tab w:val="right" w:leader="dot" w:pos="9350"/>
            </w:tabs>
            <w:rPr>
              <w:ins w:id="213" w:author="David Conklin" w:date="2021-04-12T14:55:00Z"/>
              <w:rFonts w:eastAsiaTheme="minorEastAsia"/>
              <w:noProof/>
            </w:rPr>
          </w:pPr>
          <w:ins w:id="21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"_Toc69131808"</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_Toc69131808 \h </w:instrText>
            </w:r>
            <w:r>
              <w:rPr>
                <w:noProof/>
                <w:webHidden/>
              </w:rPr>
            </w:r>
          </w:ins>
          <w:r>
            <w:rPr>
              <w:noProof/>
              <w:webHidden/>
            </w:rPr>
            <w:fldChar w:fldCharType="separate"/>
          </w:r>
          <w:ins w:id="215" w:author="David Conklin" w:date="2021-04-12T14:57:00Z">
            <w:r>
              <w:rPr>
                <w:noProof/>
                <w:webHidden/>
              </w:rPr>
              <w:t>33</w:t>
            </w:r>
          </w:ins>
          <w:ins w:id="216" w:author="David Conklin" w:date="2021-04-12T14:55:00Z">
            <w:r>
              <w:rPr>
                <w:noProof/>
                <w:webHidden/>
              </w:rPr>
              <w:fldChar w:fldCharType="end"/>
            </w:r>
            <w:r w:rsidRPr="00D9624F">
              <w:rPr>
                <w:rStyle w:val="Hyperlink"/>
                <w:noProof/>
              </w:rPr>
              <w:fldChar w:fldCharType="end"/>
            </w:r>
          </w:ins>
        </w:p>
        <w:p w14:paraId="2359F18F" w14:textId="0D407955" w:rsidR="00B86E24" w:rsidRDefault="00B86E24">
          <w:pPr>
            <w:pStyle w:val="TOC2"/>
            <w:tabs>
              <w:tab w:val="right" w:leader="dot" w:pos="9350"/>
            </w:tabs>
            <w:rPr>
              <w:ins w:id="217" w:author="David Conklin" w:date="2021-04-12T14:55:00Z"/>
              <w:rFonts w:eastAsiaTheme="minorEastAsia"/>
              <w:noProof/>
            </w:rPr>
          </w:pPr>
          <w:ins w:id="21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"_Toc69131809"</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Limitations of subbasin simulations</w:t>
            </w:r>
            <w:r>
              <w:rPr>
                <w:noProof/>
                <w:webHidden/>
              </w:rPr>
              <w:tab/>
            </w:r>
            <w:r>
              <w:rPr>
                <w:noProof/>
                <w:webHidden/>
              </w:rPr>
              <w:fldChar w:fldCharType="begin"/>
            </w:r>
            <w:r>
              <w:rPr>
                <w:noProof/>
                <w:webHidden/>
              </w:rPr>
              <w:instrText xml:space="preserve"> PAGEREF _Toc69131809 \h </w:instrText>
            </w:r>
            <w:r>
              <w:rPr>
                <w:noProof/>
                <w:webHidden/>
              </w:rPr>
            </w:r>
          </w:ins>
          <w:r>
            <w:rPr>
              <w:noProof/>
              <w:webHidden/>
            </w:rPr>
            <w:fldChar w:fldCharType="separate"/>
          </w:r>
          <w:ins w:id="219" w:author="David Conklin" w:date="2021-04-12T14:57:00Z">
            <w:r>
              <w:rPr>
                <w:noProof/>
                <w:webHidden/>
              </w:rPr>
              <w:t>35</w:t>
            </w:r>
          </w:ins>
          <w:ins w:id="220" w:author="David Conklin" w:date="2021-04-12T14:55:00Z">
            <w:r>
              <w:rPr>
                <w:noProof/>
                <w:webHidden/>
              </w:rPr>
              <w:fldChar w:fldCharType="end"/>
            </w:r>
            <w:r w:rsidRPr="00D9624F">
              <w:rPr>
                <w:rStyle w:val="Hyperlink"/>
                <w:noProof/>
              </w:rPr>
              <w:fldChar w:fldCharType="end"/>
            </w:r>
          </w:ins>
        </w:p>
        <w:p w14:paraId="4C94CC65" w14:textId="0405AD8D" w:rsidR="00B86E24" w:rsidRDefault="00B86E24">
          <w:pPr>
            <w:pStyle w:val="TOC1"/>
            <w:tabs>
              <w:tab w:val="right" w:leader="dot" w:pos="9350"/>
            </w:tabs>
            <w:rPr>
              <w:ins w:id="221" w:author="David Conklin" w:date="2021-04-12T14:55:00Z"/>
              <w:rFonts w:eastAsiaTheme="minorEastAsia"/>
              <w:noProof/>
            </w:rPr>
          </w:pPr>
          <w:ins w:id="22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"_Toc69131810"</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Calibration procedure</w:t>
            </w:r>
            <w:r>
              <w:rPr>
                <w:noProof/>
                <w:webHidden/>
              </w:rPr>
              <w:tab/>
            </w:r>
            <w:r>
              <w:rPr>
                <w:noProof/>
                <w:webHidden/>
              </w:rPr>
              <w:fldChar w:fldCharType="begin"/>
            </w:r>
            <w:r>
              <w:rPr>
                <w:noProof/>
                <w:webHidden/>
              </w:rPr>
              <w:instrText xml:space="preserve"> PAGEREF _Toc69131810 \h </w:instrText>
            </w:r>
            <w:r>
              <w:rPr>
                <w:noProof/>
                <w:webHidden/>
              </w:rPr>
            </w:r>
          </w:ins>
          <w:r>
            <w:rPr>
              <w:noProof/>
              <w:webHidden/>
            </w:rPr>
            <w:fldChar w:fldCharType="separate"/>
          </w:r>
          <w:ins w:id="223" w:author="David Conklin" w:date="2021-04-12T14:57:00Z">
            <w:r>
              <w:rPr>
                <w:noProof/>
                <w:webHidden/>
              </w:rPr>
              <w:t>35</w:t>
            </w:r>
          </w:ins>
          <w:ins w:id="224" w:author="David Conklin" w:date="2021-04-12T14:55:00Z">
            <w:r>
              <w:rPr>
                <w:noProof/>
                <w:webHidden/>
              </w:rPr>
              <w:fldChar w:fldCharType="end"/>
            </w:r>
            <w:r w:rsidRPr="00D9624F">
              <w:rPr>
                <w:rStyle w:val="Hyperlink"/>
                <w:noProof/>
              </w:rPr>
              <w:fldChar w:fldCharType="end"/>
            </w:r>
          </w:ins>
        </w:p>
        <w:p w14:paraId="0372298B" w14:textId="6787C42A" w:rsidR="00B86E24" w:rsidRDefault="00B86E24">
          <w:pPr>
            <w:pStyle w:val="TOC2"/>
            <w:tabs>
              <w:tab w:val="right" w:leader="dot" w:pos="9350"/>
            </w:tabs>
            <w:rPr>
              <w:ins w:id="225" w:author="David Conklin" w:date="2021-04-12T14:55:00Z"/>
              <w:rFonts w:eastAsiaTheme="minorEastAsia"/>
              <w:noProof/>
            </w:rPr>
          </w:pPr>
          <w:ins w:id="22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"_Toc69131811"</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Using PEST to determine HBV parameter values</w:t>
            </w:r>
            <w:r>
              <w:rPr>
                <w:noProof/>
                <w:webHidden/>
              </w:rPr>
              <w:tab/>
            </w:r>
            <w:r>
              <w:rPr>
                <w:noProof/>
                <w:webHidden/>
              </w:rPr>
              <w:fldChar w:fldCharType="begin"/>
            </w:r>
            <w:r>
              <w:rPr>
                <w:noProof/>
                <w:webHidden/>
              </w:rPr>
              <w:instrText xml:space="preserve"> PAGEREF _Toc69131811 \h </w:instrText>
            </w:r>
            <w:r>
              <w:rPr>
                <w:noProof/>
                <w:webHidden/>
              </w:rPr>
            </w:r>
          </w:ins>
          <w:r>
            <w:rPr>
              <w:noProof/>
              <w:webHidden/>
            </w:rPr>
            <w:fldChar w:fldCharType="separate"/>
          </w:r>
          <w:ins w:id="227" w:author="David Conklin" w:date="2021-04-12T14:57:00Z">
            <w:r>
              <w:rPr>
                <w:noProof/>
                <w:webHidden/>
              </w:rPr>
              <w:t>36</w:t>
            </w:r>
          </w:ins>
          <w:ins w:id="228" w:author="David Conklin" w:date="2021-04-12T14:55:00Z">
            <w:r>
              <w:rPr>
                <w:noProof/>
                <w:webHidden/>
              </w:rPr>
              <w:fldChar w:fldCharType="end"/>
            </w:r>
            <w:r w:rsidRPr="00D9624F">
              <w:rPr>
                <w:rStyle w:val="Hyperlink"/>
                <w:noProof/>
              </w:rPr>
              <w:fldChar w:fldCharType="end"/>
            </w:r>
          </w:ins>
        </w:p>
        <w:p w14:paraId="4DB06DB8" w14:textId="0BE0CDF6" w:rsidR="00B86E24" w:rsidRDefault="00B86E24">
          <w:pPr>
            <w:pStyle w:val="TOC2"/>
            <w:tabs>
              <w:tab w:val="right" w:leader="dot" w:pos="9350"/>
            </w:tabs>
            <w:rPr>
              <w:ins w:id="229" w:author="David Conklin" w:date="2021-04-12T14:55:00Z"/>
              <w:rFonts w:eastAsiaTheme="minorEastAsia"/>
              <w:noProof/>
            </w:rPr>
          </w:pPr>
          <w:ins w:id="23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"_Toc69131812"</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_Toc69131812 \h </w:instrText>
            </w:r>
            <w:r>
              <w:rPr>
                <w:noProof/>
                <w:webHidden/>
              </w:rPr>
            </w:r>
          </w:ins>
          <w:r>
            <w:rPr>
              <w:noProof/>
              <w:webHidden/>
            </w:rPr>
            <w:fldChar w:fldCharType="separate"/>
          </w:r>
          <w:ins w:id="231" w:author="David Conklin" w:date="2021-04-12T14:57:00Z">
            <w:r>
              <w:rPr>
                <w:noProof/>
                <w:webHidden/>
              </w:rPr>
              <w:t>36</w:t>
            </w:r>
          </w:ins>
          <w:ins w:id="232" w:author="David Conklin" w:date="2021-04-12T14:55:00Z">
            <w:r>
              <w:rPr>
                <w:noProof/>
                <w:webHidden/>
              </w:rPr>
              <w:fldChar w:fldCharType="end"/>
            </w:r>
            <w:r w:rsidRPr="00D9624F">
              <w:rPr>
                <w:rStyle w:val="Hyperlink"/>
                <w:noProof/>
              </w:rPr>
              <w:fldChar w:fldCharType="end"/>
            </w:r>
          </w:ins>
        </w:p>
        <w:p w14:paraId="046E1CD7" w14:textId="16B02666" w:rsidR="00B86E24" w:rsidRDefault="00B86E24">
          <w:pPr>
            <w:pStyle w:val="TOC2"/>
            <w:tabs>
              <w:tab w:val="right" w:leader="dot" w:pos="9350"/>
            </w:tabs>
            <w:rPr>
              <w:ins w:id="233" w:author="David Conklin" w:date="2021-04-12T14:55:00Z"/>
              <w:rFonts w:eastAsiaTheme="minorEastAsia"/>
              <w:noProof/>
            </w:rPr>
          </w:pPr>
          <w:ins w:id="23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"_Toc69131813"</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Calibrating stream temperatures</w:t>
            </w:r>
            <w:r>
              <w:rPr>
                <w:noProof/>
                <w:webHidden/>
              </w:rPr>
              <w:tab/>
            </w:r>
            <w:r>
              <w:rPr>
                <w:noProof/>
                <w:webHidden/>
              </w:rPr>
              <w:fldChar w:fldCharType="begin"/>
            </w:r>
            <w:r>
              <w:rPr>
                <w:noProof/>
                <w:webHidden/>
              </w:rPr>
              <w:instrText xml:space="preserve"> PAGEREF _Toc69131813 \h </w:instrText>
            </w:r>
            <w:r>
              <w:rPr>
                <w:noProof/>
                <w:webHidden/>
              </w:rPr>
            </w:r>
          </w:ins>
          <w:r>
            <w:rPr>
              <w:noProof/>
              <w:webHidden/>
            </w:rPr>
            <w:fldChar w:fldCharType="separate"/>
          </w:r>
          <w:ins w:id="235" w:author="David Conklin" w:date="2021-04-12T14:57:00Z">
            <w:r>
              <w:rPr>
                <w:noProof/>
                <w:webHidden/>
              </w:rPr>
              <w:t>37</w:t>
            </w:r>
          </w:ins>
          <w:ins w:id="236" w:author="David Conklin" w:date="2021-04-12T14:55:00Z">
            <w:r>
              <w:rPr>
                <w:noProof/>
                <w:webHidden/>
              </w:rPr>
              <w:fldChar w:fldCharType="end"/>
            </w:r>
            <w:r w:rsidRPr="00D9624F">
              <w:rPr>
                <w:rStyle w:val="Hyperlink"/>
                <w:noProof/>
              </w:rPr>
              <w:fldChar w:fldCharType="end"/>
            </w:r>
          </w:ins>
        </w:p>
        <w:p w14:paraId="0F55144A" w14:textId="5653E3EF" w:rsidR="00B86E24" w:rsidRDefault="00B86E24">
          <w:pPr>
            <w:pStyle w:val="TOC1"/>
            <w:tabs>
              <w:tab w:val="right" w:leader="dot" w:pos="9350"/>
            </w:tabs>
            <w:rPr>
              <w:ins w:id="237" w:author="David Conklin" w:date="2021-04-12T14:55:00Z"/>
              <w:rFonts w:eastAsiaTheme="minorEastAsia"/>
              <w:noProof/>
            </w:rPr>
          </w:pPr>
          <w:ins w:id="23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"_Toc69131814"</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North Santiam study area</w:t>
            </w:r>
            <w:r>
              <w:rPr>
                <w:noProof/>
                <w:webHidden/>
              </w:rPr>
              <w:tab/>
            </w:r>
            <w:r>
              <w:rPr>
                <w:noProof/>
                <w:webHidden/>
              </w:rPr>
              <w:fldChar w:fldCharType="begin"/>
            </w:r>
            <w:r>
              <w:rPr>
                <w:noProof/>
                <w:webHidden/>
              </w:rPr>
              <w:instrText xml:space="preserve"> PAGEREF _Toc69131814 \h </w:instrText>
            </w:r>
            <w:r>
              <w:rPr>
                <w:noProof/>
                <w:webHidden/>
              </w:rPr>
            </w:r>
          </w:ins>
          <w:r>
            <w:rPr>
              <w:noProof/>
              <w:webHidden/>
            </w:rPr>
            <w:fldChar w:fldCharType="separate"/>
          </w:r>
          <w:ins w:id="239" w:author="David Conklin" w:date="2021-04-12T14:57:00Z">
            <w:r>
              <w:rPr>
                <w:noProof/>
                <w:webHidden/>
              </w:rPr>
              <w:t>37</w:t>
            </w:r>
          </w:ins>
          <w:ins w:id="240" w:author="David Conklin" w:date="2021-04-12T14:55:00Z">
            <w:r>
              <w:rPr>
                <w:noProof/>
                <w:webHidden/>
              </w:rPr>
              <w:fldChar w:fldCharType="end"/>
            </w:r>
            <w:r w:rsidRPr="00D9624F">
              <w:rPr>
                <w:rStyle w:val="Hyperlink"/>
                <w:noProof/>
              </w:rPr>
              <w:fldChar w:fldCharType="end"/>
            </w:r>
          </w:ins>
        </w:p>
        <w:p w14:paraId="4DF8067E" w14:textId="49813D0C" w:rsidR="00B86E24" w:rsidRDefault="00B86E24">
          <w:pPr>
            <w:pStyle w:val="TOC2"/>
            <w:tabs>
              <w:tab w:val="right" w:leader="dot" w:pos="9350"/>
            </w:tabs>
            <w:rPr>
              <w:ins w:id="241" w:author="David Conklin" w:date="2021-04-12T14:55:00Z"/>
              <w:rFonts w:eastAsiaTheme="minorEastAsia"/>
              <w:noProof/>
            </w:rPr>
          </w:pPr>
          <w:ins w:id="24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"_Toc69131815"</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_Toc69131815 \h </w:instrText>
            </w:r>
            <w:r>
              <w:rPr>
                <w:noProof/>
                <w:webHidden/>
              </w:rPr>
            </w:r>
          </w:ins>
          <w:r>
            <w:rPr>
              <w:noProof/>
              <w:webHidden/>
            </w:rPr>
            <w:fldChar w:fldCharType="separate"/>
          </w:r>
          <w:ins w:id="243" w:author="David Conklin" w:date="2021-04-12T14:57:00Z">
            <w:r>
              <w:rPr>
                <w:noProof/>
                <w:webHidden/>
              </w:rPr>
              <w:t>38</w:t>
            </w:r>
          </w:ins>
          <w:ins w:id="244" w:author="David Conklin" w:date="2021-04-12T14:55:00Z">
            <w:r>
              <w:rPr>
                <w:noProof/>
                <w:webHidden/>
              </w:rPr>
              <w:fldChar w:fldCharType="end"/>
            </w:r>
            <w:r w:rsidRPr="00D9624F">
              <w:rPr>
                <w:rStyle w:val="Hyperlink"/>
                <w:noProof/>
              </w:rPr>
              <w:fldChar w:fldCharType="end"/>
            </w:r>
          </w:ins>
        </w:p>
        <w:p w14:paraId="3F1DDEAC" w14:textId="42A60581" w:rsidR="00B86E24" w:rsidRDefault="00B86E24">
          <w:pPr>
            <w:pStyle w:val="TOC2"/>
            <w:tabs>
              <w:tab w:val="right" w:leader="dot" w:pos="9350"/>
            </w:tabs>
            <w:rPr>
              <w:ins w:id="245" w:author="David Conklin" w:date="2021-04-12T14:55:00Z"/>
              <w:rFonts w:eastAsiaTheme="minorEastAsia"/>
              <w:noProof/>
            </w:rPr>
          </w:pPr>
          <w:ins w:id="24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"_Toc69131816"</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Municipal water rights</w:t>
            </w:r>
            <w:r>
              <w:rPr>
                <w:noProof/>
                <w:webHidden/>
              </w:rPr>
              <w:tab/>
            </w:r>
            <w:r>
              <w:rPr>
                <w:noProof/>
                <w:webHidden/>
              </w:rPr>
              <w:fldChar w:fldCharType="begin"/>
            </w:r>
            <w:r>
              <w:rPr>
                <w:noProof/>
                <w:webHidden/>
              </w:rPr>
              <w:instrText xml:space="preserve"> PAGEREF _Toc69131816 \h </w:instrText>
            </w:r>
            <w:r>
              <w:rPr>
                <w:noProof/>
                <w:webHidden/>
              </w:rPr>
            </w:r>
          </w:ins>
          <w:r>
            <w:rPr>
              <w:noProof/>
              <w:webHidden/>
            </w:rPr>
            <w:fldChar w:fldCharType="separate"/>
          </w:r>
          <w:ins w:id="247" w:author="David Conklin" w:date="2021-04-12T14:57:00Z">
            <w:r>
              <w:rPr>
                <w:noProof/>
                <w:webHidden/>
              </w:rPr>
              <w:t>39</w:t>
            </w:r>
          </w:ins>
          <w:ins w:id="248" w:author="David Conklin" w:date="2021-04-12T14:55:00Z">
            <w:r>
              <w:rPr>
                <w:noProof/>
                <w:webHidden/>
              </w:rPr>
              <w:fldChar w:fldCharType="end"/>
            </w:r>
            <w:r w:rsidRPr="00D9624F">
              <w:rPr>
                <w:rStyle w:val="Hyperlink"/>
                <w:noProof/>
              </w:rPr>
              <w:fldChar w:fldCharType="end"/>
            </w:r>
          </w:ins>
        </w:p>
        <w:p w14:paraId="77F45096" w14:textId="5FB1574D" w:rsidR="00B86E24" w:rsidRDefault="00B86E24">
          <w:pPr>
            <w:pStyle w:val="TOC1"/>
            <w:tabs>
              <w:tab w:val="right" w:leader="dot" w:pos="9350"/>
            </w:tabs>
            <w:rPr>
              <w:ins w:id="249" w:author="David Conklin" w:date="2021-04-12T14:55:00Z"/>
              <w:rFonts w:eastAsiaTheme="minorEastAsia"/>
              <w:noProof/>
            </w:rPr>
          </w:pPr>
          <w:ins w:id="25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"_Toc69131817"</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McKenzie Basin Wetlands Study</w:t>
            </w:r>
            <w:r>
              <w:rPr>
                <w:noProof/>
                <w:webHidden/>
              </w:rPr>
              <w:tab/>
            </w:r>
            <w:r>
              <w:rPr>
                <w:noProof/>
                <w:webHidden/>
              </w:rPr>
              <w:fldChar w:fldCharType="begin"/>
            </w:r>
            <w:r>
              <w:rPr>
                <w:noProof/>
                <w:webHidden/>
              </w:rPr>
              <w:instrText xml:space="preserve"> PAGEREF _Toc69131817 \h </w:instrText>
            </w:r>
            <w:r>
              <w:rPr>
                <w:noProof/>
                <w:webHidden/>
              </w:rPr>
            </w:r>
          </w:ins>
          <w:r>
            <w:rPr>
              <w:noProof/>
              <w:webHidden/>
            </w:rPr>
            <w:fldChar w:fldCharType="separate"/>
          </w:r>
          <w:ins w:id="251" w:author="David Conklin" w:date="2021-04-12T14:57:00Z">
            <w:r>
              <w:rPr>
                <w:noProof/>
                <w:webHidden/>
              </w:rPr>
              <w:t>39</w:t>
            </w:r>
          </w:ins>
          <w:ins w:id="252" w:author="David Conklin" w:date="2021-04-12T14:55:00Z">
            <w:r>
              <w:rPr>
                <w:noProof/>
                <w:webHidden/>
              </w:rPr>
              <w:fldChar w:fldCharType="end"/>
            </w:r>
            <w:r w:rsidRPr="00D9624F">
              <w:rPr>
                <w:rStyle w:val="Hyperlink"/>
                <w:noProof/>
              </w:rPr>
              <w:fldChar w:fldCharType="end"/>
            </w:r>
          </w:ins>
        </w:p>
        <w:p w14:paraId="72C47E1B" w14:textId="0AB0BD8C" w:rsidR="00B86E24" w:rsidRDefault="00B86E24">
          <w:pPr>
            <w:pStyle w:val="TOC2"/>
            <w:tabs>
              <w:tab w:val="right" w:leader="dot" w:pos="9350"/>
            </w:tabs>
            <w:rPr>
              <w:ins w:id="253" w:author="David Conklin" w:date="2021-04-12T14:55:00Z"/>
              <w:rFonts w:eastAsiaTheme="minorEastAsia"/>
              <w:noProof/>
            </w:rPr>
          </w:pPr>
          <w:ins w:id="25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"_Toc69131818"</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Project Overview</w:t>
            </w:r>
            <w:r>
              <w:rPr>
                <w:noProof/>
                <w:webHidden/>
              </w:rPr>
              <w:tab/>
            </w:r>
            <w:r>
              <w:rPr>
                <w:noProof/>
                <w:webHidden/>
              </w:rPr>
              <w:fldChar w:fldCharType="begin"/>
            </w:r>
            <w:r>
              <w:rPr>
                <w:noProof/>
                <w:webHidden/>
              </w:rPr>
              <w:instrText xml:space="preserve"> PAGEREF _Toc69131818 \h </w:instrText>
            </w:r>
            <w:r>
              <w:rPr>
                <w:noProof/>
                <w:webHidden/>
              </w:rPr>
            </w:r>
          </w:ins>
          <w:r>
            <w:rPr>
              <w:noProof/>
              <w:webHidden/>
            </w:rPr>
            <w:fldChar w:fldCharType="separate"/>
          </w:r>
          <w:ins w:id="255" w:author="David Conklin" w:date="2021-04-12T14:57:00Z">
            <w:r>
              <w:rPr>
                <w:noProof/>
                <w:webHidden/>
              </w:rPr>
              <w:t>39</w:t>
            </w:r>
          </w:ins>
          <w:ins w:id="256" w:author="David Conklin" w:date="2021-04-12T14:55:00Z">
            <w:r>
              <w:rPr>
                <w:noProof/>
                <w:webHidden/>
              </w:rPr>
              <w:fldChar w:fldCharType="end"/>
            </w:r>
            <w:r w:rsidRPr="00D9624F">
              <w:rPr>
                <w:rStyle w:val="Hyperlink"/>
                <w:noProof/>
              </w:rPr>
              <w:fldChar w:fldCharType="end"/>
            </w:r>
          </w:ins>
        </w:p>
        <w:p w14:paraId="7726B622" w14:textId="5AF87E95" w:rsidR="00B86E24" w:rsidRDefault="00B86E24">
          <w:pPr>
            <w:pStyle w:val="TOC2"/>
            <w:tabs>
              <w:tab w:val="right" w:leader="dot" w:pos="9350"/>
            </w:tabs>
            <w:rPr>
              <w:ins w:id="257" w:author="David Conklin" w:date="2021-04-12T14:55:00Z"/>
              <w:rFonts w:eastAsiaTheme="minorEastAsia"/>
              <w:noProof/>
            </w:rPr>
          </w:pPr>
          <w:ins w:id="25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"_Toc69131819"</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Model and Simulation Overview</w:t>
            </w:r>
            <w:r>
              <w:rPr>
                <w:noProof/>
                <w:webHidden/>
              </w:rPr>
              <w:tab/>
            </w:r>
            <w:r>
              <w:rPr>
                <w:noProof/>
                <w:webHidden/>
              </w:rPr>
              <w:fldChar w:fldCharType="begin"/>
            </w:r>
            <w:r>
              <w:rPr>
                <w:noProof/>
                <w:webHidden/>
              </w:rPr>
              <w:instrText xml:space="preserve"> PAGEREF _Toc69131819 \h </w:instrText>
            </w:r>
            <w:r>
              <w:rPr>
                <w:noProof/>
                <w:webHidden/>
              </w:rPr>
            </w:r>
          </w:ins>
          <w:r>
            <w:rPr>
              <w:noProof/>
              <w:webHidden/>
            </w:rPr>
            <w:fldChar w:fldCharType="separate"/>
          </w:r>
          <w:ins w:id="259" w:author="David Conklin" w:date="2021-04-12T14:57:00Z">
            <w:r>
              <w:rPr>
                <w:noProof/>
                <w:webHidden/>
              </w:rPr>
              <w:t>42</w:t>
            </w:r>
          </w:ins>
          <w:ins w:id="260" w:author="David Conklin" w:date="2021-04-12T14:55:00Z">
            <w:r>
              <w:rPr>
                <w:noProof/>
                <w:webHidden/>
              </w:rPr>
              <w:fldChar w:fldCharType="end"/>
            </w:r>
            <w:r w:rsidRPr="00D9624F">
              <w:rPr>
                <w:rStyle w:val="Hyperlink"/>
                <w:noProof/>
              </w:rPr>
              <w:fldChar w:fldCharType="end"/>
            </w:r>
          </w:ins>
        </w:p>
        <w:p w14:paraId="23263EF3" w14:textId="17321B74" w:rsidR="00B86E24" w:rsidRDefault="00B86E24">
          <w:pPr>
            <w:pStyle w:val="TOC2"/>
            <w:tabs>
              <w:tab w:val="right" w:leader="dot" w:pos="9350"/>
            </w:tabs>
            <w:rPr>
              <w:ins w:id="261" w:author="David Conklin" w:date="2021-04-12T14:55:00Z"/>
              <w:rFonts w:eastAsiaTheme="minorEastAsia"/>
              <w:noProof/>
            </w:rPr>
          </w:pPr>
          <w:ins w:id="26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"_Toc69131820"</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_Toc69131820 \h </w:instrText>
            </w:r>
            <w:r>
              <w:rPr>
                <w:noProof/>
                <w:webHidden/>
              </w:rPr>
            </w:r>
          </w:ins>
          <w:r>
            <w:rPr>
              <w:noProof/>
              <w:webHidden/>
            </w:rPr>
            <w:fldChar w:fldCharType="separate"/>
          </w:r>
          <w:ins w:id="263" w:author="David Conklin" w:date="2021-04-12T14:57:00Z">
            <w:r>
              <w:rPr>
                <w:noProof/>
                <w:webHidden/>
              </w:rPr>
              <w:t>43</w:t>
            </w:r>
          </w:ins>
          <w:ins w:id="264" w:author="David Conklin" w:date="2021-04-12T14:55:00Z">
            <w:r>
              <w:rPr>
                <w:noProof/>
                <w:webHidden/>
              </w:rPr>
              <w:fldChar w:fldCharType="end"/>
            </w:r>
            <w:r w:rsidRPr="00D9624F">
              <w:rPr>
                <w:rStyle w:val="Hyperlink"/>
                <w:noProof/>
              </w:rPr>
              <w:fldChar w:fldCharType="end"/>
            </w:r>
          </w:ins>
        </w:p>
        <w:p w14:paraId="0D49A8DA" w14:textId="475EFD16" w:rsidR="00B86E24" w:rsidRDefault="00B86E24">
          <w:pPr>
            <w:pStyle w:val="TOC2"/>
            <w:tabs>
              <w:tab w:val="right" w:leader="dot" w:pos="9350"/>
            </w:tabs>
            <w:rPr>
              <w:ins w:id="265" w:author="David Conklin" w:date="2021-04-12T14:55:00Z"/>
              <w:rFonts w:eastAsiaTheme="minorEastAsia"/>
              <w:noProof/>
            </w:rPr>
          </w:pPr>
          <w:ins w:id="266" w:author="David Conklin" w:date="2021-04-12T14:55:00Z">
            <w:r w:rsidRPr="00D9624F">
              <w:rPr>
                <w:rStyle w:val="Hyperlink"/>
                <w:noProof/>
              </w:rPr>
              <w:lastRenderedPageBreak/>
              <w:fldChar w:fldCharType="begin"/>
            </w:r>
            <w:r w:rsidRPr="00D9624F">
              <w:rPr>
                <w:rStyle w:val="Hyperlink"/>
                <w:noProof/>
              </w:rPr>
              <w:instrText xml:space="preserve"> </w:instrText>
            </w:r>
            <w:r>
              <w:rPr>
                <w:noProof/>
              </w:rPr>
              <w:instrText>HYPERLINK \l "_Toc69131821"</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Data changes for better representation of wetlands</w:t>
            </w:r>
            <w:r>
              <w:rPr>
                <w:noProof/>
                <w:webHidden/>
              </w:rPr>
              <w:tab/>
            </w:r>
            <w:r>
              <w:rPr>
                <w:noProof/>
                <w:webHidden/>
              </w:rPr>
              <w:fldChar w:fldCharType="begin"/>
            </w:r>
            <w:r>
              <w:rPr>
                <w:noProof/>
                <w:webHidden/>
              </w:rPr>
              <w:instrText xml:space="preserve"> PAGEREF _Toc69131821 \h </w:instrText>
            </w:r>
            <w:r>
              <w:rPr>
                <w:noProof/>
                <w:webHidden/>
              </w:rPr>
            </w:r>
          </w:ins>
          <w:r>
            <w:rPr>
              <w:noProof/>
              <w:webHidden/>
            </w:rPr>
            <w:fldChar w:fldCharType="separate"/>
          </w:r>
          <w:ins w:id="267" w:author="David Conklin" w:date="2021-04-12T14:57:00Z">
            <w:r>
              <w:rPr>
                <w:noProof/>
                <w:webHidden/>
              </w:rPr>
              <w:t>43</w:t>
            </w:r>
          </w:ins>
          <w:ins w:id="268" w:author="David Conklin" w:date="2021-04-12T14:55:00Z">
            <w:r>
              <w:rPr>
                <w:noProof/>
                <w:webHidden/>
              </w:rPr>
              <w:fldChar w:fldCharType="end"/>
            </w:r>
            <w:r w:rsidRPr="00D9624F">
              <w:rPr>
                <w:rStyle w:val="Hyperlink"/>
                <w:noProof/>
              </w:rPr>
              <w:fldChar w:fldCharType="end"/>
            </w:r>
          </w:ins>
        </w:p>
        <w:p w14:paraId="5DDF6BFD" w14:textId="41536528" w:rsidR="00B86E24" w:rsidRDefault="00B86E24">
          <w:pPr>
            <w:pStyle w:val="TOC2"/>
            <w:tabs>
              <w:tab w:val="right" w:leader="dot" w:pos="9350"/>
            </w:tabs>
            <w:rPr>
              <w:ins w:id="269" w:author="David Conklin" w:date="2021-04-12T14:55:00Z"/>
              <w:rFonts w:eastAsiaTheme="minorEastAsia"/>
              <w:noProof/>
            </w:rPr>
          </w:pPr>
          <w:ins w:id="27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"_Toc69131822"</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Projection, Calendar, and Units</w:t>
            </w:r>
            <w:r>
              <w:rPr>
                <w:noProof/>
                <w:webHidden/>
              </w:rPr>
              <w:tab/>
            </w:r>
            <w:r>
              <w:rPr>
                <w:noProof/>
                <w:webHidden/>
              </w:rPr>
              <w:fldChar w:fldCharType="begin"/>
            </w:r>
            <w:r>
              <w:rPr>
                <w:noProof/>
                <w:webHidden/>
              </w:rPr>
              <w:instrText xml:space="preserve"> PAGEREF _Toc69131822 \h </w:instrText>
            </w:r>
            <w:r>
              <w:rPr>
                <w:noProof/>
                <w:webHidden/>
              </w:rPr>
            </w:r>
          </w:ins>
          <w:r>
            <w:rPr>
              <w:noProof/>
              <w:webHidden/>
            </w:rPr>
            <w:fldChar w:fldCharType="separate"/>
          </w:r>
          <w:ins w:id="271" w:author="David Conklin" w:date="2021-04-12T14:57:00Z">
            <w:r>
              <w:rPr>
                <w:noProof/>
                <w:webHidden/>
              </w:rPr>
              <w:t>44</w:t>
            </w:r>
          </w:ins>
          <w:ins w:id="272" w:author="David Conklin" w:date="2021-04-12T14:55:00Z">
            <w:r>
              <w:rPr>
                <w:noProof/>
                <w:webHidden/>
              </w:rPr>
              <w:fldChar w:fldCharType="end"/>
            </w:r>
            <w:r w:rsidRPr="00D9624F">
              <w:rPr>
                <w:rStyle w:val="Hyperlink"/>
                <w:noProof/>
              </w:rPr>
              <w:fldChar w:fldCharType="end"/>
            </w:r>
          </w:ins>
        </w:p>
        <w:p w14:paraId="5F3EBCF9" w14:textId="7437115F" w:rsidR="00B86E24" w:rsidRDefault="00B86E24">
          <w:pPr>
            <w:pStyle w:val="TOC2"/>
            <w:tabs>
              <w:tab w:val="right" w:leader="dot" w:pos="9350"/>
            </w:tabs>
            <w:rPr>
              <w:ins w:id="273" w:author="David Conklin" w:date="2021-04-12T14:55:00Z"/>
              <w:rFonts w:eastAsiaTheme="minorEastAsia"/>
              <w:noProof/>
            </w:rPr>
          </w:pPr>
          <w:ins w:id="27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"_Toc69131823"</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Simulation of changes in wetlands over time</w:t>
            </w:r>
            <w:r>
              <w:rPr>
                <w:noProof/>
                <w:webHidden/>
              </w:rPr>
              <w:tab/>
            </w:r>
            <w:r>
              <w:rPr>
                <w:noProof/>
                <w:webHidden/>
              </w:rPr>
              <w:fldChar w:fldCharType="begin"/>
            </w:r>
            <w:r>
              <w:rPr>
                <w:noProof/>
                <w:webHidden/>
              </w:rPr>
              <w:instrText xml:space="preserve"> PAGEREF _Toc69131823 \h </w:instrText>
            </w:r>
            <w:r>
              <w:rPr>
                <w:noProof/>
                <w:webHidden/>
              </w:rPr>
            </w:r>
          </w:ins>
          <w:r>
            <w:rPr>
              <w:noProof/>
              <w:webHidden/>
            </w:rPr>
            <w:fldChar w:fldCharType="separate"/>
          </w:r>
          <w:ins w:id="275" w:author="David Conklin" w:date="2021-04-12T14:57:00Z">
            <w:r>
              <w:rPr>
                <w:noProof/>
                <w:webHidden/>
              </w:rPr>
              <w:t>44</w:t>
            </w:r>
          </w:ins>
          <w:ins w:id="276" w:author="David Conklin" w:date="2021-04-12T14:55:00Z">
            <w:r>
              <w:rPr>
                <w:noProof/>
                <w:webHidden/>
              </w:rPr>
              <w:fldChar w:fldCharType="end"/>
            </w:r>
            <w:r w:rsidRPr="00D9624F">
              <w:rPr>
                <w:rStyle w:val="Hyperlink"/>
                <w:noProof/>
              </w:rPr>
              <w:fldChar w:fldCharType="end"/>
            </w:r>
          </w:ins>
        </w:p>
        <w:p w14:paraId="04E48429" w14:textId="11C7855F" w:rsidR="00B86E24" w:rsidRDefault="00B86E24">
          <w:pPr>
            <w:pStyle w:val="TOC2"/>
            <w:tabs>
              <w:tab w:val="right" w:leader="dot" w:pos="9350"/>
            </w:tabs>
            <w:rPr>
              <w:ins w:id="277" w:author="David Conklin" w:date="2021-04-12T14:55:00Z"/>
              <w:rFonts w:eastAsiaTheme="minorEastAsia"/>
              <w:noProof/>
            </w:rPr>
          </w:pPr>
          <w:ins w:id="27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"_Toc69131824"</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How wetlands are represented in the model</w:t>
            </w:r>
            <w:r>
              <w:rPr>
                <w:noProof/>
                <w:webHidden/>
              </w:rPr>
              <w:tab/>
            </w:r>
            <w:r>
              <w:rPr>
                <w:noProof/>
                <w:webHidden/>
              </w:rPr>
              <w:fldChar w:fldCharType="begin"/>
            </w:r>
            <w:r>
              <w:rPr>
                <w:noProof/>
                <w:webHidden/>
              </w:rPr>
              <w:instrText xml:space="preserve"> PAGEREF _Toc69131824 \h </w:instrText>
            </w:r>
            <w:r>
              <w:rPr>
                <w:noProof/>
                <w:webHidden/>
              </w:rPr>
            </w:r>
          </w:ins>
          <w:r>
            <w:rPr>
              <w:noProof/>
              <w:webHidden/>
            </w:rPr>
            <w:fldChar w:fldCharType="separate"/>
          </w:r>
          <w:ins w:id="279" w:author="David Conklin" w:date="2021-04-12T14:57:00Z">
            <w:r>
              <w:rPr>
                <w:noProof/>
                <w:webHidden/>
              </w:rPr>
              <w:t>44</w:t>
            </w:r>
          </w:ins>
          <w:ins w:id="280" w:author="David Conklin" w:date="2021-04-12T14:55:00Z">
            <w:r>
              <w:rPr>
                <w:noProof/>
                <w:webHidden/>
              </w:rPr>
              <w:fldChar w:fldCharType="end"/>
            </w:r>
            <w:r w:rsidRPr="00D9624F">
              <w:rPr>
                <w:rStyle w:val="Hyperlink"/>
                <w:noProof/>
              </w:rPr>
              <w:fldChar w:fldCharType="end"/>
            </w:r>
          </w:ins>
        </w:p>
        <w:p w14:paraId="4DAEDB5B" w14:textId="745BD867" w:rsidR="00B86E24" w:rsidRDefault="00B86E24">
          <w:pPr>
            <w:pStyle w:val="TOC2"/>
            <w:tabs>
              <w:tab w:val="right" w:leader="dot" w:pos="9350"/>
            </w:tabs>
            <w:rPr>
              <w:ins w:id="281" w:author="David Conklin" w:date="2021-04-12T14:55:00Z"/>
              <w:rFonts w:eastAsiaTheme="minorEastAsia"/>
              <w:noProof/>
            </w:rPr>
          </w:pPr>
          <w:ins w:id="28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"_Toc69131825"</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The Wetland class and Wetland objects in the C++ code</w:t>
            </w:r>
            <w:r>
              <w:rPr>
                <w:noProof/>
                <w:webHidden/>
              </w:rPr>
              <w:tab/>
            </w:r>
            <w:r>
              <w:rPr>
                <w:noProof/>
                <w:webHidden/>
              </w:rPr>
              <w:fldChar w:fldCharType="begin"/>
            </w:r>
            <w:r>
              <w:rPr>
                <w:noProof/>
                <w:webHidden/>
              </w:rPr>
              <w:instrText xml:space="preserve"> PAGEREF _Toc69131825 \h </w:instrText>
            </w:r>
            <w:r>
              <w:rPr>
                <w:noProof/>
                <w:webHidden/>
              </w:rPr>
            </w:r>
          </w:ins>
          <w:r>
            <w:rPr>
              <w:noProof/>
              <w:webHidden/>
            </w:rPr>
            <w:fldChar w:fldCharType="separate"/>
          </w:r>
          <w:ins w:id="283" w:author="David Conklin" w:date="2021-04-12T14:57:00Z">
            <w:r>
              <w:rPr>
                <w:noProof/>
                <w:webHidden/>
              </w:rPr>
              <w:t>46</w:t>
            </w:r>
          </w:ins>
          <w:ins w:id="284" w:author="David Conklin" w:date="2021-04-12T14:55:00Z">
            <w:r>
              <w:rPr>
                <w:noProof/>
                <w:webHidden/>
              </w:rPr>
              <w:fldChar w:fldCharType="end"/>
            </w:r>
            <w:r w:rsidRPr="00D9624F">
              <w:rPr>
                <w:rStyle w:val="Hyperlink"/>
                <w:noProof/>
              </w:rPr>
              <w:fldChar w:fldCharType="end"/>
            </w:r>
          </w:ins>
        </w:p>
        <w:p w14:paraId="48221051" w14:textId="7E345FC4" w:rsidR="00B86E24" w:rsidRDefault="00B86E24">
          <w:pPr>
            <w:pStyle w:val="TOC2"/>
            <w:tabs>
              <w:tab w:val="right" w:leader="dot" w:pos="9350"/>
            </w:tabs>
            <w:rPr>
              <w:ins w:id="285" w:author="David Conklin" w:date="2021-04-12T14:55:00Z"/>
              <w:rFonts w:eastAsiaTheme="minorEastAsia"/>
              <w:noProof/>
            </w:rPr>
          </w:pPr>
          <w:ins w:id="28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"_Toc69131826"</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Attributes of interest in the wetlands study</w:t>
            </w:r>
            <w:r>
              <w:rPr>
                <w:noProof/>
                <w:webHidden/>
              </w:rPr>
              <w:tab/>
            </w:r>
            <w:r>
              <w:rPr>
                <w:noProof/>
                <w:webHidden/>
              </w:rPr>
              <w:fldChar w:fldCharType="begin"/>
            </w:r>
            <w:r>
              <w:rPr>
                <w:noProof/>
                <w:webHidden/>
              </w:rPr>
              <w:instrText xml:space="preserve"> PAGEREF _Toc69131826 \h </w:instrText>
            </w:r>
            <w:r>
              <w:rPr>
                <w:noProof/>
                <w:webHidden/>
              </w:rPr>
            </w:r>
          </w:ins>
          <w:r>
            <w:rPr>
              <w:noProof/>
              <w:webHidden/>
            </w:rPr>
            <w:fldChar w:fldCharType="separate"/>
          </w:r>
          <w:ins w:id="287" w:author="David Conklin" w:date="2021-04-12T14:57:00Z">
            <w:r>
              <w:rPr>
                <w:noProof/>
                <w:webHidden/>
              </w:rPr>
              <w:t>46</w:t>
            </w:r>
          </w:ins>
          <w:ins w:id="288" w:author="David Conklin" w:date="2021-04-12T14:55:00Z">
            <w:r>
              <w:rPr>
                <w:noProof/>
                <w:webHidden/>
              </w:rPr>
              <w:fldChar w:fldCharType="end"/>
            </w:r>
            <w:r w:rsidRPr="00D9624F">
              <w:rPr>
                <w:rStyle w:val="Hyperlink"/>
                <w:noProof/>
              </w:rPr>
              <w:fldChar w:fldCharType="end"/>
            </w:r>
          </w:ins>
        </w:p>
        <w:p w14:paraId="5DD8E098" w14:textId="64F982BF" w:rsidR="00B86E24" w:rsidRDefault="00B86E24">
          <w:pPr>
            <w:pStyle w:val="TOC2"/>
            <w:tabs>
              <w:tab w:val="right" w:leader="dot" w:pos="9350"/>
            </w:tabs>
            <w:rPr>
              <w:ins w:id="289" w:author="David Conklin" w:date="2021-04-12T14:55:00Z"/>
              <w:rFonts w:eastAsiaTheme="minorEastAsia"/>
              <w:noProof/>
            </w:rPr>
          </w:pPr>
          <w:ins w:id="29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"_Toc69131827"</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A WETNESS attribute</w:t>
            </w:r>
            <w:r>
              <w:rPr>
                <w:noProof/>
                <w:webHidden/>
              </w:rPr>
              <w:tab/>
            </w:r>
            <w:r>
              <w:rPr>
                <w:noProof/>
                <w:webHidden/>
              </w:rPr>
              <w:fldChar w:fldCharType="begin"/>
            </w:r>
            <w:r>
              <w:rPr>
                <w:noProof/>
                <w:webHidden/>
              </w:rPr>
              <w:instrText xml:space="preserve"> PAGEREF _Toc69131827 \h </w:instrText>
            </w:r>
            <w:r>
              <w:rPr>
                <w:noProof/>
                <w:webHidden/>
              </w:rPr>
            </w:r>
          </w:ins>
          <w:r>
            <w:rPr>
              <w:noProof/>
              <w:webHidden/>
            </w:rPr>
            <w:fldChar w:fldCharType="separate"/>
          </w:r>
          <w:ins w:id="291" w:author="David Conklin" w:date="2021-04-12T14:57:00Z">
            <w:r>
              <w:rPr>
                <w:noProof/>
                <w:webHidden/>
              </w:rPr>
              <w:t>46</w:t>
            </w:r>
          </w:ins>
          <w:ins w:id="292" w:author="David Conklin" w:date="2021-04-12T14:55:00Z">
            <w:r>
              <w:rPr>
                <w:noProof/>
                <w:webHidden/>
              </w:rPr>
              <w:fldChar w:fldCharType="end"/>
            </w:r>
            <w:r w:rsidRPr="00D9624F">
              <w:rPr>
                <w:rStyle w:val="Hyperlink"/>
                <w:noProof/>
              </w:rPr>
              <w:fldChar w:fldCharType="end"/>
            </w:r>
          </w:ins>
        </w:p>
        <w:p w14:paraId="642D1A02" w14:textId="1E678DF1" w:rsidR="00B86E24" w:rsidRDefault="00B86E24">
          <w:pPr>
            <w:pStyle w:val="TOC2"/>
            <w:tabs>
              <w:tab w:val="right" w:leader="dot" w:pos="9350"/>
            </w:tabs>
            <w:rPr>
              <w:ins w:id="293" w:author="David Conklin" w:date="2021-04-12T14:55:00Z"/>
              <w:rFonts w:eastAsiaTheme="minorEastAsia"/>
              <w:noProof/>
            </w:rPr>
          </w:pPr>
          <w:ins w:id="29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"_Toc69131828"</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_Toc69131828 \h </w:instrText>
            </w:r>
            <w:r>
              <w:rPr>
                <w:noProof/>
                <w:webHidden/>
              </w:rPr>
            </w:r>
          </w:ins>
          <w:r>
            <w:rPr>
              <w:noProof/>
              <w:webHidden/>
            </w:rPr>
            <w:fldChar w:fldCharType="separate"/>
          </w:r>
          <w:ins w:id="295" w:author="David Conklin" w:date="2021-04-12T14:57:00Z">
            <w:r>
              <w:rPr>
                <w:noProof/>
                <w:webHidden/>
              </w:rPr>
              <w:t>47</w:t>
            </w:r>
          </w:ins>
          <w:ins w:id="296" w:author="David Conklin" w:date="2021-04-12T14:55:00Z">
            <w:r>
              <w:rPr>
                <w:noProof/>
                <w:webHidden/>
              </w:rPr>
              <w:fldChar w:fldCharType="end"/>
            </w:r>
            <w:r w:rsidRPr="00D9624F">
              <w:rPr>
                <w:rStyle w:val="Hyperlink"/>
                <w:noProof/>
              </w:rPr>
              <w:fldChar w:fldCharType="end"/>
            </w:r>
          </w:ins>
        </w:p>
        <w:p w14:paraId="314BA30F" w14:textId="3F986754" w:rsidR="00B86E24" w:rsidRDefault="00B86E24">
          <w:pPr>
            <w:pStyle w:val="TOC3"/>
            <w:tabs>
              <w:tab w:val="right" w:leader="dot" w:pos="9350"/>
            </w:tabs>
            <w:rPr>
              <w:ins w:id="297" w:author="David Conklin" w:date="2021-04-12T14:55:00Z"/>
              <w:rFonts w:eastAsiaTheme="minorEastAsia"/>
              <w:noProof/>
            </w:rPr>
          </w:pPr>
          <w:ins w:id="29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"_Toc69131829"</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Wetland IDU parameters</w:t>
            </w:r>
            <w:r>
              <w:rPr>
                <w:noProof/>
                <w:webHidden/>
              </w:rPr>
              <w:tab/>
            </w:r>
            <w:r>
              <w:rPr>
                <w:noProof/>
                <w:webHidden/>
              </w:rPr>
              <w:fldChar w:fldCharType="begin"/>
            </w:r>
            <w:r>
              <w:rPr>
                <w:noProof/>
                <w:webHidden/>
              </w:rPr>
              <w:instrText xml:space="preserve"> PAGEREF _Toc69131829 \h </w:instrText>
            </w:r>
            <w:r>
              <w:rPr>
                <w:noProof/>
                <w:webHidden/>
              </w:rPr>
            </w:r>
          </w:ins>
          <w:r>
            <w:rPr>
              <w:noProof/>
              <w:webHidden/>
            </w:rPr>
            <w:fldChar w:fldCharType="separate"/>
          </w:r>
          <w:ins w:id="299" w:author="David Conklin" w:date="2021-04-12T14:57:00Z">
            <w:r>
              <w:rPr>
                <w:noProof/>
                <w:webHidden/>
              </w:rPr>
              <w:t>47</w:t>
            </w:r>
          </w:ins>
          <w:ins w:id="300" w:author="David Conklin" w:date="2021-04-12T14:55:00Z">
            <w:r>
              <w:rPr>
                <w:noProof/>
                <w:webHidden/>
              </w:rPr>
              <w:fldChar w:fldCharType="end"/>
            </w:r>
            <w:r w:rsidRPr="00D9624F">
              <w:rPr>
                <w:rStyle w:val="Hyperlink"/>
                <w:noProof/>
              </w:rPr>
              <w:fldChar w:fldCharType="end"/>
            </w:r>
          </w:ins>
        </w:p>
        <w:p w14:paraId="3DBB323E" w14:textId="0513AA97" w:rsidR="00B86E24" w:rsidRDefault="00B86E24">
          <w:pPr>
            <w:pStyle w:val="TOC3"/>
            <w:tabs>
              <w:tab w:val="right" w:leader="dot" w:pos="9350"/>
            </w:tabs>
            <w:rPr>
              <w:ins w:id="301" w:author="David Conklin" w:date="2021-04-12T14:55:00Z"/>
              <w:rFonts w:eastAsiaTheme="minorEastAsia"/>
              <w:noProof/>
            </w:rPr>
          </w:pPr>
          <w:ins w:id="30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"_Toc69131830"</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Reach parameters</w:t>
            </w:r>
            <w:r>
              <w:rPr>
                <w:noProof/>
                <w:webHidden/>
              </w:rPr>
              <w:tab/>
            </w:r>
            <w:r>
              <w:rPr>
                <w:noProof/>
                <w:webHidden/>
              </w:rPr>
              <w:fldChar w:fldCharType="begin"/>
            </w:r>
            <w:r>
              <w:rPr>
                <w:noProof/>
                <w:webHidden/>
              </w:rPr>
              <w:instrText xml:space="preserve"> PAGEREF _Toc69131830 \h </w:instrText>
            </w:r>
            <w:r>
              <w:rPr>
                <w:noProof/>
                <w:webHidden/>
              </w:rPr>
            </w:r>
          </w:ins>
          <w:r>
            <w:rPr>
              <w:noProof/>
              <w:webHidden/>
            </w:rPr>
            <w:fldChar w:fldCharType="separate"/>
          </w:r>
          <w:ins w:id="303" w:author="David Conklin" w:date="2021-04-12T14:57:00Z">
            <w:r>
              <w:rPr>
                <w:noProof/>
                <w:webHidden/>
              </w:rPr>
              <w:t>47</w:t>
            </w:r>
          </w:ins>
          <w:ins w:id="304" w:author="David Conklin" w:date="2021-04-12T14:55:00Z">
            <w:r>
              <w:rPr>
                <w:noProof/>
                <w:webHidden/>
              </w:rPr>
              <w:fldChar w:fldCharType="end"/>
            </w:r>
            <w:r w:rsidRPr="00D9624F">
              <w:rPr>
                <w:rStyle w:val="Hyperlink"/>
                <w:noProof/>
              </w:rPr>
              <w:fldChar w:fldCharType="end"/>
            </w:r>
          </w:ins>
        </w:p>
        <w:p w14:paraId="51834C6A" w14:textId="0A8501A2" w:rsidR="00B86E24" w:rsidRDefault="00B86E24">
          <w:pPr>
            <w:pStyle w:val="TOC2"/>
            <w:tabs>
              <w:tab w:val="right" w:leader="dot" w:pos="9350"/>
            </w:tabs>
            <w:rPr>
              <w:ins w:id="305" w:author="David Conklin" w:date="2021-04-12T14:55:00Z"/>
              <w:rFonts w:eastAsiaTheme="minorEastAsia"/>
              <w:noProof/>
            </w:rPr>
          </w:pPr>
          <w:ins w:id="30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"_Toc69131831"</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_Toc69131831 \h </w:instrText>
            </w:r>
            <w:r>
              <w:rPr>
                <w:noProof/>
                <w:webHidden/>
              </w:rPr>
            </w:r>
          </w:ins>
          <w:r>
            <w:rPr>
              <w:noProof/>
              <w:webHidden/>
            </w:rPr>
            <w:fldChar w:fldCharType="separate"/>
          </w:r>
          <w:ins w:id="307" w:author="David Conklin" w:date="2021-04-12T14:57:00Z">
            <w:r>
              <w:rPr>
                <w:noProof/>
                <w:webHidden/>
              </w:rPr>
              <w:t>48</w:t>
            </w:r>
          </w:ins>
          <w:ins w:id="308" w:author="David Conklin" w:date="2021-04-12T14:55:00Z">
            <w:r>
              <w:rPr>
                <w:noProof/>
                <w:webHidden/>
              </w:rPr>
              <w:fldChar w:fldCharType="end"/>
            </w:r>
            <w:r w:rsidRPr="00D9624F">
              <w:rPr>
                <w:rStyle w:val="Hyperlink"/>
                <w:noProof/>
              </w:rPr>
              <w:fldChar w:fldCharType="end"/>
            </w:r>
          </w:ins>
        </w:p>
        <w:p w14:paraId="35175AD2" w14:textId="2AAC0236" w:rsidR="00B86E24" w:rsidRDefault="00B86E24">
          <w:pPr>
            <w:pStyle w:val="TOC2"/>
            <w:tabs>
              <w:tab w:val="right" w:leader="dot" w:pos="9350"/>
            </w:tabs>
            <w:rPr>
              <w:ins w:id="309" w:author="David Conklin" w:date="2021-04-12T14:55:00Z"/>
              <w:rFonts w:eastAsiaTheme="minorEastAsia"/>
              <w:noProof/>
            </w:rPr>
          </w:pPr>
          <w:ins w:id="31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"_Toc69131832"</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Standing water temperature</w:t>
            </w:r>
            <w:r>
              <w:rPr>
                <w:noProof/>
                <w:webHidden/>
              </w:rPr>
              <w:tab/>
            </w:r>
            <w:r>
              <w:rPr>
                <w:noProof/>
                <w:webHidden/>
              </w:rPr>
              <w:fldChar w:fldCharType="begin"/>
            </w:r>
            <w:r>
              <w:rPr>
                <w:noProof/>
                <w:webHidden/>
              </w:rPr>
              <w:instrText xml:space="preserve"> PAGEREF _Toc69131832 \h </w:instrText>
            </w:r>
            <w:r>
              <w:rPr>
                <w:noProof/>
                <w:webHidden/>
              </w:rPr>
            </w:r>
          </w:ins>
          <w:r>
            <w:rPr>
              <w:noProof/>
              <w:webHidden/>
            </w:rPr>
            <w:fldChar w:fldCharType="separate"/>
          </w:r>
          <w:ins w:id="311" w:author="David Conklin" w:date="2021-04-12T14:57:00Z">
            <w:r>
              <w:rPr>
                <w:noProof/>
                <w:webHidden/>
              </w:rPr>
              <w:t>49</w:t>
            </w:r>
          </w:ins>
          <w:ins w:id="312" w:author="David Conklin" w:date="2021-04-12T14:55:00Z">
            <w:r>
              <w:rPr>
                <w:noProof/>
                <w:webHidden/>
              </w:rPr>
              <w:fldChar w:fldCharType="end"/>
            </w:r>
            <w:r w:rsidRPr="00D9624F">
              <w:rPr>
                <w:rStyle w:val="Hyperlink"/>
                <w:noProof/>
              </w:rPr>
              <w:fldChar w:fldCharType="end"/>
            </w:r>
          </w:ins>
        </w:p>
        <w:p w14:paraId="5C03FBBC" w14:textId="07B473F3" w:rsidR="00B86E24" w:rsidRDefault="00B86E24">
          <w:pPr>
            <w:pStyle w:val="TOC2"/>
            <w:tabs>
              <w:tab w:val="right" w:leader="dot" w:pos="9350"/>
            </w:tabs>
            <w:rPr>
              <w:ins w:id="313" w:author="David Conklin" w:date="2021-04-12T14:55:00Z"/>
              <w:rFonts w:eastAsiaTheme="minorEastAsia"/>
              <w:noProof/>
            </w:rPr>
          </w:pPr>
          <w:ins w:id="31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"_Toc69131833"</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Evapotranspiration from wetlands</w:t>
            </w:r>
            <w:r>
              <w:rPr>
                <w:noProof/>
                <w:webHidden/>
              </w:rPr>
              <w:tab/>
            </w:r>
            <w:r>
              <w:rPr>
                <w:noProof/>
                <w:webHidden/>
              </w:rPr>
              <w:fldChar w:fldCharType="begin"/>
            </w:r>
            <w:r>
              <w:rPr>
                <w:noProof/>
                <w:webHidden/>
              </w:rPr>
              <w:instrText xml:space="preserve"> PAGEREF _Toc69131833 \h </w:instrText>
            </w:r>
            <w:r>
              <w:rPr>
                <w:noProof/>
                <w:webHidden/>
              </w:rPr>
            </w:r>
          </w:ins>
          <w:r>
            <w:rPr>
              <w:noProof/>
              <w:webHidden/>
            </w:rPr>
            <w:fldChar w:fldCharType="separate"/>
          </w:r>
          <w:ins w:id="315" w:author="David Conklin" w:date="2021-04-12T14:57:00Z">
            <w:r>
              <w:rPr>
                <w:noProof/>
                <w:webHidden/>
              </w:rPr>
              <w:t>49</w:t>
            </w:r>
          </w:ins>
          <w:ins w:id="316" w:author="David Conklin" w:date="2021-04-12T14:55:00Z">
            <w:r>
              <w:rPr>
                <w:noProof/>
                <w:webHidden/>
              </w:rPr>
              <w:fldChar w:fldCharType="end"/>
            </w:r>
            <w:r w:rsidRPr="00D9624F">
              <w:rPr>
                <w:rStyle w:val="Hyperlink"/>
                <w:noProof/>
              </w:rPr>
              <w:fldChar w:fldCharType="end"/>
            </w:r>
          </w:ins>
        </w:p>
        <w:p w14:paraId="1FDD4626" w14:textId="5A2F22E9" w:rsidR="00B86E24" w:rsidRDefault="00B86E24">
          <w:pPr>
            <w:pStyle w:val="TOC2"/>
            <w:tabs>
              <w:tab w:val="right" w:leader="dot" w:pos="9350"/>
            </w:tabs>
            <w:rPr>
              <w:ins w:id="317" w:author="David Conklin" w:date="2021-04-12T14:55:00Z"/>
              <w:rFonts w:eastAsiaTheme="minorEastAsia"/>
              <w:noProof/>
            </w:rPr>
          </w:pPr>
          <w:ins w:id="31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"_Toc69131834"</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Loss (or gain) of wetlands</w:t>
            </w:r>
            <w:r>
              <w:rPr>
                <w:noProof/>
                <w:webHidden/>
              </w:rPr>
              <w:tab/>
            </w:r>
            <w:r>
              <w:rPr>
                <w:noProof/>
                <w:webHidden/>
              </w:rPr>
              <w:fldChar w:fldCharType="begin"/>
            </w:r>
            <w:r>
              <w:rPr>
                <w:noProof/>
                <w:webHidden/>
              </w:rPr>
              <w:instrText xml:space="preserve"> PAGEREF _Toc69131834 \h </w:instrText>
            </w:r>
            <w:r>
              <w:rPr>
                <w:noProof/>
                <w:webHidden/>
              </w:rPr>
            </w:r>
          </w:ins>
          <w:r>
            <w:rPr>
              <w:noProof/>
              <w:webHidden/>
            </w:rPr>
            <w:fldChar w:fldCharType="separate"/>
          </w:r>
          <w:ins w:id="319" w:author="David Conklin" w:date="2021-04-12T14:57:00Z">
            <w:r>
              <w:rPr>
                <w:noProof/>
                <w:webHidden/>
              </w:rPr>
              <w:t>49</w:t>
            </w:r>
          </w:ins>
          <w:ins w:id="320" w:author="David Conklin" w:date="2021-04-12T14:55:00Z">
            <w:r>
              <w:rPr>
                <w:noProof/>
                <w:webHidden/>
              </w:rPr>
              <w:fldChar w:fldCharType="end"/>
            </w:r>
            <w:r w:rsidRPr="00D9624F">
              <w:rPr>
                <w:rStyle w:val="Hyperlink"/>
                <w:noProof/>
              </w:rPr>
              <w:fldChar w:fldCharType="end"/>
            </w:r>
          </w:ins>
        </w:p>
        <w:p w14:paraId="06D8D409" w14:textId="0F5382B1" w:rsidR="00B86E24" w:rsidRDefault="00B86E24">
          <w:pPr>
            <w:pStyle w:val="TOC2"/>
            <w:tabs>
              <w:tab w:val="right" w:leader="dot" w:pos="9350"/>
            </w:tabs>
            <w:rPr>
              <w:ins w:id="321" w:author="David Conklin" w:date="2021-04-12T14:55:00Z"/>
              <w:rFonts w:eastAsiaTheme="minorEastAsia"/>
              <w:noProof/>
            </w:rPr>
          </w:pPr>
          <w:ins w:id="32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"_Toc69131835"</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Reality check</w:t>
            </w:r>
            <w:r>
              <w:rPr>
                <w:noProof/>
                <w:webHidden/>
              </w:rPr>
              <w:tab/>
            </w:r>
            <w:r>
              <w:rPr>
                <w:noProof/>
                <w:webHidden/>
              </w:rPr>
              <w:fldChar w:fldCharType="begin"/>
            </w:r>
            <w:r>
              <w:rPr>
                <w:noProof/>
                <w:webHidden/>
              </w:rPr>
              <w:instrText xml:space="preserve"> PAGEREF _Toc69131835 \h </w:instrText>
            </w:r>
            <w:r>
              <w:rPr>
                <w:noProof/>
                <w:webHidden/>
              </w:rPr>
            </w:r>
          </w:ins>
          <w:r>
            <w:rPr>
              <w:noProof/>
              <w:webHidden/>
            </w:rPr>
            <w:fldChar w:fldCharType="separate"/>
          </w:r>
          <w:ins w:id="323" w:author="David Conklin" w:date="2021-04-12T14:57:00Z">
            <w:r>
              <w:rPr>
                <w:noProof/>
                <w:webHidden/>
              </w:rPr>
              <w:t>50</w:t>
            </w:r>
          </w:ins>
          <w:ins w:id="324" w:author="David Conklin" w:date="2021-04-12T14:55:00Z">
            <w:r>
              <w:rPr>
                <w:noProof/>
                <w:webHidden/>
              </w:rPr>
              <w:fldChar w:fldCharType="end"/>
            </w:r>
            <w:r w:rsidRPr="00D9624F">
              <w:rPr>
                <w:rStyle w:val="Hyperlink"/>
                <w:noProof/>
              </w:rPr>
              <w:fldChar w:fldCharType="end"/>
            </w:r>
          </w:ins>
        </w:p>
        <w:p w14:paraId="474B0189" w14:textId="78DB85EB" w:rsidR="00B86E24" w:rsidRDefault="00B86E24">
          <w:pPr>
            <w:pStyle w:val="TOC2"/>
            <w:tabs>
              <w:tab w:val="right" w:leader="dot" w:pos="9350"/>
            </w:tabs>
            <w:rPr>
              <w:ins w:id="325" w:author="David Conklin" w:date="2021-04-12T14:55:00Z"/>
              <w:rFonts w:eastAsiaTheme="minorEastAsia"/>
              <w:noProof/>
            </w:rPr>
          </w:pPr>
          <w:ins w:id="32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"_Toc69131836"</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High Cascades Springs</w:t>
            </w:r>
            <w:r>
              <w:rPr>
                <w:noProof/>
                <w:webHidden/>
              </w:rPr>
              <w:tab/>
            </w:r>
            <w:r>
              <w:rPr>
                <w:noProof/>
                <w:webHidden/>
              </w:rPr>
              <w:fldChar w:fldCharType="begin"/>
            </w:r>
            <w:r>
              <w:rPr>
                <w:noProof/>
                <w:webHidden/>
              </w:rPr>
              <w:instrText xml:space="preserve"> PAGEREF _Toc69131836 \h </w:instrText>
            </w:r>
            <w:r>
              <w:rPr>
                <w:noProof/>
                <w:webHidden/>
              </w:rPr>
            </w:r>
          </w:ins>
          <w:r>
            <w:rPr>
              <w:noProof/>
              <w:webHidden/>
            </w:rPr>
            <w:fldChar w:fldCharType="separate"/>
          </w:r>
          <w:ins w:id="327" w:author="David Conklin" w:date="2021-04-12T14:57:00Z">
            <w:r>
              <w:rPr>
                <w:noProof/>
                <w:webHidden/>
              </w:rPr>
              <w:t>51</w:t>
            </w:r>
          </w:ins>
          <w:ins w:id="328" w:author="David Conklin" w:date="2021-04-12T14:55:00Z">
            <w:r>
              <w:rPr>
                <w:noProof/>
                <w:webHidden/>
              </w:rPr>
              <w:fldChar w:fldCharType="end"/>
            </w:r>
            <w:r w:rsidRPr="00D9624F">
              <w:rPr>
                <w:rStyle w:val="Hyperlink"/>
                <w:noProof/>
              </w:rPr>
              <w:fldChar w:fldCharType="end"/>
            </w:r>
          </w:ins>
        </w:p>
        <w:p w14:paraId="2386BB50" w14:textId="53352E65" w:rsidR="00B86E24" w:rsidRDefault="00B86E24">
          <w:pPr>
            <w:pStyle w:val="TOC2"/>
            <w:tabs>
              <w:tab w:val="right" w:leader="dot" w:pos="9350"/>
            </w:tabs>
            <w:rPr>
              <w:ins w:id="329" w:author="David Conklin" w:date="2021-04-12T14:55:00Z"/>
              <w:rFonts w:eastAsiaTheme="minorEastAsia"/>
              <w:noProof/>
            </w:rPr>
          </w:pPr>
          <w:ins w:id="33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"_Toc69131837"</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Calibration and simulation skill</w:t>
            </w:r>
            <w:r>
              <w:rPr>
                <w:noProof/>
                <w:webHidden/>
              </w:rPr>
              <w:tab/>
            </w:r>
            <w:r>
              <w:rPr>
                <w:noProof/>
                <w:webHidden/>
              </w:rPr>
              <w:fldChar w:fldCharType="begin"/>
            </w:r>
            <w:r>
              <w:rPr>
                <w:noProof/>
                <w:webHidden/>
              </w:rPr>
              <w:instrText xml:space="preserve"> PAGEREF _Toc69131837 \h </w:instrText>
            </w:r>
            <w:r>
              <w:rPr>
                <w:noProof/>
                <w:webHidden/>
              </w:rPr>
            </w:r>
          </w:ins>
          <w:r>
            <w:rPr>
              <w:noProof/>
              <w:webHidden/>
            </w:rPr>
            <w:fldChar w:fldCharType="separate"/>
          </w:r>
          <w:ins w:id="331" w:author="David Conklin" w:date="2021-04-12T14:57:00Z">
            <w:r>
              <w:rPr>
                <w:noProof/>
                <w:webHidden/>
              </w:rPr>
              <w:t>53</w:t>
            </w:r>
          </w:ins>
          <w:ins w:id="332" w:author="David Conklin" w:date="2021-04-12T14:55:00Z">
            <w:r>
              <w:rPr>
                <w:noProof/>
                <w:webHidden/>
              </w:rPr>
              <w:fldChar w:fldCharType="end"/>
            </w:r>
            <w:r w:rsidRPr="00D9624F">
              <w:rPr>
                <w:rStyle w:val="Hyperlink"/>
                <w:noProof/>
              </w:rPr>
              <w:fldChar w:fldCharType="end"/>
            </w:r>
          </w:ins>
        </w:p>
        <w:p w14:paraId="02CCBE0A" w14:textId="05B87997" w:rsidR="00B86E24" w:rsidRDefault="00B86E24">
          <w:pPr>
            <w:pStyle w:val="TOC2"/>
            <w:tabs>
              <w:tab w:val="right" w:leader="dot" w:pos="9350"/>
            </w:tabs>
            <w:rPr>
              <w:ins w:id="333" w:author="David Conklin" w:date="2021-04-12T14:55:00Z"/>
              <w:rFonts w:eastAsiaTheme="minorEastAsia"/>
              <w:noProof/>
            </w:rPr>
          </w:pPr>
          <w:ins w:id="33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"_Toc69131838"</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Analysis of locations where the model has low skill</w:t>
            </w:r>
            <w:r>
              <w:rPr>
                <w:noProof/>
                <w:webHidden/>
              </w:rPr>
              <w:tab/>
            </w:r>
            <w:r>
              <w:rPr>
                <w:noProof/>
                <w:webHidden/>
              </w:rPr>
              <w:fldChar w:fldCharType="begin"/>
            </w:r>
            <w:r>
              <w:rPr>
                <w:noProof/>
                <w:webHidden/>
              </w:rPr>
              <w:instrText xml:space="preserve"> PAGEREF _Toc69131838 \h </w:instrText>
            </w:r>
            <w:r>
              <w:rPr>
                <w:noProof/>
                <w:webHidden/>
              </w:rPr>
            </w:r>
          </w:ins>
          <w:r>
            <w:rPr>
              <w:noProof/>
              <w:webHidden/>
            </w:rPr>
            <w:fldChar w:fldCharType="separate"/>
          </w:r>
          <w:ins w:id="335" w:author="David Conklin" w:date="2021-04-12T14:57:00Z">
            <w:r>
              <w:rPr>
                <w:noProof/>
                <w:webHidden/>
              </w:rPr>
              <w:t>56</w:t>
            </w:r>
          </w:ins>
          <w:ins w:id="336" w:author="David Conklin" w:date="2021-04-12T14:55:00Z">
            <w:r>
              <w:rPr>
                <w:noProof/>
                <w:webHidden/>
              </w:rPr>
              <w:fldChar w:fldCharType="end"/>
            </w:r>
            <w:r w:rsidRPr="00D9624F">
              <w:rPr>
                <w:rStyle w:val="Hyperlink"/>
                <w:noProof/>
              </w:rPr>
              <w:fldChar w:fldCharType="end"/>
            </w:r>
          </w:ins>
        </w:p>
        <w:p w14:paraId="03A32E2C" w14:textId="2C146DBC" w:rsidR="00B86E24" w:rsidRDefault="00B86E24">
          <w:pPr>
            <w:pStyle w:val="TOC2"/>
            <w:tabs>
              <w:tab w:val="right" w:leader="dot" w:pos="9350"/>
            </w:tabs>
            <w:rPr>
              <w:ins w:id="337" w:author="David Conklin" w:date="2021-04-12T14:55:00Z"/>
              <w:rFonts w:eastAsiaTheme="minorEastAsia"/>
              <w:noProof/>
            </w:rPr>
          </w:pPr>
          <w:ins w:id="33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"_Toc69131839"</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_Toc69131839 \h </w:instrText>
            </w:r>
            <w:r>
              <w:rPr>
                <w:noProof/>
                <w:webHidden/>
              </w:rPr>
            </w:r>
          </w:ins>
          <w:r>
            <w:rPr>
              <w:noProof/>
              <w:webHidden/>
            </w:rPr>
            <w:fldChar w:fldCharType="separate"/>
          </w:r>
          <w:ins w:id="339" w:author="David Conklin" w:date="2021-04-12T14:57:00Z">
            <w:r>
              <w:rPr>
                <w:noProof/>
                <w:webHidden/>
              </w:rPr>
              <w:t>58</w:t>
            </w:r>
          </w:ins>
          <w:ins w:id="340" w:author="David Conklin" w:date="2021-04-12T14:55:00Z">
            <w:r>
              <w:rPr>
                <w:noProof/>
                <w:webHidden/>
              </w:rPr>
              <w:fldChar w:fldCharType="end"/>
            </w:r>
            <w:r w:rsidRPr="00D9624F">
              <w:rPr>
                <w:rStyle w:val="Hyperlink"/>
                <w:noProof/>
              </w:rPr>
              <w:fldChar w:fldCharType="end"/>
            </w:r>
          </w:ins>
        </w:p>
        <w:p w14:paraId="262F0BBB" w14:textId="0E832B63" w:rsidR="00B86E24" w:rsidRDefault="00B86E24">
          <w:pPr>
            <w:pStyle w:val="TOC2"/>
            <w:tabs>
              <w:tab w:val="right" w:leader="dot" w:pos="9350"/>
            </w:tabs>
            <w:rPr>
              <w:ins w:id="341" w:author="David Conklin" w:date="2021-04-12T14:55:00Z"/>
              <w:rFonts w:eastAsiaTheme="minorEastAsia"/>
              <w:noProof/>
            </w:rPr>
          </w:pPr>
          <w:ins w:id="34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"_Toc69131840"</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CW3M v. Shade-a-lator</w:t>
            </w:r>
            <w:r>
              <w:rPr>
                <w:noProof/>
                <w:webHidden/>
              </w:rPr>
              <w:tab/>
            </w:r>
            <w:r>
              <w:rPr>
                <w:noProof/>
                <w:webHidden/>
              </w:rPr>
              <w:fldChar w:fldCharType="begin"/>
            </w:r>
            <w:r>
              <w:rPr>
                <w:noProof/>
                <w:webHidden/>
              </w:rPr>
              <w:instrText xml:space="preserve"> PAGEREF _Toc69131840 \h </w:instrText>
            </w:r>
            <w:r>
              <w:rPr>
                <w:noProof/>
                <w:webHidden/>
              </w:rPr>
            </w:r>
          </w:ins>
          <w:r>
            <w:rPr>
              <w:noProof/>
              <w:webHidden/>
            </w:rPr>
            <w:fldChar w:fldCharType="separate"/>
          </w:r>
          <w:ins w:id="343" w:author="David Conklin" w:date="2021-04-12T14:57:00Z">
            <w:r>
              <w:rPr>
                <w:noProof/>
                <w:webHidden/>
              </w:rPr>
              <w:t>59</w:t>
            </w:r>
          </w:ins>
          <w:ins w:id="344" w:author="David Conklin" w:date="2021-04-12T14:55:00Z">
            <w:r>
              <w:rPr>
                <w:noProof/>
                <w:webHidden/>
              </w:rPr>
              <w:fldChar w:fldCharType="end"/>
            </w:r>
            <w:r w:rsidRPr="00D9624F">
              <w:rPr>
                <w:rStyle w:val="Hyperlink"/>
                <w:noProof/>
              </w:rPr>
              <w:fldChar w:fldCharType="end"/>
            </w:r>
          </w:ins>
        </w:p>
        <w:p w14:paraId="75E1C2D0" w14:textId="5E13077C" w:rsidR="00B86E24" w:rsidRDefault="00B86E24">
          <w:pPr>
            <w:pStyle w:val="TOC2"/>
            <w:tabs>
              <w:tab w:val="right" w:leader="dot" w:pos="9350"/>
            </w:tabs>
            <w:rPr>
              <w:ins w:id="345" w:author="David Conklin" w:date="2021-04-12T14:55:00Z"/>
              <w:rFonts w:eastAsiaTheme="minorEastAsia"/>
              <w:noProof/>
            </w:rPr>
          </w:pPr>
          <w:ins w:id="34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"_Toc69131841"</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Comparison of CW3M results to Shade-a-lator results</w:t>
            </w:r>
            <w:r>
              <w:rPr>
                <w:noProof/>
                <w:webHidden/>
              </w:rPr>
              <w:tab/>
            </w:r>
            <w:r>
              <w:rPr>
                <w:noProof/>
                <w:webHidden/>
              </w:rPr>
              <w:fldChar w:fldCharType="begin"/>
            </w:r>
            <w:r>
              <w:rPr>
                <w:noProof/>
                <w:webHidden/>
              </w:rPr>
              <w:instrText xml:space="preserve"> PAGEREF _Toc69131841 \h </w:instrText>
            </w:r>
            <w:r>
              <w:rPr>
                <w:noProof/>
                <w:webHidden/>
              </w:rPr>
            </w:r>
          </w:ins>
          <w:r>
            <w:rPr>
              <w:noProof/>
              <w:webHidden/>
            </w:rPr>
            <w:fldChar w:fldCharType="separate"/>
          </w:r>
          <w:ins w:id="347" w:author="David Conklin" w:date="2021-04-12T14:57:00Z">
            <w:r>
              <w:rPr>
                <w:noProof/>
                <w:webHidden/>
              </w:rPr>
              <w:t>61</w:t>
            </w:r>
          </w:ins>
          <w:ins w:id="348" w:author="David Conklin" w:date="2021-04-12T14:55:00Z">
            <w:r>
              <w:rPr>
                <w:noProof/>
                <w:webHidden/>
              </w:rPr>
              <w:fldChar w:fldCharType="end"/>
            </w:r>
            <w:r w:rsidRPr="00D9624F">
              <w:rPr>
                <w:rStyle w:val="Hyperlink"/>
                <w:noProof/>
              </w:rPr>
              <w:fldChar w:fldCharType="end"/>
            </w:r>
          </w:ins>
        </w:p>
        <w:p w14:paraId="70FB97DD" w14:textId="4439D1EB" w:rsidR="00B86E24" w:rsidRDefault="00B86E24">
          <w:pPr>
            <w:pStyle w:val="TOC1"/>
            <w:tabs>
              <w:tab w:val="right" w:leader="dot" w:pos="9350"/>
            </w:tabs>
            <w:rPr>
              <w:ins w:id="349" w:author="David Conklin" w:date="2021-04-12T14:55:00Z"/>
              <w:rFonts w:eastAsiaTheme="minorEastAsia"/>
              <w:noProof/>
            </w:rPr>
          </w:pPr>
          <w:ins w:id="350"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"_Toc69131842"</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The Clackamas Basin</w:t>
            </w:r>
            <w:r>
              <w:rPr>
                <w:noProof/>
                <w:webHidden/>
              </w:rPr>
              <w:tab/>
            </w:r>
            <w:r>
              <w:rPr>
                <w:noProof/>
                <w:webHidden/>
              </w:rPr>
              <w:fldChar w:fldCharType="begin"/>
            </w:r>
            <w:r>
              <w:rPr>
                <w:noProof/>
                <w:webHidden/>
              </w:rPr>
              <w:instrText xml:space="preserve"> PAGEREF _Toc69131842 \h </w:instrText>
            </w:r>
            <w:r>
              <w:rPr>
                <w:noProof/>
                <w:webHidden/>
              </w:rPr>
            </w:r>
          </w:ins>
          <w:r>
            <w:rPr>
              <w:noProof/>
              <w:webHidden/>
            </w:rPr>
            <w:fldChar w:fldCharType="separate"/>
          </w:r>
          <w:ins w:id="351" w:author="David Conklin" w:date="2021-04-12T14:57:00Z">
            <w:r>
              <w:rPr>
                <w:noProof/>
                <w:webHidden/>
              </w:rPr>
              <w:t>63</w:t>
            </w:r>
          </w:ins>
          <w:ins w:id="352" w:author="David Conklin" w:date="2021-04-12T14:55:00Z">
            <w:r>
              <w:rPr>
                <w:noProof/>
                <w:webHidden/>
              </w:rPr>
              <w:fldChar w:fldCharType="end"/>
            </w:r>
            <w:r w:rsidRPr="00D9624F">
              <w:rPr>
                <w:rStyle w:val="Hyperlink"/>
                <w:noProof/>
              </w:rPr>
              <w:fldChar w:fldCharType="end"/>
            </w:r>
          </w:ins>
        </w:p>
        <w:p w14:paraId="7EFDE9E6" w14:textId="4DFF8C93" w:rsidR="00B86E24" w:rsidRDefault="00B86E24">
          <w:pPr>
            <w:pStyle w:val="TOC1"/>
            <w:tabs>
              <w:tab w:val="right" w:leader="dot" w:pos="9350"/>
            </w:tabs>
            <w:rPr>
              <w:ins w:id="353" w:author="David Conklin" w:date="2021-04-12T14:55:00Z"/>
              <w:rFonts w:eastAsiaTheme="minorEastAsia"/>
              <w:noProof/>
            </w:rPr>
          </w:pPr>
          <w:ins w:id="354"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"_Toc69131843"</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Directory structure and file names</w:t>
            </w:r>
            <w:r>
              <w:rPr>
                <w:noProof/>
                <w:webHidden/>
              </w:rPr>
              <w:tab/>
            </w:r>
            <w:r>
              <w:rPr>
                <w:noProof/>
                <w:webHidden/>
              </w:rPr>
              <w:fldChar w:fldCharType="begin"/>
            </w:r>
            <w:r>
              <w:rPr>
                <w:noProof/>
                <w:webHidden/>
              </w:rPr>
              <w:instrText xml:space="preserve"> PAGEREF _Toc69131843 \h </w:instrText>
            </w:r>
            <w:r>
              <w:rPr>
                <w:noProof/>
                <w:webHidden/>
              </w:rPr>
            </w:r>
          </w:ins>
          <w:r>
            <w:rPr>
              <w:noProof/>
              <w:webHidden/>
            </w:rPr>
            <w:fldChar w:fldCharType="separate"/>
          </w:r>
          <w:ins w:id="355" w:author="David Conklin" w:date="2021-04-12T14:57:00Z">
            <w:r>
              <w:rPr>
                <w:noProof/>
                <w:webHidden/>
              </w:rPr>
              <w:t>64</w:t>
            </w:r>
          </w:ins>
          <w:ins w:id="356" w:author="David Conklin" w:date="2021-04-12T14:55:00Z">
            <w:r>
              <w:rPr>
                <w:noProof/>
                <w:webHidden/>
              </w:rPr>
              <w:fldChar w:fldCharType="end"/>
            </w:r>
            <w:r w:rsidRPr="00D9624F">
              <w:rPr>
                <w:rStyle w:val="Hyperlink"/>
                <w:noProof/>
              </w:rPr>
              <w:fldChar w:fldCharType="end"/>
            </w:r>
          </w:ins>
        </w:p>
        <w:p w14:paraId="6E031D0E" w14:textId="7EA1D6C8" w:rsidR="00B86E24" w:rsidRDefault="00B86E24">
          <w:pPr>
            <w:pStyle w:val="TOC1"/>
            <w:tabs>
              <w:tab w:val="right" w:leader="dot" w:pos="9350"/>
            </w:tabs>
            <w:rPr>
              <w:ins w:id="357" w:author="David Conklin" w:date="2021-04-12T14:55:00Z"/>
              <w:rFonts w:eastAsiaTheme="minorEastAsia"/>
              <w:noProof/>
            </w:rPr>
          </w:pPr>
          <w:ins w:id="358"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"_Toc69131844"</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Release Log</w:t>
            </w:r>
            <w:r>
              <w:rPr>
                <w:noProof/>
                <w:webHidden/>
              </w:rPr>
              <w:tab/>
            </w:r>
            <w:r>
              <w:rPr>
                <w:noProof/>
                <w:webHidden/>
              </w:rPr>
              <w:fldChar w:fldCharType="begin"/>
            </w:r>
            <w:r>
              <w:rPr>
                <w:noProof/>
                <w:webHidden/>
              </w:rPr>
              <w:instrText xml:space="preserve"> PAGEREF _Toc69131844 \h </w:instrText>
            </w:r>
            <w:r>
              <w:rPr>
                <w:noProof/>
                <w:webHidden/>
              </w:rPr>
            </w:r>
          </w:ins>
          <w:r>
            <w:rPr>
              <w:noProof/>
              <w:webHidden/>
            </w:rPr>
            <w:fldChar w:fldCharType="separate"/>
          </w:r>
          <w:ins w:id="359" w:author="David Conklin" w:date="2021-04-12T14:57:00Z">
            <w:r>
              <w:rPr>
                <w:noProof/>
                <w:webHidden/>
              </w:rPr>
              <w:t>65</w:t>
            </w:r>
          </w:ins>
          <w:ins w:id="360" w:author="David Conklin" w:date="2021-04-12T14:55:00Z">
            <w:r>
              <w:rPr>
                <w:noProof/>
                <w:webHidden/>
              </w:rPr>
              <w:fldChar w:fldCharType="end"/>
            </w:r>
            <w:r w:rsidRPr="00D9624F">
              <w:rPr>
                <w:rStyle w:val="Hyperlink"/>
                <w:noProof/>
              </w:rPr>
              <w:fldChar w:fldCharType="end"/>
            </w:r>
          </w:ins>
        </w:p>
        <w:p w14:paraId="087E8FB6" w14:textId="6A58C24F" w:rsidR="00B86E24" w:rsidRDefault="00B86E24">
          <w:pPr>
            <w:pStyle w:val="TOC1"/>
            <w:tabs>
              <w:tab w:val="right" w:leader="dot" w:pos="9350"/>
            </w:tabs>
            <w:rPr>
              <w:ins w:id="361" w:author="David Conklin" w:date="2021-04-12T14:55:00Z"/>
              <w:rFonts w:eastAsiaTheme="minorEastAsia"/>
              <w:noProof/>
            </w:rPr>
          </w:pPr>
          <w:ins w:id="362"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"_Toc69131845"</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References</w:t>
            </w:r>
            <w:r>
              <w:rPr>
                <w:noProof/>
                <w:webHidden/>
              </w:rPr>
              <w:tab/>
            </w:r>
            <w:r>
              <w:rPr>
                <w:noProof/>
                <w:webHidden/>
              </w:rPr>
              <w:fldChar w:fldCharType="begin"/>
            </w:r>
            <w:r>
              <w:rPr>
                <w:noProof/>
                <w:webHidden/>
              </w:rPr>
              <w:instrText xml:space="preserve"> PAGEREF _Toc69131845 \h </w:instrText>
            </w:r>
            <w:r>
              <w:rPr>
                <w:noProof/>
                <w:webHidden/>
              </w:rPr>
            </w:r>
          </w:ins>
          <w:r>
            <w:rPr>
              <w:noProof/>
              <w:webHidden/>
            </w:rPr>
            <w:fldChar w:fldCharType="separate"/>
          </w:r>
          <w:ins w:id="363" w:author="David Conklin" w:date="2021-04-12T14:57:00Z">
            <w:r>
              <w:rPr>
                <w:noProof/>
                <w:webHidden/>
              </w:rPr>
              <w:t>68</w:t>
            </w:r>
          </w:ins>
          <w:ins w:id="364" w:author="David Conklin" w:date="2021-04-12T14:55:00Z">
            <w:r>
              <w:rPr>
                <w:noProof/>
                <w:webHidden/>
              </w:rPr>
              <w:fldChar w:fldCharType="end"/>
            </w:r>
            <w:r w:rsidRPr="00D9624F">
              <w:rPr>
                <w:rStyle w:val="Hyperlink"/>
                <w:noProof/>
              </w:rPr>
              <w:fldChar w:fldCharType="end"/>
            </w:r>
          </w:ins>
        </w:p>
        <w:p w14:paraId="7A5BE2B3" w14:textId="63DB8E04" w:rsidR="00B86E24" w:rsidRDefault="00B86E24">
          <w:pPr>
            <w:pStyle w:val="TOC1"/>
            <w:tabs>
              <w:tab w:val="right" w:leader="dot" w:pos="9350"/>
            </w:tabs>
            <w:rPr>
              <w:ins w:id="365" w:author="David Conklin" w:date="2021-04-12T14:55:00Z"/>
              <w:rFonts w:eastAsiaTheme="minorEastAsia"/>
              <w:noProof/>
            </w:rPr>
          </w:pPr>
          <w:ins w:id="366" w:author="David Conklin" w:date="2021-04-12T14:55:00Z">
            <w:r w:rsidRPr="00D9624F">
              <w:rPr>
                <w:rStyle w:val="Hyperlink"/>
                <w:noProof/>
              </w:rPr>
              <w:fldChar w:fldCharType="begin"/>
            </w:r>
            <w:r w:rsidRPr="00D9624F">
              <w:rPr>
                <w:rStyle w:val="Hyperlink"/>
                <w:noProof/>
              </w:rPr>
              <w:instrText xml:space="preserve"> </w:instrText>
            </w:r>
            <w:r>
              <w:rPr>
                <w:noProof/>
              </w:rPr>
              <w:instrText>HYPERLINK \l "_Toc69131846"</w:instrText>
            </w:r>
            <w:r w:rsidRPr="00D9624F">
              <w:rPr>
                <w:rStyle w:val="Hyperlink"/>
                <w:noProof/>
              </w:rPr>
              <w:instrText xml:space="preserve"> </w:instrText>
            </w:r>
            <w:r w:rsidRPr="00D9624F">
              <w:rPr>
                <w:rStyle w:val="Hyperlink"/>
                <w:noProof/>
              </w:rPr>
            </w:r>
            <w:r w:rsidRPr="00D9624F">
              <w:rPr>
                <w:rStyle w:val="Hyperlink"/>
                <w:noProof/>
              </w:rPr>
              <w:fldChar w:fldCharType="separate"/>
            </w:r>
            <w:r w:rsidRPr="00D9624F">
              <w:rPr>
                <w:rStyle w:val="Hyperlink"/>
                <w:noProof/>
              </w:rPr>
              <w:t>Acronyms and Abbreviations</w:t>
            </w:r>
            <w:r>
              <w:rPr>
                <w:noProof/>
                <w:webHidden/>
              </w:rPr>
              <w:tab/>
            </w:r>
            <w:r>
              <w:rPr>
                <w:noProof/>
                <w:webHidden/>
              </w:rPr>
              <w:fldChar w:fldCharType="begin"/>
            </w:r>
            <w:r>
              <w:rPr>
                <w:noProof/>
                <w:webHidden/>
              </w:rPr>
              <w:instrText xml:space="preserve"> PAGEREF _Toc69131846 \h </w:instrText>
            </w:r>
            <w:r>
              <w:rPr>
                <w:noProof/>
                <w:webHidden/>
              </w:rPr>
            </w:r>
          </w:ins>
          <w:r>
            <w:rPr>
              <w:noProof/>
              <w:webHidden/>
            </w:rPr>
            <w:fldChar w:fldCharType="separate"/>
          </w:r>
          <w:ins w:id="367" w:author="David Conklin" w:date="2021-04-12T14:57:00Z">
            <w:r>
              <w:rPr>
                <w:noProof/>
                <w:webHidden/>
              </w:rPr>
              <w:t>70</w:t>
            </w:r>
          </w:ins>
          <w:ins w:id="368" w:author="David Conklin" w:date="2021-04-12T14:55:00Z">
            <w:r>
              <w:rPr>
                <w:noProof/>
                <w:webHidden/>
              </w:rPr>
              <w:fldChar w:fldCharType="end"/>
            </w:r>
            <w:r w:rsidRPr="00D9624F">
              <w:rPr>
                <w:rStyle w:val="Hyperlink"/>
                <w:noProof/>
              </w:rPr>
              <w:fldChar w:fldCharType="end"/>
            </w:r>
          </w:ins>
        </w:p>
        <w:p w14:paraId="0C4581E5" w14:textId="2C148B52" w:rsidR="000E6390" w:rsidDel="002C300B" w:rsidRDefault="000E6390">
          <w:pPr>
            <w:pStyle w:val="TOC1"/>
            <w:tabs>
              <w:tab w:val="right" w:leader="dot" w:pos="9350"/>
            </w:tabs>
            <w:rPr>
              <w:del w:id="369" w:author="David Conklin" w:date="2021-04-07T06:46:00Z"/>
              <w:rFonts w:eastAsiaTheme="minorEastAsia"/>
              <w:noProof/>
            </w:rPr>
          </w:pPr>
          <w:del w:id="37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"_Toc67556501"</w:delInstrText>
            </w:r>
            <w:r w:rsidRPr="00D40569" w:rsidDel="002C300B">
              <w:rPr>
                <w:rStyle w:val="Hyperlink"/>
                <w:noProof/>
              </w:rPr>
              <w:delInstrText xml:space="preserve"> </w:delInstrText>
            </w:r>
            <w:r w:rsidRPr="00D40569" w:rsidDel="002C300B">
              <w:rPr>
                <w:rStyle w:val="Hyperlink"/>
                <w:noProof/>
              </w:rPr>
              <w:fldChar w:fldCharType="separate"/>
            </w:r>
          </w:del>
          <w:ins w:id="371" w:author="David Conklin" w:date="2021-04-12T14:55:00Z">
            <w:r w:rsidR="00B86E24">
              <w:rPr>
                <w:rStyle w:val="Hyperlink"/>
                <w:b/>
                <w:bCs/>
                <w:noProof/>
              </w:rPr>
              <w:t>Error! Hyperlink reference not valid.</w:t>
            </w:r>
          </w:ins>
          <w:del w:id="372" w:author="David Conklin" w:date="2021-04-07T06:46:00Z">
            <w:r w:rsidRPr="00D40569" w:rsidDel="002C300B">
              <w:rPr>
                <w:rStyle w:val="Hyperlink"/>
                <w:noProof/>
              </w:rPr>
              <w:delText>What is a digital handbook?</w:delText>
            </w:r>
            <w:r w:rsidDel="002C300B">
              <w:rPr>
                <w:noProof/>
                <w:webHidden/>
              </w:rPr>
              <w:tab/>
            </w:r>
            <w:r w:rsidDel="002C300B">
              <w:rPr>
                <w:noProof/>
                <w:webHidden/>
              </w:rPr>
              <w:fldChar w:fldCharType="begin"/>
            </w:r>
            <w:r w:rsidDel="002C300B">
              <w:rPr>
                <w:noProof/>
                <w:webHidden/>
              </w:rPr>
              <w:delInstrText xml:space="preserve"> PAGEREF _Toc67556501 \h </w:delInstrText>
            </w:r>
            <w:r w:rsidDel="002C300B">
              <w:rPr>
                <w:noProof/>
                <w:webHidden/>
              </w:rPr>
              <w:fldChar w:fldCharType="separate"/>
            </w:r>
          </w:del>
          <w:ins w:id="373" w:author="David Conklin" w:date="2021-04-12T14:57:00Z">
            <w:r w:rsidR="00B86E24">
              <w:rPr>
                <w:b/>
                <w:bCs/>
                <w:noProof/>
                <w:webHidden/>
              </w:rPr>
              <w:t>Error! Bookmark not defined.</w:t>
            </w:r>
          </w:ins>
          <w:del w:id="374" w:author="David Conklin" w:date="2021-04-07T06:46:00Z">
            <w:r w:rsidDel="002C300B">
              <w:rPr>
                <w:noProof/>
                <w:webHidden/>
              </w:rPr>
              <w:delText>4</w:delText>
            </w:r>
            <w:r w:rsidDel="002C300B">
              <w:rPr>
                <w:noProof/>
                <w:webHidden/>
              </w:rPr>
              <w:fldChar w:fldCharType="end"/>
            </w:r>
            <w:r w:rsidRPr="00D40569" w:rsidDel="002C300B">
              <w:rPr>
                <w:rStyle w:val="Hyperlink"/>
                <w:noProof/>
              </w:rPr>
              <w:fldChar w:fldCharType="end"/>
            </w:r>
          </w:del>
        </w:p>
        <w:p w14:paraId="6194E75C" w14:textId="702D23A6" w:rsidR="000E6390" w:rsidDel="002C300B" w:rsidRDefault="000E6390">
          <w:pPr>
            <w:pStyle w:val="TOC1"/>
            <w:tabs>
              <w:tab w:val="right" w:leader="dot" w:pos="9350"/>
            </w:tabs>
            <w:rPr>
              <w:del w:id="375" w:author="David Conklin" w:date="2021-04-07T06:46:00Z"/>
              <w:rFonts w:eastAsiaTheme="minorEastAsia"/>
              <w:noProof/>
            </w:rPr>
          </w:pPr>
          <w:del w:id="37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"_Toc67556502"</w:delInstrText>
            </w:r>
            <w:r w:rsidRPr="00D40569" w:rsidDel="002C300B">
              <w:rPr>
                <w:rStyle w:val="Hyperlink"/>
                <w:noProof/>
              </w:rPr>
              <w:delInstrText xml:space="preserve"> </w:delInstrText>
            </w:r>
            <w:r w:rsidRPr="00D40569" w:rsidDel="002C300B">
              <w:rPr>
                <w:rStyle w:val="Hyperlink"/>
                <w:noProof/>
              </w:rPr>
              <w:fldChar w:fldCharType="separate"/>
            </w:r>
          </w:del>
          <w:ins w:id="377" w:author="David Conklin" w:date="2021-04-12T14:55:00Z">
            <w:r w:rsidR="00B86E24">
              <w:rPr>
                <w:rStyle w:val="Hyperlink"/>
                <w:b/>
                <w:bCs/>
                <w:noProof/>
              </w:rPr>
              <w:t>Error! Hyperlink reference not valid.</w:t>
            </w:r>
          </w:ins>
          <w:del w:id="378" w:author="David Conklin" w:date="2021-04-07T06:46:00Z">
            <w:r w:rsidRPr="00D40569" w:rsidDel="002C300B">
              <w:rPr>
                <w:rStyle w:val="Hyperlink"/>
                <w:noProof/>
              </w:rPr>
              <w:delText>CW3M concept</w:delText>
            </w:r>
            <w:r w:rsidDel="002C300B">
              <w:rPr>
                <w:noProof/>
                <w:webHidden/>
              </w:rPr>
              <w:tab/>
            </w:r>
            <w:r w:rsidDel="002C300B">
              <w:rPr>
                <w:noProof/>
                <w:webHidden/>
              </w:rPr>
              <w:fldChar w:fldCharType="begin"/>
            </w:r>
            <w:r w:rsidDel="002C300B">
              <w:rPr>
                <w:noProof/>
                <w:webHidden/>
              </w:rPr>
              <w:delInstrText xml:space="preserve"> PAGEREF _Toc67556502 \h </w:delInstrText>
            </w:r>
            <w:r w:rsidDel="002C300B">
              <w:rPr>
                <w:noProof/>
                <w:webHidden/>
              </w:rPr>
              <w:fldChar w:fldCharType="separate"/>
            </w:r>
          </w:del>
          <w:ins w:id="379" w:author="David Conklin" w:date="2021-04-12T14:57:00Z">
            <w:r w:rsidR="00B86E24">
              <w:rPr>
                <w:b/>
                <w:bCs/>
                <w:noProof/>
                <w:webHidden/>
              </w:rPr>
              <w:t>Error! Bookmark not defined.</w:t>
            </w:r>
          </w:ins>
          <w:del w:id="380" w:author="David Conklin" w:date="2021-04-07T06:46:00Z">
            <w:r w:rsidDel="002C300B">
              <w:rPr>
                <w:noProof/>
                <w:webHidden/>
              </w:rPr>
              <w:delText>4</w:delText>
            </w:r>
            <w:r w:rsidDel="002C300B">
              <w:rPr>
                <w:noProof/>
                <w:webHidden/>
              </w:rPr>
              <w:fldChar w:fldCharType="end"/>
            </w:r>
            <w:r w:rsidRPr="00D40569" w:rsidDel="002C300B">
              <w:rPr>
                <w:rStyle w:val="Hyperlink"/>
                <w:noProof/>
              </w:rPr>
              <w:fldChar w:fldCharType="end"/>
            </w:r>
          </w:del>
        </w:p>
        <w:p w14:paraId="287CA4F7" w14:textId="1B7F1DC4" w:rsidR="000E6390" w:rsidDel="002C300B" w:rsidRDefault="000E6390">
          <w:pPr>
            <w:pStyle w:val="TOC2"/>
            <w:tabs>
              <w:tab w:val="right" w:leader="dot" w:pos="9350"/>
            </w:tabs>
            <w:rPr>
              <w:del w:id="381" w:author="David Conklin" w:date="2021-04-07T06:46:00Z"/>
              <w:rFonts w:eastAsiaTheme="minorEastAsia"/>
              <w:noProof/>
            </w:rPr>
          </w:pPr>
          <w:del w:id="38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"_Toc67556503"</w:delInstrText>
            </w:r>
            <w:r w:rsidRPr="00D40569" w:rsidDel="002C300B">
              <w:rPr>
                <w:rStyle w:val="Hyperlink"/>
                <w:noProof/>
              </w:rPr>
              <w:delInstrText xml:space="preserve"> </w:delInstrText>
            </w:r>
            <w:r w:rsidRPr="00D40569" w:rsidDel="002C300B">
              <w:rPr>
                <w:rStyle w:val="Hyperlink"/>
                <w:noProof/>
              </w:rPr>
              <w:fldChar w:fldCharType="separate"/>
            </w:r>
          </w:del>
          <w:ins w:id="383" w:author="David Conklin" w:date="2021-04-12T14:55:00Z">
            <w:r w:rsidR="00B86E24">
              <w:rPr>
                <w:rStyle w:val="Hyperlink"/>
                <w:b/>
                <w:bCs/>
                <w:noProof/>
              </w:rPr>
              <w:t>Error! Hyperlink reference not valid.</w:t>
            </w:r>
          </w:ins>
          <w:del w:id="384" w:author="David Conklin" w:date="2021-04-07T06:46:00Z">
            <w:r w:rsidRPr="00D40569" w:rsidDel="002C300B">
              <w:rPr>
                <w:rStyle w:val="Hyperlink"/>
                <w:noProof/>
              </w:rPr>
              <w:delText>A different kind of community model</w:delText>
            </w:r>
            <w:r w:rsidDel="002C300B">
              <w:rPr>
                <w:noProof/>
                <w:webHidden/>
              </w:rPr>
              <w:tab/>
            </w:r>
            <w:r w:rsidDel="002C300B">
              <w:rPr>
                <w:noProof/>
                <w:webHidden/>
              </w:rPr>
              <w:fldChar w:fldCharType="begin"/>
            </w:r>
            <w:r w:rsidDel="002C300B">
              <w:rPr>
                <w:noProof/>
                <w:webHidden/>
              </w:rPr>
              <w:delInstrText xml:space="preserve"> PAGEREF _Toc67556503 \h </w:delInstrText>
            </w:r>
            <w:r w:rsidDel="002C300B">
              <w:rPr>
                <w:noProof/>
                <w:webHidden/>
              </w:rPr>
              <w:fldChar w:fldCharType="separate"/>
            </w:r>
          </w:del>
          <w:ins w:id="385" w:author="David Conklin" w:date="2021-04-12T14:57:00Z">
            <w:r w:rsidR="00B86E24">
              <w:rPr>
                <w:b/>
                <w:bCs/>
                <w:noProof/>
                <w:webHidden/>
              </w:rPr>
              <w:t>Error! Bookmark not defined.</w:t>
            </w:r>
          </w:ins>
          <w:del w:id="386" w:author="David Conklin" w:date="2021-04-07T06:46:00Z">
            <w:r w:rsidDel="002C300B">
              <w:rPr>
                <w:noProof/>
                <w:webHidden/>
              </w:rPr>
              <w:delText>4</w:delText>
            </w:r>
            <w:r w:rsidDel="002C300B">
              <w:rPr>
                <w:noProof/>
                <w:webHidden/>
              </w:rPr>
              <w:fldChar w:fldCharType="end"/>
            </w:r>
            <w:r w:rsidRPr="00D40569" w:rsidDel="002C300B">
              <w:rPr>
                <w:rStyle w:val="Hyperlink"/>
                <w:noProof/>
              </w:rPr>
              <w:fldChar w:fldCharType="end"/>
            </w:r>
          </w:del>
        </w:p>
        <w:p w14:paraId="50D16AD3" w14:textId="6E42A294" w:rsidR="000E6390" w:rsidDel="002C300B" w:rsidRDefault="000E6390">
          <w:pPr>
            <w:pStyle w:val="TOC2"/>
            <w:tabs>
              <w:tab w:val="right" w:leader="dot" w:pos="9350"/>
            </w:tabs>
            <w:rPr>
              <w:del w:id="387" w:author="David Conklin" w:date="2021-04-07T06:46:00Z"/>
              <w:rFonts w:eastAsiaTheme="minorEastAsia"/>
              <w:noProof/>
            </w:rPr>
          </w:pPr>
          <w:del w:id="38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"_Toc67556504"</w:delInstrText>
            </w:r>
            <w:r w:rsidRPr="00D40569" w:rsidDel="002C300B">
              <w:rPr>
                <w:rStyle w:val="Hyperlink"/>
                <w:noProof/>
              </w:rPr>
              <w:delInstrText xml:space="preserve"> </w:delInstrText>
            </w:r>
            <w:r w:rsidRPr="00D40569" w:rsidDel="002C300B">
              <w:rPr>
                <w:rStyle w:val="Hyperlink"/>
                <w:noProof/>
              </w:rPr>
              <w:fldChar w:fldCharType="separate"/>
            </w:r>
          </w:del>
          <w:ins w:id="389" w:author="David Conklin" w:date="2021-04-12T14:55:00Z">
            <w:r w:rsidR="00B86E24">
              <w:rPr>
                <w:rStyle w:val="Hyperlink"/>
                <w:b/>
                <w:bCs/>
                <w:noProof/>
              </w:rPr>
              <w:t>Error! Hyperlink reference not valid.</w:t>
            </w:r>
          </w:ins>
          <w:del w:id="390" w:author="David Conklin" w:date="2021-04-07T06:46:00Z">
            <w:r w:rsidRPr="00D40569" w:rsidDel="002C300B">
              <w:rPr>
                <w:rStyle w:val="Hyperlink"/>
                <w:noProof/>
              </w:rPr>
              <w:delText>What CW3M is for</w:delText>
            </w:r>
            <w:r w:rsidDel="002C300B">
              <w:rPr>
                <w:noProof/>
                <w:webHidden/>
              </w:rPr>
              <w:tab/>
            </w:r>
            <w:r w:rsidDel="002C300B">
              <w:rPr>
                <w:noProof/>
                <w:webHidden/>
              </w:rPr>
              <w:fldChar w:fldCharType="begin"/>
            </w:r>
            <w:r w:rsidDel="002C300B">
              <w:rPr>
                <w:noProof/>
                <w:webHidden/>
              </w:rPr>
              <w:delInstrText xml:space="preserve"> PAGEREF _Toc67556504 \h </w:delInstrText>
            </w:r>
            <w:r w:rsidDel="002C300B">
              <w:rPr>
                <w:noProof/>
                <w:webHidden/>
              </w:rPr>
              <w:fldChar w:fldCharType="separate"/>
            </w:r>
          </w:del>
          <w:ins w:id="391" w:author="David Conklin" w:date="2021-04-12T14:57:00Z">
            <w:r w:rsidR="00B86E24">
              <w:rPr>
                <w:b/>
                <w:bCs/>
                <w:noProof/>
                <w:webHidden/>
              </w:rPr>
              <w:t>Error! Bookmark not defined.</w:t>
            </w:r>
          </w:ins>
          <w:del w:id="392" w:author="David Conklin" w:date="2021-04-07T06:46:00Z">
            <w:r w:rsidDel="002C300B">
              <w:rPr>
                <w:noProof/>
                <w:webHidden/>
              </w:rPr>
              <w:delText>4</w:delText>
            </w:r>
            <w:r w:rsidDel="002C300B">
              <w:rPr>
                <w:noProof/>
                <w:webHidden/>
              </w:rPr>
              <w:fldChar w:fldCharType="end"/>
            </w:r>
            <w:r w:rsidRPr="00D40569" w:rsidDel="002C300B">
              <w:rPr>
                <w:rStyle w:val="Hyperlink"/>
                <w:noProof/>
              </w:rPr>
              <w:fldChar w:fldCharType="end"/>
            </w:r>
          </w:del>
        </w:p>
        <w:p w14:paraId="0CFC0B5B" w14:textId="63BB45C1" w:rsidR="000E6390" w:rsidDel="002C300B" w:rsidRDefault="000E6390">
          <w:pPr>
            <w:pStyle w:val="TOC2"/>
            <w:tabs>
              <w:tab w:val="right" w:leader="dot" w:pos="9350"/>
            </w:tabs>
            <w:rPr>
              <w:del w:id="393" w:author="David Conklin" w:date="2021-04-07T06:46:00Z"/>
              <w:rFonts w:eastAsiaTheme="minorEastAsia"/>
              <w:noProof/>
            </w:rPr>
          </w:pPr>
          <w:del w:id="39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"_Toc67556505"</w:delInstrText>
            </w:r>
            <w:r w:rsidRPr="00D40569" w:rsidDel="002C300B">
              <w:rPr>
                <w:rStyle w:val="Hyperlink"/>
                <w:noProof/>
              </w:rPr>
              <w:delInstrText xml:space="preserve"> </w:delInstrText>
            </w:r>
            <w:r w:rsidRPr="00D40569" w:rsidDel="002C300B">
              <w:rPr>
                <w:rStyle w:val="Hyperlink"/>
                <w:noProof/>
              </w:rPr>
              <w:fldChar w:fldCharType="separate"/>
            </w:r>
          </w:del>
          <w:ins w:id="395" w:author="David Conklin" w:date="2021-04-12T14:55:00Z">
            <w:r w:rsidR="00B86E24">
              <w:rPr>
                <w:rStyle w:val="Hyperlink"/>
                <w:b/>
                <w:bCs/>
                <w:noProof/>
              </w:rPr>
              <w:t>Error! Hyperlink reference not valid.</w:t>
            </w:r>
          </w:ins>
          <w:del w:id="396" w:author="David Conklin" w:date="2021-04-07T06:46:00Z">
            <w:r w:rsidRPr="00D40569" w:rsidDel="002C300B">
              <w:rPr>
                <w:rStyle w:val="Hyperlink"/>
                <w:noProof/>
              </w:rPr>
              <w:delText>Management and maintenance</w:delText>
            </w:r>
            <w:r w:rsidDel="002C300B">
              <w:rPr>
                <w:noProof/>
                <w:webHidden/>
              </w:rPr>
              <w:tab/>
            </w:r>
            <w:r w:rsidDel="002C300B">
              <w:rPr>
                <w:noProof/>
                <w:webHidden/>
              </w:rPr>
              <w:fldChar w:fldCharType="begin"/>
            </w:r>
            <w:r w:rsidDel="002C300B">
              <w:rPr>
                <w:noProof/>
                <w:webHidden/>
              </w:rPr>
              <w:delInstrText xml:space="preserve"> PAGEREF _Toc67556505 \h </w:delInstrText>
            </w:r>
            <w:r w:rsidDel="002C300B">
              <w:rPr>
                <w:noProof/>
                <w:webHidden/>
              </w:rPr>
              <w:fldChar w:fldCharType="separate"/>
            </w:r>
          </w:del>
          <w:ins w:id="397" w:author="David Conklin" w:date="2021-04-12T14:57:00Z">
            <w:r w:rsidR="00B86E24">
              <w:rPr>
                <w:b/>
                <w:bCs/>
                <w:noProof/>
                <w:webHidden/>
              </w:rPr>
              <w:t>Error! Bookmark not defined.</w:t>
            </w:r>
          </w:ins>
          <w:del w:id="398" w:author="David Conklin" w:date="2021-04-07T06:46:00Z">
            <w:r w:rsidDel="002C300B">
              <w:rPr>
                <w:noProof/>
                <w:webHidden/>
              </w:rPr>
              <w:delText>5</w:delText>
            </w:r>
            <w:r w:rsidDel="002C300B">
              <w:rPr>
                <w:noProof/>
                <w:webHidden/>
              </w:rPr>
              <w:fldChar w:fldCharType="end"/>
            </w:r>
            <w:r w:rsidRPr="00D40569" w:rsidDel="002C300B">
              <w:rPr>
                <w:rStyle w:val="Hyperlink"/>
                <w:noProof/>
              </w:rPr>
              <w:fldChar w:fldCharType="end"/>
            </w:r>
          </w:del>
        </w:p>
        <w:p w14:paraId="3C4C4859" w14:textId="7B71BE8D" w:rsidR="000E6390" w:rsidDel="002C300B" w:rsidRDefault="000E6390">
          <w:pPr>
            <w:pStyle w:val="TOC1"/>
            <w:tabs>
              <w:tab w:val="right" w:leader="dot" w:pos="9350"/>
            </w:tabs>
            <w:rPr>
              <w:del w:id="399" w:author="David Conklin" w:date="2021-04-07T06:46:00Z"/>
              <w:rFonts w:eastAsiaTheme="minorEastAsia"/>
              <w:noProof/>
            </w:rPr>
          </w:pPr>
          <w:del w:id="40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"_Toc67556506"</w:delInstrText>
            </w:r>
            <w:r w:rsidRPr="00D40569" w:rsidDel="002C300B">
              <w:rPr>
                <w:rStyle w:val="Hyperlink"/>
                <w:noProof/>
              </w:rPr>
              <w:delInstrText xml:space="preserve"> </w:delInstrText>
            </w:r>
            <w:r w:rsidRPr="00D40569" w:rsidDel="002C300B">
              <w:rPr>
                <w:rStyle w:val="Hyperlink"/>
                <w:noProof/>
              </w:rPr>
              <w:fldChar w:fldCharType="separate"/>
            </w:r>
          </w:del>
          <w:ins w:id="401" w:author="David Conklin" w:date="2021-04-12T14:55:00Z">
            <w:r w:rsidR="00B86E24">
              <w:rPr>
                <w:rStyle w:val="Hyperlink"/>
                <w:b/>
                <w:bCs/>
                <w:noProof/>
              </w:rPr>
              <w:t>Error! Hyperlink reference not valid.</w:t>
            </w:r>
          </w:ins>
          <w:del w:id="402" w:author="David Conklin" w:date="2021-04-07T06:46:00Z">
            <w:r w:rsidRPr="00D40569" w:rsidDel="002C300B">
              <w:rPr>
                <w:rStyle w:val="Hyperlink"/>
                <w:noProof/>
              </w:rPr>
              <w:delText>CW3M – A “first principles” model with tuning knobs</w:delText>
            </w:r>
            <w:r w:rsidDel="002C300B">
              <w:rPr>
                <w:noProof/>
                <w:webHidden/>
              </w:rPr>
              <w:tab/>
            </w:r>
            <w:r w:rsidDel="002C300B">
              <w:rPr>
                <w:noProof/>
                <w:webHidden/>
              </w:rPr>
              <w:fldChar w:fldCharType="begin"/>
            </w:r>
            <w:r w:rsidDel="002C300B">
              <w:rPr>
                <w:noProof/>
                <w:webHidden/>
              </w:rPr>
              <w:delInstrText xml:space="preserve"> PAGEREF _Toc67556506 \h </w:delInstrText>
            </w:r>
            <w:r w:rsidDel="002C300B">
              <w:rPr>
                <w:noProof/>
                <w:webHidden/>
              </w:rPr>
              <w:fldChar w:fldCharType="separate"/>
            </w:r>
          </w:del>
          <w:ins w:id="403" w:author="David Conklin" w:date="2021-04-12T14:57:00Z">
            <w:r w:rsidR="00B86E24">
              <w:rPr>
                <w:b/>
                <w:bCs/>
                <w:noProof/>
                <w:webHidden/>
              </w:rPr>
              <w:t>Error! Bookmark not defined.</w:t>
            </w:r>
          </w:ins>
          <w:del w:id="404" w:author="David Conklin" w:date="2021-04-07T06:46:00Z">
            <w:r w:rsidDel="002C300B">
              <w:rPr>
                <w:noProof/>
                <w:webHidden/>
              </w:rPr>
              <w:delText>5</w:delText>
            </w:r>
            <w:r w:rsidDel="002C300B">
              <w:rPr>
                <w:noProof/>
                <w:webHidden/>
              </w:rPr>
              <w:fldChar w:fldCharType="end"/>
            </w:r>
            <w:r w:rsidRPr="00D40569" w:rsidDel="002C300B">
              <w:rPr>
                <w:rStyle w:val="Hyperlink"/>
                <w:noProof/>
              </w:rPr>
              <w:fldChar w:fldCharType="end"/>
            </w:r>
          </w:del>
        </w:p>
        <w:p w14:paraId="55805134" w14:textId="6752759B" w:rsidR="000E6390" w:rsidDel="002C300B" w:rsidRDefault="000E6390">
          <w:pPr>
            <w:pStyle w:val="TOC1"/>
            <w:tabs>
              <w:tab w:val="right" w:leader="dot" w:pos="9350"/>
            </w:tabs>
            <w:rPr>
              <w:del w:id="405" w:author="David Conklin" w:date="2021-04-07T06:46:00Z"/>
              <w:rFonts w:eastAsiaTheme="minorEastAsia"/>
              <w:noProof/>
            </w:rPr>
          </w:pPr>
          <w:del w:id="40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"_Toc67556507"</w:delInstrText>
            </w:r>
            <w:r w:rsidRPr="00D40569" w:rsidDel="002C300B">
              <w:rPr>
                <w:rStyle w:val="Hyperlink"/>
                <w:noProof/>
              </w:rPr>
              <w:delInstrText xml:space="preserve"> </w:delInstrText>
            </w:r>
            <w:r w:rsidRPr="00D40569" w:rsidDel="002C300B">
              <w:rPr>
                <w:rStyle w:val="Hyperlink"/>
                <w:noProof/>
              </w:rPr>
              <w:fldChar w:fldCharType="separate"/>
            </w:r>
          </w:del>
          <w:ins w:id="407" w:author="David Conklin" w:date="2021-04-12T14:55:00Z">
            <w:r w:rsidR="00B86E24">
              <w:rPr>
                <w:rStyle w:val="Hyperlink"/>
                <w:b/>
                <w:bCs/>
                <w:noProof/>
              </w:rPr>
              <w:t>Error! Hyperlink reference not valid.</w:t>
            </w:r>
          </w:ins>
          <w:del w:id="408" w:author="David Conklin" w:date="2021-04-07T06:46:00Z">
            <w:r w:rsidRPr="00D40569" w:rsidDel="002C300B">
              <w:rPr>
                <w:rStyle w:val="Hyperlink"/>
                <w:noProof/>
              </w:rPr>
              <w:delText>The tuning knobs</w:delText>
            </w:r>
            <w:r w:rsidDel="002C300B">
              <w:rPr>
                <w:noProof/>
                <w:webHidden/>
              </w:rPr>
              <w:tab/>
            </w:r>
            <w:r w:rsidDel="002C300B">
              <w:rPr>
                <w:noProof/>
                <w:webHidden/>
              </w:rPr>
              <w:fldChar w:fldCharType="begin"/>
            </w:r>
            <w:r w:rsidDel="002C300B">
              <w:rPr>
                <w:noProof/>
                <w:webHidden/>
              </w:rPr>
              <w:delInstrText xml:space="preserve"> PAGEREF _Toc67556507 \h </w:delInstrText>
            </w:r>
            <w:r w:rsidDel="002C300B">
              <w:rPr>
                <w:noProof/>
                <w:webHidden/>
              </w:rPr>
              <w:fldChar w:fldCharType="separate"/>
            </w:r>
          </w:del>
          <w:ins w:id="409" w:author="David Conklin" w:date="2021-04-12T14:57:00Z">
            <w:r w:rsidR="00B86E24">
              <w:rPr>
                <w:b/>
                <w:bCs/>
                <w:noProof/>
                <w:webHidden/>
              </w:rPr>
              <w:t>Error! Bookmark not defined.</w:t>
            </w:r>
          </w:ins>
          <w:del w:id="410" w:author="David Conklin" w:date="2021-04-07T06:46:00Z">
            <w:r w:rsidDel="002C300B">
              <w:rPr>
                <w:noProof/>
                <w:webHidden/>
              </w:rPr>
              <w:delText>6</w:delText>
            </w:r>
            <w:r w:rsidDel="002C300B">
              <w:rPr>
                <w:noProof/>
                <w:webHidden/>
              </w:rPr>
              <w:fldChar w:fldCharType="end"/>
            </w:r>
            <w:r w:rsidRPr="00D40569" w:rsidDel="002C300B">
              <w:rPr>
                <w:rStyle w:val="Hyperlink"/>
                <w:noProof/>
              </w:rPr>
              <w:fldChar w:fldCharType="end"/>
            </w:r>
          </w:del>
        </w:p>
        <w:p w14:paraId="36B80DAF" w14:textId="19DFE1D3" w:rsidR="000E6390" w:rsidDel="002C300B" w:rsidRDefault="000E6390">
          <w:pPr>
            <w:pStyle w:val="TOC2"/>
            <w:tabs>
              <w:tab w:val="right" w:leader="dot" w:pos="9350"/>
            </w:tabs>
            <w:rPr>
              <w:del w:id="411" w:author="David Conklin" w:date="2021-04-07T06:46:00Z"/>
              <w:rFonts w:eastAsiaTheme="minorEastAsia"/>
              <w:noProof/>
            </w:rPr>
          </w:pPr>
          <w:del w:id="41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"_Toc67556508"</w:delInstrText>
            </w:r>
            <w:r w:rsidRPr="00D40569" w:rsidDel="002C300B">
              <w:rPr>
                <w:rStyle w:val="Hyperlink"/>
                <w:noProof/>
              </w:rPr>
              <w:delInstrText xml:space="preserve"> </w:delInstrText>
            </w:r>
            <w:r w:rsidRPr="00D40569" w:rsidDel="002C300B">
              <w:rPr>
                <w:rStyle w:val="Hyperlink"/>
                <w:noProof/>
              </w:rPr>
              <w:fldChar w:fldCharType="separate"/>
            </w:r>
          </w:del>
          <w:ins w:id="413" w:author="David Conklin" w:date="2021-04-12T14:55:00Z">
            <w:r w:rsidR="00B86E24">
              <w:rPr>
                <w:rStyle w:val="Hyperlink"/>
                <w:b/>
                <w:bCs/>
                <w:noProof/>
              </w:rPr>
              <w:t>Error! Hyperlink reference not valid.</w:t>
            </w:r>
          </w:ins>
          <w:del w:id="414" w:author="David Conklin" w:date="2021-04-07T06:46:00Z">
            <w:r w:rsidRPr="00D40569" w:rsidDel="002C300B">
              <w:rPr>
                <w:rStyle w:val="Hyperlink"/>
                <w:noProof/>
              </w:rPr>
              <w:delText>ET_MULT – forest evapotranspiration</w:delText>
            </w:r>
            <w:r w:rsidDel="002C300B">
              <w:rPr>
                <w:noProof/>
                <w:webHidden/>
              </w:rPr>
              <w:tab/>
            </w:r>
            <w:r w:rsidDel="002C300B">
              <w:rPr>
                <w:noProof/>
                <w:webHidden/>
              </w:rPr>
              <w:fldChar w:fldCharType="begin"/>
            </w:r>
            <w:r w:rsidDel="002C300B">
              <w:rPr>
                <w:noProof/>
                <w:webHidden/>
              </w:rPr>
              <w:delInstrText xml:space="preserve"> PAGEREF _Toc67556508 \h </w:delInstrText>
            </w:r>
            <w:r w:rsidDel="002C300B">
              <w:rPr>
                <w:noProof/>
                <w:webHidden/>
              </w:rPr>
              <w:fldChar w:fldCharType="separate"/>
            </w:r>
          </w:del>
          <w:ins w:id="415" w:author="David Conklin" w:date="2021-04-12T14:57:00Z">
            <w:r w:rsidR="00B86E24">
              <w:rPr>
                <w:b/>
                <w:bCs/>
                <w:noProof/>
                <w:webHidden/>
              </w:rPr>
              <w:t>Error! Bookmark not defined.</w:t>
            </w:r>
          </w:ins>
          <w:del w:id="416" w:author="David Conklin" w:date="2021-04-07T06:46:00Z">
            <w:r w:rsidDel="002C300B">
              <w:rPr>
                <w:noProof/>
                <w:webHidden/>
              </w:rPr>
              <w:delText>6</w:delText>
            </w:r>
            <w:r w:rsidDel="002C300B">
              <w:rPr>
                <w:noProof/>
                <w:webHidden/>
              </w:rPr>
              <w:fldChar w:fldCharType="end"/>
            </w:r>
            <w:r w:rsidRPr="00D40569" w:rsidDel="002C300B">
              <w:rPr>
                <w:rStyle w:val="Hyperlink"/>
                <w:noProof/>
              </w:rPr>
              <w:fldChar w:fldCharType="end"/>
            </w:r>
          </w:del>
        </w:p>
        <w:p w14:paraId="4DF1CB97" w14:textId="12766A35" w:rsidR="000E6390" w:rsidDel="002C300B" w:rsidRDefault="000E6390">
          <w:pPr>
            <w:pStyle w:val="TOC2"/>
            <w:tabs>
              <w:tab w:val="right" w:leader="dot" w:pos="9350"/>
            </w:tabs>
            <w:rPr>
              <w:del w:id="417" w:author="David Conklin" w:date="2021-04-07T06:46:00Z"/>
              <w:rFonts w:eastAsiaTheme="minorEastAsia"/>
              <w:noProof/>
            </w:rPr>
          </w:pPr>
          <w:del w:id="41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"_Toc67556509"</w:delInstrText>
            </w:r>
            <w:r w:rsidRPr="00D40569" w:rsidDel="002C300B">
              <w:rPr>
                <w:rStyle w:val="Hyperlink"/>
                <w:noProof/>
              </w:rPr>
              <w:delInstrText xml:space="preserve"> </w:delInstrText>
            </w:r>
            <w:r w:rsidRPr="00D40569" w:rsidDel="002C300B">
              <w:rPr>
                <w:rStyle w:val="Hyperlink"/>
                <w:noProof/>
              </w:rPr>
              <w:fldChar w:fldCharType="separate"/>
            </w:r>
          </w:del>
          <w:ins w:id="419" w:author="David Conklin" w:date="2021-04-12T14:55:00Z">
            <w:r w:rsidR="00B86E24">
              <w:rPr>
                <w:rStyle w:val="Hyperlink"/>
                <w:b/>
                <w:bCs/>
                <w:noProof/>
              </w:rPr>
              <w:t>Error! Hyperlink reference not valid.</w:t>
            </w:r>
          </w:ins>
          <w:del w:id="420" w:author="David Conklin" w:date="2021-04-07T06:46:00Z">
            <w:r w:rsidRPr="00D40569" w:rsidDel="002C300B">
              <w:rPr>
                <w:rStyle w:val="Hyperlink"/>
                <w:noProof/>
              </w:rPr>
              <w:delText>SOLAR_RADIATION_MULTIPLIER – reservoir insolation</w:delText>
            </w:r>
            <w:r w:rsidDel="002C300B">
              <w:rPr>
                <w:noProof/>
                <w:webHidden/>
              </w:rPr>
              <w:tab/>
            </w:r>
            <w:r w:rsidDel="002C300B">
              <w:rPr>
                <w:noProof/>
                <w:webHidden/>
              </w:rPr>
              <w:fldChar w:fldCharType="begin"/>
            </w:r>
            <w:r w:rsidDel="002C300B">
              <w:rPr>
                <w:noProof/>
                <w:webHidden/>
              </w:rPr>
              <w:delInstrText xml:space="preserve"> PAGEREF _Toc67556509 \h </w:delInstrText>
            </w:r>
            <w:r w:rsidDel="002C300B">
              <w:rPr>
                <w:noProof/>
                <w:webHidden/>
              </w:rPr>
              <w:fldChar w:fldCharType="separate"/>
            </w:r>
          </w:del>
          <w:ins w:id="421" w:author="David Conklin" w:date="2021-04-12T14:57:00Z">
            <w:r w:rsidR="00B86E24">
              <w:rPr>
                <w:b/>
                <w:bCs/>
                <w:noProof/>
                <w:webHidden/>
              </w:rPr>
              <w:t>Error! Bookmark not defined.</w:t>
            </w:r>
          </w:ins>
          <w:del w:id="422" w:author="David Conklin" w:date="2021-04-07T06:46:00Z">
            <w:r w:rsidDel="002C300B">
              <w:rPr>
                <w:noProof/>
                <w:webHidden/>
              </w:rPr>
              <w:delText>6</w:delText>
            </w:r>
            <w:r w:rsidDel="002C300B">
              <w:rPr>
                <w:noProof/>
                <w:webHidden/>
              </w:rPr>
              <w:fldChar w:fldCharType="end"/>
            </w:r>
            <w:r w:rsidRPr="00D40569" w:rsidDel="002C300B">
              <w:rPr>
                <w:rStyle w:val="Hyperlink"/>
                <w:noProof/>
              </w:rPr>
              <w:fldChar w:fldCharType="end"/>
            </w:r>
          </w:del>
        </w:p>
        <w:p w14:paraId="501C319A" w14:textId="42C59076" w:rsidR="000E6390" w:rsidDel="002C300B" w:rsidRDefault="000E6390">
          <w:pPr>
            <w:pStyle w:val="TOC2"/>
            <w:tabs>
              <w:tab w:val="right" w:leader="dot" w:pos="9350"/>
            </w:tabs>
            <w:rPr>
              <w:del w:id="423" w:author="David Conklin" w:date="2021-04-07T06:46:00Z"/>
              <w:rFonts w:eastAsiaTheme="minorEastAsia"/>
              <w:noProof/>
            </w:rPr>
          </w:pPr>
          <w:del w:id="42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"_Toc67556510"</w:delInstrText>
            </w:r>
            <w:r w:rsidRPr="00D40569" w:rsidDel="002C300B">
              <w:rPr>
                <w:rStyle w:val="Hyperlink"/>
                <w:noProof/>
              </w:rPr>
              <w:delInstrText xml:space="preserve"> </w:delInstrText>
            </w:r>
            <w:r w:rsidRPr="00D40569" w:rsidDel="002C300B">
              <w:rPr>
                <w:rStyle w:val="Hyperlink"/>
                <w:noProof/>
              </w:rPr>
              <w:fldChar w:fldCharType="separate"/>
            </w:r>
          </w:del>
          <w:ins w:id="425" w:author="David Conklin" w:date="2021-04-12T14:55:00Z">
            <w:r w:rsidR="00B86E24">
              <w:rPr>
                <w:rStyle w:val="Hyperlink"/>
                <w:b/>
                <w:bCs/>
                <w:noProof/>
              </w:rPr>
              <w:t>Error! Hyperlink reference not valid.</w:t>
            </w:r>
          </w:ins>
          <w:del w:id="426" w:author="David Conklin" w:date="2021-04-07T06:46:00Z">
            <w:r w:rsidRPr="00D40569" w:rsidDel="002C300B">
              <w:rPr>
                <w:rStyle w:val="Hyperlink"/>
                <w:noProof/>
              </w:rPr>
              <w:delText>FLOW_CMS – Discharge from High Cascade springs</w:delText>
            </w:r>
            <w:r w:rsidDel="002C300B">
              <w:rPr>
                <w:noProof/>
                <w:webHidden/>
              </w:rPr>
              <w:tab/>
            </w:r>
            <w:r w:rsidDel="002C300B">
              <w:rPr>
                <w:noProof/>
                <w:webHidden/>
              </w:rPr>
              <w:fldChar w:fldCharType="begin"/>
            </w:r>
            <w:r w:rsidDel="002C300B">
              <w:rPr>
                <w:noProof/>
                <w:webHidden/>
              </w:rPr>
              <w:delInstrText xml:space="preserve"> PAGEREF _Toc67556510 \h </w:delInstrText>
            </w:r>
            <w:r w:rsidDel="002C300B">
              <w:rPr>
                <w:noProof/>
                <w:webHidden/>
              </w:rPr>
              <w:fldChar w:fldCharType="separate"/>
            </w:r>
          </w:del>
          <w:ins w:id="427" w:author="David Conklin" w:date="2021-04-12T14:57:00Z">
            <w:r w:rsidR="00B86E24">
              <w:rPr>
                <w:b/>
                <w:bCs/>
                <w:noProof/>
                <w:webHidden/>
              </w:rPr>
              <w:t>Error! Bookmark not defined.</w:t>
            </w:r>
          </w:ins>
          <w:del w:id="428" w:author="David Conklin" w:date="2021-04-07T06:46:00Z">
            <w:r w:rsidDel="002C300B">
              <w:rPr>
                <w:noProof/>
                <w:webHidden/>
              </w:rPr>
              <w:delText>6</w:delText>
            </w:r>
            <w:r w:rsidDel="002C300B">
              <w:rPr>
                <w:noProof/>
                <w:webHidden/>
              </w:rPr>
              <w:fldChar w:fldCharType="end"/>
            </w:r>
            <w:r w:rsidRPr="00D40569" w:rsidDel="002C300B">
              <w:rPr>
                <w:rStyle w:val="Hyperlink"/>
                <w:noProof/>
              </w:rPr>
              <w:fldChar w:fldCharType="end"/>
            </w:r>
          </w:del>
        </w:p>
        <w:p w14:paraId="64A7C14D" w14:textId="21EDED9C" w:rsidR="000E6390" w:rsidDel="002C300B" w:rsidRDefault="000E6390">
          <w:pPr>
            <w:pStyle w:val="TOC1"/>
            <w:tabs>
              <w:tab w:val="right" w:leader="dot" w:pos="9350"/>
            </w:tabs>
            <w:rPr>
              <w:del w:id="429" w:author="David Conklin" w:date="2021-04-07T06:46:00Z"/>
              <w:rFonts w:eastAsiaTheme="minorEastAsia"/>
              <w:noProof/>
            </w:rPr>
          </w:pPr>
          <w:del w:id="43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"_Toc67556511"</w:delInstrText>
            </w:r>
            <w:r w:rsidRPr="00D40569" w:rsidDel="002C300B">
              <w:rPr>
                <w:rStyle w:val="Hyperlink"/>
                <w:noProof/>
              </w:rPr>
              <w:delInstrText xml:space="preserve"> </w:delInstrText>
            </w:r>
            <w:r w:rsidRPr="00D40569" w:rsidDel="002C300B">
              <w:rPr>
                <w:rStyle w:val="Hyperlink"/>
                <w:noProof/>
              </w:rPr>
              <w:fldChar w:fldCharType="separate"/>
            </w:r>
          </w:del>
          <w:ins w:id="431" w:author="David Conklin" w:date="2021-04-12T14:55:00Z">
            <w:r w:rsidR="00B86E24">
              <w:rPr>
                <w:rStyle w:val="Hyperlink"/>
                <w:b/>
                <w:bCs/>
                <w:noProof/>
              </w:rPr>
              <w:t>Error! Hyperlink reference not valid.</w:t>
            </w:r>
          </w:ins>
          <w:del w:id="432" w:author="David Conklin" w:date="2021-04-07T06:46:00Z">
            <w:r w:rsidRPr="00D40569" w:rsidDel="002C300B">
              <w:rPr>
                <w:rStyle w:val="Hyperlink"/>
                <w:noProof/>
              </w:rPr>
              <w:delText>The Envision framework and the GIS Layers</w:delText>
            </w:r>
            <w:r w:rsidDel="002C300B">
              <w:rPr>
                <w:noProof/>
                <w:webHidden/>
              </w:rPr>
              <w:tab/>
            </w:r>
            <w:r w:rsidDel="002C300B">
              <w:rPr>
                <w:noProof/>
                <w:webHidden/>
              </w:rPr>
              <w:fldChar w:fldCharType="begin"/>
            </w:r>
            <w:r w:rsidDel="002C300B">
              <w:rPr>
                <w:noProof/>
                <w:webHidden/>
              </w:rPr>
              <w:delInstrText xml:space="preserve"> PAGEREF _Toc67556511 \h </w:delInstrText>
            </w:r>
            <w:r w:rsidDel="002C300B">
              <w:rPr>
                <w:noProof/>
                <w:webHidden/>
              </w:rPr>
              <w:fldChar w:fldCharType="separate"/>
            </w:r>
          </w:del>
          <w:ins w:id="433" w:author="David Conklin" w:date="2021-04-12T14:57:00Z">
            <w:r w:rsidR="00B86E24">
              <w:rPr>
                <w:b/>
                <w:bCs/>
                <w:noProof/>
                <w:webHidden/>
              </w:rPr>
              <w:t>Error! Bookmark not defined.</w:t>
            </w:r>
          </w:ins>
          <w:del w:id="434" w:author="David Conklin" w:date="2021-04-07T06:46:00Z">
            <w:r w:rsidDel="002C300B">
              <w:rPr>
                <w:noProof/>
                <w:webHidden/>
              </w:rPr>
              <w:delText>7</w:delText>
            </w:r>
            <w:r w:rsidDel="002C300B">
              <w:rPr>
                <w:noProof/>
                <w:webHidden/>
              </w:rPr>
              <w:fldChar w:fldCharType="end"/>
            </w:r>
            <w:r w:rsidRPr="00D40569" w:rsidDel="002C300B">
              <w:rPr>
                <w:rStyle w:val="Hyperlink"/>
                <w:noProof/>
              </w:rPr>
              <w:fldChar w:fldCharType="end"/>
            </w:r>
          </w:del>
        </w:p>
        <w:p w14:paraId="12AF9771" w14:textId="3C2F80CE" w:rsidR="000E6390" w:rsidDel="002C300B" w:rsidRDefault="000E6390">
          <w:pPr>
            <w:pStyle w:val="TOC2"/>
            <w:tabs>
              <w:tab w:val="right" w:leader="dot" w:pos="9350"/>
            </w:tabs>
            <w:rPr>
              <w:del w:id="435" w:author="David Conklin" w:date="2021-04-07T06:46:00Z"/>
              <w:rFonts w:eastAsiaTheme="minorEastAsia"/>
              <w:noProof/>
            </w:rPr>
          </w:pPr>
          <w:del w:id="43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"_Toc67556512"</w:delInstrText>
            </w:r>
            <w:r w:rsidRPr="00D40569" w:rsidDel="002C300B">
              <w:rPr>
                <w:rStyle w:val="Hyperlink"/>
                <w:noProof/>
              </w:rPr>
              <w:delInstrText xml:space="preserve"> </w:delInstrText>
            </w:r>
            <w:r w:rsidRPr="00D40569" w:rsidDel="002C300B">
              <w:rPr>
                <w:rStyle w:val="Hyperlink"/>
                <w:noProof/>
              </w:rPr>
              <w:fldChar w:fldCharType="separate"/>
            </w:r>
          </w:del>
          <w:ins w:id="437" w:author="David Conklin" w:date="2021-04-12T14:55:00Z">
            <w:r w:rsidR="00B86E24">
              <w:rPr>
                <w:rStyle w:val="Hyperlink"/>
                <w:b/>
                <w:bCs/>
                <w:noProof/>
              </w:rPr>
              <w:t>Error! Hyperlink reference not valid.</w:t>
            </w:r>
          </w:ins>
          <w:del w:id="438" w:author="David Conklin" w:date="2021-04-07T06:46:00Z">
            <w:r w:rsidRPr="00D40569" w:rsidDel="002C300B">
              <w:rPr>
                <w:rStyle w:val="Hyperlink"/>
                <w:noProof/>
              </w:rPr>
              <w:delText>The Reach Layer</w:delText>
            </w:r>
            <w:r w:rsidDel="002C300B">
              <w:rPr>
                <w:noProof/>
                <w:webHidden/>
              </w:rPr>
              <w:tab/>
            </w:r>
            <w:r w:rsidDel="002C300B">
              <w:rPr>
                <w:noProof/>
                <w:webHidden/>
              </w:rPr>
              <w:fldChar w:fldCharType="begin"/>
            </w:r>
            <w:r w:rsidDel="002C300B">
              <w:rPr>
                <w:noProof/>
                <w:webHidden/>
              </w:rPr>
              <w:delInstrText xml:space="preserve"> PAGEREF _Toc67556512 \h </w:delInstrText>
            </w:r>
            <w:r w:rsidDel="002C300B">
              <w:rPr>
                <w:noProof/>
                <w:webHidden/>
              </w:rPr>
              <w:fldChar w:fldCharType="separate"/>
            </w:r>
          </w:del>
          <w:ins w:id="439" w:author="David Conklin" w:date="2021-04-12T14:57:00Z">
            <w:r w:rsidR="00B86E24">
              <w:rPr>
                <w:b/>
                <w:bCs/>
                <w:noProof/>
                <w:webHidden/>
              </w:rPr>
              <w:t>Error! Bookmark not defined.</w:t>
            </w:r>
          </w:ins>
          <w:del w:id="440" w:author="David Conklin" w:date="2021-04-07T06:46:00Z">
            <w:r w:rsidDel="002C300B">
              <w:rPr>
                <w:noProof/>
                <w:webHidden/>
              </w:rPr>
              <w:delText>7</w:delText>
            </w:r>
            <w:r w:rsidDel="002C300B">
              <w:rPr>
                <w:noProof/>
                <w:webHidden/>
              </w:rPr>
              <w:fldChar w:fldCharType="end"/>
            </w:r>
            <w:r w:rsidRPr="00D40569" w:rsidDel="002C300B">
              <w:rPr>
                <w:rStyle w:val="Hyperlink"/>
                <w:noProof/>
              </w:rPr>
              <w:fldChar w:fldCharType="end"/>
            </w:r>
          </w:del>
        </w:p>
        <w:p w14:paraId="7551962D" w14:textId="46199BD4" w:rsidR="000E6390" w:rsidDel="002C300B" w:rsidRDefault="000E6390">
          <w:pPr>
            <w:pStyle w:val="TOC1"/>
            <w:tabs>
              <w:tab w:val="right" w:leader="dot" w:pos="9350"/>
            </w:tabs>
            <w:rPr>
              <w:del w:id="441" w:author="David Conklin" w:date="2021-04-07T06:46:00Z"/>
              <w:rFonts w:eastAsiaTheme="minorEastAsia"/>
              <w:noProof/>
            </w:rPr>
          </w:pPr>
          <w:del w:id="44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"_Toc67556513"</w:delInstrText>
            </w:r>
            <w:r w:rsidRPr="00D40569" w:rsidDel="002C300B">
              <w:rPr>
                <w:rStyle w:val="Hyperlink"/>
                <w:noProof/>
              </w:rPr>
              <w:delInstrText xml:space="preserve"> </w:delInstrText>
            </w:r>
            <w:r w:rsidRPr="00D40569" w:rsidDel="002C300B">
              <w:rPr>
                <w:rStyle w:val="Hyperlink"/>
                <w:noProof/>
              </w:rPr>
              <w:fldChar w:fldCharType="separate"/>
            </w:r>
          </w:del>
          <w:ins w:id="443" w:author="David Conklin" w:date="2021-04-12T14:55:00Z">
            <w:r w:rsidR="00B86E24">
              <w:rPr>
                <w:rStyle w:val="Hyperlink"/>
                <w:b/>
                <w:bCs/>
                <w:noProof/>
              </w:rPr>
              <w:t>Error! Hyperlink reference not valid.</w:t>
            </w:r>
          </w:ins>
          <w:del w:id="444" w:author="David Conklin" w:date="2021-04-07T06:46:00Z">
            <w:r w:rsidRPr="00D40569" w:rsidDel="002C300B">
              <w:rPr>
                <w:rStyle w:val="Hyperlink"/>
                <w:noProof/>
              </w:rPr>
              <w:delText>Study areas</w:delText>
            </w:r>
            <w:r w:rsidDel="002C300B">
              <w:rPr>
                <w:noProof/>
                <w:webHidden/>
              </w:rPr>
              <w:tab/>
            </w:r>
            <w:r w:rsidDel="002C300B">
              <w:rPr>
                <w:noProof/>
                <w:webHidden/>
              </w:rPr>
              <w:fldChar w:fldCharType="begin"/>
            </w:r>
            <w:r w:rsidDel="002C300B">
              <w:rPr>
                <w:noProof/>
                <w:webHidden/>
              </w:rPr>
              <w:delInstrText xml:space="preserve"> PAGEREF _Toc67556513 \h </w:delInstrText>
            </w:r>
            <w:r w:rsidDel="002C300B">
              <w:rPr>
                <w:noProof/>
                <w:webHidden/>
              </w:rPr>
              <w:fldChar w:fldCharType="separate"/>
            </w:r>
          </w:del>
          <w:ins w:id="445" w:author="David Conklin" w:date="2021-04-12T14:57:00Z">
            <w:r w:rsidR="00B86E24">
              <w:rPr>
                <w:b/>
                <w:bCs/>
                <w:noProof/>
                <w:webHidden/>
              </w:rPr>
              <w:t>Error! Bookmark not defined.</w:t>
            </w:r>
          </w:ins>
          <w:del w:id="446" w:author="David Conklin" w:date="2021-04-07T06:46:00Z">
            <w:r w:rsidDel="002C300B">
              <w:rPr>
                <w:noProof/>
                <w:webHidden/>
              </w:rPr>
              <w:delText>7</w:delText>
            </w:r>
            <w:r w:rsidDel="002C300B">
              <w:rPr>
                <w:noProof/>
                <w:webHidden/>
              </w:rPr>
              <w:fldChar w:fldCharType="end"/>
            </w:r>
            <w:r w:rsidRPr="00D40569" w:rsidDel="002C300B">
              <w:rPr>
                <w:rStyle w:val="Hyperlink"/>
                <w:noProof/>
              </w:rPr>
              <w:fldChar w:fldCharType="end"/>
            </w:r>
          </w:del>
        </w:p>
        <w:p w14:paraId="55FB2B2A" w14:textId="354FD668" w:rsidR="000E6390" w:rsidDel="002C300B" w:rsidRDefault="000E6390">
          <w:pPr>
            <w:pStyle w:val="TOC2"/>
            <w:tabs>
              <w:tab w:val="right" w:leader="dot" w:pos="9350"/>
            </w:tabs>
            <w:rPr>
              <w:del w:id="447" w:author="David Conklin" w:date="2021-04-07T06:46:00Z"/>
              <w:rFonts w:eastAsiaTheme="minorEastAsia"/>
              <w:noProof/>
            </w:rPr>
          </w:pPr>
          <w:del w:id="44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"_Toc67556514"</w:delInstrText>
            </w:r>
            <w:r w:rsidRPr="00D40569" w:rsidDel="002C300B">
              <w:rPr>
                <w:rStyle w:val="Hyperlink"/>
                <w:noProof/>
              </w:rPr>
              <w:delInstrText xml:space="preserve"> </w:delInstrText>
            </w:r>
            <w:r w:rsidRPr="00D40569" w:rsidDel="002C300B">
              <w:rPr>
                <w:rStyle w:val="Hyperlink"/>
                <w:noProof/>
              </w:rPr>
              <w:fldChar w:fldCharType="separate"/>
            </w:r>
          </w:del>
          <w:ins w:id="449" w:author="David Conklin" w:date="2021-04-12T14:55:00Z">
            <w:r w:rsidR="00B86E24">
              <w:rPr>
                <w:rStyle w:val="Hyperlink"/>
                <w:b/>
                <w:bCs/>
                <w:noProof/>
              </w:rPr>
              <w:t>Error! Hyperlink reference not valid.</w:t>
            </w:r>
          </w:ins>
          <w:del w:id="450" w:author="David Conklin" w:date="2021-04-07T06:46:00Z">
            <w:r w:rsidRPr="00D40569" w:rsidDel="002C300B">
              <w:rPr>
                <w:rStyle w:val="Hyperlink"/>
                <w:noProof/>
              </w:rPr>
              <w:delText>DataCW3M directory structure</w:delText>
            </w:r>
            <w:r w:rsidDel="002C300B">
              <w:rPr>
                <w:noProof/>
                <w:webHidden/>
              </w:rPr>
              <w:tab/>
            </w:r>
            <w:r w:rsidDel="002C300B">
              <w:rPr>
                <w:noProof/>
                <w:webHidden/>
              </w:rPr>
              <w:fldChar w:fldCharType="begin"/>
            </w:r>
            <w:r w:rsidDel="002C300B">
              <w:rPr>
                <w:noProof/>
                <w:webHidden/>
              </w:rPr>
              <w:delInstrText xml:space="preserve"> PAGEREF _Toc67556514 \h </w:delInstrText>
            </w:r>
            <w:r w:rsidDel="002C300B">
              <w:rPr>
                <w:noProof/>
                <w:webHidden/>
              </w:rPr>
              <w:fldChar w:fldCharType="separate"/>
            </w:r>
          </w:del>
          <w:ins w:id="451" w:author="David Conklin" w:date="2021-04-12T14:57:00Z">
            <w:r w:rsidR="00B86E24">
              <w:rPr>
                <w:b/>
                <w:bCs/>
                <w:noProof/>
                <w:webHidden/>
              </w:rPr>
              <w:t>Error! Bookmark not defined.</w:t>
            </w:r>
          </w:ins>
          <w:del w:id="452" w:author="David Conklin" w:date="2021-04-07T06:46:00Z">
            <w:r w:rsidDel="002C300B">
              <w:rPr>
                <w:noProof/>
                <w:webHidden/>
              </w:rPr>
              <w:delText>8</w:delText>
            </w:r>
            <w:r w:rsidDel="002C300B">
              <w:rPr>
                <w:noProof/>
                <w:webHidden/>
              </w:rPr>
              <w:fldChar w:fldCharType="end"/>
            </w:r>
            <w:r w:rsidRPr="00D40569" w:rsidDel="002C300B">
              <w:rPr>
                <w:rStyle w:val="Hyperlink"/>
                <w:noProof/>
              </w:rPr>
              <w:fldChar w:fldCharType="end"/>
            </w:r>
          </w:del>
        </w:p>
        <w:p w14:paraId="1FB3DCFA" w14:textId="52601C8C" w:rsidR="000E6390" w:rsidDel="002C300B" w:rsidRDefault="000E6390">
          <w:pPr>
            <w:pStyle w:val="TOC2"/>
            <w:tabs>
              <w:tab w:val="right" w:leader="dot" w:pos="9350"/>
            </w:tabs>
            <w:rPr>
              <w:del w:id="453" w:author="David Conklin" w:date="2021-04-07T06:46:00Z"/>
              <w:rFonts w:eastAsiaTheme="minorEastAsia"/>
              <w:noProof/>
            </w:rPr>
          </w:pPr>
          <w:del w:id="45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"_Toc67556515"</w:delInstrText>
            </w:r>
            <w:r w:rsidRPr="00D40569" w:rsidDel="002C300B">
              <w:rPr>
                <w:rStyle w:val="Hyperlink"/>
                <w:noProof/>
              </w:rPr>
              <w:delInstrText xml:space="preserve"> </w:delInstrText>
            </w:r>
            <w:r w:rsidRPr="00D40569" w:rsidDel="002C300B">
              <w:rPr>
                <w:rStyle w:val="Hyperlink"/>
                <w:noProof/>
              </w:rPr>
              <w:fldChar w:fldCharType="separate"/>
            </w:r>
          </w:del>
          <w:ins w:id="455" w:author="David Conklin" w:date="2021-04-12T14:55:00Z">
            <w:r w:rsidR="00B86E24">
              <w:rPr>
                <w:rStyle w:val="Hyperlink"/>
                <w:b/>
                <w:bCs/>
                <w:noProof/>
              </w:rPr>
              <w:t>Error! Hyperlink reference not valid.</w:t>
            </w:r>
          </w:ins>
          <w:del w:id="456" w:author="David Conklin" w:date="2021-04-07T06:46:00Z">
            <w:r w:rsidRPr="00D40569" w:rsidDel="002C300B">
              <w:rPr>
                <w:rStyle w:val="Hyperlink"/>
                <w:noProof/>
              </w:rPr>
              <w:delText>DataCW3M\ScenarioData directory structure</w:delText>
            </w:r>
            <w:r w:rsidDel="002C300B">
              <w:rPr>
                <w:noProof/>
                <w:webHidden/>
              </w:rPr>
              <w:tab/>
            </w:r>
            <w:r w:rsidDel="002C300B">
              <w:rPr>
                <w:noProof/>
                <w:webHidden/>
              </w:rPr>
              <w:fldChar w:fldCharType="begin"/>
            </w:r>
            <w:r w:rsidDel="002C300B">
              <w:rPr>
                <w:noProof/>
                <w:webHidden/>
              </w:rPr>
              <w:delInstrText xml:space="preserve"> PAGEREF _Toc67556515 \h </w:delInstrText>
            </w:r>
            <w:r w:rsidDel="002C300B">
              <w:rPr>
                <w:noProof/>
                <w:webHidden/>
              </w:rPr>
              <w:fldChar w:fldCharType="separate"/>
            </w:r>
          </w:del>
          <w:ins w:id="457" w:author="David Conklin" w:date="2021-04-12T14:57:00Z">
            <w:r w:rsidR="00B86E24">
              <w:rPr>
                <w:b/>
                <w:bCs/>
                <w:noProof/>
                <w:webHidden/>
              </w:rPr>
              <w:t>Error! Bookmark not defined.</w:t>
            </w:r>
          </w:ins>
          <w:del w:id="458" w:author="David Conklin" w:date="2021-04-07T06:46:00Z">
            <w:r w:rsidDel="002C300B">
              <w:rPr>
                <w:noProof/>
                <w:webHidden/>
              </w:rPr>
              <w:delText>9</w:delText>
            </w:r>
            <w:r w:rsidDel="002C300B">
              <w:rPr>
                <w:noProof/>
                <w:webHidden/>
              </w:rPr>
              <w:fldChar w:fldCharType="end"/>
            </w:r>
            <w:r w:rsidRPr="00D40569" w:rsidDel="002C300B">
              <w:rPr>
                <w:rStyle w:val="Hyperlink"/>
                <w:noProof/>
              </w:rPr>
              <w:fldChar w:fldCharType="end"/>
            </w:r>
          </w:del>
        </w:p>
        <w:p w14:paraId="523119D1" w14:textId="15C04197" w:rsidR="000E6390" w:rsidDel="002C300B" w:rsidRDefault="000E6390">
          <w:pPr>
            <w:pStyle w:val="TOC2"/>
            <w:tabs>
              <w:tab w:val="right" w:leader="dot" w:pos="9350"/>
            </w:tabs>
            <w:rPr>
              <w:del w:id="459" w:author="David Conklin" w:date="2021-04-07T06:46:00Z"/>
              <w:rFonts w:eastAsiaTheme="minorEastAsia"/>
              <w:noProof/>
            </w:rPr>
          </w:pPr>
          <w:del w:id="46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"_Toc67556516"</w:delInstrText>
            </w:r>
            <w:r w:rsidRPr="00D40569" w:rsidDel="002C300B">
              <w:rPr>
                <w:rStyle w:val="Hyperlink"/>
                <w:noProof/>
              </w:rPr>
              <w:delInstrText xml:space="preserve"> </w:delInstrText>
            </w:r>
            <w:r w:rsidRPr="00D40569" w:rsidDel="002C300B">
              <w:rPr>
                <w:rStyle w:val="Hyperlink"/>
                <w:noProof/>
              </w:rPr>
              <w:fldChar w:fldCharType="separate"/>
            </w:r>
          </w:del>
          <w:ins w:id="461" w:author="David Conklin" w:date="2021-04-12T14:55:00Z">
            <w:r w:rsidR="00B86E24">
              <w:rPr>
                <w:rStyle w:val="Hyperlink"/>
                <w:b/>
                <w:bCs/>
                <w:noProof/>
              </w:rPr>
              <w:t>Error! Hyperlink reference not valid.</w:t>
            </w:r>
          </w:ins>
          <w:del w:id="462" w:author="David Conklin" w:date="2021-04-07T06:46:00Z">
            <w:r w:rsidRPr="00D40569" w:rsidDel="002C300B">
              <w:rPr>
                <w:rStyle w:val="Hyperlink"/>
                <w:noProof/>
              </w:rPr>
              <w:delText>DataCW3M\ScenarioData\&lt;scenario&gt; folder contents</w:delText>
            </w:r>
            <w:r w:rsidDel="002C300B">
              <w:rPr>
                <w:noProof/>
                <w:webHidden/>
              </w:rPr>
              <w:tab/>
            </w:r>
            <w:r w:rsidDel="002C300B">
              <w:rPr>
                <w:noProof/>
                <w:webHidden/>
              </w:rPr>
              <w:fldChar w:fldCharType="begin"/>
            </w:r>
            <w:r w:rsidDel="002C300B">
              <w:rPr>
                <w:noProof/>
                <w:webHidden/>
              </w:rPr>
              <w:delInstrText xml:space="preserve"> PAGEREF _Toc67556516 \h </w:delInstrText>
            </w:r>
            <w:r w:rsidDel="002C300B">
              <w:rPr>
                <w:noProof/>
                <w:webHidden/>
              </w:rPr>
              <w:fldChar w:fldCharType="separate"/>
            </w:r>
          </w:del>
          <w:ins w:id="463" w:author="David Conklin" w:date="2021-04-12T14:57:00Z">
            <w:r w:rsidR="00B86E24">
              <w:rPr>
                <w:b/>
                <w:bCs/>
                <w:noProof/>
                <w:webHidden/>
              </w:rPr>
              <w:t>Error! Bookmark not defined.</w:t>
            </w:r>
          </w:ins>
          <w:del w:id="464" w:author="David Conklin" w:date="2021-04-07T06:46:00Z">
            <w:r w:rsidDel="002C300B">
              <w:rPr>
                <w:noProof/>
                <w:webHidden/>
              </w:rPr>
              <w:delText>9</w:delText>
            </w:r>
            <w:r w:rsidDel="002C300B">
              <w:rPr>
                <w:noProof/>
                <w:webHidden/>
              </w:rPr>
              <w:fldChar w:fldCharType="end"/>
            </w:r>
            <w:r w:rsidRPr="00D40569" w:rsidDel="002C300B">
              <w:rPr>
                <w:rStyle w:val="Hyperlink"/>
                <w:noProof/>
              </w:rPr>
              <w:fldChar w:fldCharType="end"/>
            </w:r>
          </w:del>
        </w:p>
        <w:p w14:paraId="40B84D34" w14:textId="568AF2BB" w:rsidR="000E6390" w:rsidDel="002C300B" w:rsidRDefault="000E6390">
          <w:pPr>
            <w:pStyle w:val="TOC2"/>
            <w:tabs>
              <w:tab w:val="right" w:leader="dot" w:pos="9350"/>
            </w:tabs>
            <w:rPr>
              <w:del w:id="465" w:author="David Conklin" w:date="2021-04-07T06:46:00Z"/>
              <w:rFonts w:eastAsiaTheme="minorEastAsia"/>
              <w:noProof/>
            </w:rPr>
          </w:pPr>
          <w:del w:id="46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"_Toc67556517"</w:delInstrText>
            </w:r>
            <w:r w:rsidRPr="00D40569" w:rsidDel="002C300B">
              <w:rPr>
                <w:rStyle w:val="Hyperlink"/>
                <w:noProof/>
              </w:rPr>
              <w:delInstrText xml:space="preserve"> </w:delInstrText>
            </w:r>
            <w:r w:rsidRPr="00D40569" w:rsidDel="002C300B">
              <w:rPr>
                <w:rStyle w:val="Hyperlink"/>
                <w:noProof/>
              </w:rPr>
              <w:fldChar w:fldCharType="separate"/>
            </w:r>
          </w:del>
          <w:ins w:id="467" w:author="David Conklin" w:date="2021-04-12T14:55:00Z">
            <w:r w:rsidR="00B86E24">
              <w:rPr>
                <w:rStyle w:val="Hyperlink"/>
                <w:b/>
                <w:bCs/>
                <w:noProof/>
              </w:rPr>
              <w:t>Error! Hyperlink reference not valid.</w:t>
            </w:r>
          </w:ins>
          <w:del w:id="468" w:author="David Conklin" w:date="2021-04-07T06:46:00Z">
            <w:r w:rsidRPr="00D40569" w:rsidDel="002C300B">
              <w:rPr>
                <w:rStyle w:val="Hyperlink"/>
                <w:noProof/>
              </w:rPr>
              <w:delText>DataCW3M\&lt;study area&gt; folder contents</w:delText>
            </w:r>
            <w:r w:rsidDel="002C300B">
              <w:rPr>
                <w:noProof/>
                <w:webHidden/>
              </w:rPr>
              <w:tab/>
            </w:r>
            <w:r w:rsidDel="002C300B">
              <w:rPr>
                <w:noProof/>
                <w:webHidden/>
              </w:rPr>
              <w:fldChar w:fldCharType="begin"/>
            </w:r>
            <w:r w:rsidDel="002C300B">
              <w:rPr>
                <w:noProof/>
                <w:webHidden/>
              </w:rPr>
              <w:delInstrText xml:space="preserve"> PAGEREF _Toc67556517 \h </w:delInstrText>
            </w:r>
            <w:r w:rsidDel="002C300B">
              <w:rPr>
                <w:noProof/>
                <w:webHidden/>
              </w:rPr>
              <w:fldChar w:fldCharType="separate"/>
            </w:r>
          </w:del>
          <w:ins w:id="469" w:author="David Conklin" w:date="2021-04-12T14:57:00Z">
            <w:r w:rsidR="00B86E24">
              <w:rPr>
                <w:b/>
                <w:bCs/>
                <w:noProof/>
                <w:webHidden/>
              </w:rPr>
              <w:t>Error! Bookmark not defined.</w:t>
            </w:r>
          </w:ins>
          <w:del w:id="470" w:author="David Conklin" w:date="2021-04-07T06:46:00Z">
            <w:r w:rsidDel="002C300B">
              <w:rPr>
                <w:noProof/>
                <w:webHidden/>
              </w:rPr>
              <w:delText>9</w:delText>
            </w:r>
            <w:r w:rsidDel="002C300B">
              <w:rPr>
                <w:noProof/>
                <w:webHidden/>
              </w:rPr>
              <w:fldChar w:fldCharType="end"/>
            </w:r>
            <w:r w:rsidRPr="00D40569" w:rsidDel="002C300B">
              <w:rPr>
                <w:rStyle w:val="Hyperlink"/>
                <w:noProof/>
              </w:rPr>
              <w:fldChar w:fldCharType="end"/>
            </w:r>
          </w:del>
        </w:p>
        <w:p w14:paraId="79769B67" w14:textId="56ED7B24" w:rsidR="000E6390" w:rsidDel="002C300B" w:rsidRDefault="000E6390">
          <w:pPr>
            <w:pStyle w:val="TOC1"/>
            <w:tabs>
              <w:tab w:val="right" w:leader="dot" w:pos="9350"/>
            </w:tabs>
            <w:rPr>
              <w:del w:id="471" w:author="David Conklin" w:date="2021-04-07T06:46:00Z"/>
              <w:rFonts w:eastAsiaTheme="minorEastAsia"/>
              <w:noProof/>
            </w:rPr>
          </w:pPr>
          <w:del w:id="47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"_Toc67556518"</w:delInstrText>
            </w:r>
            <w:r w:rsidRPr="00D40569" w:rsidDel="002C300B">
              <w:rPr>
                <w:rStyle w:val="Hyperlink"/>
                <w:noProof/>
              </w:rPr>
              <w:delInstrText xml:space="preserve"> </w:delInstrText>
            </w:r>
            <w:r w:rsidRPr="00D40569" w:rsidDel="002C300B">
              <w:rPr>
                <w:rStyle w:val="Hyperlink"/>
                <w:noProof/>
              </w:rPr>
              <w:fldChar w:fldCharType="separate"/>
            </w:r>
          </w:del>
          <w:ins w:id="473" w:author="David Conklin" w:date="2021-04-12T14:55:00Z">
            <w:r w:rsidR="00B86E24">
              <w:rPr>
                <w:rStyle w:val="Hyperlink"/>
                <w:b/>
                <w:bCs/>
                <w:noProof/>
              </w:rPr>
              <w:t>Error! Hyperlink reference not valid.</w:t>
            </w:r>
          </w:ins>
          <w:del w:id="474" w:author="David Conklin" w:date="2021-04-07T06:46:00Z">
            <w:r w:rsidRPr="00D40569" w:rsidDel="002C300B">
              <w:rPr>
                <w:rStyle w:val="Hyperlink"/>
                <w:noProof/>
              </w:rPr>
              <w:delText>Calendar conventions</w:delText>
            </w:r>
            <w:r w:rsidDel="002C300B">
              <w:rPr>
                <w:noProof/>
                <w:webHidden/>
              </w:rPr>
              <w:tab/>
            </w:r>
            <w:r w:rsidDel="002C300B">
              <w:rPr>
                <w:noProof/>
                <w:webHidden/>
              </w:rPr>
              <w:fldChar w:fldCharType="begin"/>
            </w:r>
            <w:r w:rsidDel="002C300B">
              <w:rPr>
                <w:noProof/>
                <w:webHidden/>
              </w:rPr>
              <w:delInstrText xml:space="preserve"> PAGEREF _Toc67556518 \h </w:delInstrText>
            </w:r>
            <w:r w:rsidDel="002C300B">
              <w:rPr>
                <w:noProof/>
                <w:webHidden/>
              </w:rPr>
              <w:fldChar w:fldCharType="separate"/>
            </w:r>
          </w:del>
          <w:ins w:id="475" w:author="David Conklin" w:date="2021-04-12T14:57:00Z">
            <w:r w:rsidR="00B86E24">
              <w:rPr>
                <w:b/>
                <w:bCs/>
                <w:noProof/>
                <w:webHidden/>
              </w:rPr>
              <w:t>Error! Bookmark not defined.</w:t>
            </w:r>
          </w:ins>
          <w:del w:id="476" w:author="David Conklin" w:date="2021-04-07T06:46:00Z">
            <w:r w:rsidDel="002C300B">
              <w:rPr>
                <w:noProof/>
                <w:webHidden/>
              </w:rPr>
              <w:delText>15</w:delText>
            </w:r>
            <w:r w:rsidDel="002C300B">
              <w:rPr>
                <w:noProof/>
                <w:webHidden/>
              </w:rPr>
              <w:fldChar w:fldCharType="end"/>
            </w:r>
            <w:r w:rsidRPr="00D40569" w:rsidDel="002C300B">
              <w:rPr>
                <w:rStyle w:val="Hyperlink"/>
                <w:noProof/>
              </w:rPr>
              <w:fldChar w:fldCharType="end"/>
            </w:r>
          </w:del>
        </w:p>
        <w:p w14:paraId="5634C49D" w14:textId="1FD56BC7" w:rsidR="000E6390" w:rsidDel="002C300B" w:rsidRDefault="000E6390">
          <w:pPr>
            <w:pStyle w:val="TOC2"/>
            <w:tabs>
              <w:tab w:val="right" w:leader="dot" w:pos="9350"/>
            </w:tabs>
            <w:rPr>
              <w:del w:id="477" w:author="David Conklin" w:date="2021-04-07T06:46:00Z"/>
              <w:rFonts w:eastAsiaTheme="minorEastAsia"/>
              <w:noProof/>
            </w:rPr>
          </w:pPr>
          <w:del w:id="47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"_Toc67556519"</w:delInstrText>
            </w:r>
            <w:r w:rsidRPr="00D40569" w:rsidDel="002C300B">
              <w:rPr>
                <w:rStyle w:val="Hyperlink"/>
                <w:noProof/>
              </w:rPr>
              <w:delInstrText xml:space="preserve"> </w:delInstrText>
            </w:r>
            <w:r w:rsidRPr="00D40569" w:rsidDel="002C300B">
              <w:rPr>
                <w:rStyle w:val="Hyperlink"/>
                <w:noProof/>
              </w:rPr>
              <w:fldChar w:fldCharType="separate"/>
            </w:r>
          </w:del>
          <w:ins w:id="479" w:author="David Conklin" w:date="2021-04-12T14:55:00Z">
            <w:r w:rsidR="00B86E24">
              <w:rPr>
                <w:rStyle w:val="Hyperlink"/>
                <w:b/>
                <w:bCs/>
                <w:noProof/>
              </w:rPr>
              <w:t>Error! Hyperlink reference not valid.</w:t>
            </w:r>
          </w:ins>
          <w:del w:id="480" w:author="David Conklin" w:date="2021-04-07T06:46:00Z">
            <w:r w:rsidRPr="00D40569" w:rsidDel="002C300B">
              <w:rPr>
                <w:rStyle w:val="Hyperlink"/>
                <w:noProof/>
              </w:rPr>
              <w:delText>Water years</w:delText>
            </w:r>
            <w:r w:rsidDel="002C300B">
              <w:rPr>
                <w:noProof/>
                <w:webHidden/>
              </w:rPr>
              <w:tab/>
            </w:r>
            <w:r w:rsidDel="002C300B">
              <w:rPr>
                <w:noProof/>
                <w:webHidden/>
              </w:rPr>
              <w:fldChar w:fldCharType="begin"/>
            </w:r>
            <w:r w:rsidDel="002C300B">
              <w:rPr>
                <w:noProof/>
                <w:webHidden/>
              </w:rPr>
              <w:delInstrText xml:space="preserve"> PAGEREF _Toc67556519 \h </w:delInstrText>
            </w:r>
            <w:r w:rsidDel="002C300B">
              <w:rPr>
                <w:noProof/>
                <w:webHidden/>
              </w:rPr>
              <w:fldChar w:fldCharType="separate"/>
            </w:r>
          </w:del>
          <w:ins w:id="481" w:author="David Conklin" w:date="2021-04-12T14:57:00Z">
            <w:r w:rsidR="00B86E24">
              <w:rPr>
                <w:b/>
                <w:bCs/>
                <w:noProof/>
                <w:webHidden/>
              </w:rPr>
              <w:t>Error! Bookmark not defined.</w:t>
            </w:r>
          </w:ins>
          <w:del w:id="482" w:author="David Conklin" w:date="2021-04-07T06:46:00Z">
            <w:r w:rsidDel="002C300B">
              <w:rPr>
                <w:noProof/>
                <w:webHidden/>
              </w:rPr>
              <w:delText>15</w:delText>
            </w:r>
            <w:r w:rsidDel="002C300B">
              <w:rPr>
                <w:noProof/>
                <w:webHidden/>
              </w:rPr>
              <w:fldChar w:fldCharType="end"/>
            </w:r>
            <w:r w:rsidRPr="00D40569" w:rsidDel="002C300B">
              <w:rPr>
                <w:rStyle w:val="Hyperlink"/>
                <w:noProof/>
              </w:rPr>
              <w:fldChar w:fldCharType="end"/>
            </w:r>
          </w:del>
        </w:p>
        <w:p w14:paraId="4167A12A" w14:textId="634464B4" w:rsidR="000E6390" w:rsidDel="002C300B" w:rsidRDefault="000E6390">
          <w:pPr>
            <w:pStyle w:val="TOC1"/>
            <w:tabs>
              <w:tab w:val="right" w:leader="dot" w:pos="9350"/>
            </w:tabs>
            <w:rPr>
              <w:del w:id="483" w:author="David Conklin" w:date="2021-04-07T06:46:00Z"/>
              <w:rFonts w:eastAsiaTheme="minorEastAsia"/>
              <w:noProof/>
            </w:rPr>
          </w:pPr>
          <w:del w:id="48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"_Toc67556520"</w:delInstrText>
            </w:r>
            <w:r w:rsidRPr="00D40569" w:rsidDel="002C300B">
              <w:rPr>
                <w:rStyle w:val="Hyperlink"/>
                <w:noProof/>
              </w:rPr>
              <w:delInstrText xml:space="preserve"> </w:delInstrText>
            </w:r>
            <w:r w:rsidRPr="00D40569" w:rsidDel="002C300B">
              <w:rPr>
                <w:rStyle w:val="Hyperlink"/>
                <w:noProof/>
              </w:rPr>
              <w:fldChar w:fldCharType="separate"/>
            </w:r>
          </w:del>
          <w:ins w:id="485" w:author="David Conklin" w:date="2021-04-12T14:55:00Z">
            <w:r w:rsidR="00B86E24">
              <w:rPr>
                <w:rStyle w:val="Hyperlink"/>
                <w:b/>
                <w:bCs/>
                <w:noProof/>
              </w:rPr>
              <w:t>Error! Hyperlink reference not valid.</w:t>
            </w:r>
          </w:ins>
          <w:del w:id="486" w:author="David Conklin" w:date="2021-04-07T06:46:00Z">
            <w:r w:rsidRPr="00D40569" w:rsidDel="002C300B">
              <w:rPr>
                <w:rStyle w:val="Hyperlink"/>
                <w:noProof/>
              </w:rPr>
              <w:delText>Climate data</w:delText>
            </w:r>
            <w:r w:rsidDel="002C300B">
              <w:rPr>
                <w:noProof/>
                <w:webHidden/>
              </w:rPr>
              <w:tab/>
            </w:r>
            <w:r w:rsidDel="002C300B">
              <w:rPr>
                <w:noProof/>
                <w:webHidden/>
              </w:rPr>
              <w:fldChar w:fldCharType="begin"/>
            </w:r>
            <w:r w:rsidDel="002C300B">
              <w:rPr>
                <w:noProof/>
                <w:webHidden/>
              </w:rPr>
              <w:delInstrText xml:space="preserve"> PAGEREF _Toc67556520 \h </w:delInstrText>
            </w:r>
            <w:r w:rsidDel="002C300B">
              <w:rPr>
                <w:noProof/>
                <w:webHidden/>
              </w:rPr>
              <w:fldChar w:fldCharType="separate"/>
            </w:r>
          </w:del>
          <w:ins w:id="487" w:author="David Conklin" w:date="2021-04-12T14:57:00Z">
            <w:r w:rsidR="00B86E24">
              <w:rPr>
                <w:b/>
                <w:bCs/>
                <w:noProof/>
                <w:webHidden/>
              </w:rPr>
              <w:t>Error! Bookmark not defined.</w:t>
            </w:r>
          </w:ins>
          <w:del w:id="488" w:author="David Conklin" w:date="2021-04-07T06:46:00Z">
            <w:r w:rsidDel="002C300B">
              <w:rPr>
                <w:noProof/>
                <w:webHidden/>
              </w:rPr>
              <w:delText>15</w:delText>
            </w:r>
            <w:r w:rsidDel="002C300B">
              <w:rPr>
                <w:noProof/>
                <w:webHidden/>
              </w:rPr>
              <w:fldChar w:fldCharType="end"/>
            </w:r>
            <w:r w:rsidRPr="00D40569" w:rsidDel="002C300B">
              <w:rPr>
                <w:rStyle w:val="Hyperlink"/>
                <w:noProof/>
              </w:rPr>
              <w:fldChar w:fldCharType="end"/>
            </w:r>
          </w:del>
        </w:p>
        <w:p w14:paraId="3F9E91D6" w14:textId="0975FCF1" w:rsidR="000E6390" w:rsidDel="002C300B" w:rsidRDefault="000E6390">
          <w:pPr>
            <w:pStyle w:val="TOC2"/>
            <w:tabs>
              <w:tab w:val="right" w:leader="dot" w:pos="9350"/>
            </w:tabs>
            <w:rPr>
              <w:del w:id="489" w:author="David Conklin" w:date="2021-04-07T06:46:00Z"/>
              <w:rFonts w:eastAsiaTheme="minorEastAsia"/>
              <w:noProof/>
            </w:rPr>
          </w:pPr>
          <w:del w:id="49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"_Toc67556521"</w:delInstrText>
            </w:r>
            <w:r w:rsidRPr="00D40569" w:rsidDel="002C300B">
              <w:rPr>
                <w:rStyle w:val="Hyperlink"/>
                <w:noProof/>
              </w:rPr>
              <w:delInstrText xml:space="preserve"> </w:delInstrText>
            </w:r>
            <w:r w:rsidRPr="00D40569" w:rsidDel="002C300B">
              <w:rPr>
                <w:rStyle w:val="Hyperlink"/>
                <w:noProof/>
              </w:rPr>
              <w:fldChar w:fldCharType="separate"/>
            </w:r>
          </w:del>
          <w:ins w:id="491" w:author="David Conklin" w:date="2021-04-12T14:55:00Z">
            <w:r w:rsidR="00B86E24">
              <w:rPr>
                <w:rStyle w:val="Hyperlink"/>
                <w:b/>
                <w:bCs/>
                <w:noProof/>
              </w:rPr>
              <w:t>Error! Hyperlink reference not valid.</w:t>
            </w:r>
          </w:ins>
          <w:del w:id="492" w:author="David Conklin" w:date="2021-04-07T06:46:00Z">
            <w:r w:rsidRPr="00D40569" w:rsidDel="002C300B">
              <w:rPr>
                <w:rStyle w:val="Hyperlink"/>
                <w:noProof/>
              </w:rPr>
              <w:delText>Numbered climate scenarios in the model</w:delText>
            </w:r>
            <w:r w:rsidDel="002C300B">
              <w:rPr>
                <w:noProof/>
                <w:webHidden/>
              </w:rPr>
              <w:tab/>
            </w:r>
            <w:r w:rsidDel="002C300B">
              <w:rPr>
                <w:noProof/>
                <w:webHidden/>
              </w:rPr>
              <w:fldChar w:fldCharType="begin"/>
            </w:r>
            <w:r w:rsidDel="002C300B">
              <w:rPr>
                <w:noProof/>
                <w:webHidden/>
              </w:rPr>
              <w:delInstrText xml:space="preserve"> PAGEREF _Toc67556521 \h </w:delInstrText>
            </w:r>
            <w:r w:rsidDel="002C300B">
              <w:rPr>
                <w:noProof/>
                <w:webHidden/>
              </w:rPr>
              <w:fldChar w:fldCharType="separate"/>
            </w:r>
          </w:del>
          <w:ins w:id="493" w:author="David Conklin" w:date="2021-04-12T14:57:00Z">
            <w:r w:rsidR="00B86E24">
              <w:rPr>
                <w:b/>
                <w:bCs/>
                <w:noProof/>
                <w:webHidden/>
              </w:rPr>
              <w:t>Error! Bookmark not defined.</w:t>
            </w:r>
          </w:ins>
          <w:del w:id="494" w:author="David Conklin" w:date="2021-04-07T06:46:00Z">
            <w:r w:rsidDel="002C300B">
              <w:rPr>
                <w:noProof/>
                <w:webHidden/>
              </w:rPr>
              <w:delText>15</w:delText>
            </w:r>
            <w:r w:rsidDel="002C300B">
              <w:rPr>
                <w:noProof/>
                <w:webHidden/>
              </w:rPr>
              <w:fldChar w:fldCharType="end"/>
            </w:r>
            <w:r w:rsidRPr="00D40569" w:rsidDel="002C300B">
              <w:rPr>
                <w:rStyle w:val="Hyperlink"/>
                <w:noProof/>
              </w:rPr>
              <w:fldChar w:fldCharType="end"/>
            </w:r>
          </w:del>
        </w:p>
        <w:p w14:paraId="414DA6D1" w14:textId="3F174000" w:rsidR="000E6390" w:rsidDel="002C300B" w:rsidRDefault="000E6390">
          <w:pPr>
            <w:pStyle w:val="TOC2"/>
            <w:tabs>
              <w:tab w:val="right" w:leader="dot" w:pos="9350"/>
            </w:tabs>
            <w:rPr>
              <w:del w:id="495" w:author="David Conklin" w:date="2021-04-07T06:46:00Z"/>
              <w:rFonts w:eastAsiaTheme="minorEastAsia"/>
              <w:noProof/>
            </w:rPr>
          </w:pPr>
          <w:del w:id="49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"_Toc67556522"</w:delInstrText>
            </w:r>
            <w:r w:rsidRPr="00D40569" w:rsidDel="002C300B">
              <w:rPr>
                <w:rStyle w:val="Hyperlink"/>
                <w:noProof/>
              </w:rPr>
              <w:delInstrText xml:space="preserve"> </w:delInstrText>
            </w:r>
            <w:r w:rsidRPr="00D40569" w:rsidDel="002C300B">
              <w:rPr>
                <w:rStyle w:val="Hyperlink"/>
                <w:noProof/>
              </w:rPr>
              <w:fldChar w:fldCharType="separate"/>
            </w:r>
          </w:del>
          <w:ins w:id="497" w:author="David Conklin" w:date="2021-04-12T14:55:00Z">
            <w:r w:rsidR="00B86E24">
              <w:rPr>
                <w:rStyle w:val="Hyperlink"/>
                <w:b/>
                <w:bCs/>
                <w:noProof/>
              </w:rPr>
              <w:t>Error! Hyperlink reference not valid.</w:t>
            </w:r>
          </w:ins>
          <w:del w:id="498" w:author="David Conklin" w:date="2021-04-07T06:46:00Z">
            <w:r w:rsidRPr="00D40569" w:rsidDel="002C300B">
              <w:rPr>
                <w:rStyle w:val="Hyperlink"/>
                <w:noProof/>
              </w:rPr>
              <w:delText>Monthly and seasonal weather data</w:delText>
            </w:r>
            <w:r w:rsidDel="002C300B">
              <w:rPr>
                <w:noProof/>
                <w:webHidden/>
              </w:rPr>
              <w:tab/>
            </w:r>
            <w:r w:rsidDel="002C300B">
              <w:rPr>
                <w:noProof/>
                <w:webHidden/>
              </w:rPr>
              <w:fldChar w:fldCharType="begin"/>
            </w:r>
            <w:r w:rsidDel="002C300B">
              <w:rPr>
                <w:noProof/>
                <w:webHidden/>
              </w:rPr>
              <w:delInstrText xml:space="preserve"> PAGEREF _Toc67556522 \h </w:delInstrText>
            </w:r>
            <w:r w:rsidDel="002C300B">
              <w:rPr>
                <w:noProof/>
                <w:webHidden/>
              </w:rPr>
              <w:fldChar w:fldCharType="separate"/>
            </w:r>
          </w:del>
          <w:ins w:id="499" w:author="David Conklin" w:date="2021-04-12T14:57:00Z">
            <w:r w:rsidR="00B86E24">
              <w:rPr>
                <w:b/>
                <w:bCs/>
                <w:noProof/>
                <w:webHidden/>
              </w:rPr>
              <w:t>Error! Bookmark not defined.</w:t>
            </w:r>
          </w:ins>
          <w:del w:id="500" w:author="David Conklin" w:date="2021-04-07T06:46:00Z">
            <w:r w:rsidDel="002C300B">
              <w:rPr>
                <w:noProof/>
                <w:webHidden/>
              </w:rPr>
              <w:delText>16</w:delText>
            </w:r>
            <w:r w:rsidDel="002C300B">
              <w:rPr>
                <w:noProof/>
                <w:webHidden/>
              </w:rPr>
              <w:fldChar w:fldCharType="end"/>
            </w:r>
            <w:r w:rsidRPr="00D40569" w:rsidDel="002C300B">
              <w:rPr>
                <w:rStyle w:val="Hyperlink"/>
                <w:noProof/>
              </w:rPr>
              <w:fldChar w:fldCharType="end"/>
            </w:r>
          </w:del>
        </w:p>
        <w:p w14:paraId="5B05853A" w14:textId="753220D7" w:rsidR="000E6390" w:rsidDel="002C300B" w:rsidRDefault="000E6390">
          <w:pPr>
            <w:pStyle w:val="TOC2"/>
            <w:tabs>
              <w:tab w:val="right" w:leader="dot" w:pos="9350"/>
            </w:tabs>
            <w:rPr>
              <w:del w:id="501" w:author="David Conklin" w:date="2021-04-07T06:46:00Z"/>
              <w:rFonts w:eastAsiaTheme="minorEastAsia"/>
              <w:noProof/>
            </w:rPr>
          </w:pPr>
          <w:del w:id="50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"_Toc67556523"</w:delInstrText>
            </w:r>
            <w:r w:rsidRPr="00D40569" w:rsidDel="002C300B">
              <w:rPr>
                <w:rStyle w:val="Hyperlink"/>
                <w:noProof/>
              </w:rPr>
              <w:delInstrText xml:space="preserve"> </w:delInstrText>
            </w:r>
            <w:r w:rsidRPr="00D40569" w:rsidDel="002C300B">
              <w:rPr>
                <w:rStyle w:val="Hyperlink"/>
                <w:noProof/>
              </w:rPr>
              <w:fldChar w:fldCharType="separate"/>
            </w:r>
          </w:del>
          <w:ins w:id="503" w:author="David Conklin" w:date="2021-04-12T14:55:00Z">
            <w:r w:rsidR="00B86E24">
              <w:rPr>
                <w:rStyle w:val="Hyperlink"/>
                <w:b/>
                <w:bCs/>
                <w:noProof/>
              </w:rPr>
              <w:t>Error! Hyperlink reference not valid.</w:t>
            </w:r>
          </w:ins>
          <w:del w:id="504" w:author="David Conklin" w:date="2021-04-07T06:46:00Z">
            <w:r w:rsidRPr="00D40569" w:rsidDel="002C300B">
              <w:rPr>
                <w:rStyle w:val="Hyperlink"/>
                <w:noProof/>
              </w:rPr>
              <w:delText>Climate data grids</w:delText>
            </w:r>
            <w:r w:rsidDel="002C300B">
              <w:rPr>
                <w:noProof/>
                <w:webHidden/>
              </w:rPr>
              <w:tab/>
            </w:r>
            <w:r w:rsidDel="002C300B">
              <w:rPr>
                <w:noProof/>
                <w:webHidden/>
              </w:rPr>
              <w:fldChar w:fldCharType="begin"/>
            </w:r>
            <w:r w:rsidDel="002C300B">
              <w:rPr>
                <w:noProof/>
                <w:webHidden/>
              </w:rPr>
              <w:delInstrText xml:space="preserve"> PAGEREF _Toc67556523 \h </w:delInstrText>
            </w:r>
            <w:r w:rsidDel="002C300B">
              <w:rPr>
                <w:noProof/>
                <w:webHidden/>
              </w:rPr>
              <w:fldChar w:fldCharType="separate"/>
            </w:r>
          </w:del>
          <w:ins w:id="505" w:author="David Conklin" w:date="2021-04-12T14:57:00Z">
            <w:r w:rsidR="00B86E24">
              <w:rPr>
                <w:b/>
                <w:bCs/>
                <w:noProof/>
                <w:webHidden/>
              </w:rPr>
              <w:t>Error! Bookmark not defined.</w:t>
            </w:r>
          </w:ins>
          <w:del w:id="506" w:author="David Conklin" w:date="2021-04-07T06:46:00Z">
            <w:r w:rsidDel="002C300B">
              <w:rPr>
                <w:noProof/>
                <w:webHidden/>
              </w:rPr>
              <w:delText>17</w:delText>
            </w:r>
            <w:r w:rsidDel="002C300B">
              <w:rPr>
                <w:noProof/>
                <w:webHidden/>
              </w:rPr>
              <w:fldChar w:fldCharType="end"/>
            </w:r>
            <w:r w:rsidRPr="00D40569" w:rsidDel="002C300B">
              <w:rPr>
                <w:rStyle w:val="Hyperlink"/>
                <w:noProof/>
              </w:rPr>
              <w:fldChar w:fldCharType="end"/>
            </w:r>
          </w:del>
        </w:p>
        <w:p w14:paraId="7DD4F216" w14:textId="3D100BCE" w:rsidR="000E6390" w:rsidDel="002C300B" w:rsidRDefault="000E6390">
          <w:pPr>
            <w:pStyle w:val="TOC3"/>
            <w:tabs>
              <w:tab w:val="right" w:leader="dot" w:pos="9350"/>
            </w:tabs>
            <w:rPr>
              <w:del w:id="507" w:author="David Conklin" w:date="2021-04-07T06:46:00Z"/>
              <w:rFonts w:eastAsiaTheme="minorEastAsia"/>
              <w:noProof/>
            </w:rPr>
          </w:pPr>
          <w:del w:id="50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"_Toc67556524"</w:delInstrText>
            </w:r>
            <w:r w:rsidRPr="00D40569" w:rsidDel="002C300B">
              <w:rPr>
                <w:rStyle w:val="Hyperlink"/>
                <w:noProof/>
              </w:rPr>
              <w:delInstrText xml:space="preserve"> </w:delInstrText>
            </w:r>
            <w:r w:rsidRPr="00D40569" w:rsidDel="002C300B">
              <w:rPr>
                <w:rStyle w:val="Hyperlink"/>
                <w:noProof/>
              </w:rPr>
              <w:fldChar w:fldCharType="separate"/>
            </w:r>
          </w:del>
          <w:ins w:id="509" w:author="David Conklin" w:date="2021-04-12T14:55:00Z">
            <w:r w:rsidR="00B86E24">
              <w:rPr>
                <w:rStyle w:val="Hyperlink"/>
                <w:b/>
                <w:bCs/>
                <w:noProof/>
              </w:rPr>
              <w:t>Error! Hyperlink reference not valid.</w:t>
            </w:r>
          </w:ins>
          <w:del w:id="510" w:author="David Conklin" w:date="2021-04-07T06:46:00Z">
            <w:r w:rsidRPr="00D40569" w:rsidDel="002C300B">
              <w:rPr>
                <w:rStyle w:val="Hyperlink"/>
                <w:noProof/>
              </w:rPr>
              <w:delText>The WW2100 climate grid</w:delText>
            </w:r>
            <w:r w:rsidDel="002C300B">
              <w:rPr>
                <w:noProof/>
                <w:webHidden/>
              </w:rPr>
              <w:tab/>
            </w:r>
            <w:r w:rsidDel="002C300B">
              <w:rPr>
                <w:noProof/>
                <w:webHidden/>
              </w:rPr>
              <w:fldChar w:fldCharType="begin"/>
            </w:r>
            <w:r w:rsidDel="002C300B">
              <w:rPr>
                <w:noProof/>
                <w:webHidden/>
              </w:rPr>
              <w:delInstrText xml:space="preserve"> PAGEREF _Toc67556524 \h </w:delInstrText>
            </w:r>
            <w:r w:rsidDel="002C300B">
              <w:rPr>
                <w:noProof/>
                <w:webHidden/>
              </w:rPr>
              <w:fldChar w:fldCharType="separate"/>
            </w:r>
          </w:del>
          <w:ins w:id="511" w:author="David Conklin" w:date="2021-04-12T14:57:00Z">
            <w:r w:rsidR="00B86E24">
              <w:rPr>
                <w:b/>
                <w:bCs/>
                <w:noProof/>
                <w:webHidden/>
              </w:rPr>
              <w:t>Error! Bookmark not defined.</w:t>
            </w:r>
          </w:ins>
          <w:del w:id="512" w:author="David Conklin" w:date="2021-04-07T06:46:00Z">
            <w:r w:rsidDel="002C300B">
              <w:rPr>
                <w:noProof/>
                <w:webHidden/>
              </w:rPr>
              <w:delText>17</w:delText>
            </w:r>
            <w:r w:rsidDel="002C300B">
              <w:rPr>
                <w:noProof/>
                <w:webHidden/>
              </w:rPr>
              <w:fldChar w:fldCharType="end"/>
            </w:r>
            <w:r w:rsidRPr="00D40569" w:rsidDel="002C300B">
              <w:rPr>
                <w:rStyle w:val="Hyperlink"/>
                <w:noProof/>
              </w:rPr>
              <w:fldChar w:fldCharType="end"/>
            </w:r>
          </w:del>
        </w:p>
        <w:p w14:paraId="6D582509" w14:textId="6924268E" w:rsidR="000E6390" w:rsidDel="002C300B" w:rsidRDefault="000E6390">
          <w:pPr>
            <w:pStyle w:val="TOC3"/>
            <w:tabs>
              <w:tab w:val="right" w:leader="dot" w:pos="9350"/>
            </w:tabs>
            <w:rPr>
              <w:del w:id="513" w:author="David Conklin" w:date="2021-04-07T06:46:00Z"/>
              <w:rFonts w:eastAsiaTheme="minorEastAsia"/>
              <w:noProof/>
            </w:rPr>
          </w:pPr>
          <w:del w:id="51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"_Toc67556525"</w:delInstrText>
            </w:r>
            <w:r w:rsidRPr="00D40569" w:rsidDel="002C300B">
              <w:rPr>
                <w:rStyle w:val="Hyperlink"/>
                <w:noProof/>
              </w:rPr>
              <w:delInstrText xml:space="preserve"> </w:delInstrText>
            </w:r>
            <w:r w:rsidRPr="00D40569" w:rsidDel="002C300B">
              <w:rPr>
                <w:rStyle w:val="Hyperlink"/>
                <w:noProof/>
              </w:rPr>
              <w:fldChar w:fldCharType="separate"/>
            </w:r>
          </w:del>
          <w:ins w:id="515" w:author="David Conklin" w:date="2021-04-12T14:55:00Z">
            <w:r w:rsidR="00B86E24">
              <w:rPr>
                <w:rStyle w:val="Hyperlink"/>
                <w:b/>
                <w:bCs/>
                <w:noProof/>
              </w:rPr>
              <w:t>Error! Hyperlink reference not valid.</w:t>
            </w:r>
          </w:ins>
          <w:del w:id="516" w:author="David Conklin" w:date="2021-04-07T06:46:00Z">
            <w:r w:rsidRPr="00D40569" w:rsidDel="002C300B">
              <w:rPr>
                <w:rStyle w:val="Hyperlink"/>
                <w:noProof/>
              </w:rPr>
              <w:delText>The v2 climate grid</w:delText>
            </w:r>
            <w:r w:rsidDel="002C300B">
              <w:rPr>
                <w:noProof/>
                <w:webHidden/>
              </w:rPr>
              <w:tab/>
            </w:r>
            <w:r w:rsidDel="002C300B">
              <w:rPr>
                <w:noProof/>
                <w:webHidden/>
              </w:rPr>
              <w:fldChar w:fldCharType="begin"/>
            </w:r>
            <w:r w:rsidDel="002C300B">
              <w:rPr>
                <w:noProof/>
                <w:webHidden/>
              </w:rPr>
              <w:delInstrText xml:space="preserve"> PAGEREF _Toc67556525 \h </w:delInstrText>
            </w:r>
            <w:r w:rsidDel="002C300B">
              <w:rPr>
                <w:noProof/>
                <w:webHidden/>
              </w:rPr>
              <w:fldChar w:fldCharType="separate"/>
            </w:r>
          </w:del>
          <w:ins w:id="517" w:author="David Conklin" w:date="2021-04-12T14:57:00Z">
            <w:r w:rsidR="00B86E24">
              <w:rPr>
                <w:b/>
                <w:bCs/>
                <w:noProof/>
                <w:webHidden/>
              </w:rPr>
              <w:t>Error! Bookmark not defined.</w:t>
            </w:r>
          </w:ins>
          <w:del w:id="518" w:author="David Conklin" w:date="2021-04-07T06:46:00Z">
            <w:r w:rsidDel="002C300B">
              <w:rPr>
                <w:noProof/>
                <w:webHidden/>
              </w:rPr>
              <w:delText>18</w:delText>
            </w:r>
            <w:r w:rsidDel="002C300B">
              <w:rPr>
                <w:noProof/>
                <w:webHidden/>
              </w:rPr>
              <w:fldChar w:fldCharType="end"/>
            </w:r>
            <w:r w:rsidRPr="00D40569" w:rsidDel="002C300B">
              <w:rPr>
                <w:rStyle w:val="Hyperlink"/>
                <w:noProof/>
              </w:rPr>
              <w:fldChar w:fldCharType="end"/>
            </w:r>
          </w:del>
        </w:p>
        <w:p w14:paraId="6991AB99" w14:textId="2A21D887" w:rsidR="000E6390" w:rsidDel="002C300B" w:rsidRDefault="000E6390">
          <w:pPr>
            <w:pStyle w:val="TOC2"/>
            <w:tabs>
              <w:tab w:val="right" w:leader="dot" w:pos="9350"/>
            </w:tabs>
            <w:rPr>
              <w:del w:id="519" w:author="David Conklin" w:date="2021-04-07T06:46:00Z"/>
              <w:rFonts w:eastAsiaTheme="minorEastAsia"/>
              <w:noProof/>
            </w:rPr>
          </w:pPr>
          <w:del w:id="52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"_Toc67556526"</w:delInstrText>
            </w:r>
            <w:r w:rsidRPr="00D40569" w:rsidDel="002C300B">
              <w:rPr>
                <w:rStyle w:val="Hyperlink"/>
                <w:noProof/>
              </w:rPr>
              <w:delInstrText xml:space="preserve"> </w:delInstrText>
            </w:r>
            <w:r w:rsidRPr="00D40569" w:rsidDel="002C300B">
              <w:rPr>
                <w:rStyle w:val="Hyperlink"/>
                <w:noProof/>
              </w:rPr>
              <w:fldChar w:fldCharType="separate"/>
            </w:r>
          </w:del>
          <w:ins w:id="521" w:author="David Conklin" w:date="2021-04-12T14:55:00Z">
            <w:r w:rsidR="00B86E24">
              <w:rPr>
                <w:rStyle w:val="Hyperlink"/>
                <w:b/>
                <w:bCs/>
                <w:noProof/>
              </w:rPr>
              <w:t>Error! Hyperlink reference not valid.</w:t>
            </w:r>
          </w:ins>
          <w:del w:id="522" w:author="David Conklin" w:date="2021-04-07T06:46:00Z">
            <w:r w:rsidRPr="00D40569" w:rsidDel="002C300B">
              <w:rPr>
                <w:rStyle w:val="Hyperlink"/>
                <w:noProof/>
              </w:rPr>
              <w:delText>How climate data is looked up</w:delText>
            </w:r>
            <w:r w:rsidDel="002C300B">
              <w:rPr>
                <w:noProof/>
                <w:webHidden/>
              </w:rPr>
              <w:tab/>
            </w:r>
            <w:r w:rsidDel="002C300B">
              <w:rPr>
                <w:noProof/>
                <w:webHidden/>
              </w:rPr>
              <w:fldChar w:fldCharType="begin"/>
            </w:r>
            <w:r w:rsidDel="002C300B">
              <w:rPr>
                <w:noProof/>
                <w:webHidden/>
              </w:rPr>
              <w:delInstrText xml:space="preserve"> PAGEREF _Toc67556526 \h </w:delInstrText>
            </w:r>
            <w:r w:rsidDel="002C300B">
              <w:rPr>
                <w:noProof/>
                <w:webHidden/>
              </w:rPr>
              <w:fldChar w:fldCharType="separate"/>
            </w:r>
          </w:del>
          <w:ins w:id="523" w:author="David Conklin" w:date="2021-04-12T14:57:00Z">
            <w:r w:rsidR="00B86E24">
              <w:rPr>
                <w:b/>
                <w:bCs/>
                <w:noProof/>
                <w:webHidden/>
              </w:rPr>
              <w:t>Error! Bookmark not defined.</w:t>
            </w:r>
          </w:ins>
          <w:del w:id="524" w:author="David Conklin" w:date="2021-04-07T06:46:00Z">
            <w:r w:rsidDel="002C300B">
              <w:rPr>
                <w:noProof/>
                <w:webHidden/>
              </w:rPr>
              <w:delText>18</w:delText>
            </w:r>
            <w:r w:rsidDel="002C300B">
              <w:rPr>
                <w:noProof/>
                <w:webHidden/>
              </w:rPr>
              <w:fldChar w:fldCharType="end"/>
            </w:r>
            <w:r w:rsidRPr="00D40569" w:rsidDel="002C300B">
              <w:rPr>
                <w:rStyle w:val="Hyperlink"/>
                <w:noProof/>
              </w:rPr>
              <w:fldChar w:fldCharType="end"/>
            </w:r>
          </w:del>
        </w:p>
        <w:p w14:paraId="14710AFD" w14:textId="348185A6" w:rsidR="000E6390" w:rsidDel="002C300B" w:rsidRDefault="000E6390">
          <w:pPr>
            <w:pStyle w:val="TOC2"/>
            <w:tabs>
              <w:tab w:val="right" w:leader="dot" w:pos="9350"/>
            </w:tabs>
            <w:rPr>
              <w:del w:id="525" w:author="David Conklin" w:date="2021-04-07T06:46:00Z"/>
              <w:rFonts w:eastAsiaTheme="minorEastAsia"/>
              <w:noProof/>
            </w:rPr>
          </w:pPr>
          <w:del w:id="52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"_Toc67556527"</w:delInstrText>
            </w:r>
            <w:r w:rsidRPr="00D40569" w:rsidDel="002C300B">
              <w:rPr>
                <w:rStyle w:val="Hyperlink"/>
                <w:noProof/>
              </w:rPr>
              <w:delInstrText xml:space="preserve"> </w:delInstrText>
            </w:r>
            <w:r w:rsidRPr="00D40569" w:rsidDel="002C300B">
              <w:rPr>
                <w:rStyle w:val="Hyperlink"/>
                <w:noProof/>
              </w:rPr>
              <w:fldChar w:fldCharType="separate"/>
            </w:r>
          </w:del>
          <w:ins w:id="527" w:author="David Conklin" w:date="2021-04-12T14:55:00Z">
            <w:r w:rsidR="00B86E24">
              <w:rPr>
                <w:rStyle w:val="Hyperlink"/>
                <w:b/>
                <w:bCs/>
                <w:noProof/>
              </w:rPr>
              <w:t>Error! Hyperlink reference not valid.</w:t>
            </w:r>
          </w:ins>
          <w:del w:id="528" w:author="David Conklin" w:date="2021-04-07T06:46:00Z">
            <w:r w:rsidRPr="00D40569" w:rsidDel="002C300B">
              <w:rPr>
                <w:rStyle w:val="Hyperlink"/>
                <w:noProof/>
              </w:rPr>
              <w:delText>What is in a climate dataset</w:delText>
            </w:r>
            <w:r w:rsidDel="002C300B">
              <w:rPr>
                <w:noProof/>
                <w:webHidden/>
              </w:rPr>
              <w:tab/>
            </w:r>
            <w:r w:rsidDel="002C300B">
              <w:rPr>
                <w:noProof/>
                <w:webHidden/>
              </w:rPr>
              <w:fldChar w:fldCharType="begin"/>
            </w:r>
            <w:r w:rsidDel="002C300B">
              <w:rPr>
                <w:noProof/>
                <w:webHidden/>
              </w:rPr>
              <w:delInstrText xml:space="preserve"> PAGEREF _Toc67556527 \h </w:delInstrText>
            </w:r>
            <w:r w:rsidDel="002C300B">
              <w:rPr>
                <w:noProof/>
                <w:webHidden/>
              </w:rPr>
              <w:fldChar w:fldCharType="separate"/>
            </w:r>
          </w:del>
          <w:ins w:id="529" w:author="David Conklin" w:date="2021-04-12T14:57:00Z">
            <w:r w:rsidR="00B86E24">
              <w:rPr>
                <w:b/>
                <w:bCs/>
                <w:noProof/>
                <w:webHidden/>
              </w:rPr>
              <w:t>Error! Bookmark not defined.</w:t>
            </w:r>
          </w:ins>
          <w:del w:id="530" w:author="David Conklin" w:date="2021-04-07T06:46:00Z">
            <w:r w:rsidDel="002C300B">
              <w:rPr>
                <w:noProof/>
                <w:webHidden/>
              </w:rPr>
              <w:delText>19</w:delText>
            </w:r>
            <w:r w:rsidDel="002C300B">
              <w:rPr>
                <w:noProof/>
                <w:webHidden/>
              </w:rPr>
              <w:fldChar w:fldCharType="end"/>
            </w:r>
            <w:r w:rsidRPr="00D40569" w:rsidDel="002C300B">
              <w:rPr>
                <w:rStyle w:val="Hyperlink"/>
                <w:noProof/>
              </w:rPr>
              <w:fldChar w:fldCharType="end"/>
            </w:r>
          </w:del>
        </w:p>
        <w:p w14:paraId="4FBF4FCB" w14:textId="7765CA3B" w:rsidR="000E6390" w:rsidDel="002C300B" w:rsidRDefault="000E6390">
          <w:pPr>
            <w:pStyle w:val="TOC1"/>
            <w:tabs>
              <w:tab w:val="right" w:leader="dot" w:pos="9350"/>
            </w:tabs>
            <w:rPr>
              <w:del w:id="531" w:author="David Conklin" w:date="2021-04-07T06:46:00Z"/>
              <w:rFonts w:eastAsiaTheme="minorEastAsia"/>
              <w:noProof/>
            </w:rPr>
          </w:pPr>
          <w:del w:id="53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"_Toc67556528"</w:delInstrText>
            </w:r>
            <w:r w:rsidRPr="00D40569" w:rsidDel="002C300B">
              <w:rPr>
                <w:rStyle w:val="Hyperlink"/>
                <w:noProof/>
              </w:rPr>
              <w:delInstrText xml:space="preserve"> </w:delInstrText>
            </w:r>
            <w:r w:rsidRPr="00D40569" w:rsidDel="002C300B">
              <w:rPr>
                <w:rStyle w:val="Hyperlink"/>
                <w:noProof/>
              </w:rPr>
              <w:fldChar w:fldCharType="separate"/>
            </w:r>
          </w:del>
          <w:ins w:id="533" w:author="David Conklin" w:date="2021-04-12T14:55:00Z">
            <w:r w:rsidR="00B86E24">
              <w:rPr>
                <w:rStyle w:val="Hyperlink"/>
                <w:b/>
                <w:bCs/>
                <w:noProof/>
              </w:rPr>
              <w:t>Error! Hyperlink reference not valid.</w:t>
            </w:r>
          </w:ins>
          <w:del w:id="534" w:author="David Conklin" w:date="2021-04-07T06:46:00Z">
            <w:r w:rsidRPr="00D40569" w:rsidDel="002C300B">
              <w:rPr>
                <w:rStyle w:val="Hyperlink"/>
                <w:noProof/>
              </w:rPr>
              <w:delText>Water rights</w:delText>
            </w:r>
            <w:r w:rsidDel="002C300B">
              <w:rPr>
                <w:noProof/>
                <w:webHidden/>
              </w:rPr>
              <w:tab/>
            </w:r>
            <w:r w:rsidDel="002C300B">
              <w:rPr>
                <w:noProof/>
                <w:webHidden/>
              </w:rPr>
              <w:fldChar w:fldCharType="begin"/>
            </w:r>
            <w:r w:rsidDel="002C300B">
              <w:rPr>
                <w:noProof/>
                <w:webHidden/>
              </w:rPr>
              <w:delInstrText xml:space="preserve"> PAGEREF _Toc67556528 \h </w:delInstrText>
            </w:r>
            <w:r w:rsidDel="002C300B">
              <w:rPr>
                <w:noProof/>
                <w:webHidden/>
              </w:rPr>
              <w:fldChar w:fldCharType="separate"/>
            </w:r>
          </w:del>
          <w:ins w:id="535" w:author="David Conklin" w:date="2021-04-12T14:57:00Z">
            <w:r w:rsidR="00B86E24">
              <w:rPr>
                <w:b/>
                <w:bCs/>
                <w:noProof/>
                <w:webHidden/>
              </w:rPr>
              <w:t>Error! Bookmark not defined.</w:t>
            </w:r>
          </w:ins>
          <w:del w:id="536" w:author="David Conklin" w:date="2021-04-07T06:46:00Z">
            <w:r w:rsidDel="002C300B">
              <w:rPr>
                <w:noProof/>
                <w:webHidden/>
              </w:rPr>
              <w:delText>19</w:delText>
            </w:r>
            <w:r w:rsidDel="002C300B">
              <w:rPr>
                <w:noProof/>
                <w:webHidden/>
              </w:rPr>
              <w:fldChar w:fldCharType="end"/>
            </w:r>
            <w:r w:rsidRPr="00D40569" w:rsidDel="002C300B">
              <w:rPr>
                <w:rStyle w:val="Hyperlink"/>
                <w:noProof/>
              </w:rPr>
              <w:fldChar w:fldCharType="end"/>
            </w:r>
          </w:del>
        </w:p>
        <w:p w14:paraId="79650E50" w14:textId="1CA4FD06" w:rsidR="000E6390" w:rsidDel="002C300B" w:rsidRDefault="000E6390">
          <w:pPr>
            <w:pStyle w:val="TOC2"/>
            <w:tabs>
              <w:tab w:val="right" w:leader="dot" w:pos="9350"/>
            </w:tabs>
            <w:rPr>
              <w:del w:id="537" w:author="David Conklin" w:date="2021-04-07T06:46:00Z"/>
              <w:rFonts w:eastAsiaTheme="minorEastAsia"/>
              <w:noProof/>
            </w:rPr>
          </w:pPr>
          <w:del w:id="53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"_Toc67556529"</w:delInstrText>
            </w:r>
            <w:r w:rsidRPr="00D40569" w:rsidDel="002C300B">
              <w:rPr>
                <w:rStyle w:val="Hyperlink"/>
                <w:noProof/>
              </w:rPr>
              <w:delInstrText xml:space="preserve"> </w:delInstrText>
            </w:r>
            <w:r w:rsidRPr="00D40569" w:rsidDel="002C300B">
              <w:rPr>
                <w:rStyle w:val="Hyperlink"/>
                <w:noProof/>
              </w:rPr>
              <w:fldChar w:fldCharType="separate"/>
            </w:r>
          </w:del>
          <w:ins w:id="539" w:author="David Conklin" w:date="2021-04-12T14:55:00Z">
            <w:r w:rsidR="00B86E24">
              <w:rPr>
                <w:rStyle w:val="Hyperlink"/>
                <w:b/>
                <w:bCs/>
                <w:noProof/>
              </w:rPr>
              <w:t>Error! Hyperlink reference not valid.</w:t>
            </w:r>
          </w:ins>
          <w:del w:id="540" w:author="David Conklin" w:date="2021-04-07T06:46:00Z">
            <w:r w:rsidRPr="00D40569" w:rsidDel="002C300B">
              <w:rPr>
                <w:rStyle w:val="Hyperlink"/>
                <w:noProof/>
              </w:rPr>
              <w:delText>Water rights data</w:delText>
            </w:r>
            <w:r w:rsidDel="002C300B">
              <w:rPr>
                <w:noProof/>
                <w:webHidden/>
              </w:rPr>
              <w:tab/>
            </w:r>
            <w:r w:rsidDel="002C300B">
              <w:rPr>
                <w:noProof/>
                <w:webHidden/>
              </w:rPr>
              <w:fldChar w:fldCharType="begin"/>
            </w:r>
            <w:r w:rsidDel="002C300B">
              <w:rPr>
                <w:noProof/>
                <w:webHidden/>
              </w:rPr>
              <w:delInstrText xml:space="preserve"> PAGEREF _Toc67556529 \h </w:delInstrText>
            </w:r>
            <w:r w:rsidDel="002C300B">
              <w:rPr>
                <w:noProof/>
                <w:webHidden/>
              </w:rPr>
              <w:fldChar w:fldCharType="separate"/>
            </w:r>
          </w:del>
          <w:ins w:id="541" w:author="David Conklin" w:date="2021-04-12T14:57:00Z">
            <w:r w:rsidR="00B86E24">
              <w:rPr>
                <w:b/>
                <w:bCs/>
                <w:noProof/>
                <w:webHidden/>
              </w:rPr>
              <w:t>Error! Bookmark not defined.</w:t>
            </w:r>
          </w:ins>
          <w:del w:id="542" w:author="David Conklin" w:date="2021-04-07T06:46:00Z">
            <w:r w:rsidDel="002C300B">
              <w:rPr>
                <w:noProof/>
                <w:webHidden/>
              </w:rPr>
              <w:delText>19</w:delText>
            </w:r>
            <w:r w:rsidDel="002C300B">
              <w:rPr>
                <w:noProof/>
                <w:webHidden/>
              </w:rPr>
              <w:fldChar w:fldCharType="end"/>
            </w:r>
            <w:r w:rsidRPr="00D40569" w:rsidDel="002C300B">
              <w:rPr>
                <w:rStyle w:val="Hyperlink"/>
                <w:noProof/>
              </w:rPr>
              <w:fldChar w:fldCharType="end"/>
            </w:r>
          </w:del>
        </w:p>
        <w:p w14:paraId="34E2FEA9" w14:textId="376C07E0" w:rsidR="000E6390" w:rsidDel="002C300B" w:rsidRDefault="000E6390">
          <w:pPr>
            <w:pStyle w:val="TOC2"/>
            <w:tabs>
              <w:tab w:val="right" w:leader="dot" w:pos="9350"/>
            </w:tabs>
            <w:rPr>
              <w:del w:id="543" w:author="David Conklin" w:date="2021-04-07T06:46:00Z"/>
              <w:rFonts w:eastAsiaTheme="minorEastAsia"/>
              <w:noProof/>
            </w:rPr>
          </w:pPr>
          <w:del w:id="54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"_Toc67556530"</w:delInstrText>
            </w:r>
            <w:r w:rsidRPr="00D40569" w:rsidDel="002C300B">
              <w:rPr>
                <w:rStyle w:val="Hyperlink"/>
                <w:noProof/>
              </w:rPr>
              <w:delInstrText xml:space="preserve"> </w:delInstrText>
            </w:r>
            <w:r w:rsidRPr="00D40569" w:rsidDel="002C300B">
              <w:rPr>
                <w:rStyle w:val="Hyperlink"/>
                <w:noProof/>
              </w:rPr>
              <w:fldChar w:fldCharType="separate"/>
            </w:r>
          </w:del>
          <w:ins w:id="545" w:author="David Conklin" w:date="2021-04-12T14:55:00Z">
            <w:r w:rsidR="00B86E24">
              <w:rPr>
                <w:rStyle w:val="Hyperlink"/>
                <w:b/>
                <w:bCs/>
                <w:noProof/>
              </w:rPr>
              <w:t>Error! Hyperlink reference not valid.</w:t>
            </w:r>
          </w:ins>
          <w:del w:id="546" w:author="David Conklin" w:date="2021-04-07T06:46:00Z">
            <w:r w:rsidRPr="00D40569" w:rsidDel="002C300B">
              <w:rPr>
                <w:rStyle w:val="Hyperlink"/>
                <w:noProof/>
              </w:rPr>
              <w:delText>The wr_pods.csv file</w:delText>
            </w:r>
            <w:r w:rsidDel="002C300B">
              <w:rPr>
                <w:noProof/>
                <w:webHidden/>
              </w:rPr>
              <w:tab/>
            </w:r>
            <w:r w:rsidDel="002C300B">
              <w:rPr>
                <w:noProof/>
                <w:webHidden/>
              </w:rPr>
              <w:fldChar w:fldCharType="begin"/>
            </w:r>
            <w:r w:rsidDel="002C300B">
              <w:rPr>
                <w:noProof/>
                <w:webHidden/>
              </w:rPr>
              <w:delInstrText xml:space="preserve"> PAGEREF _Toc67556530 \h </w:delInstrText>
            </w:r>
            <w:r w:rsidDel="002C300B">
              <w:rPr>
                <w:noProof/>
                <w:webHidden/>
              </w:rPr>
              <w:fldChar w:fldCharType="separate"/>
            </w:r>
          </w:del>
          <w:ins w:id="547" w:author="David Conklin" w:date="2021-04-12T14:57:00Z">
            <w:r w:rsidR="00B86E24">
              <w:rPr>
                <w:b/>
                <w:bCs/>
                <w:noProof/>
                <w:webHidden/>
              </w:rPr>
              <w:t>Error! Bookmark not defined.</w:t>
            </w:r>
          </w:ins>
          <w:del w:id="548" w:author="David Conklin" w:date="2021-04-07T06:46:00Z">
            <w:r w:rsidDel="002C300B">
              <w:rPr>
                <w:noProof/>
                <w:webHidden/>
              </w:rPr>
              <w:delText>20</w:delText>
            </w:r>
            <w:r w:rsidDel="002C300B">
              <w:rPr>
                <w:noProof/>
                <w:webHidden/>
              </w:rPr>
              <w:fldChar w:fldCharType="end"/>
            </w:r>
            <w:r w:rsidRPr="00D40569" w:rsidDel="002C300B">
              <w:rPr>
                <w:rStyle w:val="Hyperlink"/>
                <w:noProof/>
              </w:rPr>
              <w:fldChar w:fldCharType="end"/>
            </w:r>
          </w:del>
        </w:p>
        <w:p w14:paraId="03506CF2" w14:textId="10702354" w:rsidR="000E6390" w:rsidDel="002C300B" w:rsidRDefault="000E6390">
          <w:pPr>
            <w:pStyle w:val="TOC2"/>
            <w:tabs>
              <w:tab w:val="right" w:leader="dot" w:pos="9350"/>
            </w:tabs>
            <w:rPr>
              <w:del w:id="549" w:author="David Conklin" w:date="2021-04-07T06:46:00Z"/>
              <w:rFonts w:eastAsiaTheme="minorEastAsia"/>
              <w:noProof/>
            </w:rPr>
          </w:pPr>
          <w:del w:id="55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"_Toc67556531"</w:delInstrText>
            </w:r>
            <w:r w:rsidRPr="00D40569" w:rsidDel="002C300B">
              <w:rPr>
                <w:rStyle w:val="Hyperlink"/>
                <w:noProof/>
              </w:rPr>
              <w:delInstrText xml:space="preserve"> </w:delInstrText>
            </w:r>
            <w:r w:rsidRPr="00D40569" w:rsidDel="002C300B">
              <w:rPr>
                <w:rStyle w:val="Hyperlink"/>
                <w:noProof/>
              </w:rPr>
              <w:fldChar w:fldCharType="separate"/>
            </w:r>
          </w:del>
          <w:ins w:id="551" w:author="David Conklin" w:date="2021-04-12T14:55:00Z">
            <w:r w:rsidR="00B86E24">
              <w:rPr>
                <w:rStyle w:val="Hyperlink"/>
                <w:b/>
                <w:bCs/>
                <w:noProof/>
              </w:rPr>
              <w:t>Error! Hyperlink reference not valid.</w:t>
            </w:r>
          </w:ins>
          <w:del w:id="552" w:author="David Conklin" w:date="2021-04-07T06:46:00Z">
            <w:r w:rsidRPr="00D40569" w:rsidDel="002C300B">
              <w:rPr>
                <w:rStyle w:val="Hyperlink"/>
                <w:noProof/>
              </w:rPr>
              <w:delText>The wr_pous.csv file</w:delText>
            </w:r>
            <w:r w:rsidDel="002C300B">
              <w:rPr>
                <w:noProof/>
                <w:webHidden/>
              </w:rPr>
              <w:tab/>
            </w:r>
            <w:r w:rsidDel="002C300B">
              <w:rPr>
                <w:noProof/>
                <w:webHidden/>
              </w:rPr>
              <w:fldChar w:fldCharType="begin"/>
            </w:r>
            <w:r w:rsidDel="002C300B">
              <w:rPr>
                <w:noProof/>
                <w:webHidden/>
              </w:rPr>
              <w:delInstrText xml:space="preserve"> PAGEREF _Toc67556531 \h </w:delInstrText>
            </w:r>
            <w:r w:rsidDel="002C300B">
              <w:rPr>
                <w:noProof/>
                <w:webHidden/>
              </w:rPr>
              <w:fldChar w:fldCharType="separate"/>
            </w:r>
          </w:del>
          <w:ins w:id="553" w:author="David Conklin" w:date="2021-04-12T14:57:00Z">
            <w:r w:rsidR="00B86E24">
              <w:rPr>
                <w:b/>
                <w:bCs/>
                <w:noProof/>
                <w:webHidden/>
              </w:rPr>
              <w:t>Error! Bookmark not defined.</w:t>
            </w:r>
          </w:ins>
          <w:del w:id="554" w:author="David Conklin" w:date="2021-04-07T06:46:00Z">
            <w:r w:rsidDel="002C300B">
              <w:rPr>
                <w:noProof/>
                <w:webHidden/>
              </w:rPr>
              <w:delText>20</w:delText>
            </w:r>
            <w:r w:rsidDel="002C300B">
              <w:rPr>
                <w:noProof/>
                <w:webHidden/>
              </w:rPr>
              <w:fldChar w:fldCharType="end"/>
            </w:r>
            <w:r w:rsidRPr="00D40569" w:rsidDel="002C300B">
              <w:rPr>
                <w:rStyle w:val="Hyperlink"/>
                <w:noProof/>
              </w:rPr>
              <w:fldChar w:fldCharType="end"/>
            </w:r>
          </w:del>
        </w:p>
        <w:p w14:paraId="3F702155" w14:textId="468BF9A5" w:rsidR="000E6390" w:rsidDel="002C300B" w:rsidRDefault="000E6390">
          <w:pPr>
            <w:pStyle w:val="TOC2"/>
            <w:tabs>
              <w:tab w:val="right" w:leader="dot" w:pos="9350"/>
            </w:tabs>
            <w:rPr>
              <w:del w:id="555" w:author="David Conklin" w:date="2021-04-07T06:46:00Z"/>
              <w:rFonts w:eastAsiaTheme="minorEastAsia"/>
              <w:noProof/>
            </w:rPr>
          </w:pPr>
          <w:del w:id="55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"_Toc67556532"</w:delInstrText>
            </w:r>
            <w:r w:rsidRPr="00D40569" w:rsidDel="002C300B">
              <w:rPr>
                <w:rStyle w:val="Hyperlink"/>
                <w:noProof/>
              </w:rPr>
              <w:delInstrText xml:space="preserve"> </w:delInstrText>
            </w:r>
            <w:r w:rsidRPr="00D40569" w:rsidDel="002C300B">
              <w:rPr>
                <w:rStyle w:val="Hyperlink"/>
                <w:noProof/>
              </w:rPr>
              <w:fldChar w:fldCharType="separate"/>
            </w:r>
          </w:del>
          <w:ins w:id="557" w:author="David Conklin" w:date="2021-04-12T14:55:00Z">
            <w:r w:rsidR="00B86E24">
              <w:rPr>
                <w:rStyle w:val="Hyperlink"/>
                <w:b/>
                <w:bCs/>
                <w:noProof/>
              </w:rPr>
              <w:t>Error! Hyperlink reference not valid.</w:t>
            </w:r>
          </w:ins>
          <w:del w:id="558" w:author="David Conklin" w:date="2021-04-07T06:46:00Z">
            <w:r w:rsidRPr="00D40569" w:rsidDel="002C300B">
              <w:rPr>
                <w:rStyle w:val="Hyperlink"/>
                <w:noProof/>
              </w:rPr>
              <w:delText>Adding a water right</w:delText>
            </w:r>
            <w:r w:rsidDel="002C300B">
              <w:rPr>
                <w:noProof/>
                <w:webHidden/>
              </w:rPr>
              <w:tab/>
            </w:r>
            <w:r w:rsidDel="002C300B">
              <w:rPr>
                <w:noProof/>
                <w:webHidden/>
              </w:rPr>
              <w:fldChar w:fldCharType="begin"/>
            </w:r>
            <w:r w:rsidDel="002C300B">
              <w:rPr>
                <w:noProof/>
                <w:webHidden/>
              </w:rPr>
              <w:delInstrText xml:space="preserve"> PAGEREF _Toc67556532 \h </w:delInstrText>
            </w:r>
            <w:r w:rsidDel="002C300B">
              <w:rPr>
                <w:noProof/>
                <w:webHidden/>
              </w:rPr>
              <w:fldChar w:fldCharType="separate"/>
            </w:r>
          </w:del>
          <w:ins w:id="559" w:author="David Conklin" w:date="2021-04-12T14:57:00Z">
            <w:r w:rsidR="00B86E24">
              <w:rPr>
                <w:b/>
                <w:bCs/>
                <w:noProof/>
                <w:webHidden/>
              </w:rPr>
              <w:t>Error! Bookmark not defined.</w:t>
            </w:r>
          </w:ins>
          <w:del w:id="560" w:author="David Conklin" w:date="2021-04-07T06:46:00Z">
            <w:r w:rsidDel="002C300B">
              <w:rPr>
                <w:noProof/>
                <w:webHidden/>
              </w:rPr>
              <w:delText>21</w:delText>
            </w:r>
            <w:r w:rsidDel="002C300B">
              <w:rPr>
                <w:noProof/>
                <w:webHidden/>
              </w:rPr>
              <w:fldChar w:fldCharType="end"/>
            </w:r>
            <w:r w:rsidRPr="00D40569" w:rsidDel="002C300B">
              <w:rPr>
                <w:rStyle w:val="Hyperlink"/>
                <w:noProof/>
              </w:rPr>
              <w:fldChar w:fldCharType="end"/>
            </w:r>
          </w:del>
        </w:p>
        <w:p w14:paraId="4BBB942B" w14:textId="5BC4417F" w:rsidR="000E6390" w:rsidDel="002C300B" w:rsidRDefault="000E6390">
          <w:pPr>
            <w:pStyle w:val="TOC1"/>
            <w:tabs>
              <w:tab w:val="right" w:leader="dot" w:pos="9350"/>
            </w:tabs>
            <w:rPr>
              <w:del w:id="561" w:author="David Conklin" w:date="2021-04-07T06:46:00Z"/>
              <w:rFonts w:eastAsiaTheme="minorEastAsia"/>
              <w:noProof/>
            </w:rPr>
          </w:pPr>
          <w:del w:id="56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"_Toc67556533"</w:delInstrText>
            </w:r>
            <w:r w:rsidRPr="00D40569" w:rsidDel="002C300B">
              <w:rPr>
                <w:rStyle w:val="Hyperlink"/>
                <w:noProof/>
              </w:rPr>
              <w:delInstrText xml:space="preserve"> </w:delInstrText>
            </w:r>
            <w:r w:rsidRPr="00D40569" w:rsidDel="002C300B">
              <w:rPr>
                <w:rStyle w:val="Hyperlink"/>
                <w:noProof/>
              </w:rPr>
              <w:fldChar w:fldCharType="separate"/>
            </w:r>
          </w:del>
          <w:ins w:id="563" w:author="David Conklin" w:date="2021-04-12T14:55:00Z">
            <w:r w:rsidR="00B86E24">
              <w:rPr>
                <w:rStyle w:val="Hyperlink"/>
                <w:b/>
                <w:bCs/>
                <w:noProof/>
              </w:rPr>
              <w:t>Error! Hyperlink reference not valid.</w:t>
            </w:r>
          </w:ins>
          <w:del w:id="564" w:author="David Conklin" w:date="2021-04-07T06:46:00Z">
            <w:r w:rsidRPr="00D40569" w:rsidDel="002C300B">
              <w:rPr>
                <w:rStyle w:val="Hyperlink"/>
                <w:noProof/>
              </w:rPr>
              <w:delText>Stream flow and stream temperature</w:delText>
            </w:r>
            <w:r w:rsidDel="002C300B">
              <w:rPr>
                <w:noProof/>
                <w:webHidden/>
              </w:rPr>
              <w:tab/>
            </w:r>
            <w:r w:rsidDel="002C300B">
              <w:rPr>
                <w:noProof/>
                <w:webHidden/>
              </w:rPr>
              <w:fldChar w:fldCharType="begin"/>
            </w:r>
            <w:r w:rsidDel="002C300B">
              <w:rPr>
                <w:noProof/>
                <w:webHidden/>
              </w:rPr>
              <w:delInstrText xml:space="preserve"> PAGEREF _Toc67556533 \h </w:delInstrText>
            </w:r>
            <w:r w:rsidDel="002C300B">
              <w:rPr>
                <w:noProof/>
                <w:webHidden/>
              </w:rPr>
              <w:fldChar w:fldCharType="separate"/>
            </w:r>
          </w:del>
          <w:ins w:id="565" w:author="David Conklin" w:date="2021-04-12T14:57:00Z">
            <w:r w:rsidR="00B86E24">
              <w:rPr>
                <w:b/>
                <w:bCs/>
                <w:noProof/>
                <w:webHidden/>
              </w:rPr>
              <w:t>Error! Bookmark not defined.</w:t>
            </w:r>
          </w:ins>
          <w:del w:id="566" w:author="David Conklin" w:date="2021-04-07T06:46:00Z">
            <w:r w:rsidDel="002C300B">
              <w:rPr>
                <w:noProof/>
                <w:webHidden/>
              </w:rPr>
              <w:delText>22</w:delText>
            </w:r>
            <w:r w:rsidDel="002C300B">
              <w:rPr>
                <w:noProof/>
                <w:webHidden/>
              </w:rPr>
              <w:fldChar w:fldCharType="end"/>
            </w:r>
            <w:r w:rsidRPr="00D40569" w:rsidDel="002C300B">
              <w:rPr>
                <w:rStyle w:val="Hyperlink"/>
                <w:noProof/>
              </w:rPr>
              <w:fldChar w:fldCharType="end"/>
            </w:r>
          </w:del>
        </w:p>
        <w:p w14:paraId="763021BD" w14:textId="02E75D54" w:rsidR="000E6390" w:rsidDel="002C300B" w:rsidRDefault="000E6390">
          <w:pPr>
            <w:pStyle w:val="TOC2"/>
            <w:tabs>
              <w:tab w:val="right" w:leader="dot" w:pos="9350"/>
            </w:tabs>
            <w:rPr>
              <w:del w:id="567" w:author="David Conklin" w:date="2021-04-07T06:46:00Z"/>
              <w:rFonts w:eastAsiaTheme="minorEastAsia"/>
              <w:noProof/>
            </w:rPr>
          </w:pPr>
          <w:del w:id="56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"_Toc67556534"</w:delInstrText>
            </w:r>
            <w:r w:rsidRPr="00D40569" w:rsidDel="002C300B">
              <w:rPr>
                <w:rStyle w:val="Hyperlink"/>
                <w:noProof/>
              </w:rPr>
              <w:delInstrText xml:space="preserve"> </w:delInstrText>
            </w:r>
            <w:r w:rsidRPr="00D40569" w:rsidDel="002C300B">
              <w:rPr>
                <w:rStyle w:val="Hyperlink"/>
                <w:noProof/>
              </w:rPr>
              <w:fldChar w:fldCharType="separate"/>
            </w:r>
          </w:del>
          <w:ins w:id="569" w:author="David Conklin" w:date="2021-04-12T14:55:00Z">
            <w:r w:rsidR="00B86E24">
              <w:rPr>
                <w:rStyle w:val="Hyperlink"/>
                <w:b/>
                <w:bCs/>
                <w:noProof/>
              </w:rPr>
              <w:t>Error! Hyperlink reference not valid.</w:t>
            </w:r>
          </w:ins>
          <w:del w:id="570" w:author="David Conklin" w:date="2021-04-07T06:46:00Z">
            <w:r w:rsidRPr="00D40569" w:rsidDel="002C300B">
              <w:rPr>
                <w:rStyle w:val="Hyperlink"/>
                <w:noProof/>
              </w:rPr>
              <w:delText>Water parcels</w:delText>
            </w:r>
            <w:r w:rsidDel="002C300B">
              <w:rPr>
                <w:noProof/>
                <w:webHidden/>
              </w:rPr>
              <w:tab/>
            </w:r>
            <w:r w:rsidDel="002C300B">
              <w:rPr>
                <w:noProof/>
                <w:webHidden/>
              </w:rPr>
              <w:fldChar w:fldCharType="begin"/>
            </w:r>
            <w:r w:rsidDel="002C300B">
              <w:rPr>
                <w:noProof/>
                <w:webHidden/>
              </w:rPr>
              <w:delInstrText xml:space="preserve"> PAGEREF _Toc67556534 \h </w:delInstrText>
            </w:r>
            <w:r w:rsidDel="002C300B">
              <w:rPr>
                <w:noProof/>
                <w:webHidden/>
              </w:rPr>
              <w:fldChar w:fldCharType="separate"/>
            </w:r>
          </w:del>
          <w:ins w:id="571" w:author="David Conklin" w:date="2021-04-12T14:57:00Z">
            <w:r w:rsidR="00B86E24">
              <w:rPr>
                <w:b/>
                <w:bCs/>
                <w:noProof/>
                <w:webHidden/>
              </w:rPr>
              <w:t>Error! Bookmark not defined.</w:t>
            </w:r>
          </w:ins>
          <w:del w:id="572" w:author="David Conklin" w:date="2021-04-07T06:46:00Z">
            <w:r w:rsidDel="002C300B">
              <w:rPr>
                <w:noProof/>
                <w:webHidden/>
              </w:rPr>
              <w:delText>22</w:delText>
            </w:r>
            <w:r w:rsidDel="002C300B">
              <w:rPr>
                <w:noProof/>
                <w:webHidden/>
              </w:rPr>
              <w:fldChar w:fldCharType="end"/>
            </w:r>
            <w:r w:rsidRPr="00D40569" w:rsidDel="002C300B">
              <w:rPr>
                <w:rStyle w:val="Hyperlink"/>
                <w:noProof/>
              </w:rPr>
              <w:fldChar w:fldCharType="end"/>
            </w:r>
          </w:del>
        </w:p>
        <w:p w14:paraId="2F8B53FC" w14:textId="3FB81DC9" w:rsidR="000E6390" w:rsidDel="002C300B" w:rsidRDefault="000E6390">
          <w:pPr>
            <w:pStyle w:val="TOC2"/>
            <w:tabs>
              <w:tab w:val="right" w:leader="dot" w:pos="9350"/>
            </w:tabs>
            <w:rPr>
              <w:del w:id="573" w:author="David Conklin" w:date="2021-04-07T06:46:00Z"/>
              <w:rFonts w:eastAsiaTheme="minorEastAsia"/>
              <w:noProof/>
            </w:rPr>
          </w:pPr>
          <w:del w:id="57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"_Toc67556535"</w:delInstrText>
            </w:r>
            <w:r w:rsidRPr="00D40569" w:rsidDel="002C300B">
              <w:rPr>
                <w:rStyle w:val="Hyperlink"/>
                <w:noProof/>
              </w:rPr>
              <w:delInstrText xml:space="preserve"> </w:delInstrText>
            </w:r>
            <w:r w:rsidRPr="00D40569" w:rsidDel="002C300B">
              <w:rPr>
                <w:rStyle w:val="Hyperlink"/>
                <w:noProof/>
              </w:rPr>
              <w:fldChar w:fldCharType="separate"/>
            </w:r>
          </w:del>
          <w:ins w:id="575" w:author="David Conklin" w:date="2021-04-12T14:55:00Z">
            <w:r w:rsidR="00B86E24">
              <w:rPr>
                <w:rStyle w:val="Hyperlink"/>
                <w:b/>
                <w:bCs/>
                <w:noProof/>
              </w:rPr>
              <w:t>Error! Hyperlink reference not valid.</w:t>
            </w:r>
          </w:ins>
          <w:del w:id="576" w:author="David Conklin" w:date="2021-04-07T06:46:00Z">
            <w:r w:rsidRPr="00D40569" w:rsidDel="002C300B">
              <w:rPr>
                <w:rStyle w:val="Hyperlink"/>
                <w:noProof/>
              </w:rPr>
              <w:delText>Daily water mass and energy balance</w:delText>
            </w:r>
            <w:r w:rsidDel="002C300B">
              <w:rPr>
                <w:noProof/>
                <w:webHidden/>
              </w:rPr>
              <w:tab/>
            </w:r>
            <w:r w:rsidDel="002C300B">
              <w:rPr>
                <w:noProof/>
                <w:webHidden/>
              </w:rPr>
              <w:fldChar w:fldCharType="begin"/>
            </w:r>
            <w:r w:rsidDel="002C300B">
              <w:rPr>
                <w:noProof/>
                <w:webHidden/>
              </w:rPr>
              <w:delInstrText xml:space="preserve"> PAGEREF _Toc67556535 \h </w:delInstrText>
            </w:r>
            <w:r w:rsidDel="002C300B">
              <w:rPr>
                <w:noProof/>
                <w:webHidden/>
              </w:rPr>
              <w:fldChar w:fldCharType="separate"/>
            </w:r>
          </w:del>
          <w:ins w:id="577" w:author="David Conklin" w:date="2021-04-12T14:57:00Z">
            <w:r w:rsidR="00B86E24">
              <w:rPr>
                <w:b/>
                <w:bCs/>
                <w:noProof/>
                <w:webHidden/>
              </w:rPr>
              <w:t>Error! Bookmark not defined.</w:t>
            </w:r>
          </w:ins>
          <w:del w:id="578" w:author="David Conklin" w:date="2021-04-07T06:46:00Z">
            <w:r w:rsidDel="002C300B">
              <w:rPr>
                <w:noProof/>
                <w:webHidden/>
              </w:rPr>
              <w:delText>22</w:delText>
            </w:r>
            <w:r w:rsidDel="002C300B">
              <w:rPr>
                <w:noProof/>
                <w:webHidden/>
              </w:rPr>
              <w:fldChar w:fldCharType="end"/>
            </w:r>
            <w:r w:rsidRPr="00D40569" w:rsidDel="002C300B">
              <w:rPr>
                <w:rStyle w:val="Hyperlink"/>
                <w:noProof/>
              </w:rPr>
              <w:fldChar w:fldCharType="end"/>
            </w:r>
          </w:del>
        </w:p>
        <w:p w14:paraId="0F21BBFF" w14:textId="23F28217" w:rsidR="000E6390" w:rsidDel="002C300B" w:rsidRDefault="000E6390">
          <w:pPr>
            <w:pStyle w:val="TOC2"/>
            <w:tabs>
              <w:tab w:val="right" w:leader="dot" w:pos="9350"/>
            </w:tabs>
            <w:rPr>
              <w:del w:id="579" w:author="David Conklin" w:date="2021-04-07T06:46:00Z"/>
              <w:rFonts w:eastAsiaTheme="minorEastAsia"/>
              <w:noProof/>
            </w:rPr>
          </w:pPr>
          <w:del w:id="58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"_Toc67556536"</w:delInstrText>
            </w:r>
            <w:r w:rsidRPr="00D40569" w:rsidDel="002C300B">
              <w:rPr>
                <w:rStyle w:val="Hyperlink"/>
                <w:noProof/>
              </w:rPr>
              <w:delInstrText xml:space="preserve"> </w:delInstrText>
            </w:r>
            <w:r w:rsidRPr="00D40569" w:rsidDel="002C300B">
              <w:rPr>
                <w:rStyle w:val="Hyperlink"/>
                <w:noProof/>
              </w:rPr>
              <w:fldChar w:fldCharType="separate"/>
            </w:r>
          </w:del>
          <w:ins w:id="581" w:author="David Conklin" w:date="2021-04-12T14:55:00Z">
            <w:r w:rsidR="00B86E24">
              <w:rPr>
                <w:rStyle w:val="Hyperlink"/>
                <w:b/>
                <w:bCs/>
                <w:noProof/>
              </w:rPr>
              <w:t>Error! Hyperlink reference not valid.</w:t>
            </w:r>
          </w:ins>
          <w:del w:id="582" w:author="David Conklin" w:date="2021-04-07T06:46:00Z">
            <w:r w:rsidRPr="00D40569" w:rsidDel="002C300B">
              <w:rPr>
                <w:rStyle w:val="Hyperlink"/>
                <w:noProof/>
              </w:rPr>
              <w:delText>Estimating the rate of flow in a stream reach</w:delText>
            </w:r>
            <w:r w:rsidDel="002C300B">
              <w:rPr>
                <w:noProof/>
                <w:webHidden/>
              </w:rPr>
              <w:tab/>
            </w:r>
            <w:r w:rsidDel="002C300B">
              <w:rPr>
                <w:noProof/>
                <w:webHidden/>
              </w:rPr>
              <w:fldChar w:fldCharType="begin"/>
            </w:r>
            <w:r w:rsidDel="002C300B">
              <w:rPr>
                <w:noProof/>
                <w:webHidden/>
              </w:rPr>
              <w:delInstrText xml:space="preserve"> PAGEREF _Toc67556536 \h </w:delInstrText>
            </w:r>
            <w:r w:rsidDel="002C300B">
              <w:rPr>
                <w:noProof/>
                <w:webHidden/>
              </w:rPr>
              <w:fldChar w:fldCharType="separate"/>
            </w:r>
          </w:del>
          <w:ins w:id="583" w:author="David Conklin" w:date="2021-04-12T14:57:00Z">
            <w:r w:rsidR="00B86E24">
              <w:rPr>
                <w:b/>
                <w:bCs/>
                <w:noProof/>
                <w:webHidden/>
              </w:rPr>
              <w:t>Error! Bookmark not defined.</w:t>
            </w:r>
          </w:ins>
          <w:del w:id="584" w:author="David Conklin" w:date="2021-04-07T06:46:00Z">
            <w:r w:rsidDel="002C300B">
              <w:rPr>
                <w:noProof/>
                <w:webHidden/>
              </w:rPr>
              <w:delText>23</w:delText>
            </w:r>
            <w:r w:rsidDel="002C300B">
              <w:rPr>
                <w:noProof/>
                <w:webHidden/>
              </w:rPr>
              <w:fldChar w:fldCharType="end"/>
            </w:r>
            <w:r w:rsidRPr="00D40569" w:rsidDel="002C300B">
              <w:rPr>
                <w:rStyle w:val="Hyperlink"/>
                <w:noProof/>
              </w:rPr>
              <w:fldChar w:fldCharType="end"/>
            </w:r>
          </w:del>
        </w:p>
        <w:p w14:paraId="1C35EA20" w14:textId="1A5E65B7" w:rsidR="000E6390" w:rsidDel="002C300B" w:rsidRDefault="000E6390">
          <w:pPr>
            <w:pStyle w:val="TOC2"/>
            <w:tabs>
              <w:tab w:val="right" w:leader="dot" w:pos="9350"/>
            </w:tabs>
            <w:rPr>
              <w:del w:id="585" w:author="David Conklin" w:date="2021-04-07T06:46:00Z"/>
              <w:rFonts w:eastAsiaTheme="minorEastAsia"/>
              <w:noProof/>
            </w:rPr>
          </w:pPr>
          <w:del w:id="58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"_Toc67556537"</w:delInstrText>
            </w:r>
            <w:r w:rsidRPr="00D40569" w:rsidDel="002C300B">
              <w:rPr>
                <w:rStyle w:val="Hyperlink"/>
                <w:noProof/>
              </w:rPr>
              <w:delInstrText xml:space="preserve"> </w:delInstrText>
            </w:r>
            <w:r w:rsidRPr="00D40569" w:rsidDel="002C300B">
              <w:rPr>
                <w:rStyle w:val="Hyperlink"/>
                <w:noProof/>
              </w:rPr>
              <w:fldChar w:fldCharType="separate"/>
            </w:r>
          </w:del>
          <w:ins w:id="587" w:author="David Conklin" w:date="2021-04-12T14:55:00Z">
            <w:r w:rsidR="00B86E24">
              <w:rPr>
                <w:rStyle w:val="Hyperlink"/>
                <w:b/>
                <w:bCs/>
                <w:noProof/>
              </w:rPr>
              <w:t>Error! Hyperlink reference not valid.</w:t>
            </w:r>
          </w:ins>
          <w:del w:id="588" w:author="David Conklin" w:date="2021-04-07T06:46:00Z">
            <w:r w:rsidRPr="00D40569" w:rsidDel="002C300B">
              <w:rPr>
                <w:rStyle w:val="Hyperlink"/>
                <w:noProof/>
              </w:rPr>
              <w:delText>Estimating the surface area of the water in a subreach</w:delText>
            </w:r>
            <w:r w:rsidDel="002C300B">
              <w:rPr>
                <w:noProof/>
                <w:webHidden/>
              </w:rPr>
              <w:tab/>
            </w:r>
            <w:r w:rsidDel="002C300B">
              <w:rPr>
                <w:noProof/>
                <w:webHidden/>
              </w:rPr>
              <w:fldChar w:fldCharType="begin"/>
            </w:r>
            <w:r w:rsidDel="002C300B">
              <w:rPr>
                <w:noProof/>
                <w:webHidden/>
              </w:rPr>
              <w:delInstrText xml:space="preserve"> PAGEREF _Toc67556537 \h </w:delInstrText>
            </w:r>
            <w:r w:rsidDel="002C300B">
              <w:rPr>
                <w:noProof/>
                <w:webHidden/>
              </w:rPr>
              <w:fldChar w:fldCharType="separate"/>
            </w:r>
          </w:del>
          <w:ins w:id="589" w:author="David Conklin" w:date="2021-04-12T14:57:00Z">
            <w:r w:rsidR="00B86E24">
              <w:rPr>
                <w:b/>
                <w:bCs/>
                <w:noProof/>
                <w:webHidden/>
              </w:rPr>
              <w:t>Error! Bookmark not defined.</w:t>
            </w:r>
          </w:ins>
          <w:del w:id="590" w:author="David Conklin" w:date="2021-04-07T06:46:00Z">
            <w:r w:rsidDel="002C300B">
              <w:rPr>
                <w:noProof/>
                <w:webHidden/>
              </w:rPr>
              <w:delText>26</w:delText>
            </w:r>
            <w:r w:rsidDel="002C300B">
              <w:rPr>
                <w:noProof/>
                <w:webHidden/>
              </w:rPr>
              <w:fldChar w:fldCharType="end"/>
            </w:r>
            <w:r w:rsidRPr="00D40569" w:rsidDel="002C300B">
              <w:rPr>
                <w:rStyle w:val="Hyperlink"/>
                <w:noProof/>
              </w:rPr>
              <w:fldChar w:fldCharType="end"/>
            </w:r>
          </w:del>
        </w:p>
        <w:p w14:paraId="5B6381D9" w14:textId="3B5DBF6C" w:rsidR="000E6390" w:rsidDel="002C300B" w:rsidRDefault="000E6390">
          <w:pPr>
            <w:pStyle w:val="TOC2"/>
            <w:tabs>
              <w:tab w:val="right" w:leader="dot" w:pos="9350"/>
            </w:tabs>
            <w:rPr>
              <w:del w:id="591" w:author="David Conklin" w:date="2021-04-07T06:46:00Z"/>
              <w:rFonts w:eastAsiaTheme="minorEastAsia"/>
              <w:noProof/>
            </w:rPr>
          </w:pPr>
          <w:del w:id="59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"_Toc67556538"</w:delInstrText>
            </w:r>
            <w:r w:rsidRPr="00D40569" w:rsidDel="002C300B">
              <w:rPr>
                <w:rStyle w:val="Hyperlink"/>
                <w:noProof/>
              </w:rPr>
              <w:delInstrText xml:space="preserve"> </w:delInstrText>
            </w:r>
            <w:r w:rsidRPr="00D40569" w:rsidDel="002C300B">
              <w:rPr>
                <w:rStyle w:val="Hyperlink"/>
                <w:noProof/>
              </w:rPr>
              <w:fldChar w:fldCharType="separate"/>
            </w:r>
          </w:del>
          <w:ins w:id="593" w:author="David Conklin" w:date="2021-04-12T14:55:00Z">
            <w:r w:rsidR="00B86E24">
              <w:rPr>
                <w:rStyle w:val="Hyperlink"/>
                <w:b/>
                <w:bCs/>
                <w:noProof/>
              </w:rPr>
              <w:t>Error! Hyperlink reference not valid.</w:t>
            </w:r>
          </w:ins>
          <w:del w:id="594" w:author="David Conklin" w:date="2021-04-07T06:46:00Z">
            <w:r w:rsidRPr="00D40569" w:rsidDel="002C300B">
              <w:rPr>
                <w:rStyle w:val="Hyperlink"/>
                <w:noProof/>
              </w:rPr>
              <w:delText>Water temperature from thermal energy</w:delText>
            </w:r>
            <w:r w:rsidDel="002C300B">
              <w:rPr>
                <w:noProof/>
                <w:webHidden/>
              </w:rPr>
              <w:tab/>
            </w:r>
            <w:r w:rsidDel="002C300B">
              <w:rPr>
                <w:noProof/>
                <w:webHidden/>
              </w:rPr>
              <w:fldChar w:fldCharType="begin"/>
            </w:r>
            <w:r w:rsidDel="002C300B">
              <w:rPr>
                <w:noProof/>
                <w:webHidden/>
              </w:rPr>
              <w:delInstrText xml:space="preserve"> PAGEREF _Toc67556538 \h </w:delInstrText>
            </w:r>
            <w:r w:rsidDel="002C300B">
              <w:rPr>
                <w:noProof/>
                <w:webHidden/>
              </w:rPr>
              <w:fldChar w:fldCharType="separate"/>
            </w:r>
          </w:del>
          <w:ins w:id="595" w:author="David Conklin" w:date="2021-04-12T14:57:00Z">
            <w:r w:rsidR="00B86E24">
              <w:rPr>
                <w:b/>
                <w:bCs/>
                <w:noProof/>
                <w:webHidden/>
              </w:rPr>
              <w:t>Error! Bookmark not defined.</w:t>
            </w:r>
          </w:ins>
          <w:del w:id="596" w:author="David Conklin" w:date="2021-04-07T06:46:00Z">
            <w:r w:rsidDel="002C300B">
              <w:rPr>
                <w:noProof/>
                <w:webHidden/>
              </w:rPr>
              <w:delText>26</w:delText>
            </w:r>
            <w:r w:rsidDel="002C300B">
              <w:rPr>
                <w:noProof/>
                <w:webHidden/>
              </w:rPr>
              <w:fldChar w:fldCharType="end"/>
            </w:r>
            <w:r w:rsidRPr="00D40569" w:rsidDel="002C300B">
              <w:rPr>
                <w:rStyle w:val="Hyperlink"/>
                <w:noProof/>
              </w:rPr>
              <w:fldChar w:fldCharType="end"/>
            </w:r>
          </w:del>
        </w:p>
        <w:p w14:paraId="137952D4" w14:textId="63395FAE" w:rsidR="000E6390" w:rsidDel="002C300B" w:rsidRDefault="000E6390">
          <w:pPr>
            <w:pStyle w:val="TOC2"/>
            <w:tabs>
              <w:tab w:val="right" w:leader="dot" w:pos="9350"/>
            </w:tabs>
            <w:rPr>
              <w:del w:id="597" w:author="David Conklin" w:date="2021-04-07T06:46:00Z"/>
              <w:rFonts w:eastAsiaTheme="minorEastAsia"/>
              <w:noProof/>
            </w:rPr>
          </w:pPr>
          <w:del w:id="59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"_Toc67556539"</w:delInstrText>
            </w:r>
            <w:r w:rsidRPr="00D40569" w:rsidDel="002C300B">
              <w:rPr>
                <w:rStyle w:val="Hyperlink"/>
                <w:noProof/>
              </w:rPr>
              <w:delInstrText xml:space="preserve"> </w:delInstrText>
            </w:r>
            <w:r w:rsidRPr="00D40569" w:rsidDel="002C300B">
              <w:rPr>
                <w:rStyle w:val="Hyperlink"/>
                <w:noProof/>
              </w:rPr>
              <w:fldChar w:fldCharType="separate"/>
            </w:r>
          </w:del>
          <w:ins w:id="599" w:author="David Conklin" w:date="2021-04-12T14:55:00Z">
            <w:r w:rsidR="00B86E24">
              <w:rPr>
                <w:rStyle w:val="Hyperlink"/>
                <w:b/>
                <w:bCs/>
                <w:noProof/>
              </w:rPr>
              <w:t>Error! Hyperlink reference not valid.</w:t>
            </w:r>
          </w:ins>
          <w:del w:id="600" w:author="David Conklin" w:date="2021-04-07T06:46:00Z">
            <w:r w:rsidRPr="00D40569" w:rsidDel="002C300B">
              <w:rPr>
                <w:rStyle w:val="Hyperlink"/>
                <w:noProof/>
              </w:rPr>
              <w:delText>Initial conditions for Flow: the IC file</w:delText>
            </w:r>
            <w:r w:rsidDel="002C300B">
              <w:rPr>
                <w:noProof/>
                <w:webHidden/>
              </w:rPr>
              <w:tab/>
            </w:r>
            <w:r w:rsidDel="002C300B">
              <w:rPr>
                <w:noProof/>
                <w:webHidden/>
              </w:rPr>
              <w:fldChar w:fldCharType="begin"/>
            </w:r>
            <w:r w:rsidDel="002C300B">
              <w:rPr>
                <w:noProof/>
                <w:webHidden/>
              </w:rPr>
              <w:delInstrText xml:space="preserve"> PAGEREF _Toc67556539 \h </w:delInstrText>
            </w:r>
            <w:r w:rsidDel="002C300B">
              <w:rPr>
                <w:noProof/>
                <w:webHidden/>
              </w:rPr>
              <w:fldChar w:fldCharType="separate"/>
            </w:r>
          </w:del>
          <w:ins w:id="601" w:author="David Conklin" w:date="2021-04-12T14:57:00Z">
            <w:r w:rsidR="00B86E24">
              <w:rPr>
                <w:b/>
                <w:bCs/>
                <w:noProof/>
                <w:webHidden/>
              </w:rPr>
              <w:t>Error! Bookmark not defined.</w:t>
            </w:r>
          </w:ins>
          <w:del w:id="602" w:author="David Conklin" w:date="2021-04-07T06:46:00Z">
            <w:r w:rsidDel="002C300B">
              <w:rPr>
                <w:noProof/>
                <w:webHidden/>
              </w:rPr>
              <w:delText>27</w:delText>
            </w:r>
            <w:r w:rsidDel="002C300B">
              <w:rPr>
                <w:noProof/>
                <w:webHidden/>
              </w:rPr>
              <w:fldChar w:fldCharType="end"/>
            </w:r>
            <w:r w:rsidRPr="00D40569" w:rsidDel="002C300B">
              <w:rPr>
                <w:rStyle w:val="Hyperlink"/>
                <w:noProof/>
              </w:rPr>
              <w:fldChar w:fldCharType="end"/>
            </w:r>
          </w:del>
        </w:p>
        <w:p w14:paraId="306B3F32" w14:textId="28FE7F7E" w:rsidR="000E6390" w:rsidDel="002C300B" w:rsidRDefault="000E6390">
          <w:pPr>
            <w:pStyle w:val="TOC2"/>
            <w:tabs>
              <w:tab w:val="right" w:leader="dot" w:pos="9350"/>
            </w:tabs>
            <w:rPr>
              <w:del w:id="603" w:author="David Conklin" w:date="2021-04-07T06:46:00Z"/>
              <w:rFonts w:eastAsiaTheme="minorEastAsia"/>
              <w:noProof/>
            </w:rPr>
          </w:pPr>
          <w:del w:id="60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"_Toc67556540"</w:delInstrText>
            </w:r>
            <w:r w:rsidRPr="00D40569" w:rsidDel="002C300B">
              <w:rPr>
                <w:rStyle w:val="Hyperlink"/>
                <w:noProof/>
              </w:rPr>
              <w:delInstrText xml:space="preserve"> </w:delInstrText>
            </w:r>
            <w:r w:rsidRPr="00D40569" w:rsidDel="002C300B">
              <w:rPr>
                <w:rStyle w:val="Hyperlink"/>
                <w:noProof/>
              </w:rPr>
              <w:fldChar w:fldCharType="separate"/>
            </w:r>
          </w:del>
          <w:ins w:id="605" w:author="David Conklin" w:date="2021-04-12T14:55:00Z">
            <w:r w:rsidR="00B86E24">
              <w:rPr>
                <w:rStyle w:val="Hyperlink"/>
                <w:b/>
                <w:bCs/>
                <w:noProof/>
              </w:rPr>
              <w:t>Error! Hyperlink reference not valid.</w:t>
            </w:r>
          </w:ins>
          <w:del w:id="606" w:author="David Conklin" w:date="2021-04-07T06:46:00Z">
            <w:r w:rsidRPr="00D40569" w:rsidDel="002C300B">
              <w:rPr>
                <w:rStyle w:val="Hyperlink"/>
                <w:noProof/>
              </w:rPr>
              <w:delText>Boundary conditions for stream water temperature</w:delText>
            </w:r>
            <w:r w:rsidDel="002C300B">
              <w:rPr>
                <w:noProof/>
                <w:webHidden/>
              </w:rPr>
              <w:tab/>
            </w:r>
            <w:r w:rsidDel="002C300B">
              <w:rPr>
                <w:noProof/>
                <w:webHidden/>
              </w:rPr>
              <w:fldChar w:fldCharType="begin"/>
            </w:r>
            <w:r w:rsidDel="002C300B">
              <w:rPr>
                <w:noProof/>
                <w:webHidden/>
              </w:rPr>
              <w:delInstrText xml:space="preserve"> PAGEREF _Toc67556540 \h </w:delInstrText>
            </w:r>
            <w:r w:rsidDel="002C300B">
              <w:rPr>
                <w:noProof/>
                <w:webHidden/>
              </w:rPr>
              <w:fldChar w:fldCharType="separate"/>
            </w:r>
          </w:del>
          <w:ins w:id="607" w:author="David Conklin" w:date="2021-04-12T14:57:00Z">
            <w:r w:rsidR="00B86E24">
              <w:rPr>
                <w:b/>
                <w:bCs/>
                <w:noProof/>
                <w:webHidden/>
              </w:rPr>
              <w:t>Error! Bookmark not defined.</w:t>
            </w:r>
          </w:ins>
          <w:del w:id="608" w:author="David Conklin" w:date="2021-04-07T06:46:00Z">
            <w:r w:rsidDel="002C300B">
              <w:rPr>
                <w:noProof/>
                <w:webHidden/>
              </w:rPr>
              <w:delText>27</w:delText>
            </w:r>
            <w:r w:rsidDel="002C300B">
              <w:rPr>
                <w:noProof/>
                <w:webHidden/>
              </w:rPr>
              <w:fldChar w:fldCharType="end"/>
            </w:r>
            <w:r w:rsidRPr="00D40569" w:rsidDel="002C300B">
              <w:rPr>
                <w:rStyle w:val="Hyperlink"/>
                <w:noProof/>
              </w:rPr>
              <w:fldChar w:fldCharType="end"/>
            </w:r>
          </w:del>
        </w:p>
        <w:p w14:paraId="1D643323" w14:textId="0BE2371D" w:rsidR="000E6390" w:rsidDel="002C300B" w:rsidRDefault="000E6390">
          <w:pPr>
            <w:pStyle w:val="TOC2"/>
            <w:tabs>
              <w:tab w:val="right" w:leader="dot" w:pos="9350"/>
            </w:tabs>
            <w:rPr>
              <w:del w:id="609" w:author="David Conklin" w:date="2021-04-07T06:46:00Z"/>
              <w:rFonts w:eastAsiaTheme="minorEastAsia"/>
              <w:noProof/>
            </w:rPr>
          </w:pPr>
          <w:del w:id="61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"_Toc67556541"</w:delInstrText>
            </w:r>
            <w:r w:rsidRPr="00D40569" w:rsidDel="002C300B">
              <w:rPr>
                <w:rStyle w:val="Hyperlink"/>
                <w:noProof/>
              </w:rPr>
              <w:delInstrText xml:space="preserve"> </w:delInstrText>
            </w:r>
            <w:r w:rsidRPr="00D40569" w:rsidDel="002C300B">
              <w:rPr>
                <w:rStyle w:val="Hyperlink"/>
                <w:noProof/>
              </w:rPr>
              <w:fldChar w:fldCharType="separate"/>
            </w:r>
          </w:del>
          <w:ins w:id="611" w:author="David Conklin" w:date="2021-04-12T14:55:00Z">
            <w:r w:rsidR="00B86E24">
              <w:rPr>
                <w:rStyle w:val="Hyperlink"/>
                <w:b/>
                <w:bCs/>
                <w:noProof/>
              </w:rPr>
              <w:t>Error! Hyperlink reference not valid.</w:t>
            </w:r>
          </w:ins>
          <w:del w:id="612" w:author="David Conklin" w:date="2021-04-07T06:46:00Z">
            <w:r w:rsidRPr="00D40569" w:rsidDel="002C300B">
              <w:rPr>
                <w:rStyle w:val="Hyperlink"/>
                <w:noProof/>
              </w:rPr>
              <w:delText>Thermal stratification in reservoirs</w:delText>
            </w:r>
            <w:r w:rsidDel="002C300B">
              <w:rPr>
                <w:noProof/>
                <w:webHidden/>
              </w:rPr>
              <w:tab/>
            </w:r>
            <w:r w:rsidDel="002C300B">
              <w:rPr>
                <w:noProof/>
                <w:webHidden/>
              </w:rPr>
              <w:fldChar w:fldCharType="begin"/>
            </w:r>
            <w:r w:rsidDel="002C300B">
              <w:rPr>
                <w:noProof/>
                <w:webHidden/>
              </w:rPr>
              <w:delInstrText xml:space="preserve"> PAGEREF _Toc67556541 \h </w:delInstrText>
            </w:r>
            <w:r w:rsidDel="002C300B">
              <w:rPr>
                <w:noProof/>
                <w:webHidden/>
              </w:rPr>
              <w:fldChar w:fldCharType="separate"/>
            </w:r>
          </w:del>
          <w:ins w:id="613" w:author="David Conklin" w:date="2021-04-12T14:57:00Z">
            <w:r w:rsidR="00B86E24">
              <w:rPr>
                <w:b/>
                <w:bCs/>
                <w:noProof/>
                <w:webHidden/>
              </w:rPr>
              <w:t>Error! Bookmark not defined.</w:t>
            </w:r>
          </w:ins>
          <w:del w:id="614" w:author="David Conklin" w:date="2021-04-07T06:46:00Z">
            <w:r w:rsidDel="002C300B">
              <w:rPr>
                <w:noProof/>
                <w:webHidden/>
              </w:rPr>
              <w:delText>28</w:delText>
            </w:r>
            <w:r w:rsidDel="002C300B">
              <w:rPr>
                <w:noProof/>
                <w:webHidden/>
              </w:rPr>
              <w:fldChar w:fldCharType="end"/>
            </w:r>
            <w:r w:rsidRPr="00D40569" w:rsidDel="002C300B">
              <w:rPr>
                <w:rStyle w:val="Hyperlink"/>
                <w:noProof/>
              </w:rPr>
              <w:fldChar w:fldCharType="end"/>
            </w:r>
          </w:del>
        </w:p>
        <w:p w14:paraId="280A949E" w14:textId="2DB6E81D" w:rsidR="000E6390" w:rsidDel="002C300B" w:rsidRDefault="000E6390">
          <w:pPr>
            <w:pStyle w:val="TOC2"/>
            <w:tabs>
              <w:tab w:val="right" w:leader="dot" w:pos="9350"/>
            </w:tabs>
            <w:rPr>
              <w:del w:id="615" w:author="David Conklin" w:date="2021-04-07T06:46:00Z"/>
              <w:rFonts w:eastAsiaTheme="minorEastAsia"/>
              <w:noProof/>
            </w:rPr>
          </w:pPr>
          <w:del w:id="61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"_Toc67556542"</w:delInstrText>
            </w:r>
            <w:r w:rsidRPr="00D40569" w:rsidDel="002C300B">
              <w:rPr>
                <w:rStyle w:val="Hyperlink"/>
                <w:noProof/>
              </w:rPr>
              <w:delInstrText xml:space="preserve"> </w:delInstrText>
            </w:r>
            <w:r w:rsidRPr="00D40569" w:rsidDel="002C300B">
              <w:rPr>
                <w:rStyle w:val="Hyperlink"/>
                <w:noProof/>
              </w:rPr>
              <w:fldChar w:fldCharType="separate"/>
            </w:r>
          </w:del>
          <w:ins w:id="617" w:author="David Conklin" w:date="2021-04-12T14:55:00Z">
            <w:r w:rsidR="00B86E24">
              <w:rPr>
                <w:rStyle w:val="Hyperlink"/>
                <w:b/>
                <w:bCs/>
                <w:noProof/>
              </w:rPr>
              <w:t>Error! Hyperlink reference not valid.</w:t>
            </w:r>
          </w:ins>
          <w:del w:id="618" w:author="David Conklin" w:date="2021-04-07T06:46:00Z">
            <w:r w:rsidRPr="00D40569" w:rsidDel="002C300B">
              <w:rPr>
                <w:rStyle w:val="Hyperlink"/>
                <w:noProof/>
              </w:rPr>
              <w:delText>Thermal loading</w:delText>
            </w:r>
            <w:r w:rsidDel="002C300B">
              <w:rPr>
                <w:noProof/>
                <w:webHidden/>
              </w:rPr>
              <w:tab/>
            </w:r>
            <w:r w:rsidDel="002C300B">
              <w:rPr>
                <w:noProof/>
                <w:webHidden/>
              </w:rPr>
              <w:fldChar w:fldCharType="begin"/>
            </w:r>
            <w:r w:rsidDel="002C300B">
              <w:rPr>
                <w:noProof/>
                <w:webHidden/>
              </w:rPr>
              <w:delInstrText xml:space="preserve"> PAGEREF _Toc67556542 \h </w:delInstrText>
            </w:r>
            <w:r w:rsidDel="002C300B">
              <w:rPr>
                <w:noProof/>
                <w:webHidden/>
              </w:rPr>
              <w:fldChar w:fldCharType="separate"/>
            </w:r>
          </w:del>
          <w:ins w:id="619" w:author="David Conklin" w:date="2021-04-12T14:57:00Z">
            <w:r w:rsidR="00B86E24">
              <w:rPr>
                <w:b/>
                <w:bCs/>
                <w:noProof/>
                <w:webHidden/>
              </w:rPr>
              <w:t>Error! Bookmark not defined.</w:t>
            </w:r>
          </w:ins>
          <w:del w:id="620" w:author="David Conklin" w:date="2021-04-07T06:46:00Z">
            <w:r w:rsidDel="002C300B">
              <w:rPr>
                <w:noProof/>
                <w:webHidden/>
              </w:rPr>
              <w:delText>28</w:delText>
            </w:r>
            <w:r w:rsidDel="002C300B">
              <w:rPr>
                <w:noProof/>
                <w:webHidden/>
              </w:rPr>
              <w:fldChar w:fldCharType="end"/>
            </w:r>
            <w:r w:rsidRPr="00D40569" w:rsidDel="002C300B">
              <w:rPr>
                <w:rStyle w:val="Hyperlink"/>
                <w:noProof/>
              </w:rPr>
              <w:fldChar w:fldCharType="end"/>
            </w:r>
          </w:del>
        </w:p>
        <w:p w14:paraId="38F42F24" w14:textId="0B866E91" w:rsidR="000E6390" w:rsidDel="002C300B" w:rsidRDefault="000E6390">
          <w:pPr>
            <w:pStyle w:val="TOC1"/>
            <w:tabs>
              <w:tab w:val="right" w:leader="dot" w:pos="9350"/>
            </w:tabs>
            <w:rPr>
              <w:del w:id="621" w:author="David Conklin" w:date="2021-04-07T06:46:00Z"/>
              <w:rFonts w:eastAsiaTheme="minorEastAsia"/>
              <w:noProof/>
            </w:rPr>
          </w:pPr>
          <w:del w:id="62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"_Toc67556543"</w:delInstrText>
            </w:r>
            <w:r w:rsidRPr="00D40569" w:rsidDel="002C300B">
              <w:rPr>
                <w:rStyle w:val="Hyperlink"/>
                <w:noProof/>
              </w:rPr>
              <w:delInstrText xml:space="preserve"> </w:delInstrText>
            </w:r>
            <w:r w:rsidRPr="00D40569" w:rsidDel="002C300B">
              <w:rPr>
                <w:rStyle w:val="Hyperlink"/>
                <w:noProof/>
              </w:rPr>
              <w:fldChar w:fldCharType="separate"/>
            </w:r>
          </w:del>
          <w:ins w:id="623" w:author="David Conklin" w:date="2021-04-12T14:55:00Z">
            <w:r w:rsidR="00B86E24">
              <w:rPr>
                <w:rStyle w:val="Hyperlink"/>
                <w:b/>
                <w:bCs/>
                <w:noProof/>
              </w:rPr>
              <w:t>Error! Hyperlink reference not valid.</w:t>
            </w:r>
          </w:ins>
          <w:del w:id="624" w:author="David Conklin" w:date="2021-04-07T06:46:00Z">
            <w:r w:rsidRPr="00D40569" w:rsidDel="002C300B">
              <w:rPr>
                <w:rStyle w:val="Hyperlink"/>
                <w:noProof/>
              </w:rPr>
              <w:delText>Reservoirs</w:delText>
            </w:r>
            <w:r w:rsidDel="002C300B">
              <w:rPr>
                <w:noProof/>
                <w:webHidden/>
              </w:rPr>
              <w:tab/>
            </w:r>
            <w:r w:rsidDel="002C300B">
              <w:rPr>
                <w:noProof/>
                <w:webHidden/>
              </w:rPr>
              <w:fldChar w:fldCharType="begin"/>
            </w:r>
            <w:r w:rsidDel="002C300B">
              <w:rPr>
                <w:noProof/>
                <w:webHidden/>
              </w:rPr>
              <w:delInstrText xml:space="preserve"> PAGEREF _Toc67556543 \h </w:delInstrText>
            </w:r>
            <w:r w:rsidDel="002C300B">
              <w:rPr>
                <w:noProof/>
                <w:webHidden/>
              </w:rPr>
              <w:fldChar w:fldCharType="separate"/>
            </w:r>
          </w:del>
          <w:ins w:id="625" w:author="David Conklin" w:date="2021-04-12T14:57:00Z">
            <w:r w:rsidR="00B86E24">
              <w:rPr>
                <w:b/>
                <w:bCs/>
                <w:noProof/>
                <w:webHidden/>
              </w:rPr>
              <w:t>Error! Bookmark not defined.</w:t>
            </w:r>
          </w:ins>
          <w:del w:id="626" w:author="David Conklin" w:date="2021-04-07T06:46:00Z">
            <w:r w:rsidDel="002C300B">
              <w:rPr>
                <w:noProof/>
                <w:webHidden/>
              </w:rPr>
              <w:delText>29</w:delText>
            </w:r>
            <w:r w:rsidDel="002C300B">
              <w:rPr>
                <w:noProof/>
                <w:webHidden/>
              </w:rPr>
              <w:fldChar w:fldCharType="end"/>
            </w:r>
            <w:r w:rsidRPr="00D40569" w:rsidDel="002C300B">
              <w:rPr>
                <w:rStyle w:val="Hyperlink"/>
                <w:noProof/>
              </w:rPr>
              <w:fldChar w:fldCharType="end"/>
            </w:r>
          </w:del>
        </w:p>
        <w:p w14:paraId="0AC14555" w14:textId="2FD86EDF" w:rsidR="000E6390" w:rsidDel="002C300B" w:rsidRDefault="000E6390">
          <w:pPr>
            <w:pStyle w:val="TOC2"/>
            <w:tabs>
              <w:tab w:val="right" w:leader="dot" w:pos="9350"/>
            </w:tabs>
            <w:rPr>
              <w:del w:id="627" w:author="David Conklin" w:date="2021-04-07T06:46:00Z"/>
              <w:rFonts w:eastAsiaTheme="minorEastAsia"/>
              <w:noProof/>
            </w:rPr>
          </w:pPr>
          <w:del w:id="62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"_Toc67556544"</w:delInstrText>
            </w:r>
            <w:r w:rsidRPr="00D40569" w:rsidDel="002C300B">
              <w:rPr>
                <w:rStyle w:val="Hyperlink"/>
                <w:noProof/>
              </w:rPr>
              <w:delInstrText xml:space="preserve"> </w:delInstrText>
            </w:r>
            <w:r w:rsidRPr="00D40569" w:rsidDel="002C300B">
              <w:rPr>
                <w:rStyle w:val="Hyperlink"/>
                <w:noProof/>
              </w:rPr>
              <w:fldChar w:fldCharType="separate"/>
            </w:r>
          </w:del>
          <w:ins w:id="629" w:author="David Conklin" w:date="2021-04-12T14:55:00Z">
            <w:r w:rsidR="00B86E24">
              <w:rPr>
                <w:rStyle w:val="Hyperlink"/>
                <w:b/>
                <w:bCs/>
                <w:noProof/>
              </w:rPr>
              <w:t>Error! Hyperlink reference not valid.</w:t>
            </w:r>
          </w:ins>
          <w:del w:id="630" w:author="David Conklin" w:date="2021-04-07T06:46:00Z">
            <w:r w:rsidRPr="00D40569" w:rsidDel="002C300B">
              <w:rPr>
                <w:rStyle w:val="Hyperlink"/>
                <w:noProof/>
              </w:rPr>
              <w:delText>Reservoir data</w:delText>
            </w:r>
            <w:r w:rsidDel="002C300B">
              <w:rPr>
                <w:noProof/>
                <w:webHidden/>
              </w:rPr>
              <w:tab/>
            </w:r>
            <w:r w:rsidDel="002C300B">
              <w:rPr>
                <w:noProof/>
                <w:webHidden/>
              </w:rPr>
              <w:fldChar w:fldCharType="begin"/>
            </w:r>
            <w:r w:rsidDel="002C300B">
              <w:rPr>
                <w:noProof/>
                <w:webHidden/>
              </w:rPr>
              <w:delInstrText xml:space="preserve"> PAGEREF _Toc67556544 \h </w:delInstrText>
            </w:r>
            <w:r w:rsidDel="002C300B">
              <w:rPr>
                <w:noProof/>
                <w:webHidden/>
              </w:rPr>
              <w:fldChar w:fldCharType="separate"/>
            </w:r>
          </w:del>
          <w:ins w:id="631" w:author="David Conklin" w:date="2021-04-12T14:57:00Z">
            <w:r w:rsidR="00B86E24">
              <w:rPr>
                <w:b/>
                <w:bCs/>
                <w:noProof/>
                <w:webHidden/>
              </w:rPr>
              <w:t>Error! Bookmark not defined.</w:t>
            </w:r>
          </w:ins>
          <w:del w:id="632" w:author="David Conklin" w:date="2021-04-07T06:46:00Z">
            <w:r w:rsidDel="002C300B">
              <w:rPr>
                <w:noProof/>
                <w:webHidden/>
              </w:rPr>
              <w:delText>30</w:delText>
            </w:r>
            <w:r w:rsidDel="002C300B">
              <w:rPr>
                <w:noProof/>
                <w:webHidden/>
              </w:rPr>
              <w:fldChar w:fldCharType="end"/>
            </w:r>
            <w:r w:rsidRPr="00D40569" w:rsidDel="002C300B">
              <w:rPr>
                <w:rStyle w:val="Hyperlink"/>
                <w:noProof/>
              </w:rPr>
              <w:fldChar w:fldCharType="end"/>
            </w:r>
          </w:del>
        </w:p>
        <w:p w14:paraId="338D8BC5" w14:textId="286F46BF" w:rsidR="000E6390" w:rsidDel="002C300B" w:rsidRDefault="000E6390">
          <w:pPr>
            <w:pStyle w:val="TOC2"/>
            <w:tabs>
              <w:tab w:val="right" w:leader="dot" w:pos="9350"/>
            </w:tabs>
            <w:rPr>
              <w:del w:id="633" w:author="David Conklin" w:date="2021-04-07T06:46:00Z"/>
              <w:rFonts w:eastAsiaTheme="minorEastAsia"/>
              <w:noProof/>
            </w:rPr>
          </w:pPr>
          <w:del w:id="63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"_Toc67556545"</w:delInstrText>
            </w:r>
            <w:r w:rsidRPr="00D40569" w:rsidDel="002C300B">
              <w:rPr>
                <w:rStyle w:val="Hyperlink"/>
                <w:noProof/>
              </w:rPr>
              <w:delInstrText xml:space="preserve"> </w:delInstrText>
            </w:r>
            <w:r w:rsidRPr="00D40569" w:rsidDel="002C300B">
              <w:rPr>
                <w:rStyle w:val="Hyperlink"/>
                <w:noProof/>
              </w:rPr>
              <w:fldChar w:fldCharType="separate"/>
            </w:r>
          </w:del>
          <w:ins w:id="635" w:author="David Conklin" w:date="2021-04-12T14:55:00Z">
            <w:r w:rsidR="00B86E24">
              <w:rPr>
                <w:rStyle w:val="Hyperlink"/>
                <w:b/>
                <w:bCs/>
                <w:noProof/>
              </w:rPr>
              <w:t>Error! Hyperlink reference not valid.</w:t>
            </w:r>
          </w:ins>
          <w:del w:id="636" w:author="David Conklin" w:date="2021-04-07T06:46:00Z">
            <w:r w:rsidRPr="00D40569" w:rsidDel="002C300B">
              <w:rPr>
                <w:rStyle w:val="Hyperlink"/>
                <w:noProof/>
              </w:rPr>
              <w:delText>Reservoir data sources</w:delText>
            </w:r>
            <w:r w:rsidDel="002C300B">
              <w:rPr>
                <w:noProof/>
                <w:webHidden/>
              </w:rPr>
              <w:tab/>
            </w:r>
            <w:r w:rsidDel="002C300B">
              <w:rPr>
                <w:noProof/>
                <w:webHidden/>
              </w:rPr>
              <w:fldChar w:fldCharType="begin"/>
            </w:r>
            <w:r w:rsidDel="002C300B">
              <w:rPr>
                <w:noProof/>
                <w:webHidden/>
              </w:rPr>
              <w:delInstrText xml:space="preserve"> PAGEREF _Toc67556545 \h </w:delInstrText>
            </w:r>
            <w:r w:rsidDel="002C300B">
              <w:rPr>
                <w:noProof/>
                <w:webHidden/>
              </w:rPr>
              <w:fldChar w:fldCharType="separate"/>
            </w:r>
          </w:del>
          <w:ins w:id="637" w:author="David Conklin" w:date="2021-04-12T14:57:00Z">
            <w:r w:rsidR="00B86E24">
              <w:rPr>
                <w:b/>
                <w:bCs/>
                <w:noProof/>
                <w:webHidden/>
              </w:rPr>
              <w:t>Error! Bookmark not defined.</w:t>
            </w:r>
          </w:ins>
          <w:del w:id="638" w:author="David Conklin" w:date="2021-04-07T06:46:00Z">
            <w:r w:rsidDel="002C300B">
              <w:rPr>
                <w:noProof/>
                <w:webHidden/>
              </w:rPr>
              <w:delText>32</w:delText>
            </w:r>
            <w:r w:rsidDel="002C300B">
              <w:rPr>
                <w:noProof/>
                <w:webHidden/>
              </w:rPr>
              <w:fldChar w:fldCharType="end"/>
            </w:r>
            <w:r w:rsidRPr="00D40569" w:rsidDel="002C300B">
              <w:rPr>
                <w:rStyle w:val="Hyperlink"/>
                <w:noProof/>
              </w:rPr>
              <w:fldChar w:fldCharType="end"/>
            </w:r>
          </w:del>
        </w:p>
        <w:p w14:paraId="5837DFC1" w14:textId="6C8C30DB" w:rsidR="000E6390" w:rsidDel="002C300B" w:rsidRDefault="000E6390">
          <w:pPr>
            <w:pStyle w:val="TOC1"/>
            <w:tabs>
              <w:tab w:val="right" w:leader="dot" w:pos="9350"/>
            </w:tabs>
            <w:rPr>
              <w:del w:id="639" w:author="David Conklin" w:date="2021-04-07T06:46:00Z"/>
              <w:rFonts w:eastAsiaTheme="minorEastAsia"/>
              <w:noProof/>
            </w:rPr>
          </w:pPr>
          <w:del w:id="64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"_Toc67556546"</w:delInstrText>
            </w:r>
            <w:r w:rsidRPr="00D40569" w:rsidDel="002C300B">
              <w:rPr>
                <w:rStyle w:val="Hyperlink"/>
                <w:noProof/>
              </w:rPr>
              <w:delInstrText xml:space="preserve"> </w:delInstrText>
            </w:r>
            <w:r w:rsidRPr="00D40569" w:rsidDel="002C300B">
              <w:rPr>
                <w:rStyle w:val="Hyperlink"/>
                <w:noProof/>
              </w:rPr>
              <w:fldChar w:fldCharType="separate"/>
            </w:r>
          </w:del>
          <w:ins w:id="641" w:author="David Conklin" w:date="2021-04-12T14:55:00Z">
            <w:r w:rsidR="00B86E24">
              <w:rPr>
                <w:rStyle w:val="Hyperlink"/>
                <w:b/>
                <w:bCs/>
                <w:noProof/>
              </w:rPr>
              <w:t>Error! Hyperlink reference not valid.</w:t>
            </w:r>
          </w:ins>
          <w:del w:id="642" w:author="David Conklin" w:date="2021-04-07T06:46:00Z">
            <w:r w:rsidRPr="00D40569" w:rsidDel="002C300B">
              <w:rPr>
                <w:rStyle w:val="Hyperlink"/>
                <w:noProof/>
              </w:rPr>
              <w:delText>Creating a new study area from a watershed within the WRB</w:delText>
            </w:r>
            <w:r w:rsidDel="002C300B">
              <w:rPr>
                <w:noProof/>
                <w:webHidden/>
              </w:rPr>
              <w:tab/>
            </w:r>
            <w:r w:rsidDel="002C300B">
              <w:rPr>
                <w:noProof/>
                <w:webHidden/>
              </w:rPr>
              <w:fldChar w:fldCharType="begin"/>
            </w:r>
            <w:r w:rsidDel="002C300B">
              <w:rPr>
                <w:noProof/>
                <w:webHidden/>
              </w:rPr>
              <w:delInstrText xml:space="preserve"> PAGEREF _Toc67556546 \h </w:delInstrText>
            </w:r>
            <w:r w:rsidDel="002C300B">
              <w:rPr>
                <w:noProof/>
                <w:webHidden/>
              </w:rPr>
              <w:fldChar w:fldCharType="separate"/>
            </w:r>
          </w:del>
          <w:ins w:id="643" w:author="David Conklin" w:date="2021-04-12T14:57:00Z">
            <w:r w:rsidR="00B86E24">
              <w:rPr>
                <w:b/>
                <w:bCs/>
                <w:noProof/>
                <w:webHidden/>
              </w:rPr>
              <w:t>Error! Bookmark not defined.</w:t>
            </w:r>
          </w:ins>
          <w:del w:id="644" w:author="David Conklin" w:date="2021-04-07T06:46:00Z">
            <w:r w:rsidDel="002C300B">
              <w:rPr>
                <w:noProof/>
                <w:webHidden/>
              </w:rPr>
              <w:delText>32</w:delText>
            </w:r>
            <w:r w:rsidDel="002C300B">
              <w:rPr>
                <w:noProof/>
                <w:webHidden/>
              </w:rPr>
              <w:fldChar w:fldCharType="end"/>
            </w:r>
            <w:r w:rsidRPr="00D40569" w:rsidDel="002C300B">
              <w:rPr>
                <w:rStyle w:val="Hyperlink"/>
                <w:noProof/>
              </w:rPr>
              <w:fldChar w:fldCharType="end"/>
            </w:r>
          </w:del>
        </w:p>
        <w:p w14:paraId="728FCB1F" w14:textId="59B98091" w:rsidR="000E6390" w:rsidDel="002C300B" w:rsidRDefault="000E6390">
          <w:pPr>
            <w:pStyle w:val="TOC2"/>
            <w:tabs>
              <w:tab w:val="right" w:leader="dot" w:pos="9350"/>
            </w:tabs>
            <w:rPr>
              <w:del w:id="645" w:author="David Conklin" w:date="2021-04-07T06:46:00Z"/>
              <w:rFonts w:eastAsiaTheme="minorEastAsia"/>
              <w:noProof/>
            </w:rPr>
          </w:pPr>
          <w:del w:id="64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"_Toc67556547"</w:delInstrText>
            </w:r>
            <w:r w:rsidRPr="00D40569" w:rsidDel="002C300B">
              <w:rPr>
                <w:rStyle w:val="Hyperlink"/>
                <w:noProof/>
              </w:rPr>
              <w:delInstrText xml:space="preserve"> </w:delInstrText>
            </w:r>
            <w:r w:rsidRPr="00D40569" w:rsidDel="002C300B">
              <w:rPr>
                <w:rStyle w:val="Hyperlink"/>
                <w:noProof/>
              </w:rPr>
              <w:fldChar w:fldCharType="separate"/>
            </w:r>
          </w:del>
          <w:ins w:id="647" w:author="David Conklin" w:date="2021-04-12T14:55:00Z">
            <w:r w:rsidR="00B86E24">
              <w:rPr>
                <w:rStyle w:val="Hyperlink"/>
                <w:b/>
                <w:bCs/>
                <w:noProof/>
              </w:rPr>
              <w:t>Error! Hyperlink reference not valid.</w:t>
            </w:r>
          </w:ins>
          <w:del w:id="648" w:author="David Conklin" w:date="2021-04-07T06:46:00Z">
            <w:r w:rsidRPr="00D40569" w:rsidDel="002C300B">
              <w:rPr>
                <w:rStyle w:val="Hyperlink"/>
                <w:noProof/>
              </w:rPr>
              <w:delText>Limitations of subbasin simulations</w:delText>
            </w:r>
            <w:r w:rsidDel="002C300B">
              <w:rPr>
                <w:noProof/>
                <w:webHidden/>
              </w:rPr>
              <w:tab/>
            </w:r>
            <w:r w:rsidDel="002C300B">
              <w:rPr>
                <w:noProof/>
                <w:webHidden/>
              </w:rPr>
              <w:fldChar w:fldCharType="begin"/>
            </w:r>
            <w:r w:rsidDel="002C300B">
              <w:rPr>
                <w:noProof/>
                <w:webHidden/>
              </w:rPr>
              <w:delInstrText xml:space="preserve"> PAGEREF _Toc67556547 \h </w:delInstrText>
            </w:r>
            <w:r w:rsidDel="002C300B">
              <w:rPr>
                <w:noProof/>
                <w:webHidden/>
              </w:rPr>
              <w:fldChar w:fldCharType="separate"/>
            </w:r>
          </w:del>
          <w:ins w:id="649" w:author="David Conklin" w:date="2021-04-12T14:57:00Z">
            <w:r w:rsidR="00B86E24">
              <w:rPr>
                <w:b/>
                <w:bCs/>
                <w:noProof/>
                <w:webHidden/>
              </w:rPr>
              <w:t>Error! Bookmark not defined.</w:t>
            </w:r>
          </w:ins>
          <w:del w:id="650" w:author="David Conklin" w:date="2021-04-07T06:46:00Z">
            <w:r w:rsidDel="002C300B">
              <w:rPr>
                <w:noProof/>
                <w:webHidden/>
              </w:rPr>
              <w:delText>34</w:delText>
            </w:r>
            <w:r w:rsidDel="002C300B">
              <w:rPr>
                <w:noProof/>
                <w:webHidden/>
              </w:rPr>
              <w:fldChar w:fldCharType="end"/>
            </w:r>
            <w:r w:rsidRPr="00D40569" w:rsidDel="002C300B">
              <w:rPr>
                <w:rStyle w:val="Hyperlink"/>
                <w:noProof/>
              </w:rPr>
              <w:fldChar w:fldCharType="end"/>
            </w:r>
          </w:del>
        </w:p>
        <w:p w14:paraId="11706691" w14:textId="71B0A5CC" w:rsidR="000E6390" w:rsidDel="002C300B" w:rsidRDefault="000E6390">
          <w:pPr>
            <w:pStyle w:val="TOC1"/>
            <w:tabs>
              <w:tab w:val="right" w:leader="dot" w:pos="9350"/>
            </w:tabs>
            <w:rPr>
              <w:del w:id="651" w:author="David Conklin" w:date="2021-04-07T06:46:00Z"/>
              <w:rFonts w:eastAsiaTheme="minorEastAsia"/>
              <w:noProof/>
            </w:rPr>
          </w:pPr>
          <w:del w:id="65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"_Toc67556548"</w:delInstrText>
            </w:r>
            <w:r w:rsidRPr="00D40569" w:rsidDel="002C300B">
              <w:rPr>
                <w:rStyle w:val="Hyperlink"/>
                <w:noProof/>
              </w:rPr>
              <w:delInstrText xml:space="preserve"> </w:delInstrText>
            </w:r>
            <w:r w:rsidRPr="00D40569" w:rsidDel="002C300B">
              <w:rPr>
                <w:rStyle w:val="Hyperlink"/>
                <w:noProof/>
              </w:rPr>
              <w:fldChar w:fldCharType="separate"/>
            </w:r>
          </w:del>
          <w:ins w:id="653" w:author="David Conklin" w:date="2021-04-12T14:55:00Z">
            <w:r w:rsidR="00B86E24">
              <w:rPr>
                <w:rStyle w:val="Hyperlink"/>
                <w:b/>
                <w:bCs/>
                <w:noProof/>
              </w:rPr>
              <w:t>Error! Hyperlink reference not valid.</w:t>
            </w:r>
          </w:ins>
          <w:del w:id="654" w:author="David Conklin" w:date="2021-04-07T06:46:00Z">
            <w:r w:rsidRPr="00D40569" w:rsidDel="002C300B">
              <w:rPr>
                <w:rStyle w:val="Hyperlink"/>
                <w:noProof/>
              </w:rPr>
              <w:delText>Calibration procedure</w:delText>
            </w:r>
            <w:r w:rsidDel="002C300B">
              <w:rPr>
                <w:noProof/>
                <w:webHidden/>
              </w:rPr>
              <w:tab/>
            </w:r>
            <w:r w:rsidDel="002C300B">
              <w:rPr>
                <w:noProof/>
                <w:webHidden/>
              </w:rPr>
              <w:fldChar w:fldCharType="begin"/>
            </w:r>
            <w:r w:rsidDel="002C300B">
              <w:rPr>
                <w:noProof/>
                <w:webHidden/>
              </w:rPr>
              <w:delInstrText xml:space="preserve"> PAGEREF _Toc67556548 \h </w:delInstrText>
            </w:r>
            <w:r w:rsidDel="002C300B">
              <w:rPr>
                <w:noProof/>
                <w:webHidden/>
              </w:rPr>
              <w:fldChar w:fldCharType="separate"/>
            </w:r>
          </w:del>
          <w:ins w:id="655" w:author="David Conklin" w:date="2021-04-12T14:57:00Z">
            <w:r w:rsidR="00B86E24">
              <w:rPr>
                <w:b/>
                <w:bCs/>
                <w:noProof/>
                <w:webHidden/>
              </w:rPr>
              <w:t>Error! Bookmark not defined.</w:t>
            </w:r>
          </w:ins>
          <w:del w:id="656" w:author="David Conklin" w:date="2021-04-07T06:46:00Z">
            <w:r w:rsidDel="002C300B">
              <w:rPr>
                <w:noProof/>
                <w:webHidden/>
              </w:rPr>
              <w:delText>34</w:delText>
            </w:r>
            <w:r w:rsidDel="002C300B">
              <w:rPr>
                <w:noProof/>
                <w:webHidden/>
              </w:rPr>
              <w:fldChar w:fldCharType="end"/>
            </w:r>
            <w:r w:rsidRPr="00D40569" w:rsidDel="002C300B">
              <w:rPr>
                <w:rStyle w:val="Hyperlink"/>
                <w:noProof/>
              </w:rPr>
              <w:fldChar w:fldCharType="end"/>
            </w:r>
          </w:del>
        </w:p>
        <w:p w14:paraId="201B775C" w14:textId="77B4C9CC" w:rsidR="000E6390" w:rsidDel="002C300B" w:rsidRDefault="000E6390">
          <w:pPr>
            <w:pStyle w:val="TOC2"/>
            <w:tabs>
              <w:tab w:val="right" w:leader="dot" w:pos="9350"/>
            </w:tabs>
            <w:rPr>
              <w:del w:id="657" w:author="David Conklin" w:date="2021-04-07T06:46:00Z"/>
              <w:rFonts w:eastAsiaTheme="minorEastAsia"/>
              <w:noProof/>
            </w:rPr>
          </w:pPr>
          <w:del w:id="65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"_Toc67556549"</w:delInstrText>
            </w:r>
            <w:r w:rsidRPr="00D40569" w:rsidDel="002C300B">
              <w:rPr>
                <w:rStyle w:val="Hyperlink"/>
                <w:noProof/>
              </w:rPr>
              <w:delInstrText xml:space="preserve"> </w:delInstrText>
            </w:r>
            <w:r w:rsidRPr="00D40569" w:rsidDel="002C300B">
              <w:rPr>
                <w:rStyle w:val="Hyperlink"/>
                <w:noProof/>
              </w:rPr>
              <w:fldChar w:fldCharType="separate"/>
            </w:r>
          </w:del>
          <w:ins w:id="659" w:author="David Conklin" w:date="2021-04-12T14:55:00Z">
            <w:r w:rsidR="00B86E24">
              <w:rPr>
                <w:rStyle w:val="Hyperlink"/>
                <w:b/>
                <w:bCs/>
                <w:noProof/>
              </w:rPr>
              <w:t>Error! Hyperlink reference not valid.</w:t>
            </w:r>
          </w:ins>
          <w:del w:id="660" w:author="David Conklin" w:date="2021-04-07T06:46:00Z">
            <w:r w:rsidRPr="00D40569" w:rsidDel="002C300B">
              <w:rPr>
                <w:rStyle w:val="Hyperlink"/>
                <w:noProof/>
              </w:rPr>
              <w:delText>Using PEST to determine HBV parameter values</w:delText>
            </w:r>
            <w:r w:rsidDel="002C300B">
              <w:rPr>
                <w:noProof/>
                <w:webHidden/>
              </w:rPr>
              <w:tab/>
            </w:r>
            <w:r w:rsidDel="002C300B">
              <w:rPr>
                <w:noProof/>
                <w:webHidden/>
              </w:rPr>
              <w:fldChar w:fldCharType="begin"/>
            </w:r>
            <w:r w:rsidDel="002C300B">
              <w:rPr>
                <w:noProof/>
                <w:webHidden/>
              </w:rPr>
              <w:delInstrText xml:space="preserve"> PAGEREF _Toc67556549 \h </w:delInstrText>
            </w:r>
            <w:r w:rsidDel="002C300B">
              <w:rPr>
                <w:noProof/>
                <w:webHidden/>
              </w:rPr>
              <w:fldChar w:fldCharType="separate"/>
            </w:r>
          </w:del>
          <w:ins w:id="661" w:author="David Conklin" w:date="2021-04-12T14:57:00Z">
            <w:r w:rsidR="00B86E24">
              <w:rPr>
                <w:b/>
                <w:bCs/>
                <w:noProof/>
                <w:webHidden/>
              </w:rPr>
              <w:t>Error! Bookmark not defined.</w:t>
            </w:r>
          </w:ins>
          <w:del w:id="662" w:author="David Conklin" w:date="2021-04-07T06:46:00Z">
            <w:r w:rsidDel="002C300B">
              <w:rPr>
                <w:noProof/>
                <w:webHidden/>
              </w:rPr>
              <w:delText>35</w:delText>
            </w:r>
            <w:r w:rsidDel="002C300B">
              <w:rPr>
                <w:noProof/>
                <w:webHidden/>
              </w:rPr>
              <w:fldChar w:fldCharType="end"/>
            </w:r>
            <w:r w:rsidRPr="00D40569" w:rsidDel="002C300B">
              <w:rPr>
                <w:rStyle w:val="Hyperlink"/>
                <w:noProof/>
              </w:rPr>
              <w:fldChar w:fldCharType="end"/>
            </w:r>
          </w:del>
        </w:p>
        <w:p w14:paraId="58BEBE1E" w14:textId="602AFDD9" w:rsidR="000E6390" w:rsidDel="002C300B" w:rsidRDefault="000E6390">
          <w:pPr>
            <w:pStyle w:val="TOC2"/>
            <w:tabs>
              <w:tab w:val="right" w:leader="dot" w:pos="9350"/>
            </w:tabs>
            <w:rPr>
              <w:del w:id="663" w:author="David Conklin" w:date="2021-04-07T06:46:00Z"/>
              <w:rFonts w:eastAsiaTheme="minorEastAsia"/>
              <w:noProof/>
            </w:rPr>
          </w:pPr>
          <w:del w:id="66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"_Toc67556550"</w:delInstrText>
            </w:r>
            <w:r w:rsidRPr="00D40569" w:rsidDel="002C300B">
              <w:rPr>
                <w:rStyle w:val="Hyperlink"/>
                <w:noProof/>
              </w:rPr>
              <w:delInstrText xml:space="preserve"> </w:delInstrText>
            </w:r>
            <w:r w:rsidRPr="00D40569" w:rsidDel="002C300B">
              <w:rPr>
                <w:rStyle w:val="Hyperlink"/>
                <w:noProof/>
              </w:rPr>
              <w:fldChar w:fldCharType="separate"/>
            </w:r>
          </w:del>
          <w:ins w:id="665" w:author="David Conklin" w:date="2021-04-12T14:55:00Z">
            <w:r w:rsidR="00B86E24">
              <w:rPr>
                <w:rStyle w:val="Hyperlink"/>
                <w:b/>
                <w:bCs/>
                <w:noProof/>
              </w:rPr>
              <w:t>Error! Hyperlink reference not valid.</w:t>
            </w:r>
          </w:ins>
          <w:del w:id="666" w:author="David Conklin" w:date="2021-04-07T06:46:00Z">
            <w:r w:rsidRPr="00D40569" w:rsidDel="002C300B">
              <w:rPr>
                <w:rStyle w:val="Hyperlink"/>
                <w:noProof/>
              </w:rPr>
              <w:delText>Calibrating streamflows using stream gage measurements</w:delText>
            </w:r>
            <w:r w:rsidDel="002C300B">
              <w:rPr>
                <w:noProof/>
                <w:webHidden/>
              </w:rPr>
              <w:tab/>
            </w:r>
            <w:r w:rsidDel="002C300B">
              <w:rPr>
                <w:noProof/>
                <w:webHidden/>
              </w:rPr>
              <w:fldChar w:fldCharType="begin"/>
            </w:r>
            <w:r w:rsidDel="002C300B">
              <w:rPr>
                <w:noProof/>
                <w:webHidden/>
              </w:rPr>
              <w:delInstrText xml:space="preserve"> PAGEREF _Toc67556550 \h </w:delInstrText>
            </w:r>
            <w:r w:rsidDel="002C300B">
              <w:rPr>
                <w:noProof/>
                <w:webHidden/>
              </w:rPr>
              <w:fldChar w:fldCharType="separate"/>
            </w:r>
          </w:del>
          <w:ins w:id="667" w:author="David Conklin" w:date="2021-04-12T14:57:00Z">
            <w:r w:rsidR="00B86E24">
              <w:rPr>
                <w:b/>
                <w:bCs/>
                <w:noProof/>
                <w:webHidden/>
              </w:rPr>
              <w:t>Error! Bookmark not defined.</w:t>
            </w:r>
          </w:ins>
          <w:del w:id="668" w:author="David Conklin" w:date="2021-04-07T06:46:00Z">
            <w:r w:rsidDel="002C300B">
              <w:rPr>
                <w:noProof/>
                <w:webHidden/>
              </w:rPr>
              <w:delText>35</w:delText>
            </w:r>
            <w:r w:rsidDel="002C300B">
              <w:rPr>
                <w:noProof/>
                <w:webHidden/>
              </w:rPr>
              <w:fldChar w:fldCharType="end"/>
            </w:r>
            <w:r w:rsidRPr="00D40569" w:rsidDel="002C300B">
              <w:rPr>
                <w:rStyle w:val="Hyperlink"/>
                <w:noProof/>
              </w:rPr>
              <w:fldChar w:fldCharType="end"/>
            </w:r>
          </w:del>
        </w:p>
        <w:p w14:paraId="2890597F" w14:textId="270CB1E4" w:rsidR="000E6390" w:rsidDel="002C300B" w:rsidRDefault="000E6390">
          <w:pPr>
            <w:pStyle w:val="TOC2"/>
            <w:tabs>
              <w:tab w:val="right" w:leader="dot" w:pos="9350"/>
            </w:tabs>
            <w:rPr>
              <w:del w:id="669" w:author="David Conklin" w:date="2021-04-07T06:46:00Z"/>
              <w:rFonts w:eastAsiaTheme="minorEastAsia"/>
              <w:noProof/>
            </w:rPr>
          </w:pPr>
          <w:del w:id="67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"_Toc67556551"</w:delInstrText>
            </w:r>
            <w:r w:rsidRPr="00D40569" w:rsidDel="002C300B">
              <w:rPr>
                <w:rStyle w:val="Hyperlink"/>
                <w:noProof/>
              </w:rPr>
              <w:delInstrText xml:space="preserve"> </w:delInstrText>
            </w:r>
            <w:r w:rsidRPr="00D40569" w:rsidDel="002C300B">
              <w:rPr>
                <w:rStyle w:val="Hyperlink"/>
                <w:noProof/>
              </w:rPr>
              <w:fldChar w:fldCharType="separate"/>
            </w:r>
          </w:del>
          <w:ins w:id="671" w:author="David Conklin" w:date="2021-04-12T14:55:00Z">
            <w:r w:rsidR="00B86E24">
              <w:rPr>
                <w:rStyle w:val="Hyperlink"/>
                <w:b/>
                <w:bCs/>
                <w:noProof/>
              </w:rPr>
              <w:t>Error! Hyperlink reference not valid.</w:t>
            </w:r>
          </w:ins>
          <w:del w:id="672" w:author="David Conklin" w:date="2021-04-07T06:46:00Z">
            <w:r w:rsidRPr="00D40569" w:rsidDel="002C300B">
              <w:rPr>
                <w:rStyle w:val="Hyperlink"/>
                <w:noProof/>
              </w:rPr>
              <w:delText>Calibrating stream temperatures</w:delText>
            </w:r>
            <w:r w:rsidDel="002C300B">
              <w:rPr>
                <w:noProof/>
                <w:webHidden/>
              </w:rPr>
              <w:tab/>
            </w:r>
            <w:r w:rsidDel="002C300B">
              <w:rPr>
                <w:noProof/>
                <w:webHidden/>
              </w:rPr>
              <w:fldChar w:fldCharType="begin"/>
            </w:r>
            <w:r w:rsidDel="002C300B">
              <w:rPr>
                <w:noProof/>
                <w:webHidden/>
              </w:rPr>
              <w:delInstrText xml:space="preserve"> PAGEREF _Toc67556551 \h </w:delInstrText>
            </w:r>
            <w:r w:rsidDel="002C300B">
              <w:rPr>
                <w:noProof/>
                <w:webHidden/>
              </w:rPr>
              <w:fldChar w:fldCharType="separate"/>
            </w:r>
          </w:del>
          <w:ins w:id="673" w:author="David Conklin" w:date="2021-04-12T14:57:00Z">
            <w:r w:rsidR="00B86E24">
              <w:rPr>
                <w:b/>
                <w:bCs/>
                <w:noProof/>
                <w:webHidden/>
              </w:rPr>
              <w:t>Error! Bookmark not defined.</w:t>
            </w:r>
          </w:ins>
          <w:del w:id="674" w:author="David Conklin" w:date="2021-04-07T06:46:00Z">
            <w:r w:rsidDel="002C300B">
              <w:rPr>
                <w:noProof/>
                <w:webHidden/>
              </w:rPr>
              <w:delText>36</w:delText>
            </w:r>
            <w:r w:rsidDel="002C300B">
              <w:rPr>
                <w:noProof/>
                <w:webHidden/>
              </w:rPr>
              <w:fldChar w:fldCharType="end"/>
            </w:r>
            <w:r w:rsidRPr="00D40569" w:rsidDel="002C300B">
              <w:rPr>
                <w:rStyle w:val="Hyperlink"/>
                <w:noProof/>
              </w:rPr>
              <w:fldChar w:fldCharType="end"/>
            </w:r>
          </w:del>
        </w:p>
        <w:p w14:paraId="44C61363" w14:textId="04D0EC5D" w:rsidR="000E6390" w:rsidDel="002C300B" w:rsidRDefault="000E6390">
          <w:pPr>
            <w:pStyle w:val="TOC1"/>
            <w:tabs>
              <w:tab w:val="right" w:leader="dot" w:pos="9350"/>
            </w:tabs>
            <w:rPr>
              <w:del w:id="675" w:author="David Conklin" w:date="2021-04-07T06:46:00Z"/>
              <w:rFonts w:eastAsiaTheme="minorEastAsia"/>
              <w:noProof/>
            </w:rPr>
          </w:pPr>
          <w:del w:id="67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"_Toc67556552"</w:delInstrText>
            </w:r>
            <w:r w:rsidRPr="00D40569" w:rsidDel="002C300B">
              <w:rPr>
                <w:rStyle w:val="Hyperlink"/>
                <w:noProof/>
              </w:rPr>
              <w:delInstrText xml:space="preserve"> </w:delInstrText>
            </w:r>
            <w:r w:rsidRPr="00D40569" w:rsidDel="002C300B">
              <w:rPr>
                <w:rStyle w:val="Hyperlink"/>
                <w:noProof/>
              </w:rPr>
              <w:fldChar w:fldCharType="separate"/>
            </w:r>
          </w:del>
          <w:ins w:id="677" w:author="David Conklin" w:date="2021-04-12T14:55:00Z">
            <w:r w:rsidR="00B86E24">
              <w:rPr>
                <w:rStyle w:val="Hyperlink"/>
                <w:b/>
                <w:bCs/>
                <w:noProof/>
              </w:rPr>
              <w:t>Error! Hyperlink reference not valid.</w:t>
            </w:r>
          </w:ins>
          <w:del w:id="678" w:author="David Conklin" w:date="2021-04-07T06:46:00Z">
            <w:r w:rsidRPr="00D40569" w:rsidDel="002C300B">
              <w:rPr>
                <w:rStyle w:val="Hyperlink"/>
                <w:noProof/>
              </w:rPr>
              <w:delText>North Santiam study area</w:delText>
            </w:r>
            <w:r w:rsidDel="002C300B">
              <w:rPr>
                <w:noProof/>
                <w:webHidden/>
              </w:rPr>
              <w:tab/>
            </w:r>
            <w:r w:rsidDel="002C300B">
              <w:rPr>
                <w:noProof/>
                <w:webHidden/>
              </w:rPr>
              <w:fldChar w:fldCharType="begin"/>
            </w:r>
            <w:r w:rsidDel="002C300B">
              <w:rPr>
                <w:noProof/>
                <w:webHidden/>
              </w:rPr>
              <w:delInstrText xml:space="preserve"> PAGEREF _Toc67556552 \h </w:delInstrText>
            </w:r>
            <w:r w:rsidDel="002C300B">
              <w:rPr>
                <w:noProof/>
                <w:webHidden/>
              </w:rPr>
              <w:fldChar w:fldCharType="separate"/>
            </w:r>
          </w:del>
          <w:ins w:id="679" w:author="David Conklin" w:date="2021-04-12T14:57:00Z">
            <w:r w:rsidR="00B86E24">
              <w:rPr>
                <w:b/>
                <w:bCs/>
                <w:noProof/>
                <w:webHidden/>
              </w:rPr>
              <w:t>Error! Bookmark not defined.</w:t>
            </w:r>
          </w:ins>
          <w:del w:id="680" w:author="David Conklin" w:date="2021-04-07T06:46:00Z">
            <w:r w:rsidDel="002C300B">
              <w:rPr>
                <w:noProof/>
                <w:webHidden/>
              </w:rPr>
              <w:delText>36</w:delText>
            </w:r>
            <w:r w:rsidDel="002C300B">
              <w:rPr>
                <w:noProof/>
                <w:webHidden/>
              </w:rPr>
              <w:fldChar w:fldCharType="end"/>
            </w:r>
            <w:r w:rsidRPr="00D40569" w:rsidDel="002C300B">
              <w:rPr>
                <w:rStyle w:val="Hyperlink"/>
                <w:noProof/>
              </w:rPr>
              <w:fldChar w:fldCharType="end"/>
            </w:r>
          </w:del>
        </w:p>
        <w:p w14:paraId="7DE283EB" w14:textId="5021109C" w:rsidR="000E6390" w:rsidDel="002C300B" w:rsidRDefault="000E6390">
          <w:pPr>
            <w:pStyle w:val="TOC2"/>
            <w:tabs>
              <w:tab w:val="right" w:leader="dot" w:pos="9350"/>
            </w:tabs>
            <w:rPr>
              <w:del w:id="681" w:author="David Conklin" w:date="2021-04-07T06:46:00Z"/>
              <w:rFonts w:eastAsiaTheme="minorEastAsia"/>
              <w:noProof/>
            </w:rPr>
          </w:pPr>
          <w:del w:id="68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"_Toc67556553"</w:delInstrText>
            </w:r>
            <w:r w:rsidRPr="00D40569" w:rsidDel="002C300B">
              <w:rPr>
                <w:rStyle w:val="Hyperlink"/>
                <w:noProof/>
              </w:rPr>
              <w:delInstrText xml:space="preserve"> </w:delInstrText>
            </w:r>
            <w:r w:rsidRPr="00D40569" w:rsidDel="002C300B">
              <w:rPr>
                <w:rStyle w:val="Hyperlink"/>
                <w:noProof/>
              </w:rPr>
              <w:fldChar w:fldCharType="separate"/>
            </w:r>
          </w:del>
          <w:ins w:id="683" w:author="David Conklin" w:date="2021-04-12T14:55:00Z">
            <w:r w:rsidR="00B86E24">
              <w:rPr>
                <w:rStyle w:val="Hyperlink"/>
                <w:b/>
                <w:bCs/>
                <w:noProof/>
              </w:rPr>
              <w:t>Error! Hyperlink reference not valid.</w:t>
            </w:r>
          </w:ins>
          <w:del w:id="684" w:author="David Conklin" w:date="2021-04-07T06:46:00Z">
            <w:r w:rsidRPr="00D40569" w:rsidDel="002C300B">
              <w:rPr>
                <w:rStyle w:val="Hyperlink"/>
                <w:rFonts w:eastAsia="Times New Roman"/>
                <w:noProof/>
              </w:rPr>
              <w:delText>Instream water rights</w:delText>
            </w:r>
            <w:r w:rsidDel="002C300B">
              <w:rPr>
                <w:noProof/>
                <w:webHidden/>
              </w:rPr>
              <w:tab/>
            </w:r>
            <w:r w:rsidDel="002C300B">
              <w:rPr>
                <w:noProof/>
                <w:webHidden/>
              </w:rPr>
              <w:fldChar w:fldCharType="begin"/>
            </w:r>
            <w:r w:rsidDel="002C300B">
              <w:rPr>
                <w:noProof/>
                <w:webHidden/>
              </w:rPr>
              <w:delInstrText xml:space="preserve"> PAGEREF _Toc67556553 \h </w:delInstrText>
            </w:r>
            <w:r w:rsidDel="002C300B">
              <w:rPr>
                <w:noProof/>
                <w:webHidden/>
              </w:rPr>
              <w:fldChar w:fldCharType="separate"/>
            </w:r>
          </w:del>
          <w:ins w:id="685" w:author="David Conklin" w:date="2021-04-12T14:57:00Z">
            <w:r w:rsidR="00B86E24">
              <w:rPr>
                <w:b/>
                <w:bCs/>
                <w:noProof/>
                <w:webHidden/>
              </w:rPr>
              <w:t>Error! Bookmark not defined.</w:t>
            </w:r>
          </w:ins>
          <w:del w:id="686" w:author="David Conklin" w:date="2021-04-07T06:46:00Z">
            <w:r w:rsidDel="002C300B">
              <w:rPr>
                <w:noProof/>
                <w:webHidden/>
              </w:rPr>
              <w:delText>37</w:delText>
            </w:r>
            <w:r w:rsidDel="002C300B">
              <w:rPr>
                <w:noProof/>
                <w:webHidden/>
              </w:rPr>
              <w:fldChar w:fldCharType="end"/>
            </w:r>
            <w:r w:rsidRPr="00D40569" w:rsidDel="002C300B">
              <w:rPr>
                <w:rStyle w:val="Hyperlink"/>
                <w:noProof/>
              </w:rPr>
              <w:fldChar w:fldCharType="end"/>
            </w:r>
          </w:del>
        </w:p>
        <w:p w14:paraId="75EBCF18" w14:textId="49EEE54F" w:rsidR="000E6390" w:rsidDel="002C300B" w:rsidRDefault="000E6390">
          <w:pPr>
            <w:pStyle w:val="TOC2"/>
            <w:tabs>
              <w:tab w:val="right" w:leader="dot" w:pos="9350"/>
            </w:tabs>
            <w:rPr>
              <w:del w:id="687" w:author="David Conklin" w:date="2021-04-07T06:46:00Z"/>
              <w:rFonts w:eastAsiaTheme="minorEastAsia"/>
              <w:noProof/>
            </w:rPr>
          </w:pPr>
          <w:del w:id="68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"_Toc67556554"</w:delInstrText>
            </w:r>
            <w:r w:rsidRPr="00D40569" w:rsidDel="002C300B">
              <w:rPr>
                <w:rStyle w:val="Hyperlink"/>
                <w:noProof/>
              </w:rPr>
              <w:delInstrText xml:space="preserve"> </w:delInstrText>
            </w:r>
            <w:r w:rsidRPr="00D40569" w:rsidDel="002C300B">
              <w:rPr>
                <w:rStyle w:val="Hyperlink"/>
                <w:noProof/>
              </w:rPr>
              <w:fldChar w:fldCharType="separate"/>
            </w:r>
          </w:del>
          <w:ins w:id="689" w:author="David Conklin" w:date="2021-04-12T14:55:00Z">
            <w:r w:rsidR="00B86E24">
              <w:rPr>
                <w:rStyle w:val="Hyperlink"/>
                <w:b/>
                <w:bCs/>
                <w:noProof/>
              </w:rPr>
              <w:t>Error! Hyperlink reference not valid.</w:t>
            </w:r>
          </w:ins>
          <w:del w:id="690" w:author="David Conklin" w:date="2021-04-07T06:46:00Z">
            <w:r w:rsidRPr="00D40569" w:rsidDel="002C300B">
              <w:rPr>
                <w:rStyle w:val="Hyperlink"/>
                <w:noProof/>
              </w:rPr>
              <w:delText>Municipal water rights</w:delText>
            </w:r>
            <w:r w:rsidDel="002C300B">
              <w:rPr>
                <w:noProof/>
                <w:webHidden/>
              </w:rPr>
              <w:tab/>
            </w:r>
            <w:r w:rsidDel="002C300B">
              <w:rPr>
                <w:noProof/>
                <w:webHidden/>
              </w:rPr>
              <w:fldChar w:fldCharType="begin"/>
            </w:r>
            <w:r w:rsidDel="002C300B">
              <w:rPr>
                <w:noProof/>
                <w:webHidden/>
              </w:rPr>
              <w:delInstrText xml:space="preserve"> PAGEREF _Toc67556554 \h </w:delInstrText>
            </w:r>
            <w:r w:rsidDel="002C300B">
              <w:rPr>
                <w:noProof/>
                <w:webHidden/>
              </w:rPr>
              <w:fldChar w:fldCharType="separate"/>
            </w:r>
          </w:del>
          <w:ins w:id="691" w:author="David Conklin" w:date="2021-04-12T14:57:00Z">
            <w:r w:rsidR="00B86E24">
              <w:rPr>
                <w:b/>
                <w:bCs/>
                <w:noProof/>
                <w:webHidden/>
              </w:rPr>
              <w:t>Error! Bookmark not defined.</w:t>
            </w:r>
          </w:ins>
          <w:del w:id="692" w:author="David Conklin" w:date="2021-04-07T06:46:00Z">
            <w:r w:rsidDel="002C300B">
              <w:rPr>
                <w:noProof/>
                <w:webHidden/>
              </w:rPr>
              <w:delText>38</w:delText>
            </w:r>
            <w:r w:rsidDel="002C300B">
              <w:rPr>
                <w:noProof/>
                <w:webHidden/>
              </w:rPr>
              <w:fldChar w:fldCharType="end"/>
            </w:r>
            <w:r w:rsidRPr="00D40569" w:rsidDel="002C300B">
              <w:rPr>
                <w:rStyle w:val="Hyperlink"/>
                <w:noProof/>
              </w:rPr>
              <w:fldChar w:fldCharType="end"/>
            </w:r>
          </w:del>
        </w:p>
        <w:p w14:paraId="7274CE51" w14:textId="12AA410D" w:rsidR="000E6390" w:rsidDel="002C300B" w:rsidRDefault="000E6390">
          <w:pPr>
            <w:pStyle w:val="TOC1"/>
            <w:tabs>
              <w:tab w:val="right" w:leader="dot" w:pos="9350"/>
            </w:tabs>
            <w:rPr>
              <w:del w:id="693" w:author="David Conklin" w:date="2021-04-07T06:46:00Z"/>
              <w:rFonts w:eastAsiaTheme="minorEastAsia"/>
              <w:noProof/>
            </w:rPr>
          </w:pPr>
          <w:del w:id="69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"_Toc67556555"</w:delInstrText>
            </w:r>
            <w:r w:rsidRPr="00D40569" w:rsidDel="002C300B">
              <w:rPr>
                <w:rStyle w:val="Hyperlink"/>
                <w:noProof/>
              </w:rPr>
              <w:delInstrText xml:space="preserve"> </w:delInstrText>
            </w:r>
            <w:r w:rsidRPr="00D40569" w:rsidDel="002C300B">
              <w:rPr>
                <w:rStyle w:val="Hyperlink"/>
                <w:noProof/>
              </w:rPr>
              <w:fldChar w:fldCharType="separate"/>
            </w:r>
          </w:del>
          <w:ins w:id="695" w:author="David Conklin" w:date="2021-04-12T14:55:00Z">
            <w:r w:rsidR="00B86E24">
              <w:rPr>
                <w:rStyle w:val="Hyperlink"/>
                <w:b/>
                <w:bCs/>
                <w:noProof/>
              </w:rPr>
              <w:t>Error! Hyperlink reference not valid.</w:t>
            </w:r>
          </w:ins>
          <w:del w:id="696" w:author="David Conklin" w:date="2021-04-07T06:46:00Z">
            <w:r w:rsidRPr="00D40569" w:rsidDel="002C300B">
              <w:rPr>
                <w:rStyle w:val="Hyperlink"/>
                <w:noProof/>
              </w:rPr>
              <w:delText>McKenzie Basin Wetlands Study</w:delText>
            </w:r>
            <w:r w:rsidDel="002C300B">
              <w:rPr>
                <w:noProof/>
                <w:webHidden/>
              </w:rPr>
              <w:tab/>
            </w:r>
            <w:r w:rsidDel="002C300B">
              <w:rPr>
                <w:noProof/>
                <w:webHidden/>
              </w:rPr>
              <w:fldChar w:fldCharType="begin"/>
            </w:r>
            <w:r w:rsidDel="002C300B">
              <w:rPr>
                <w:noProof/>
                <w:webHidden/>
              </w:rPr>
              <w:delInstrText xml:space="preserve"> PAGEREF _Toc67556555 \h </w:delInstrText>
            </w:r>
            <w:r w:rsidDel="002C300B">
              <w:rPr>
                <w:noProof/>
                <w:webHidden/>
              </w:rPr>
              <w:fldChar w:fldCharType="separate"/>
            </w:r>
          </w:del>
          <w:ins w:id="697" w:author="David Conklin" w:date="2021-04-12T14:57:00Z">
            <w:r w:rsidR="00B86E24">
              <w:rPr>
                <w:b/>
                <w:bCs/>
                <w:noProof/>
                <w:webHidden/>
              </w:rPr>
              <w:t>Error! Bookmark not defined.</w:t>
            </w:r>
          </w:ins>
          <w:del w:id="698" w:author="David Conklin" w:date="2021-04-07T06:46:00Z">
            <w:r w:rsidDel="002C300B">
              <w:rPr>
                <w:noProof/>
                <w:webHidden/>
              </w:rPr>
              <w:delText>38</w:delText>
            </w:r>
            <w:r w:rsidDel="002C300B">
              <w:rPr>
                <w:noProof/>
                <w:webHidden/>
              </w:rPr>
              <w:fldChar w:fldCharType="end"/>
            </w:r>
            <w:r w:rsidRPr="00D40569" w:rsidDel="002C300B">
              <w:rPr>
                <w:rStyle w:val="Hyperlink"/>
                <w:noProof/>
              </w:rPr>
              <w:fldChar w:fldCharType="end"/>
            </w:r>
          </w:del>
        </w:p>
        <w:p w14:paraId="061BEA59" w14:textId="1456A0D3" w:rsidR="000E6390" w:rsidDel="002C300B" w:rsidRDefault="000E6390">
          <w:pPr>
            <w:pStyle w:val="TOC2"/>
            <w:tabs>
              <w:tab w:val="right" w:leader="dot" w:pos="9350"/>
            </w:tabs>
            <w:rPr>
              <w:del w:id="699" w:author="David Conklin" w:date="2021-04-07T06:46:00Z"/>
              <w:rFonts w:eastAsiaTheme="minorEastAsia"/>
              <w:noProof/>
            </w:rPr>
          </w:pPr>
          <w:del w:id="70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"_Toc67556556"</w:delInstrText>
            </w:r>
            <w:r w:rsidRPr="00D40569" w:rsidDel="002C300B">
              <w:rPr>
                <w:rStyle w:val="Hyperlink"/>
                <w:noProof/>
              </w:rPr>
              <w:delInstrText xml:space="preserve"> </w:delInstrText>
            </w:r>
            <w:r w:rsidRPr="00D40569" w:rsidDel="002C300B">
              <w:rPr>
                <w:rStyle w:val="Hyperlink"/>
                <w:noProof/>
              </w:rPr>
              <w:fldChar w:fldCharType="separate"/>
            </w:r>
          </w:del>
          <w:ins w:id="701" w:author="David Conklin" w:date="2021-04-12T14:55:00Z">
            <w:r w:rsidR="00B86E24">
              <w:rPr>
                <w:rStyle w:val="Hyperlink"/>
                <w:b/>
                <w:bCs/>
                <w:noProof/>
              </w:rPr>
              <w:t>Error! Hyperlink reference not valid.</w:t>
            </w:r>
          </w:ins>
          <w:del w:id="702" w:author="David Conklin" w:date="2021-04-07T06:46:00Z">
            <w:r w:rsidRPr="00D40569" w:rsidDel="002C300B">
              <w:rPr>
                <w:rStyle w:val="Hyperlink"/>
                <w:noProof/>
              </w:rPr>
              <w:delText>Project Overview</w:delText>
            </w:r>
            <w:r w:rsidDel="002C300B">
              <w:rPr>
                <w:noProof/>
                <w:webHidden/>
              </w:rPr>
              <w:tab/>
            </w:r>
            <w:r w:rsidDel="002C300B">
              <w:rPr>
                <w:noProof/>
                <w:webHidden/>
              </w:rPr>
              <w:fldChar w:fldCharType="begin"/>
            </w:r>
            <w:r w:rsidDel="002C300B">
              <w:rPr>
                <w:noProof/>
                <w:webHidden/>
              </w:rPr>
              <w:delInstrText xml:space="preserve"> PAGEREF _Toc67556556 \h </w:delInstrText>
            </w:r>
            <w:r w:rsidDel="002C300B">
              <w:rPr>
                <w:noProof/>
                <w:webHidden/>
              </w:rPr>
              <w:fldChar w:fldCharType="separate"/>
            </w:r>
          </w:del>
          <w:ins w:id="703" w:author="David Conklin" w:date="2021-04-12T14:57:00Z">
            <w:r w:rsidR="00B86E24">
              <w:rPr>
                <w:b/>
                <w:bCs/>
                <w:noProof/>
                <w:webHidden/>
              </w:rPr>
              <w:t>Error! Bookmark not defined.</w:t>
            </w:r>
          </w:ins>
          <w:del w:id="704" w:author="David Conklin" w:date="2021-04-07T06:46:00Z">
            <w:r w:rsidDel="002C300B">
              <w:rPr>
                <w:noProof/>
                <w:webHidden/>
              </w:rPr>
              <w:delText>38</w:delText>
            </w:r>
            <w:r w:rsidDel="002C300B">
              <w:rPr>
                <w:noProof/>
                <w:webHidden/>
              </w:rPr>
              <w:fldChar w:fldCharType="end"/>
            </w:r>
            <w:r w:rsidRPr="00D40569" w:rsidDel="002C300B">
              <w:rPr>
                <w:rStyle w:val="Hyperlink"/>
                <w:noProof/>
              </w:rPr>
              <w:fldChar w:fldCharType="end"/>
            </w:r>
          </w:del>
        </w:p>
        <w:p w14:paraId="77FA019D" w14:textId="2AC7EC2A" w:rsidR="000E6390" w:rsidDel="002C300B" w:rsidRDefault="000E6390">
          <w:pPr>
            <w:pStyle w:val="TOC2"/>
            <w:tabs>
              <w:tab w:val="right" w:leader="dot" w:pos="9350"/>
            </w:tabs>
            <w:rPr>
              <w:del w:id="705" w:author="David Conklin" w:date="2021-04-07T06:46:00Z"/>
              <w:rFonts w:eastAsiaTheme="minorEastAsia"/>
              <w:noProof/>
            </w:rPr>
          </w:pPr>
          <w:del w:id="70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"_Toc67556557"</w:delInstrText>
            </w:r>
            <w:r w:rsidRPr="00D40569" w:rsidDel="002C300B">
              <w:rPr>
                <w:rStyle w:val="Hyperlink"/>
                <w:noProof/>
              </w:rPr>
              <w:delInstrText xml:space="preserve"> </w:delInstrText>
            </w:r>
            <w:r w:rsidRPr="00D40569" w:rsidDel="002C300B">
              <w:rPr>
                <w:rStyle w:val="Hyperlink"/>
                <w:noProof/>
              </w:rPr>
              <w:fldChar w:fldCharType="separate"/>
            </w:r>
          </w:del>
          <w:ins w:id="707" w:author="David Conklin" w:date="2021-04-12T14:55:00Z">
            <w:r w:rsidR="00B86E24">
              <w:rPr>
                <w:rStyle w:val="Hyperlink"/>
                <w:b/>
                <w:bCs/>
                <w:noProof/>
              </w:rPr>
              <w:t>Error! Hyperlink reference not valid.</w:t>
            </w:r>
          </w:ins>
          <w:del w:id="708" w:author="David Conklin" w:date="2021-04-07T06:46:00Z">
            <w:r w:rsidRPr="00D40569" w:rsidDel="002C300B">
              <w:rPr>
                <w:rStyle w:val="Hyperlink"/>
                <w:noProof/>
              </w:rPr>
              <w:delText>Model and Simulation Overview</w:delText>
            </w:r>
            <w:r w:rsidDel="002C300B">
              <w:rPr>
                <w:noProof/>
                <w:webHidden/>
              </w:rPr>
              <w:tab/>
            </w:r>
            <w:r w:rsidDel="002C300B">
              <w:rPr>
                <w:noProof/>
                <w:webHidden/>
              </w:rPr>
              <w:fldChar w:fldCharType="begin"/>
            </w:r>
            <w:r w:rsidDel="002C300B">
              <w:rPr>
                <w:noProof/>
                <w:webHidden/>
              </w:rPr>
              <w:delInstrText xml:space="preserve"> PAGEREF _Toc67556557 \h </w:delInstrText>
            </w:r>
            <w:r w:rsidDel="002C300B">
              <w:rPr>
                <w:noProof/>
                <w:webHidden/>
              </w:rPr>
              <w:fldChar w:fldCharType="separate"/>
            </w:r>
          </w:del>
          <w:ins w:id="709" w:author="David Conklin" w:date="2021-04-12T14:57:00Z">
            <w:r w:rsidR="00B86E24">
              <w:rPr>
                <w:b/>
                <w:bCs/>
                <w:noProof/>
                <w:webHidden/>
              </w:rPr>
              <w:t>Error! Bookmark not defined.</w:t>
            </w:r>
          </w:ins>
          <w:del w:id="710" w:author="David Conklin" w:date="2021-04-07T06:46:00Z">
            <w:r w:rsidDel="002C300B">
              <w:rPr>
                <w:noProof/>
                <w:webHidden/>
              </w:rPr>
              <w:delText>41</w:delText>
            </w:r>
            <w:r w:rsidDel="002C300B">
              <w:rPr>
                <w:noProof/>
                <w:webHidden/>
              </w:rPr>
              <w:fldChar w:fldCharType="end"/>
            </w:r>
            <w:r w:rsidRPr="00D40569" w:rsidDel="002C300B">
              <w:rPr>
                <w:rStyle w:val="Hyperlink"/>
                <w:noProof/>
              </w:rPr>
              <w:fldChar w:fldCharType="end"/>
            </w:r>
          </w:del>
        </w:p>
        <w:p w14:paraId="4D1CE775" w14:textId="26BED953" w:rsidR="000E6390" w:rsidDel="002C300B" w:rsidRDefault="000E6390">
          <w:pPr>
            <w:pStyle w:val="TOC2"/>
            <w:tabs>
              <w:tab w:val="right" w:leader="dot" w:pos="9350"/>
            </w:tabs>
            <w:rPr>
              <w:del w:id="711" w:author="David Conklin" w:date="2021-04-07T06:46:00Z"/>
              <w:rFonts w:eastAsiaTheme="minorEastAsia"/>
              <w:noProof/>
            </w:rPr>
          </w:pPr>
          <w:del w:id="71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"_Toc67556558"</w:delInstrText>
            </w:r>
            <w:r w:rsidRPr="00D40569" w:rsidDel="002C300B">
              <w:rPr>
                <w:rStyle w:val="Hyperlink"/>
                <w:noProof/>
              </w:rPr>
              <w:delInstrText xml:space="preserve"> </w:delInstrText>
            </w:r>
            <w:r w:rsidRPr="00D40569" w:rsidDel="002C300B">
              <w:rPr>
                <w:rStyle w:val="Hyperlink"/>
                <w:noProof/>
              </w:rPr>
              <w:fldChar w:fldCharType="separate"/>
            </w:r>
          </w:del>
          <w:ins w:id="713" w:author="David Conklin" w:date="2021-04-12T14:55:00Z">
            <w:r w:rsidR="00B86E24">
              <w:rPr>
                <w:rStyle w:val="Hyperlink"/>
                <w:b/>
                <w:bCs/>
                <w:noProof/>
              </w:rPr>
              <w:t>Error! Hyperlink reference not valid.</w:t>
            </w:r>
          </w:ins>
          <w:del w:id="714" w:author="David Conklin" w:date="2021-04-07T06:46:00Z">
            <w:r w:rsidRPr="00D40569" w:rsidDel="002C300B">
              <w:rPr>
                <w:rStyle w:val="Hyperlink"/>
                <w:noProof/>
              </w:rPr>
              <w:delText>McKenzie wetlands in the initial versions of the IDU, HRU, and Reach data layers</w:delText>
            </w:r>
            <w:r w:rsidDel="002C300B">
              <w:rPr>
                <w:noProof/>
                <w:webHidden/>
              </w:rPr>
              <w:tab/>
            </w:r>
            <w:r w:rsidDel="002C300B">
              <w:rPr>
                <w:noProof/>
                <w:webHidden/>
              </w:rPr>
              <w:fldChar w:fldCharType="begin"/>
            </w:r>
            <w:r w:rsidDel="002C300B">
              <w:rPr>
                <w:noProof/>
                <w:webHidden/>
              </w:rPr>
              <w:delInstrText xml:space="preserve"> PAGEREF _Toc67556558 \h </w:delInstrText>
            </w:r>
            <w:r w:rsidDel="002C300B">
              <w:rPr>
                <w:noProof/>
                <w:webHidden/>
              </w:rPr>
              <w:fldChar w:fldCharType="separate"/>
            </w:r>
          </w:del>
          <w:ins w:id="715" w:author="David Conklin" w:date="2021-04-12T14:57:00Z">
            <w:r w:rsidR="00B86E24">
              <w:rPr>
                <w:b/>
                <w:bCs/>
                <w:noProof/>
                <w:webHidden/>
              </w:rPr>
              <w:t>Error! Bookmark not defined.</w:t>
            </w:r>
          </w:ins>
          <w:del w:id="716" w:author="David Conklin" w:date="2021-04-07T06:46:00Z">
            <w:r w:rsidDel="002C300B">
              <w:rPr>
                <w:noProof/>
                <w:webHidden/>
              </w:rPr>
              <w:delText>42</w:delText>
            </w:r>
            <w:r w:rsidDel="002C300B">
              <w:rPr>
                <w:noProof/>
                <w:webHidden/>
              </w:rPr>
              <w:fldChar w:fldCharType="end"/>
            </w:r>
            <w:r w:rsidRPr="00D40569" w:rsidDel="002C300B">
              <w:rPr>
                <w:rStyle w:val="Hyperlink"/>
                <w:noProof/>
              </w:rPr>
              <w:fldChar w:fldCharType="end"/>
            </w:r>
          </w:del>
        </w:p>
        <w:p w14:paraId="68E8646B" w14:textId="13EA6164" w:rsidR="000E6390" w:rsidDel="002C300B" w:rsidRDefault="000E6390">
          <w:pPr>
            <w:pStyle w:val="TOC2"/>
            <w:tabs>
              <w:tab w:val="right" w:leader="dot" w:pos="9350"/>
            </w:tabs>
            <w:rPr>
              <w:del w:id="717" w:author="David Conklin" w:date="2021-04-07T06:46:00Z"/>
              <w:rFonts w:eastAsiaTheme="minorEastAsia"/>
              <w:noProof/>
            </w:rPr>
          </w:pPr>
          <w:del w:id="71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"_Toc67556559"</w:delInstrText>
            </w:r>
            <w:r w:rsidRPr="00D40569" w:rsidDel="002C300B">
              <w:rPr>
                <w:rStyle w:val="Hyperlink"/>
                <w:noProof/>
              </w:rPr>
              <w:delInstrText xml:space="preserve"> </w:delInstrText>
            </w:r>
            <w:r w:rsidRPr="00D40569" w:rsidDel="002C300B">
              <w:rPr>
                <w:rStyle w:val="Hyperlink"/>
                <w:noProof/>
              </w:rPr>
              <w:fldChar w:fldCharType="separate"/>
            </w:r>
          </w:del>
          <w:ins w:id="719" w:author="David Conklin" w:date="2021-04-12T14:55:00Z">
            <w:r w:rsidR="00B86E24">
              <w:rPr>
                <w:rStyle w:val="Hyperlink"/>
                <w:b/>
                <w:bCs/>
                <w:noProof/>
              </w:rPr>
              <w:t>Error! Hyperlink reference not valid.</w:t>
            </w:r>
          </w:ins>
          <w:del w:id="720" w:author="David Conklin" w:date="2021-04-07T06:46:00Z">
            <w:r w:rsidRPr="00D40569" w:rsidDel="002C300B">
              <w:rPr>
                <w:rStyle w:val="Hyperlink"/>
                <w:noProof/>
              </w:rPr>
              <w:delText>Data changes for better representation of wetlands</w:delText>
            </w:r>
            <w:r w:rsidDel="002C300B">
              <w:rPr>
                <w:noProof/>
                <w:webHidden/>
              </w:rPr>
              <w:tab/>
            </w:r>
            <w:r w:rsidDel="002C300B">
              <w:rPr>
                <w:noProof/>
                <w:webHidden/>
              </w:rPr>
              <w:fldChar w:fldCharType="begin"/>
            </w:r>
            <w:r w:rsidDel="002C300B">
              <w:rPr>
                <w:noProof/>
                <w:webHidden/>
              </w:rPr>
              <w:delInstrText xml:space="preserve"> PAGEREF _Toc67556559 \h </w:delInstrText>
            </w:r>
            <w:r w:rsidDel="002C300B">
              <w:rPr>
                <w:noProof/>
                <w:webHidden/>
              </w:rPr>
              <w:fldChar w:fldCharType="separate"/>
            </w:r>
          </w:del>
          <w:ins w:id="721" w:author="David Conklin" w:date="2021-04-12T14:57:00Z">
            <w:r w:rsidR="00B86E24">
              <w:rPr>
                <w:b/>
                <w:bCs/>
                <w:noProof/>
                <w:webHidden/>
              </w:rPr>
              <w:t>Error! Bookmark not defined.</w:t>
            </w:r>
          </w:ins>
          <w:del w:id="722" w:author="David Conklin" w:date="2021-04-07T06:46:00Z">
            <w:r w:rsidDel="002C300B">
              <w:rPr>
                <w:noProof/>
                <w:webHidden/>
              </w:rPr>
              <w:delText>42</w:delText>
            </w:r>
            <w:r w:rsidDel="002C300B">
              <w:rPr>
                <w:noProof/>
                <w:webHidden/>
              </w:rPr>
              <w:fldChar w:fldCharType="end"/>
            </w:r>
            <w:r w:rsidRPr="00D40569" w:rsidDel="002C300B">
              <w:rPr>
                <w:rStyle w:val="Hyperlink"/>
                <w:noProof/>
              </w:rPr>
              <w:fldChar w:fldCharType="end"/>
            </w:r>
          </w:del>
        </w:p>
        <w:p w14:paraId="366152CF" w14:textId="68E2A579" w:rsidR="000E6390" w:rsidDel="002C300B" w:rsidRDefault="000E6390">
          <w:pPr>
            <w:pStyle w:val="TOC2"/>
            <w:tabs>
              <w:tab w:val="right" w:leader="dot" w:pos="9350"/>
            </w:tabs>
            <w:rPr>
              <w:del w:id="723" w:author="David Conklin" w:date="2021-04-07T06:46:00Z"/>
              <w:rFonts w:eastAsiaTheme="minorEastAsia"/>
              <w:noProof/>
            </w:rPr>
          </w:pPr>
          <w:del w:id="72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"_Toc67556560"</w:delInstrText>
            </w:r>
            <w:r w:rsidRPr="00D40569" w:rsidDel="002C300B">
              <w:rPr>
                <w:rStyle w:val="Hyperlink"/>
                <w:noProof/>
              </w:rPr>
              <w:delInstrText xml:space="preserve"> </w:delInstrText>
            </w:r>
            <w:r w:rsidRPr="00D40569" w:rsidDel="002C300B">
              <w:rPr>
                <w:rStyle w:val="Hyperlink"/>
                <w:noProof/>
              </w:rPr>
              <w:fldChar w:fldCharType="separate"/>
            </w:r>
          </w:del>
          <w:ins w:id="725" w:author="David Conklin" w:date="2021-04-12T14:55:00Z">
            <w:r w:rsidR="00B86E24">
              <w:rPr>
                <w:rStyle w:val="Hyperlink"/>
                <w:b/>
                <w:bCs/>
                <w:noProof/>
              </w:rPr>
              <w:t>Error! Hyperlink reference not valid.</w:t>
            </w:r>
          </w:ins>
          <w:del w:id="726" w:author="David Conklin" w:date="2021-04-07T06:46:00Z">
            <w:r w:rsidRPr="00D40569" w:rsidDel="002C300B">
              <w:rPr>
                <w:rStyle w:val="Hyperlink"/>
                <w:noProof/>
              </w:rPr>
              <w:delText>Projection, Calendar, and Units</w:delText>
            </w:r>
            <w:r w:rsidDel="002C300B">
              <w:rPr>
                <w:noProof/>
                <w:webHidden/>
              </w:rPr>
              <w:tab/>
            </w:r>
            <w:r w:rsidDel="002C300B">
              <w:rPr>
                <w:noProof/>
                <w:webHidden/>
              </w:rPr>
              <w:fldChar w:fldCharType="begin"/>
            </w:r>
            <w:r w:rsidDel="002C300B">
              <w:rPr>
                <w:noProof/>
                <w:webHidden/>
              </w:rPr>
              <w:delInstrText xml:space="preserve"> PAGEREF _Toc67556560 \h </w:delInstrText>
            </w:r>
            <w:r w:rsidDel="002C300B">
              <w:rPr>
                <w:noProof/>
                <w:webHidden/>
              </w:rPr>
              <w:fldChar w:fldCharType="separate"/>
            </w:r>
          </w:del>
          <w:ins w:id="727" w:author="David Conklin" w:date="2021-04-12T14:57:00Z">
            <w:r w:rsidR="00B86E24">
              <w:rPr>
                <w:b/>
                <w:bCs/>
                <w:noProof/>
                <w:webHidden/>
              </w:rPr>
              <w:t>Error! Bookmark not defined.</w:t>
            </w:r>
          </w:ins>
          <w:del w:id="728" w:author="David Conklin" w:date="2021-04-07T06:46:00Z">
            <w:r w:rsidDel="002C300B">
              <w:rPr>
                <w:noProof/>
                <w:webHidden/>
              </w:rPr>
              <w:delText>43</w:delText>
            </w:r>
            <w:r w:rsidDel="002C300B">
              <w:rPr>
                <w:noProof/>
                <w:webHidden/>
              </w:rPr>
              <w:fldChar w:fldCharType="end"/>
            </w:r>
            <w:r w:rsidRPr="00D40569" w:rsidDel="002C300B">
              <w:rPr>
                <w:rStyle w:val="Hyperlink"/>
                <w:noProof/>
              </w:rPr>
              <w:fldChar w:fldCharType="end"/>
            </w:r>
          </w:del>
        </w:p>
        <w:p w14:paraId="4EB2A54B" w14:textId="1BD20839" w:rsidR="000E6390" w:rsidDel="002C300B" w:rsidRDefault="000E6390">
          <w:pPr>
            <w:pStyle w:val="TOC2"/>
            <w:tabs>
              <w:tab w:val="right" w:leader="dot" w:pos="9350"/>
            </w:tabs>
            <w:rPr>
              <w:del w:id="729" w:author="David Conklin" w:date="2021-04-07T06:46:00Z"/>
              <w:rFonts w:eastAsiaTheme="minorEastAsia"/>
              <w:noProof/>
            </w:rPr>
          </w:pPr>
          <w:del w:id="73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"_Toc67556561"</w:delInstrText>
            </w:r>
            <w:r w:rsidRPr="00D40569" w:rsidDel="002C300B">
              <w:rPr>
                <w:rStyle w:val="Hyperlink"/>
                <w:noProof/>
              </w:rPr>
              <w:delInstrText xml:space="preserve"> </w:delInstrText>
            </w:r>
            <w:r w:rsidRPr="00D40569" w:rsidDel="002C300B">
              <w:rPr>
                <w:rStyle w:val="Hyperlink"/>
                <w:noProof/>
              </w:rPr>
              <w:fldChar w:fldCharType="separate"/>
            </w:r>
          </w:del>
          <w:ins w:id="731" w:author="David Conklin" w:date="2021-04-12T14:55:00Z">
            <w:r w:rsidR="00B86E24">
              <w:rPr>
                <w:rStyle w:val="Hyperlink"/>
                <w:b/>
                <w:bCs/>
                <w:noProof/>
              </w:rPr>
              <w:t>Error! Hyperlink reference not valid.</w:t>
            </w:r>
          </w:ins>
          <w:del w:id="732" w:author="David Conklin" w:date="2021-04-07T06:46:00Z">
            <w:r w:rsidRPr="00D40569" w:rsidDel="002C300B">
              <w:rPr>
                <w:rStyle w:val="Hyperlink"/>
                <w:noProof/>
              </w:rPr>
              <w:delText>Simulation of changes in wetlands over time</w:delText>
            </w:r>
            <w:r w:rsidDel="002C300B">
              <w:rPr>
                <w:noProof/>
                <w:webHidden/>
              </w:rPr>
              <w:tab/>
            </w:r>
            <w:r w:rsidDel="002C300B">
              <w:rPr>
                <w:noProof/>
                <w:webHidden/>
              </w:rPr>
              <w:fldChar w:fldCharType="begin"/>
            </w:r>
            <w:r w:rsidDel="002C300B">
              <w:rPr>
                <w:noProof/>
                <w:webHidden/>
              </w:rPr>
              <w:delInstrText xml:space="preserve"> PAGEREF _Toc67556561 \h </w:delInstrText>
            </w:r>
            <w:r w:rsidDel="002C300B">
              <w:rPr>
                <w:noProof/>
                <w:webHidden/>
              </w:rPr>
              <w:fldChar w:fldCharType="separate"/>
            </w:r>
          </w:del>
          <w:ins w:id="733" w:author="David Conklin" w:date="2021-04-12T14:57:00Z">
            <w:r w:rsidR="00B86E24">
              <w:rPr>
                <w:b/>
                <w:bCs/>
                <w:noProof/>
                <w:webHidden/>
              </w:rPr>
              <w:t>Error! Bookmark not defined.</w:t>
            </w:r>
          </w:ins>
          <w:del w:id="734" w:author="David Conklin" w:date="2021-04-07T06:46:00Z">
            <w:r w:rsidDel="002C300B">
              <w:rPr>
                <w:noProof/>
                <w:webHidden/>
              </w:rPr>
              <w:delText>43</w:delText>
            </w:r>
            <w:r w:rsidDel="002C300B">
              <w:rPr>
                <w:noProof/>
                <w:webHidden/>
              </w:rPr>
              <w:fldChar w:fldCharType="end"/>
            </w:r>
            <w:r w:rsidRPr="00D40569" w:rsidDel="002C300B">
              <w:rPr>
                <w:rStyle w:val="Hyperlink"/>
                <w:noProof/>
              </w:rPr>
              <w:fldChar w:fldCharType="end"/>
            </w:r>
          </w:del>
        </w:p>
        <w:p w14:paraId="367BFCC6" w14:textId="475ADD9A" w:rsidR="000E6390" w:rsidDel="002C300B" w:rsidRDefault="000E6390">
          <w:pPr>
            <w:pStyle w:val="TOC2"/>
            <w:tabs>
              <w:tab w:val="right" w:leader="dot" w:pos="9350"/>
            </w:tabs>
            <w:rPr>
              <w:del w:id="735" w:author="David Conklin" w:date="2021-04-07T06:46:00Z"/>
              <w:rFonts w:eastAsiaTheme="minorEastAsia"/>
              <w:noProof/>
            </w:rPr>
          </w:pPr>
          <w:del w:id="73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"_Toc67556562"</w:delInstrText>
            </w:r>
            <w:r w:rsidRPr="00D40569" w:rsidDel="002C300B">
              <w:rPr>
                <w:rStyle w:val="Hyperlink"/>
                <w:noProof/>
              </w:rPr>
              <w:delInstrText xml:space="preserve"> </w:delInstrText>
            </w:r>
            <w:r w:rsidRPr="00D40569" w:rsidDel="002C300B">
              <w:rPr>
                <w:rStyle w:val="Hyperlink"/>
                <w:noProof/>
              </w:rPr>
              <w:fldChar w:fldCharType="separate"/>
            </w:r>
          </w:del>
          <w:ins w:id="737" w:author="David Conklin" w:date="2021-04-12T14:55:00Z">
            <w:r w:rsidR="00B86E24">
              <w:rPr>
                <w:rStyle w:val="Hyperlink"/>
                <w:b/>
                <w:bCs/>
                <w:noProof/>
              </w:rPr>
              <w:t>Error! Hyperlink reference not valid.</w:t>
            </w:r>
          </w:ins>
          <w:del w:id="738" w:author="David Conklin" w:date="2021-04-07T06:46:00Z">
            <w:r w:rsidRPr="00D40569" w:rsidDel="002C300B">
              <w:rPr>
                <w:rStyle w:val="Hyperlink"/>
                <w:noProof/>
              </w:rPr>
              <w:delText>How wetlands are represented in the model</w:delText>
            </w:r>
            <w:r w:rsidDel="002C300B">
              <w:rPr>
                <w:noProof/>
                <w:webHidden/>
              </w:rPr>
              <w:tab/>
            </w:r>
            <w:r w:rsidDel="002C300B">
              <w:rPr>
                <w:noProof/>
                <w:webHidden/>
              </w:rPr>
              <w:fldChar w:fldCharType="begin"/>
            </w:r>
            <w:r w:rsidDel="002C300B">
              <w:rPr>
                <w:noProof/>
                <w:webHidden/>
              </w:rPr>
              <w:delInstrText xml:space="preserve"> PAGEREF _Toc67556562 \h </w:delInstrText>
            </w:r>
            <w:r w:rsidDel="002C300B">
              <w:rPr>
                <w:noProof/>
                <w:webHidden/>
              </w:rPr>
              <w:fldChar w:fldCharType="separate"/>
            </w:r>
          </w:del>
          <w:ins w:id="739" w:author="David Conklin" w:date="2021-04-12T14:57:00Z">
            <w:r w:rsidR="00B86E24">
              <w:rPr>
                <w:b/>
                <w:bCs/>
                <w:noProof/>
                <w:webHidden/>
              </w:rPr>
              <w:t>Error! Bookmark not defined.</w:t>
            </w:r>
          </w:ins>
          <w:del w:id="740" w:author="David Conklin" w:date="2021-04-07T06:46:00Z">
            <w:r w:rsidDel="002C300B">
              <w:rPr>
                <w:noProof/>
                <w:webHidden/>
              </w:rPr>
              <w:delText>43</w:delText>
            </w:r>
            <w:r w:rsidDel="002C300B">
              <w:rPr>
                <w:noProof/>
                <w:webHidden/>
              </w:rPr>
              <w:fldChar w:fldCharType="end"/>
            </w:r>
            <w:r w:rsidRPr="00D40569" w:rsidDel="002C300B">
              <w:rPr>
                <w:rStyle w:val="Hyperlink"/>
                <w:noProof/>
              </w:rPr>
              <w:fldChar w:fldCharType="end"/>
            </w:r>
          </w:del>
        </w:p>
        <w:p w14:paraId="4D9CF931" w14:textId="58BD1898" w:rsidR="000E6390" w:rsidDel="002C300B" w:rsidRDefault="000E6390">
          <w:pPr>
            <w:pStyle w:val="TOC2"/>
            <w:tabs>
              <w:tab w:val="right" w:leader="dot" w:pos="9350"/>
            </w:tabs>
            <w:rPr>
              <w:del w:id="741" w:author="David Conklin" w:date="2021-04-07T06:46:00Z"/>
              <w:rFonts w:eastAsiaTheme="minorEastAsia"/>
              <w:noProof/>
            </w:rPr>
          </w:pPr>
          <w:del w:id="74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"_Toc67556563"</w:delInstrText>
            </w:r>
            <w:r w:rsidRPr="00D40569" w:rsidDel="002C300B">
              <w:rPr>
                <w:rStyle w:val="Hyperlink"/>
                <w:noProof/>
              </w:rPr>
              <w:delInstrText xml:space="preserve"> </w:delInstrText>
            </w:r>
            <w:r w:rsidRPr="00D40569" w:rsidDel="002C300B">
              <w:rPr>
                <w:rStyle w:val="Hyperlink"/>
                <w:noProof/>
              </w:rPr>
              <w:fldChar w:fldCharType="separate"/>
            </w:r>
          </w:del>
          <w:ins w:id="743" w:author="David Conklin" w:date="2021-04-12T14:55:00Z">
            <w:r w:rsidR="00B86E24">
              <w:rPr>
                <w:rStyle w:val="Hyperlink"/>
                <w:b/>
                <w:bCs/>
                <w:noProof/>
              </w:rPr>
              <w:t>Error! Hyperlink reference not valid.</w:t>
            </w:r>
          </w:ins>
          <w:del w:id="744" w:author="David Conklin" w:date="2021-04-07T06:46:00Z">
            <w:r w:rsidRPr="00D40569" w:rsidDel="002C300B">
              <w:rPr>
                <w:rStyle w:val="Hyperlink"/>
                <w:noProof/>
              </w:rPr>
              <w:delText>The Wetland class and Wetland objects in the C++ code</w:delText>
            </w:r>
            <w:r w:rsidDel="002C300B">
              <w:rPr>
                <w:noProof/>
                <w:webHidden/>
              </w:rPr>
              <w:tab/>
            </w:r>
            <w:r w:rsidDel="002C300B">
              <w:rPr>
                <w:noProof/>
                <w:webHidden/>
              </w:rPr>
              <w:fldChar w:fldCharType="begin"/>
            </w:r>
            <w:r w:rsidDel="002C300B">
              <w:rPr>
                <w:noProof/>
                <w:webHidden/>
              </w:rPr>
              <w:delInstrText xml:space="preserve"> PAGEREF _Toc67556563 \h </w:delInstrText>
            </w:r>
            <w:r w:rsidDel="002C300B">
              <w:rPr>
                <w:noProof/>
                <w:webHidden/>
              </w:rPr>
              <w:fldChar w:fldCharType="separate"/>
            </w:r>
          </w:del>
          <w:ins w:id="745" w:author="David Conklin" w:date="2021-04-12T14:57:00Z">
            <w:r w:rsidR="00B86E24">
              <w:rPr>
                <w:b/>
                <w:bCs/>
                <w:noProof/>
                <w:webHidden/>
              </w:rPr>
              <w:t>Error! Bookmark not defined.</w:t>
            </w:r>
          </w:ins>
          <w:del w:id="746" w:author="David Conklin" w:date="2021-04-07T06:46:00Z">
            <w:r w:rsidDel="002C300B">
              <w:rPr>
                <w:noProof/>
                <w:webHidden/>
              </w:rPr>
              <w:delText>45</w:delText>
            </w:r>
            <w:r w:rsidDel="002C300B">
              <w:rPr>
                <w:noProof/>
                <w:webHidden/>
              </w:rPr>
              <w:fldChar w:fldCharType="end"/>
            </w:r>
            <w:r w:rsidRPr="00D40569" w:rsidDel="002C300B">
              <w:rPr>
                <w:rStyle w:val="Hyperlink"/>
                <w:noProof/>
              </w:rPr>
              <w:fldChar w:fldCharType="end"/>
            </w:r>
          </w:del>
        </w:p>
        <w:p w14:paraId="1A10AEA9" w14:textId="784AE626" w:rsidR="000E6390" w:rsidDel="002C300B" w:rsidRDefault="000E6390">
          <w:pPr>
            <w:pStyle w:val="TOC2"/>
            <w:tabs>
              <w:tab w:val="right" w:leader="dot" w:pos="9350"/>
            </w:tabs>
            <w:rPr>
              <w:del w:id="747" w:author="David Conklin" w:date="2021-04-07T06:46:00Z"/>
              <w:rFonts w:eastAsiaTheme="minorEastAsia"/>
              <w:noProof/>
            </w:rPr>
          </w:pPr>
          <w:del w:id="74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"_Toc67556564"</w:delInstrText>
            </w:r>
            <w:r w:rsidRPr="00D40569" w:rsidDel="002C300B">
              <w:rPr>
                <w:rStyle w:val="Hyperlink"/>
                <w:noProof/>
              </w:rPr>
              <w:delInstrText xml:space="preserve"> </w:delInstrText>
            </w:r>
            <w:r w:rsidRPr="00D40569" w:rsidDel="002C300B">
              <w:rPr>
                <w:rStyle w:val="Hyperlink"/>
                <w:noProof/>
              </w:rPr>
              <w:fldChar w:fldCharType="separate"/>
            </w:r>
          </w:del>
          <w:ins w:id="749" w:author="David Conklin" w:date="2021-04-12T14:55:00Z">
            <w:r w:rsidR="00B86E24">
              <w:rPr>
                <w:rStyle w:val="Hyperlink"/>
                <w:b/>
                <w:bCs/>
                <w:noProof/>
              </w:rPr>
              <w:t>Error! Hyperlink reference not valid.</w:t>
            </w:r>
          </w:ins>
          <w:del w:id="750" w:author="David Conklin" w:date="2021-04-07T06:46:00Z">
            <w:r w:rsidRPr="00D40569" w:rsidDel="002C300B">
              <w:rPr>
                <w:rStyle w:val="Hyperlink"/>
                <w:noProof/>
              </w:rPr>
              <w:delText>Attributes of interest in the wetlands study</w:delText>
            </w:r>
            <w:r w:rsidDel="002C300B">
              <w:rPr>
                <w:noProof/>
                <w:webHidden/>
              </w:rPr>
              <w:tab/>
            </w:r>
            <w:r w:rsidDel="002C300B">
              <w:rPr>
                <w:noProof/>
                <w:webHidden/>
              </w:rPr>
              <w:fldChar w:fldCharType="begin"/>
            </w:r>
            <w:r w:rsidDel="002C300B">
              <w:rPr>
                <w:noProof/>
                <w:webHidden/>
              </w:rPr>
              <w:delInstrText xml:space="preserve"> PAGEREF _Toc67556564 \h </w:delInstrText>
            </w:r>
            <w:r w:rsidDel="002C300B">
              <w:rPr>
                <w:noProof/>
                <w:webHidden/>
              </w:rPr>
              <w:fldChar w:fldCharType="separate"/>
            </w:r>
          </w:del>
          <w:ins w:id="751" w:author="David Conklin" w:date="2021-04-12T14:57:00Z">
            <w:r w:rsidR="00B86E24">
              <w:rPr>
                <w:b/>
                <w:bCs/>
                <w:noProof/>
                <w:webHidden/>
              </w:rPr>
              <w:t>Error! Bookmark not defined.</w:t>
            </w:r>
          </w:ins>
          <w:del w:id="752" w:author="David Conklin" w:date="2021-04-07T06:46:00Z">
            <w:r w:rsidDel="002C300B">
              <w:rPr>
                <w:noProof/>
                <w:webHidden/>
              </w:rPr>
              <w:delText>45</w:delText>
            </w:r>
            <w:r w:rsidDel="002C300B">
              <w:rPr>
                <w:noProof/>
                <w:webHidden/>
              </w:rPr>
              <w:fldChar w:fldCharType="end"/>
            </w:r>
            <w:r w:rsidRPr="00D40569" w:rsidDel="002C300B">
              <w:rPr>
                <w:rStyle w:val="Hyperlink"/>
                <w:noProof/>
              </w:rPr>
              <w:fldChar w:fldCharType="end"/>
            </w:r>
          </w:del>
        </w:p>
        <w:p w14:paraId="0D09456A" w14:textId="2426B356" w:rsidR="000E6390" w:rsidDel="002C300B" w:rsidRDefault="000E6390">
          <w:pPr>
            <w:pStyle w:val="TOC2"/>
            <w:tabs>
              <w:tab w:val="right" w:leader="dot" w:pos="9350"/>
            </w:tabs>
            <w:rPr>
              <w:del w:id="753" w:author="David Conklin" w:date="2021-04-07T06:46:00Z"/>
              <w:rFonts w:eastAsiaTheme="minorEastAsia"/>
              <w:noProof/>
            </w:rPr>
          </w:pPr>
          <w:del w:id="75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"_Toc67556565"</w:delInstrText>
            </w:r>
            <w:r w:rsidRPr="00D40569" w:rsidDel="002C300B">
              <w:rPr>
                <w:rStyle w:val="Hyperlink"/>
                <w:noProof/>
              </w:rPr>
              <w:delInstrText xml:space="preserve"> </w:delInstrText>
            </w:r>
            <w:r w:rsidRPr="00D40569" w:rsidDel="002C300B">
              <w:rPr>
                <w:rStyle w:val="Hyperlink"/>
                <w:noProof/>
              </w:rPr>
              <w:fldChar w:fldCharType="separate"/>
            </w:r>
          </w:del>
          <w:ins w:id="755" w:author="David Conklin" w:date="2021-04-12T14:55:00Z">
            <w:r w:rsidR="00B86E24">
              <w:rPr>
                <w:rStyle w:val="Hyperlink"/>
                <w:b/>
                <w:bCs/>
                <w:noProof/>
              </w:rPr>
              <w:t>Error! Hyperlink reference not valid.</w:t>
            </w:r>
          </w:ins>
          <w:del w:id="756" w:author="David Conklin" w:date="2021-04-07T06:46:00Z">
            <w:r w:rsidRPr="00D40569" w:rsidDel="002C300B">
              <w:rPr>
                <w:rStyle w:val="Hyperlink"/>
                <w:noProof/>
              </w:rPr>
              <w:delText>A WETNESS attribute</w:delText>
            </w:r>
            <w:r w:rsidDel="002C300B">
              <w:rPr>
                <w:noProof/>
                <w:webHidden/>
              </w:rPr>
              <w:tab/>
            </w:r>
            <w:r w:rsidDel="002C300B">
              <w:rPr>
                <w:noProof/>
                <w:webHidden/>
              </w:rPr>
              <w:fldChar w:fldCharType="begin"/>
            </w:r>
            <w:r w:rsidDel="002C300B">
              <w:rPr>
                <w:noProof/>
                <w:webHidden/>
              </w:rPr>
              <w:delInstrText xml:space="preserve"> PAGEREF _Toc67556565 \h </w:delInstrText>
            </w:r>
            <w:r w:rsidDel="002C300B">
              <w:rPr>
                <w:noProof/>
                <w:webHidden/>
              </w:rPr>
              <w:fldChar w:fldCharType="separate"/>
            </w:r>
          </w:del>
          <w:ins w:id="757" w:author="David Conklin" w:date="2021-04-12T14:57:00Z">
            <w:r w:rsidR="00B86E24">
              <w:rPr>
                <w:b/>
                <w:bCs/>
                <w:noProof/>
                <w:webHidden/>
              </w:rPr>
              <w:t>Error! Bookmark not defined.</w:t>
            </w:r>
          </w:ins>
          <w:del w:id="758" w:author="David Conklin" w:date="2021-04-07T06:46:00Z">
            <w:r w:rsidDel="002C300B">
              <w:rPr>
                <w:noProof/>
                <w:webHidden/>
              </w:rPr>
              <w:delText>45</w:delText>
            </w:r>
            <w:r w:rsidDel="002C300B">
              <w:rPr>
                <w:noProof/>
                <w:webHidden/>
              </w:rPr>
              <w:fldChar w:fldCharType="end"/>
            </w:r>
            <w:r w:rsidRPr="00D40569" w:rsidDel="002C300B">
              <w:rPr>
                <w:rStyle w:val="Hyperlink"/>
                <w:noProof/>
              </w:rPr>
              <w:fldChar w:fldCharType="end"/>
            </w:r>
          </w:del>
        </w:p>
        <w:p w14:paraId="37B8B9F1" w14:textId="18D9E8C5" w:rsidR="000E6390" w:rsidDel="002C300B" w:rsidRDefault="000E6390">
          <w:pPr>
            <w:pStyle w:val="TOC2"/>
            <w:tabs>
              <w:tab w:val="right" w:leader="dot" w:pos="9350"/>
            </w:tabs>
            <w:rPr>
              <w:del w:id="759" w:author="David Conklin" w:date="2021-04-07T06:46:00Z"/>
              <w:rFonts w:eastAsiaTheme="minorEastAsia"/>
              <w:noProof/>
            </w:rPr>
          </w:pPr>
          <w:del w:id="76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"_Toc67556566"</w:delInstrText>
            </w:r>
            <w:r w:rsidRPr="00D40569" w:rsidDel="002C300B">
              <w:rPr>
                <w:rStyle w:val="Hyperlink"/>
                <w:noProof/>
              </w:rPr>
              <w:delInstrText xml:space="preserve"> </w:delInstrText>
            </w:r>
            <w:r w:rsidRPr="00D40569" w:rsidDel="002C300B">
              <w:rPr>
                <w:rStyle w:val="Hyperlink"/>
                <w:noProof/>
              </w:rPr>
              <w:fldChar w:fldCharType="separate"/>
            </w:r>
          </w:del>
          <w:ins w:id="761" w:author="David Conklin" w:date="2021-04-12T14:55:00Z">
            <w:r w:rsidR="00B86E24">
              <w:rPr>
                <w:rStyle w:val="Hyperlink"/>
                <w:b/>
                <w:bCs/>
                <w:noProof/>
              </w:rPr>
              <w:t>Error! Hyperlink reference not valid.</w:t>
            </w:r>
          </w:ins>
          <w:del w:id="762" w:author="David Conklin" w:date="2021-04-07T06:46:00Z">
            <w:r w:rsidRPr="00D40569" w:rsidDel="002C300B">
              <w:rPr>
                <w:rStyle w:val="Hyperlink"/>
                <w:noProof/>
              </w:rPr>
              <w:delText>Calculating the exchange of water between the wetland and the reach</w:delText>
            </w:r>
            <w:r w:rsidDel="002C300B">
              <w:rPr>
                <w:noProof/>
                <w:webHidden/>
              </w:rPr>
              <w:tab/>
            </w:r>
            <w:r w:rsidDel="002C300B">
              <w:rPr>
                <w:noProof/>
                <w:webHidden/>
              </w:rPr>
              <w:fldChar w:fldCharType="begin"/>
            </w:r>
            <w:r w:rsidDel="002C300B">
              <w:rPr>
                <w:noProof/>
                <w:webHidden/>
              </w:rPr>
              <w:delInstrText xml:space="preserve"> PAGEREF _Toc67556566 \h </w:delInstrText>
            </w:r>
            <w:r w:rsidDel="002C300B">
              <w:rPr>
                <w:noProof/>
                <w:webHidden/>
              </w:rPr>
              <w:fldChar w:fldCharType="separate"/>
            </w:r>
          </w:del>
          <w:ins w:id="763" w:author="David Conklin" w:date="2021-04-12T14:57:00Z">
            <w:r w:rsidR="00B86E24">
              <w:rPr>
                <w:b/>
                <w:bCs/>
                <w:noProof/>
                <w:webHidden/>
              </w:rPr>
              <w:t>Error! Bookmark not defined.</w:t>
            </w:r>
          </w:ins>
          <w:del w:id="764" w:author="David Conklin" w:date="2021-04-07T06:46:00Z">
            <w:r w:rsidDel="002C300B">
              <w:rPr>
                <w:noProof/>
                <w:webHidden/>
              </w:rPr>
              <w:delText>46</w:delText>
            </w:r>
            <w:r w:rsidDel="002C300B">
              <w:rPr>
                <w:noProof/>
                <w:webHidden/>
              </w:rPr>
              <w:fldChar w:fldCharType="end"/>
            </w:r>
            <w:r w:rsidRPr="00D40569" w:rsidDel="002C300B">
              <w:rPr>
                <w:rStyle w:val="Hyperlink"/>
                <w:noProof/>
              </w:rPr>
              <w:fldChar w:fldCharType="end"/>
            </w:r>
          </w:del>
        </w:p>
        <w:p w14:paraId="44C22280" w14:textId="73BF2894" w:rsidR="000E6390" w:rsidDel="002C300B" w:rsidRDefault="000E6390">
          <w:pPr>
            <w:pStyle w:val="TOC3"/>
            <w:tabs>
              <w:tab w:val="right" w:leader="dot" w:pos="9350"/>
            </w:tabs>
            <w:rPr>
              <w:del w:id="765" w:author="David Conklin" w:date="2021-04-07T06:46:00Z"/>
              <w:rFonts w:eastAsiaTheme="minorEastAsia"/>
              <w:noProof/>
            </w:rPr>
          </w:pPr>
          <w:del w:id="76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"_Toc67556567"</w:delInstrText>
            </w:r>
            <w:r w:rsidRPr="00D40569" w:rsidDel="002C300B">
              <w:rPr>
                <w:rStyle w:val="Hyperlink"/>
                <w:noProof/>
              </w:rPr>
              <w:delInstrText xml:space="preserve"> </w:delInstrText>
            </w:r>
            <w:r w:rsidRPr="00D40569" w:rsidDel="002C300B">
              <w:rPr>
                <w:rStyle w:val="Hyperlink"/>
                <w:noProof/>
              </w:rPr>
              <w:fldChar w:fldCharType="separate"/>
            </w:r>
          </w:del>
          <w:ins w:id="767" w:author="David Conklin" w:date="2021-04-12T14:55:00Z">
            <w:r w:rsidR="00B86E24">
              <w:rPr>
                <w:rStyle w:val="Hyperlink"/>
                <w:b/>
                <w:bCs/>
                <w:noProof/>
              </w:rPr>
              <w:t>Error! Hyperlink reference not valid.</w:t>
            </w:r>
          </w:ins>
          <w:del w:id="768" w:author="David Conklin" w:date="2021-04-07T06:46:00Z">
            <w:r w:rsidRPr="00D40569" w:rsidDel="002C300B">
              <w:rPr>
                <w:rStyle w:val="Hyperlink"/>
                <w:noProof/>
              </w:rPr>
              <w:delText>Wetland IDU parameters</w:delText>
            </w:r>
            <w:r w:rsidDel="002C300B">
              <w:rPr>
                <w:noProof/>
                <w:webHidden/>
              </w:rPr>
              <w:tab/>
            </w:r>
            <w:r w:rsidDel="002C300B">
              <w:rPr>
                <w:noProof/>
                <w:webHidden/>
              </w:rPr>
              <w:fldChar w:fldCharType="begin"/>
            </w:r>
            <w:r w:rsidDel="002C300B">
              <w:rPr>
                <w:noProof/>
                <w:webHidden/>
              </w:rPr>
              <w:delInstrText xml:space="preserve"> PAGEREF _Toc67556567 \h </w:delInstrText>
            </w:r>
            <w:r w:rsidDel="002C300B">
              <w:rPr>
                <w:noProof/>
                <w:webHidden/>
              </w:rPr>
              <w:fldChar w:fldCharType="separate"/>
            </w:r>
          </w:del>
          <w:ins w:id="769" w:author="David Conklin" w:date="2021-04-12T14:57:00Z">
            <w:r w:rsidR="00B86E24">
              <w:rPr>
                <w:b/>
                <w:bCs/>
                <w:noProof/>
                <w:webHidden/>
              </w:rPr>
              <w:t>Error! Bookmark not defined.</w:t>
            </w:r>
          </w:ins>
          <w:del w:id="770" w:author="David Conklin" w:date="2021-04-07T06:46:00Z">
            <w:r w:rsidDel="002C300B">
              <w:rPr>
                <w:noProof/>
                <w:webHidden/>
              </w:rPr>
              <w:delText>46</w:delText>
            </w:r>
            <w:r w:rsidDel="002C300B">
              <w:rPr>
                <w:noProof/>
                <w:webHidden/>
              </w:rPr>
              <w:fldChar w:fldCharType="end"/>
            </w:r>
            <w:r w:rsidRPr="00D40569" w:rsidDel="002C300B">
              <w:rPr>
                <w:rStyle w:val="Hyperlink"/>
                <w:noProof/>
              </w:rPr>
              <w:fldChar w:fldCharType="end"/>
            </w:r>
          </w:del>
        </w:p>
        <w:p w14:paraId="66B25B12" w14:textId="758F5E47" w:rsidR="000E6390" w:rsidDel="002C300B" w:rsidRDefault="000E6390">
          <w:pPr>
            <w:pStyle w:val="TOC3"/>
            <w:tabs>
              <w:tab w:val="right" w:leader="dot" w:pos="9350"/>
            </w:tabs>
            <w:rPr>
              <w:del w:id="771" w:author="David Conklin" w:date="2021-04-07T06:46:00Z"/>
              <w:rFonts w:eastAsiaTheme="minorEastAsia"/>
              <w:noProof/>
            </w:rPr>
          </w:pPr>
          <w:del w:id="77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"_Toc67556568"</w:delInstrText>
            </w:r>
            <w:r w:rsidRPr="00D40569" w:rsidDel="002C300B">
              <w:rPr>
                <w:rStyle w:val="Hyperlink"/>
                <w:noProof/>
              </w:rPr>
              <w:delInstrText xml:space="preserve"> </w:delInstrText>
            </w:r>
            <w:r w:rsidRPr="00D40569" w:rsidDel="002C300B">
              <w:rPr>
                <w:rStyle w:val="Hyperlink"/>
                <w:noProof/>
              </w:rPr>
              <w:fldChar w:fldCharType="separate"/>
            </w:r>
          </w:del>
          <w:ins w:id="773" w:author="David Conklin" w:date="2021-04-12T14:55:00Z">
            <w:r w:rsidR="00B86E24">
              <w:rPr>
                <w:rStyle w:val="Hyperlink"/>
                <w:b/>
                <w:bCs/>
                <w:noProof/>
              </w:rPr>
              <w:t>Error! Hyperlink reference not valid.</w:t>
            </w:r>
          </w:ins>
          <w:del w:id="774" w:author="David Conklin" w:date="2021-04-07T06:46:00Z">
            <w:r w:rsidRPr="00D40569" w:rsidDel="002C300B">
              <w:rPr>
                <w:rStyle w:val="Hyperlink"/>
                <w:noProof/>
              </w:rPr>
              <w:delText>Reach parameters</w:delText>
            </w:r>
            <w:r w:rsidDel="002C300B">
              <w:rPr>
                <w:noProof/>
                <w:webHidden/>
              </w:rPr>
              <w:tab/>
            </w:r>
            <w:r w:rsidDel="002C300B">
              <w:rPr>
                <w:noProof/>
                <w:webHidden/>
              </w:rPr>
              <w:fldChar w:fldCharType="begin"/>
            </w:r>
            <w:r w:rsidDel="002C300B">
              <w:rPr>
                <w:noProof/>
                <w:webHidden/>
              </w:rPr>
              <w:delInstrText xml:space="preserve"> PAGEREF _Toc67556568 \h </w:delInstrText>
            </w:r>
            <w:r w:rsidDel="002C300B">
              <w:rPr>
                <w:noProof/>
                <w:webHidden/>
              </w:rPr>
              <w:fldChar w:fldCharType="separate"/>
            </w:r>
          </w:del>
          <w:ins w:id="775" w:author="David Conklin" w:date="2021-04-12T14:57:00Z">
            <w:r w:rsidR="00B86E24">
              <w:rPr>
                <w:b/>
                <w:bCs/>
                <w:noProof/>
                <w:webHidden/>
              </w:rPr>
              <w:t>Error! Bookmark not defined.</w:t>
            </w:r>
          </w:ins>
          <w:del w:id="776" w:author="David Conklin" w:date="2021-04-07T06:46:00Z">
            <w:r w:rsidDel="002C300B">
              <w:rPr>
                <w:noProof/>
                <w:webHidden/>
              </w:rPr>
              <w:delText>46</w:delText>
            </w:r>
            <w:r w:rsidDel="002C300B">
              <w:rPr>
                <w:noProof/>
                <w:webHidden/>
              </w:rPr>
              <w:fldChar w:fldCharType="end"/>
            </w:r>
            <w:r w:rsidRPr="00D40569" w:rsidDel="002C300B">
              <w:rPr>
                <w:rStyle w:val="Hyperlink"/>
                <w:noProof/>
              </w:rPr>
              <w:fldChar w:fldCharType="end"/>
            </w:r>
          </w:del>
        </w:p>
        <w:p w14:paraId="635CA1D2" w14:textId="466C8C6E" w:rsidR="000E6390" w:rsidDel="002C300B" w:rsidRDefault="000E6390">
          <w:pPr>
            <w:pStyle w:val="TOC2"/>
            <w:tabs>
              <w:tab w:val="right" w:leader="dot" w:pos="9350"/>
            </w:tabs>
            <w:rPr>
              <w:del w:id="777" w:author="David Conklin" w:date="2021-04-07T06:46:00Z"/>
              <w:rFonts w:eastAsiaTheme="minorEastAsia"/>
              <w:noProof/>
            </w:rPr>
          </w:pPr>
          <w:del w:id="77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"_Toc67556569"</w:delInstrText>
            </w:r>
            <w:r w:rsidRPr="00D40569" w:rsidDel="002C300B">
              <w:rPr>
                <w:rStyle w:val="Hyperlink"/>
                <w:noProof/>
              </w:rPr>
              <w:delInstrText xml:space="preserve"> </w:delInstrText>
            </w:r>
            <w:r w:rsidRPr="00D40569" w:rsidDel="002C300B">
              <w:rPr>
                <w:rStyle w:val="Hyperlink"/>
                <w:noProof/>
              </w:rPr>
              <w:fldChar w:fldCharType="separate"/>
            </w:r>
          </w:del>
          <w:ins w:id="779" w:author="David Conklin" w:date="2021-04-12T14:55:00Z">
            <w:r w:rsidR="00B86E24">
              <w:rPr>
                <w:rStyle w:val="Hyperlink"/>
                <w:b/>
                <w:bCs/>
                <w:noProof/>
              </w:rPr>
              <w:t>Error! Hyperlink reference not valid.</w:t>
            </w:r>
          </w:ins>
          <w:del w:id="780" w:author="David Conklin" w:date="2021-04-07T06:46:00Z">
            <w:r w:rsidRPr="00D40569" w:rsidDel="002C300B">
              <w:rPr>
                <w:rStyle w:val="Hyperlink"/>
                <w:noProof/>
              </w:rPr>
              <w:delText>Implementation of the exchange of water between the wetland and the reach</w:delText>
            </w:r>
            <w:r w:rsidDel="002C300B">
              <w:rPr>
                <w:noProof/>
                <w:webHidden/>
              </w:rPr>
              <w:tab/>
            </w:r>
            <w:r w:rsidDel="002C300B">
              <w:rPr>
                <w:noProof/>
                <w:webHidden/>
              </w:rPr>
              <w:fldChar w:fldCharType="begin"/>
            </w:r>
            <w:r w:rsidDel="002C300B">
              <w:rPr>
                <w:noProof/>
                <w:webHidden/>
              </w:rPr>
              <w:delInstrText xml:space="preserve"> PAGEREF _Toc67556569 \h </w:delInstrText>
            </w:r>
            <w:r w:rsidDel="002C300B">
              <w:rPr>
                <w:noProof/>
                <w:webHidden/>
              </w:rPr>
              <w:fldChar w:fldCharType="separate"/>
            </w:r>
          </w:del>
          <w:ins w:id="781" w:author="David Conklin" w:date="2021-04-12T14:57:00Z">
            <w:r w:rsidR="00B86E24">
              <w:rPr>
                <w:b/>
                <w:bCs/>
                <w:noProof/>
                <w:webHidden/>
              </w:rPr>
              <w:t>Error! Bookmark not defined.</w:t>
            </w:r>
          </w:ins>
          <w:del w:id="782" w:author="David Conklin" w:date="2021-04-07T06:46:00Z">
            <w:r w:rsidDel="002C300B">
              <w:rPr>
                <w:noProof/>
                <w:webHidden/>
              </w:rPr>
              <w:delText>47</w:delText>
            </w:r>
            <w:r w:rsidDel="002C300B">
              <w:rPr>
                <w:noProof/>
                <w:webHidden/>
              </w:rPr>
              <w:fldChar w:fldCharType="end"/>
            </w:r>
            <w:r w:rsidRPr="00D40569" w:rsidDel="002C300B">
              <w:rPr>
                <w:rStyle w:val="Hyperlink"/>
                <w:noProof/>
              </w:rPr>
              <w:fldChar w:fldCharType="end"/>
            </w:r>
          </w:del>
        </w:p>
        <w:p w14:paraId="73B8DEC9" w14:textId="68297426" w:rsidR="000E6390" w:rsidDel="002C300B" w:rsidRDefault="000E6390">
          <w:pPr>
            <w:pStyle w:val="TOC2"/>
            <w:tabs>
              <w:tab w:val="right" w:leader="dot" w:pos="9350"/>
            </w:tabs>
            <w:rPr>
              <w:del w:id="783" w:author="David Conklin" w:date="2021-04-07T06:46:00Z"/>
              <w:rFonts w:eastAsiaTheme="minorEastAsia"/>
              <w:noProof/>
            </w:rPr>
          </w:pPr>
          <w:del w:id="78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"_Toc67556570"</w:delInstrText>
            </w:r>
            <w:r w:rsidRPr="00D40569" w:rsidDel="002C300B">
              <w:rPr>
                <w:rStyle w:val="Hyperlink"/>
                <w:noProof/>
              </w:rPr>
              <w:delInstrText xml:space="preserve"> </w:delInstrText>
            </w:r>
            <w:r w:rsidRPr="00D40569" w:rsidDel="002C300B">
              <w:rPr>
                <w:rStyle w:val="Hyperlink"/>
                <w:noProof/>
              </w:rPr>
              <w:fldChar w:fldCharType="separate"/>
            </w:r>
          </w:del>
          <w:ins w:id="785" w:author="David Conklin" w:date="2021-04-12T14:55:00Z">
            <w:r w:rsidR="00B86E24">
              <w:rPr>
                <w:rStyle w:val="Hyperlink"/>
                <w:b/>
                <w:bCs/>
                <w:noProof/>
              </w:rPr>
              <w:t>Error! Hyperlink reference not valid.</w:t>
            </w:r>
          </w:ins>
          <w:del w:id="786" w:author="David Conklin" w:date="2021-04-07T06:46:00Z">
            <w:r w:rsidRPr="00D40569" w:rsidDel="002C300B">
              <w:rPr>
                <w:rStyle w:val="Hyperlink"/>
                <w:noProof/>
              </w:rPr>
              <w:delText>Standing water temperature</w:delText>
            </w:r>
            <w:r w:rsidDel="002C300B">
              <w:rPr>
                <w:noProof/>
                <w:webHidden/>
              </w:rPr>
              <w:tab/>
            </w:r>
            <w:r w:rsidDel="002C300B">
              <w:rPr>
                <w:noProof/>
                <w:webHidden/>
              </w:rPr>
              <w:fldChar w:fldCharType="begin"/>
            </w:r>
            <w:r w:rsidDel="002C300B">
              <w:rPr>
                <w:noProof/>
                <w:webHidden/>
              </w:rPr>
              <w:delInstrText xml:space="preserve"> PAGEREF _Toc67556570 \h </w:delInstrText>
            </w:r>
            <w:r w:rsidDel="002C300B">
              <w:rPr>
                <w:noProof/>
                <w:webHidden/>
              </w:rPr>
              <w:fldChar w:fldCharType="separate"/>
            </w:r>
          </w:del>
          <w:ins w:id="787" w:author="David Conklin" w:date="2021-04-12T14:57:00Z">
            <w:r w:rsidR="00B86E24">
              <w:rPr>
                <w:b/>
                <w:bCs/>
                <w:noProof/>
                <w:webHidden/>
              </w:rPr>
              <w:t>Error! Bookmark not defined.</w:t>
            </w:r>
          </w:ins>
          <w:del w:id="788" w:author="David Conklin" w:date="2021-04-07T06:46:00Z">
            <w:r w:rsidDel="002C300B">
              <w:rPr>
                <w:noProof/>
                <w:webHidden/>
              </w:rPr>
              <w:delText>48</w:delText>
            </w:r>
            <w:r w:rsidDel="002C300B">
              <w:rPr>
                <w:noProof/>
                <w:webHidden/>
              </w:rPr>
              <w:fldChar w:fldCharType="end"/>
            </w:r>
            <w:r w:rsidRPr="00D40569" w:rsidDel="002C300B">
              <w:rPr>
                <w:rStyle w:val="Hyperlink"/>
                <w:noProof/>
              </w:rPr>
              <w:fldChar w:fldCharType="end"/>
            </w:r>
          </w:del>
        </w:p>
        <w:p w14:paraId="1647BBA2" w14:textId="171DA6F4" w:rsidR="000E6390" w:rsidDel="002C300B" w:rsidRDefault="000E6390">
          <w:pPr>
            <w:pStyle w:val="TOC2"/>
            <w:tabs>
              <w:tab w:val="right" w:leader="dot" w:pos="9350"/>
            </w:tabs>
            <w:rPr>
              <w:del w:id="789" w:author="David Conklin" w:date="2021-04-07T06:46:00Z"/>
              <w:rFonts w:eastAsiaTheme="minorEastAsia"/>
              <w:noProof/>
            </w:rPr>
          </w:pPr>
          <w:del w:id="79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"_Toc67556571"</w:delInstrText>
            </w:r>
            <w:r w:rsidRPr="00D40569" w:rsidDel="002C300B">
              <w:rPr>
                <w:rStyle w:val="Hyperlink"/>
                <w:noProof/>
              </w:rPr>
              <w:delInstrText xml:space="preserve"> </w:delInstrText>
            </w:r>
            <w:r w:rsidRPr="00D40569" w:rsidDel="002C300B">
              <w:rPr>
                <w:rStyle w:val="Hyperlink"/>
                <w:noProof/>
              </w:rPr>
              <w:fldChar w:fldCharType="separate"/>
            </w:r>
          </w:del>
          <w:ins w:id="791" w:author="David Conklin" w:date="2021-04-12T14:55:00Z">
            <w:r w:rsidR="00B86E24">
              <w:rPr>
                <w:rStyle w:val="Hyperlink"/>
                <w:b/>
                <w:bCs/>
                <w:noProof/>
              </w:rPr>
              <w:t>Error! Hyperlink reference not valid.</w:t>
            </w:r>
          </w:ins>
          <w:del w:id="792" w:author="David Conklin" w:date="2021-04-07T06:46:00Z">
            <w:r w:rsidRPr="00D40569" w:rsidDel="002C300B">
              <w:rPr>
                <w:rStyle w:val="Hyperlink"/>
                <w:noProof/>
              </w:rPr>
              <w:delText>Evapotranspiration from wetlands</w:delText>
            </w:r>
            <w:r w:rsidDel="002C300B">
              <w:rPr>
                <w:noProof/>
                <w:webHidden/>
              </w:rPr>
              <w:tab/>
            </w:r>
            <w:r w:rsidDel="002C300B">
              <w:rPr>
                <w:noProof/>
                <w:webHidden/>
              </w:rPr>
              <w:fldChar w:fldCharType="begin"/>
            </w:r>
            <w:r w:rsidDel="002C300B">
              <w:rPr>
                <w:noProof/>
                <w:webHidden/>
              </w:rPr>
              <w:delInstrText xml:space="preserve"> PAGEREF _Toc67556571 \h </w:delInstrText>
            </w:r>
            <w:r w:rsidDel="002C300B">
              <w:rPr>
                <w:noProof/>
                <w:webHidden/>
              </w:rPr>
              <w:fldChar w:fldCharType="separate"/>
            </w:r>
          </w:del>
          <w:ins w:id="793" w:author="David Conklin" w:date="2021-04-12T14:57:00Z">
            <w:r w:rsidR="00B86E24">
              <w:rPr>
                <w:b/>
                <w:bCs/>
                <w:noProof/>
                <w:webHidden/>
              </w:rPr>
              <w:t>Error! Bookmark not defined.</w:t>
            </w:r>
          </w:ins>
          <w:del w:id="794" w:author="David Conklin" w:date="2021-04-07T06:46:00Z">
            <w:r w:rsidDel="002C300B">
              <w:rPr>
                <w:noProof/>
                <w:webHidden/>
              </w:rPr>
              <w:delText>48</w:delText>
            </w:r>
            <w:r w:rsidDel="002C300B">
              <w:rPr>
                <w:noProof/>
                <w:webHidden/>
              </w:rPr>
              <w:fldChar w:fldCharType="end"/>
            </w:r>
            <w:r w:rsidRPr="00D40569" w:rsidDel="002C300B">
              <w:rPr>
                <w:rStyle w:val="Hyperlink"/>
                <w:noProof/>
              </w:rPr>
              <w:fldChar w:fldCharType="end"/>
            </w:r>
          </w:del>
        </w:p>
        <w:p w14:paraId="58F5FE02" w14:textId="5E99A1F5" w:rsidR="000E6390" w:rsidDel="002C300B" w:rsidRDefault="000E6390">
          <w:pPr>
            <w:pStyle w:val="TOC2"/>
            <w:tabs>
              <w:tab w:val="right" w:leader="dot" w:pos="9350"/>
            </w:tabs>
            <w:rPr>
              <w:del w:id="795" w:author="David Conklin" w:date="2021-04-07T06:46:00Z"/>
              <w:rFonts w:eastAsiaTheme="minorEastAsia"/>
              <w:noProof/>
            </w:rPr>
          </w:pPr>
          <w:del w:id="79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"_Toc67556572"</w:delInstrText>
            </w:r>
            <w:r w:rsidRPr="00D40569" w:rsidDel="002C300B">
              <w:rPr>
                <w:rStyle w:val="Hyperlink"/>
                <w:noProof/>
              </w:rPr>
              <w:delInstrText xml:space="preserve"> </w:delInstrText>
            </w:r>
            <w:r w:rsidRPr="00D40569" w:rsidDel="002C300B">
              <w:rPr>
                <w:rStyle w:val="Hyperlink"/>
                <w:noProof/>
              </w:rPr>
              <w:fldChar w:fldCharType="separate"/>
            </w:r>
          </w:del>
          <w:ins w:id="797" w:author="David Conklin" w:date="2021-04-12T14:55:00Z">
            <w:r w:rsidR="00B86E24">
              <w:rPr>
                <w:rStyle w:val="Hyperlink"/>
                <w:b/>
                <w:bCs/>
                <w:noProof/>
              </w:rPr>
              <w:t>Error! Hyperlink reference not valid.</w:t>
            </w:r>
          </w:ins>
          <w:del w:id="798" w:author="David Conklin" w:date="2021-04-07T06:46:00Z">
            <w:r w:rsidRPr="00D40569" w:rsidDel="002C300B">
              <w:rPr>
                <w:rStyle w:val="Hyperlink"/>
                <w:noProof/>
              </w:rPr>
              <w:delText>Loss (or gain) of wetlands</w:delText>
            </w:r>
            <w:r w:rsidDel="002C300B">
              <w:rPr>
                <w:noProof/>
                <w:webHidden/>
              </w:rPr>
              <w:tab/>
            </w:r>
            <w:r w:rsidDel="002C300B">
              <w:rPr>
                <w:noProof/>
                <w:webHidden/>
              </w:rPr>
              <w:fldChar w:fldCharType="begin"/>
            </w:r>
            <w:r w:rsidDel="002C300B">
              <w:rPr>
                <w:noProof/>
                <w:webHidden/>
              </w:rPr>
              <w:delInstrText xml:space="preserve"> PAGEREF _Toc67556572 \h </w:delInstrText>
            </w:r>
            <w:r w:rsidDel="002C300B">
              <w:rPr>
                <w:noProof/>
                <w:webHidden/>
              </w:rPr>
              <w:fldChar w:fldCharType="separate"/>
            </w:r>
          </w:del>
          <w:ins w:id="799" w:author="David Conklin" w:date="2021-04-12T14:57:00Z">
            <w:r w:rsidR="00B86E24">
              <w:rPr>
                <w:b/>
                <w:bCs/>
                <w:noProof/>
                <w:webHidden/>
              </w:rPr>
              <w:t>Error! Bookmark not defined.</w:t>
            </w:r>
          </w:ins>
          <w:del w:id="800" w:author="David Conklin" w:date="2021-04-07T06:46:00Z">
            <w:r w:rsidDel="002C300B">
              <w:rPr>
                <w:noProof/>
                <w:webHidden/>
              </w:rPr>
              <w:delText>48</w:delText>
            </w:r>
            <w:r w:rsidDel="002C300B">
              <w:rPr>
                <w:noProof/>
                <w:webHidden/>
              </w:rPr>
              <w:fldChar w:fldCharType="end"/>
            </w:r>
            <w:r w:rsidRPr="00D40569" w:rsidDel="002C300B">
              <w:rPr>
                <w:rStyle w:val="Hyperlink"/>
                <w:noProof/>
              </w:rPr>
              <w:fldChar w:fldCharType="end"/>
            </w:r>
          </w:del>
        </w:p>
        <w:p w14:paraId="701E697E" w14:textId="438F9A17" w:rsidR="000E6390" w:rsidDel="002C300B" w:rsidRDefault="000E6390">
          <w:pPr>
            <w:pStyle w:val="TOC2"/>
            <w:tabs>
              <w:tab w:val="right" w:leader="dot" w:pos="9350"/>
            </w:tabs>
            <w:rPr>
              <w:del w:id="801" w:author="David Conklin" w:date="2021-04-07T06:46:00Z"/>
              <w:rFonts w:eastAsiaTheme="minorEastAsia"/>
              <w:noProof/>
            </w:rPr>
          </w:pPr>
          <w:del w:id="80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"_Toc67556573"</w:delInstrText>
            </w:r>
            <w:r w:rsidRPr="00D40569" w:rsidDel="002C300B">
              <w:rPr>
                <w:rStyle w:val="Hyperlink"/>
                <w:noProof/>
              </w:rPr>
              <w:delInstrText xml:space="preserve"> </w:delInstrText>
            </w:r>
            <w:r w:rsidRPr="00D40569" w:rsidDel="002C300B">
              <w:rPr>
                <w:rStyle w:val="Hyperlink"/>
                <w:noProof/>
              </w:rPr>
              <w:fldChar w:fldCharType="separate"/>
            </w:r>
          </w:del>
          <w:ins w:id="803" w:author="David Conklin" w:date="2021-04-12T14:55:00Z">
            <w:r w:rsidR="00B86E24">
              <w:rPr>
                <w:rStyle w:val="Hyperlink"/>
                <w:b/>
                <w:bCs/>
                <w:noProof/>
              </w:rPr>
              <w:t>Error! Hyperlink reference not valid.</w:t>
            </w:r>
          </w:ins>
          <w:del w:id="804" w:author="David Conklin" w:date="2021-04-07T06:46:00Z">
            <w:r w:rsidRPr="00D40569" w:rsidDel="002C300B">
              <w:rPr>
                <w:rStyle w:val="Hyperlink"/>
                <w:noProof/>
              </w:rPr>
              <w:delText>Reality check</w:delText>
            </w:r>
            <w:r w:rsidDel="002C300B">
              <w:rPr>
                <w:noProof/>
                <w:webHidden/>
              </w:rPr>
              <w:tab/>
            </w:r>
            <w:r w:rsidDel="002C300B">
              <w:rPr>
                <w:noProof/>
                <w:webHidden/>
              </w:rPr>
              <w:fldChar w:fldCharType="begin"/>
            </w:r>
            <w:r w:rsidDel="002C300B">
              <w:rPr>
                <w:noProof/>
                <w:webHidden/>
              </w:rPr>
              <w:delInstrText xml:space="preserve"> PAGEREF _Toc67556573 \h </w:delInstrText>
            </w:r>
            <w:r w:rsidDel="002C300B">
              <w:rPr>
                <w:noProof/>
                <w:webHidden/>
              </w:rPr>
              <w:fldChar w:fldCharType="separate"/>
            </w:r>
          </w:del>
          <w:ins w:id="805" w:author="David Conklin" w:date="2021-04-12T14:57:00Z">
            <w:r w:rsidR="00B86E24">
              <w:rPr>
                <w:b/>
                <w:bCs/>
                <w:noProof/>
                <w:webHidden/>
              </w:rPr>
              <w:t>Error! Bookmark not defined.</w:t>
            </w:r>
          </w:ins>
          <w:del w:id="806" w:author="David Conklin" w:date="2021-04-07T06:46:00Z">
            <w:r w:rsidDel="002C300B">
              <w:rPr>
                <w:noProof/>
                <w:webHidden/>
              </w:rPr>
              <w:delText>49</w:delText>
            </w:r>
            <w:r w:rsidDel="002C300B">
              <w:rPr>
                <w:noProof/>
                <w:webHidden/>
              </w:rPr>
              <w:fldChar w:fldCharType="end"/>
            </w:r>
            <w:r w:rsidRPr="00D40569" w:rsidDel="002C300B">
              <w:rPr>
                <w:rStyle w:val="Hyperlink"/>
                <w:noProof/>
              </w:rPr>
              <w:fldChar w:fldCharType="end"/>
            </w:r>
          </w:del>
        </w:p>
        <w:p w14:paraId="59C1EDA6" w14:textId="21240E69" w:rsidR="000E6390" w:rsidDel="002C300B" w:rsidRDefault="000E6390">
          <w:pPr>
            <w:pStyle w:val="TOC2"/>
            <w:tabs>
              <w:tab w:val="right" w:leader="dot" w:pos="9350"/>
            </w:tabs>
            <w:rPr>
              <w:del w:id="807" w:author="David Conklin" w:date="2021-04-07T06:46:00Z"/>
              <w:rFonts w:eastAsiaTheme="minorEastAsia"/>
              <w:noProof/>
            </w:rPr>
          </w:pPr>
          <w:del w:id="80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"_Toc67556574"</w:delInstrText>
            </w:r>
            <w:r w:rsidRPr="00D40569" w:rsidDel="002C300B">
              <w:rPr>
                <w:rStyle w:val="Hyperlink"/>
                <w:noProof/>
              </w:rPr>
              <w:delInstrText xml:space="preserve"> </w:delInstrText>
            </w:r>
            <w:r w:rsidRPr="00D40569" w:rsidDel="002C300B">
              <w:rPr>
                <w:rStyle w:val="Hyperlink"/>
                <w:noProof/>
              </w:rPr>
              <w:fldChar w:fldCharType="separate"/>
            </w:r>
          </w:del>
          <w:ins w:id="809" w:author="David Conklin" w:date="2021-04-12T14:55:00Z">
            <w:r w:rsidR="00B86E24">
              <w:rPr>
                <w:rStyle w:val="Hyperlink"/>
                <w:b/>
                <w:bCs/>
                <w:noProof/>
              </w:rPr>
              <w:t>Error! Hyperlink reference not valid.</w:t>
            </w:r>
          </w:ins>
          <w:del w:id="810" w:author="David Conklin" w:date="2021-04-07T06:46:00Z">
            <w:r w:rsidRPr="00D40569" w:rsidDel="002C300B">
              <w:rPr>
                <w:rStyle w:val="Hyperlink"/>
                <w:noProof/>
              </w:rPr>
              <w:delText>High Cascades Springs</w:delText>
            </w:r>
            <w:r w:rsidDel="002C300B">
              <w:rPr>
                <w:noProof/>
                <w:webHidden/>
              </w:rPr>
              <w:tab/>
            </w:r>
            <w:r w:rsidDel="002C300B">
              <w:rPr>
                <w:noProof/>
                <w:webHidden/>
              </w:rPr>
              <w:fldChar w:fldCharType="begin"/>
            </w:r>
            <w:r w:rsidDel="002C300B">
              <w:rPr>
                <w:noProof/>
                <w:webHidden/>
              </w:rPr>
              <w:delInstrText xml:space="preserve"> PAGEREF _Toc67556574 \h </w:delInstrText>
            </w:r>
            <w:r w:rsidDel="002C300B">
              <w:rPr>
                <w:noProof/>
                <w:webHidden/>
              </w:rPr>
              <w:fldChar w:fldCharType="separate"/>
            </w:r>
          </w:del>
          <w:ins w:id="811" w:author="David Conklin" w:date="2021-04-12T14:57:00Z">
            <w:r w:rsidR="00B86E24">
              <w:rPr>
                <w:b/>
                <w:bCs/>
                <w:noProof/>
                <w:webHidden/>
              </w:rPr>
              <w:t>Error! Bookmark not defined.</w:t>
            </w:r>
          </w:ins>
          <w:del w:id="812" w:author="David Conklin" w:date="2021-04-07T06:46:00Z">
            <w:r w:rsidDel="002C300B">
              <w:rPr>
                <w:noProof/>
                <w:webHidden/>
              </w:rPr>
              <w:delText>50</w:delText>
            </w:r>
            <w:r w:rsidDel="002C300B">
              <w:rPr>
                <w:noProof/>
                <w:webHidden/>
              </w:rPr>
              <w:fldChar w:fldCharType="end"/>
            </w:r>
            <w:r w:rsidRPr="00D40569" w:rsidDel="002C300B">
              <w:rPr>
                <w:rStyle w:val="Hyperlink"/>
                <w:noProof/>
              </w:rPr>
              <w:fldChar w:fldCharType="end"/>
            </w:r>
          </w:del>
        </w:p>
        <w:p w14:paraId="7FC6E247" w14:textId="501C4253" w:rsidR="000E6390" w:rsidDel="002C300B" w:rsidRDefault="000E6390">
          <w:pPr>
            <w:pStyle w:val="TOC2"/>
            <w:tabs>
              <w:tab w:val="right" w:leader="dot" w:pos="9350"/>
            </w:tabs>
            <w:rPr>
              <w:del w:id="813" w:author="David Conklin" w:date="2021-04-07T06:46:00Z"/>
              <w:rFonts w:eastAsiaTheme="minorEastAsia"/>
              <w:noProof/>
            </w:rPr>
          </w:pPr>
          <w:del w:id="81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"_Toc67556575"</w:delInstrText>
            </w:r>
            <w:r w:rsidRPr="00D40569" w:rsidDel="002C300B">
              <w:rPr>
                <w:rStyle w:val="Hyperlink"/>
                <w:noProof/>
              </w:rPr>
              <w:delInstrText xml:space="preserve"> </w:delInstrText>
            </w:r>
            <w:r w:rsidRPr="00D40569" w:rsidDel="002C300B">
              <w:rPr>
                <w:rStyle w:val="Hyperlink"/>
                <w:noProof/>
              </w:rPr>
              <w:fldChar w:fldCharType="separate"/>
            </w:r>
          </w:del>
          <w:ins w:id="815" w:author="David Conklin" w:date="2021-04-12T14:55:00Z">
            <w:r w:rsidR="00B86E24">
              <w:rPr>
                <w:rStyle w:val="Hyperlink"/>
                <w:b/>
                <w:bCs/>
                <w:noProof/>
              </w:rPr>
              <w:t>Error! Hyperlink reference not valid.</w:t>
            </w:r>
          </w:ins>
          <w:del w:id="816" w:author="David Conklin" w:date="2021-04-07T06:46:00Z">
            <w:r w:rsidRPr="00D40569" w:rsidDel="002C300B">
              <w:rPr>
                <w:rStyle w:val="Hyperlink"/>
                <w:noProof/>
              </w:rPr>
              <w:delText>Calibration and simulation skill</w:delText>
            </w:r>
            <w:r w:rsidDel="002C300B">
              <w:rPr>
                <w:noProof/>
                <w:webHidden/>
              </w:rPr>
              <w:tab/>
            </w:r>
            <w:r w:rsidDel="002C300B">
              <w:rPr>
                <w:noProof/>
                <w:webHidden/>
              </w:rPr>
              <w:fldChar w:fldCharType="begin"/>
            </w:r>
            <w:r w:rsidDel="002C300B">
              <w:rPr>
                <w:noProof/>
                <w:webHidden/>
              </w:rPr>
              <w:delInstrText xml:space="preserve"> PAGEREF _Toc67556575 \h </w:delInstrText>
            </w:r>
            <w:r w:rsidDel="002C300B">
              <w:rPr>
                <w:noProof/>
                <w:webHidden/>
              </w:rPr>
              <w:fldChar w:fldCharType="separate"/>
            </w:r>
          </w:del>
          <w:ins w:id="817" w:author="David Conklin" w:date="2021-04-12T14:57:00Z">
            <w:r w:rsidR="00B86E24">
              <w:rPr>
                <w:b/>
                <w:bCs/>
                <w:noProof/>
                <w:webHidden/>
              </w:rPr>
              <w:t>Error! Bookmark not defined.</w:t>
            </w:r>
          </w:ins>
          <w:del w:id="818" w:author="David Conklin" w:date="2021-04-07T06:46:00Z">
            <w:r w:rsidDel="002C300B">
              <w:rPr>
                <w:noProof/>
                <w:webHidden/>
              </w:rPr>
              <w:delText>52</w:delText>
            </w:r>
            <w:r w:rsidDel="002C300B">
              <w:rPr>
                <w:noProof/>
                <w:webHidden/>
              </w:rPr>
              <w:fldChar w:fldCharType="end"/>
            </w:r>
            <w:r w:rsidRPr="00D40569" w:rsidDel="002C300B">
              <w:rPr>
                <w:rStyle w:val="Hyperlink"/>
                <w:noProof/>
              </w:rPr>
              <w:fldChar w:fldCharType="end"/>
            </w:r>
          </w:del>
        </w:p>
        <w:p w14:paraId="0BE3A9FE" w14:textId="4F5E433B" w:rsidR="000E6390" w:rsidDel="002C300B" w:rsidRDefault="000E6390">
          <w:pPr>
            <w:pStyle w:val="TOC2"/>
            <w:tabs>
              <w:tab w:val="right" w:leader="dot" w:pos="9350"/>
            </w:tabs>
            <w:rPr>
              <w:del w:id="819" w:author="David Conklin" w:date="2021-04-07T06:46:00Z"/>
              <w:rFonts w:eastAsiaTheme="minorEastAsia"/>
              <w:noProof/>
            </w:rPr>
          </w:pPr>
          <w:del w:id="82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"_Toc67556576"</w:delInstrText>
            </w:r>
            <w:r w:rsidRPr="00D40569" w:rsidDel="002C300B">
              <w:rPr>
                <w:rStyle w:val="Hyperlink"/>
                <w:noProof/>
              </w:rPr>
              <w:delInstrText xml:space="preserve"> </w:delInstrText>
            </w:r>
            <w:r w:rsidRPr="00D40569" w:rsidDel="002C300B">
              <w:rPr>
                <w:rStyle w:val="Hyperlink"/>
                <w:noProof/>
              </w:rPr>
              <w:fldChar w:fldCharType="separate"/>
            </w:r>
          </w:del>
          <w:ins w:id="821" w:author="David Conklin" w:date="2021-04-12T14:55:00Z">
            <w:r w:rsidR="00B86E24">
              <w:rPr>
                <w:rStyle w:val="Hyperlink"/>
                <w:b/>
                <w:bCs/>
                <w:noProof/>
              </w:rPr>
              <w:t>Error! Hyperlink reference not valid.</w:t>
            </w:r>
          </w:ins>
          <w:del w:id="822" w:author="David Conklin" w:date="2021-04-07T06:46:00Z">
            <w:r w:rsidRPr="00D40569" w:rsidDel="002C300B">
              <w:rPr>
                <w:rStyle w:val="Hyperlink"/>
                <w:noProof/>
              </w:rPr>
              <w:delText>Analysis of locations where the model has low skill</w:delText>
            </w:r>
            <w:r w:rsidDel="002C300B">
              <w:rPr>
                <w:noProof/>
                <w:webHidden/>
              </w:rPr>
              <w:tab/>
            </w:r>
            <w:r w:rsidDel="002C300B">
              <w:rPr>
                <w:noProof/>
                <w:webHidden/>
              </w:rPr>
              <w:fldChar w:fldCharType="begin"/>
            </w:r>
            <w:r w:rsidDel="002C300B">
              <w:rPr>
                <w:noProof/>
                <w:webHidden/>
              </w:rPr>
              <w:delInstrText xml:space="preserve"> PAGEREF _Toc67556576 \h </w:delInstrText>
            </w:r>
            <w:r w:rsidDel="002C300B">
              <w:rPr>
                <w:noProof/>
                <w:webHidden/>
              </w:rPr>
              <w:fldChar w:fldCharType="separate"/>
            </w:r>
          </w:del>
          <w:ins w:id="823" w:author="David Conklin" w:date="2021-04-12T14:57:00Z">
            <w:r w:rsidR="00B86E24">
              <w:rPr>
                <w:b/>
                <w:bCs/>
                <w:noProof/>
                <w:webHidden/>
              </w:rPr>
              <w:t>Error! Bookmark not defined.</w:t>
            </w:r>
          </w:ins>
          <w:del w:id="824" w:author="David Conklin" w:date="2021-04-07T06:46:00Z">
            <w:r w:rsidDel="002C300B">
              <w:rPr>
                <w:noProof/>
                <w:webHidden/>
              </w:rPr>
              <w:delText>55</w:delText>
            </w:r>
            <w:r w:rsidDel="002C300B">
              <w:rPr>
                <w:noProof/>
                <w:webHidden/>
              </w:rPr>
              <w:fldChar w:fldCharType="end"/>
            </w:r>
            <w:r w:rsidRPr="00D40569" w:rsidDel="002C300B">
              <w:rPr>
                <w:rStyle w:val="Hyperlink"/>
                <w:noProof/>
              </w:rPr>
              <w:fldChar w:fldCharType="end"/>
            </w:r>
          </w:del>
        </w:p>
        <w:p w14:paraId="37FD33D7" w14:textId="73DADA8C" w:rsidR="000E6390" w:rsidDel="002C300B" w:rsidRDefault="000E6390">
          <w:pPr>
            <w:pStyle w:val="TOC2"/>
            <w:tabs>
              <w:tab w:val="right" w:leader="dot" w:pos="9350"/>
            </w:tabs>
            <w:rPr>
              <w:del w:id="825" w:author="David Conklin" w:date="2021-04-07T06:46:00Z"/>
              <w:rFonts w:eastAsiaTheme="minorEastAsia"/>
              <w:noProof/>
            </w:rPr>
          </w:pPr>
          <w:del w:id="82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"_Toc67556577"</w:delInstrText>
            </w:r>
            <w:r w:rsidRPr="00D40569" w:rsidDel="002C300B">
              <w:rPr>
                <w:rStyle w:val="Hyperlink"/>
                <w:noProof/>
              </w:rPr>
              <w:delInstrText xml:space="preserve"> </w:delInstrText>
            </w:r>
            <w:r w:rsidRPr="00D40569" w:rsidDel="002C300B">
              <w:rPr>
                <w:rStyle w:val="Hyperlink"/>
                <w:noProof/>
              </w:rPr>
              <w:fldChar w:fldCharType="separate"/>
            </w:r>
          </w:del>
          <w:ins w:id="827" w:author="David Conklin" w:date="2021-04-12T14:55:00Z">
            <w:r w:rsidR="00B86E24">
              <w:rPr>
                <w:rStyle w:val="Hyperlink"/>
                <w:b/>
                <w:bCs/>
                <w:noProof/>
              </w:rPr>
              <w:t>Error! Hyperlink reference not valid.</w:t>
            </w:r>
          </w:ins>
          <w:del w:id="828" w:author="David Conklin" w:date="2021-04-07T06:46:00Z">
            <w:r w:rsidRPr="00D40569" w:rsidDel="002C300B">
              <w:rPr>
                <w:rStyle w:val="Hyperlink"/>
                <w:noProof/>
              </w:rPr>
              <w:delText>Simulated McKenzie basin water budget and thermal energy budget</w:delText>
            </w:r>
            <w:r w:rsidDel="002C300B">
              <w:rPr>
                <w:noProof/>
                <w:webHidden/>
              </w:rPr>
              <w:tab/>
            </w:r>
            <w:r w:rsidDel="002C300B">
              <w:rPr>
                <w:noProof/>
                <w:webHidden/>
              </w:rPr>
              <w:fldChar w:fldCharType="begin"/>
            </w:r>
            <w:r w:rsidDel="002C300B">
              <w:rPr>
                <w:noProof/>
                <w:webHidden/>
              </w:rPr>
              <w:delInstrText xml:space="preserve"> PAGEREF _Toc67556577 \h </w:delInstrText>
            </w:r>
            <w:r w:rsidDel="002C300B">
              <w:rPr>
                <w:noProof/>
                <w:webHidden/>
              </w:rPr>
              <w:fldChar w:fldCharType="separate"/>
            </w:r>
          </w:del>
          <w:ins w:id="829" w:author="David Conklin" w:date="2021-04-12T14:57:00Z">
            <w:r w:rsidR="00B86E24">
              <w:rPr>
                <w:b/>
                <w:bCs/>
                <w:noProof/>
                <w:webHidden/>
              </w:rPr>
              <w:t>Error! Bookmark not defined.</w:t>
            </w:r>
          </w:ins>
          <w:del w:id="830" w:author="David Conklin" w:date="2021-04-07T06:46:00Z">
            <w:r w:rsidDel="002C300B">
              <w:rPr>
                <w:noProof/>
                <w:webHidden/>
              </w:rPr>
              <w:delText>57</w:delText>
            </w:r>
            <w:r w:rsidDel="002C300B">
              <w:rPr>
                <w:noProof/>
                <w:webHidden/>
              </w:rPr>
              <w:fldChar w:fldCharType="end"/>
            </w:r>
            <w:r w:rsidRPr="00D40569" w:rsidDel="002C300B">
              <w:rPr>
                <w:rStyle w:val="Hyperlink"/>
                <w:noProof/>
              </w:rPr>
              <w:fldChar w:fldCharType="end"/>
            </w:r>
          </w:del>
        </w:p>
        <w:p w14:paraId="07BA8C49" w14:textId="09A12B99" w:rsidR="000E6390" w:rsidDel="002C300B" w:rsidRDefault="000E6390">
          <w:pPr>
            <w:pStyle w:val="TOC2"/>
            <w:tabs>
              <w:tab w:val="right" w:leader="dot" w:pos="9350"/>
            </w:tabs>
            <w:rPr>
              <w:del w:id="831" w:author="David Conklin" w:date="2021-04-07T06:46:00Z"/>
              <w:rFonts w:eastAsiaTheme="minorEastAsia"/>
              <w:noProof/>
            </w:rPr>
          </w:pPr>
          <w:del w:id="83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"_Toc67556578"</w:delInstrText>
            </w:r>
            <w:r w:rsidRPr="00D40569" w:rsidDel="002C300B">
              <w:rPr>
                <w:rStyle w:val="Hyperlink"/>
                <w:noProof/>
              </w:rPr>
              <w:delInstrText xml:space="preserve"> </w:delInstrText>
            </w:r>
            <w:r w:rsidRPr="00D40569" w:rsidDel="002C300B">
              <w:rPr>
                <w:rStyle w:val="Hyperlink"/>
                <w:noProof/>
              </w:rPr>
              <w:fldChar w:fldCharType="separate"/>
            </w:r>
          </w:del>
          <w:ins w:id="833" w:author="David Conklin" w:date="2021-04-12T14:55:00Z">
            <w:r w:rsidR="00B86E24">
              <w:rPr>
                <w:rStyle w:val="Hyperlink"/>
                <w:b/>
                <w:bCs/>
                <w:noProof/>
              </w:rPr>
              <w:t>Error! Hyperlink reference not valid.</w:t>
            </w:r>
          </w:ins>
          <w:del w:id="834" w:author="David Conklin" w:date="2021-04-07T06:46:00Z">
            <w:r w:rsidRPr="00D40569" w:rsidDel="002C300B">
              <w:rPr>
                <w:rStyle w:val="Hyperlink"/>
                <w:noProof/>
              </w:rPr>
              <w:delText>CW3M v. Shade-a-lator</w:delText>
            </w:r>
            <w:r w:rsidDel="002C300B">
              <w:rPr>
                <w:noProof/>
                <w:webHidden/>
              </w:rPr>
              <w:tab/>
            </w:r>
            <w:r w:rsidDel="002C300B">
              <w:rPr>
                <w:noProof/>
                <w:webHidden/>
              </w:rPr>
              <w:fldChar w:fldCharType="begin"/>
            </w:r>
            <w:r w:rsidDel="002C300B">
              <w:rPr>
                <w:noProof/>
                <w:webHidden/>
              </w:rPr>
              <w:delInstrText xml:space="preserve"> PAGEREF _Toc67556578 \h </w:delInstrText>
            </w:r>
            <w:r w:rsidDel="002C300B">
              <w:rPr>
                <w:noProof/>
                <w:webHidden/>
              </w:rPr>
              <w:fldChar w:fldCharType="separate"/>
            </w:r>
          </w:del>
          <w:ins w:id="835" w:author="David Conklin" w:date="2021-04-12T14:57:00Z">
            <w:r w:rsidR="00B86E24">
              <w:rPr>
                <w:b/>
                <w:bCs/>
                <w:noProof/>
                <w:webHidden/>
              </w:rPr>
              <w:t>Error! Bookmark not defined.</w:t>
            </w:r>
          </w:ins>
          <w:del w:id="836" w:author="David Conklin" w:date="2021-04-07T06:46:00Z">
            <w:r w:rsidDel="002C300B">
              <w:rPr>
                <w:noProof/>
                <w:webHidden/>
              </w:rPr>
              <w:delText>58</w:delText>
            </w:r>
            <w:r w:rsidDel="002C300B">
              <w:rPr>
                <w:noProof/>
                <w:webHidden/>
              </w:rPr>
              <w:fldChar w:fldCharType="end"/>
            </w:r>
            <w:r w:rsidRPr="00D40569" w:rsidDel="002C300B">
              <w:rPr>
                <w:rStyle w:val="Hyperlink"/>
                <w:noProof/>
              </w:rPr>
              <w:fldChar w:fldCharType="end"/>
            </w:r>
          </w:del>
        </w:p>
        <w:p w14:paraId="1AA48372" w14:textId="357F41BF" w:rsidR="000E6390" w:rsidDel="002C300B" w:rsidRDefault="000E6390">
          <w:pPr>
            <w:pStyle w:val="TOC2"/>
            <w:tabs>
              <w:tab w:val="right" w:leader="dot" w:pos="9350"/>
            </w:tabs>
            <w:rPr>
              <w:del w:id="837" w:author="David Conklin" w:date="2021-04-07T06:46:00Z"/>
              <w:rFonts w:eastAsiaTheme="minorEastAsia"/>
              <w:noProof/>
            </w:rPr>
          </w:pPr>
          <w:del w:id="83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"_Toc67556579"</w:delInstrText>
            </w:r>
            <w:r w:rsidRPr="00D40569" w:rsidDel="002C300B">
              <w:rPr>
                <w:rStyle w:val="Hyperlink"/>
                <w:noProof/>
              </w:rPr>
              <w:delInstrText xml:space="preserve"> </w:delInstrText>
            </w:r>
            <w:r w:rsidRPr="00D40569" w:rsidDel="002C300B">
              <w:rPr>
                <w:rStyle w:val="Hyperlink"/>
                <w:noProof/>
              </w:rPr>
              <w:fldChar w:fldCharType="separate"/>
            </w:r>
          </w:del>
          <w:ins w:id="839" w:author="David Conklin" w:date="2021-04-12T14:55:00Z">
            <w:r w:rsidR="00B86E24">
              <w:rPr>
                <w:rStyle w:val="Hyperlink"/>
                <w:b/>
                <w:bCs/>
                <w:noProof/>
              </w:rPr>
              <w:t>Error! Hyperlink reference not valid.</w:t>
            </w:r>
          </w:ins>
          <w:del w:id="840" w:author="David Conklin" w:date="2021-04-07T06:46:00Z">
            <w:r w:rsidRPr="00D40569" w:rsidDel="002C300B">
              <w:rPr>
                <w:rStyle w:val="Hyperlink"/>
                <w:noProof/>
              </w:rPr>
              <w:delText>Comparison of CW3M results to Shade-a-lator results</w:delText>
            </w:r>
            <w:r w:rsidDel="002C300B">
              <w:rPr>
                <w:noProof/>
                <w:webHidden/>
              </w:rPr>
              <w:tab/>
            </w:r>
            <w:r w:rsidDel="002C300B">
              <w:rPr>
                <w:noProof/>
                <w:webHidden/>
              </w:rPr>
              <w:fldChar w:fldCharType="begin"/>
            </w:r>
            <w:r w:rsidDel="002C300B">
              <w:rPr>
                <w:noProof/>
                <w:webHidden/>
              </w:rPr>
              <w:delInstrText xml:space="preserve"> PAGEREF _Toc67556579 \h </w:delInstrText>
            </w:r>
            <w:r w:rsidDel="002C300B">
              <w:rPr>
                <w:noProof/>
                <w:webHidden/>
              </w:rPr>
              <w:fldChar w:fldCharType="separate"/>
            </w:r>
          </w:del>
          <w:ins w:id="841" w:author="David Conklin" w:date="2021-04-12T14:57:00Z">
            <w:r w:rsidR="00B86E24">
              <w:rPr>
                <w:b/>
                <w:bCs/>
                <w:noProof/>
                <w:webHidden/>
              </w:rPr>
              <w:t>Error! Bookmark not defined.</w:t>
            </w:r>
          </w:ins>
          <w:del w:id="842" w:author="David Conklin" w:date="2021-04-07T06:46:00Z">
            <w:r w:rsidDel="002C300B">
              <w:rPr>
                <w:noProof/>
                <w:webHidden/>
              </w:rPr>
              <w:delText>60</w:delText>
            </w:r>
            <w:r w:rsidDel="002C300B">
              <w:rPr>
                <w:noProof/>
                <w:webHidden/>
              </w:rPr>
              <w:fldChar w:fldCharType="end"/>
            </w:r>
            <w:r w:rsidRPr="00D40569" w:rsidDel="002C300B">
              <w:rPr>
                <w:rStyle w:val="Hyperlink"/>
                <w:noProof/>
              </w:rPr>
              <w:fldChar w:fldCharType="end"/>
            </w:r>
          </w:del>
        </w:p>
        <w:p w14:paraId="3453655C" w14:textId="6F1063E9" w:rsidR="000E6390" w:rsidDel="002C300B" w:rsidRDefault="000E6390">
          <w:pPr>
            <w:pStyle w:val="TOC1"/>
            <w:tabs>
              <w:tab w:val="right" w:leader="dot" w:pos="9350"/>
            </w:tabs>
            <w:rPr>
              <w:del w:id="843" w:author="David Conklin" w:date="2021-04-07T06:46:00Z"/>
              <w:rFonts w:eastAsiaTheme="minorEastAsia"/>
              <w:noProof/>
            </w:rPr>
          </w:pPr>
          <w:del w:id="84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"_Toc67556580"</w:delInstrText>
            </w:r>
            <w:r w:rsidRPr="00D40569" w:rsidDel="002C300B">
              <w:rPr>
                <w:rStyle w:val="Hyperlink"/>
                <w:noProof/>
              </w:rPr>
              <w:delInstrText xml:space="preserve"> </w:delInstrText>
            </w:r>
            <w:r w:rsidRPr="00D40569" w:rsidDel="002C300B">
              <w:rPr>
                <w:rStyle w:val="Hyperlink"/>
                <w:noProof/>
              </w:rPr>
              <w:fldChar w:fldCharType="separate"/>
            </w:r>
          </w:del>
          <w:ins w:id="845" w:author="David Conklin" w:date="2021-04-12T14:55:00Z">
            <w:r w:rsidR="00B86E24">
              <w:rPr>
                <w:rStyle w:val="Hyperlink"/>
                <w:b/>
                <w:bCs/>
                <w:noProof/>
              </w:rPr>
              <w:t>Error! Hyperlink reference not valid.</w:t>
            </w:r>
          </w:ins>
          <w:del w:id="846" w:author="David Conklin" w:date="2021-04-07T06:46:00Z">
            <w:r w:rsidRPr="00D40569" w:rsidDel="002C300B">
              <w:rPr>
                <w:rStyle w:val="Hyperlink"/>
                <w:noProof/>
              </w:rPr>
              <w:delText>The Clackamas Basin</w:delText>
            </w:r>
            <w:r w:rsidDel="002C300B">
              <w:rPr>
                <w:noProof/>
                <w:webHidden/>
              </w:rPr>
              <w:tab/>
            </w:r>
            <w:r w:rsidDel="002C300B">
              <w:rPr>
                <w:noProof/>
                <w:webHidden/>
              </w:rPr>
              <w:fldChar w:fldCharType="begin"/>
            </w:r>
            <w:r w:rsidDel="002C300B">
              <w:rPr>
                <w:noProof/>
                <w:webHidden/>
              </w:rPr>
              <w:delInstrText xml:space="preserve"> PAGEREF _Toc67556580 \h </w:delInstrText>
            </w:r>
            <w:r w:rsidDel="002C300B">
              <w:rPr>
                <w:noProof/>
                <w:webHidden/>
              </w:rPr>
              <w:fldChar w:fldCharType="separate"/>
            </w:r>
          </w:del>
          <w:ins w:id="847" w:author="David Conklin" w:date="2021-04-12T14:57:00Z">
            <w:r w:rsidR="00B86E24">
              <w:rPr>
                <w:b/>
                <w:bCs/>
                <w:noProof/>
                <w:webHidden/>
              </w:rPr>
              <w:t>Error! Bookmark not defined.</w:t>
            </w:r>
          </w:ins>
          <w:del w:id="848" w:author="David Conklin" w:date="2021-04-07T06:46:00Z">
            <w:r w:rsidDel="002C300B">
              <w:rPr>
                <w:noProof/>
                <w:webHidden/>
              </w:rPr>
              <w:delText>62</w:delText>
            </w:r>
            <w:r w:rsidDel="002C300B">
              <w:rPr>
                <w:noProof/>
                <w:webHidden/>
              </w:rPr>
              <w:fldChar w:fldCharType="end"/>
            </w:r>
            <w:r w:rsidRPr="00D40569" w:rsidDel="002C300B">
              <w:rPr>
                <w:rStyle w:val="Hyperlink"/>
                <w:noProof/>
              </w:rPr>
              <w:fldChar w:fldCharType="end"/>
            </w:r>
          </w:del>
        </w:p>
        <w:p w14:paraId="7E64560E" w14:textId="03AD7F26" w:rsidR="000E6390" w:rsidDel="002C300B" w:rsidRDefault="000E6390">
          <w:pPr>
            <w:pStyle w:val="TOC1"/>
            <w:tabs>
              <w:tab w:val="right" w:leader="dot" w:pos="9350"/>
            </w:tabs>
            <w:rPr>
              <w:del w:id="849" w:author="David Conklin" w:date="2021-04-07T06:46:00Z"/>
              <w:rFonts w:eastAsiaTheme="minorEastAsia"/>
              <w:noProof/>
            </w:rPr>
          </w:pPr>
          <w:del w:id="85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"_Toc67556581"</w:delInstrText>
            </w:r>
            <w:r w:rsidRPr="00D40569" w:rsidDel="002C300B">
              <w:rPr>
                <w:rStyle w:val="Hyperlink"/>
                <w:noProof/>
              </w:rPr>
              <w:delInstrText xml:space="preserve"> </w:delInstrText>
            </w:r>
            <w:r w:rsidRPr="00D40569" w:rsidDel="002C300B">
              <w:rPr>
                <w:rStyle w:val="Hyperlink"/>
                <w:noProof/>
              </w:rPr>
              <w:fldChar w:fldCharType="separate"/>
            </w:r>
          </w:del>
          <w:ins w:id="851" w:author="David Conklin" w:date="2021-04-12T14:55:00Z">
            <w:r w:rsidR="00B86E24">
              <w:rPr>
                <w:rStyle w:val="Hyperlink"/>
                <w:b/>
                <w:bCs/>
                <w:noProof/>
              </w:rPr>
              <w:t>Error! Hyperlink reference not valid.</w:t>
            </w:r>
          </w:ins>
          <w:del w:id="852" w:author="David Conklin" w:date="2021-04-07T06:46:00Z">
            <w:r w:rsidRPr="00D40569" w:rsidDel="002C300B">
              <w:rPr>
                <w:rStyle w:val="Hyperlink"/>
                <w:noProof/>
              </w:rPr>
              <w:delText>Directory structure and file names</w:delText>
            </w:r>
            <w:r w:rsidDel="002C300B">
              <w:rPr>
                <w:noProof/>
                <w:webHidden/>
              </w:rPr>
              <w:tab/>
            </w:r>
            <w:r w:rsidDel="002C300B">
              <w:rPr>
                <w:noProof/>
                <w:webHidden/>
              </w:rPr>
              <w:fldChar w:fldCharType="begin"/>
            </w:r>
            <w:r w:rsidDel="002C300B">
              <w:rPr>
                <w:noProof/>
                <w:webHidden/>
              </w:rPr>
              <w:delInstrText xml:space="preserve"> PAGEREF _Toc67556581 \h </w:delInstrText>
            </w:r>
            <w:r w:rsidDel="002C300B">
              <w:rPr>
                <w:noProof/>
                <w:webHidden/>
              </w:rPr>
              <w:fldChar w:fldCharType="separate"/>
            </w:r>
          </w:del>
          <w:ins w:id="853" w:author="David Conklin" w:date="2021-04-12T14:57:00Z">
            <w:r w:rsidR="00B86E24">
              <w:rPr>
                <w:b/>
                <w:bCs/>
                <w:noProof/>
                <w:webHidden/>
              </w:rPr>
              <w:t>Error! Bookmark not defined.</w:t>
            </w:r>
          </w:ins>
          <w:del w:id="854" w:author="David Conklin" w:date="2021-04-07T06:46:00Z">
            <w:r w:rsidDel="002C300B">
              <w:rPr>
                <w:noProof/>
                <w:webHidden/>
              </w:rPr>
              <w:delText>63</w:delText>
            </w:r>
            <w:r w:rsidDel="002C300B">
              <w:rPr>
                <w:noProof/>
                <w:webHidden/>
              </w:rPr>
              <w:fldChar w:fldCharType="end"/>
            </w:r>
            <w:r w:rsidRPr="00D40569" w:rsidDel="002C300B">
              <w:rPr>
                <w:rStyle w:val="Hyperlink"/>
                <w:noProof/>
              </w:rPr>
              <w:fldChar w:fldCharType="end"/>
            </w:r>
          </w:del>
        </w:p>
        <w:p w14:paraId="6A465CE8" w14:textId="521DA9CE" w:rsidR="000E6390" w:rsidDel="002C300B" w:rsidRDefault="000E6390">
          <w:pPr>
            <w:pStyle w:val="TOC1"/>
            <w:tabs>
              <w:tab w:val="right" w:leader="dot" w:pos="9350"/>
            </w:tabs>
            <w:rPr>
              <w:del w:id="855" w:author="David Conklin" w:date="2021-04-07T06:46:00Z"/>
              <w:rFonts w:eastAsiaTheme="minorEastAsia"/>
              <w:noProof/>
            </w:rPr>
          </w:pPr>
          <w:del w:id="85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"_Toc67556582"</w:delInstrText>
            </w:r>
            <w:r w:rsidRPr="00D40569" w:rsidDel="002C300B">
              <w:rPr>
                <w:rStyle w:val="Hyperlink"/>
                <w:noProof/>
              </w:rPr>
              <w:delInstrText xml:space="preserve"> </w:delInstrText>
            </w:r>
            <w:r w:rsidRPr="00D40569" w:rsidDel="002C300B">
              <w:rPr>
                <w:rStyle w:val="Hyperlink"/>
                <w:noProof/>
              </w:rPr>
              <w:fldChar w:fldCharType="separate"/>
            </w:r>
          </w:del>
          <w:ins w:id="857" w:author="David Conklin" w:date="2021-04-12T14:55:00Z">
            <w:r w:rsidR="00B86E24">
              <w:rPr>
                <w:rStyle w:val="Hyperlink"/>
                <w:b/>
                <w:bCs/>
                <w:noProof/>
              </w:rPr>
              <w:t>Error! Hyperlink reference not valid.</w:t>
            </w:r>
          </w:ins>
          <w:del w:id="858" w:author="David Conklin" w:date="2021-04-07T06:46:00Z">
            <w:r w:rsidRPr="00D40569" w:rsidDel="002C300B">
              <w:rPr>
                <w:rStyle w:val="Hyperlink"/>
                <w:noProof/>
              </w:rPr>
              <w:delText>Release Log</w:delText>
            </w:r>
            <w:r w:rsidDel="002C300B">
              <w:rPr>
                <w:noProof/>
                <w:webHidden/>
              </w:rPr>
              <w:tab/>
            </w:r>
            <w:r w:rsidDel="002C300B">
              <w:rPr>
                <w:noProof/>
                <w:webHidden/>
              </w:rPr>
              <w:fldChar w:fldCharType="begin"/>
            </w:r>
            <w:r w:rsidDel="002C300B">
              <w:rPr>
                <w:noProof/>
                <w:webHidden/>
              </w:rPr>
              <w:delInstrText xml:space="preserve"> PAGEREF _Toc67556582 \h </w:delInstrText>
            </w:r>
            <w:r w:rsidDel="002C300B">
              <w:rPr>
                <w:noProof/>
                <w:webHidden/>
              </w:rPr>
              <w:fldChar w:fldCharType="separate"/>
            </w:r>
          </w:del>
          <w:ins w:id="859" w:author="David Conklin" w:date="2021-04-12T14:57:00Z">
            <w:r w:rsidR="00B86E24">
              <w:rPr>
                <w:b/>
                <w:bCs/>
                <w:noProof/>
                <w:webHidden/>
              </w:rPr>
              <w:t>Error! Bookmark not defined.</w:t>
            </w:r>
          </w:ins>
          <w:del w:id="860" w:author="David Conklin" w:date="2021-04-07T06:46:00Z">
            <w:r w:rsidDel="002C300B">
              <w:rPr>
                <w:noProof/>
                <w:webHidden/>
              </w:rPr>
              <w:delText>64</w:delText>
            </w:r>
            <w:r w:rsidDel="002C300B">
              <w:rPr>
                <w:noProof/>
                <w:webHidden/>
              </w:rPr>
              <w:fldChar w:fldCharType="end"/>
            </w:r>
            <w:r w:rsidRPr="00D40569" w:rsidDel="002C300B">
              <w:rPr>
                <w:rStyle w:val="Hyperlink"/>
                <w:noProof/>
              </w:rPr>
              <w:fldChar w:fldCharType="end"/>
            </w:r>
          </w:del>
        </w:p>
        <w:p w14:paraId="28671A02" w14:textId="7A95401B" w:rsidR="000E6390" w:rsidDel="002C300B" w:rsidRDefault="000E6390">
          <w:pPr>
            <w:pStyle w:val="TOC1"/>
            <w:tabs>
              <w:tab w:val="right" w:leader="dot" w:pos="9350"/>
            </w:tabs>
            <w:rPr>
              <w:del w:id="861" w:author="David Conklin" w:date="2021-04-07T06:46:00Z"/>
              <w:rFonts w:eastAsiaTheme="minorEastAsia"/>
              <w:noProof/>
            </w:rPr>
          </w:pPr>
          <w:del w:id="86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"_Toc67556583"</w:delInstrText>
            </w:r>
            <w:r w:rsidRPr="00D40569" w:rsidDel="002C300B">
              <w:rPr>
                <w:rStyle w:val="Hyperlink"/>
                <w:noProof/>
              </w:rPr>
              <w:delInstrText xml:space="preserve"> </w:delInstrText>
            </w:r>
            <w:r w:rsidRPr="00D40569" w:rsidDel="002C300B">
              <w:rPr>
                <w:rStyle w:val="Hyperlink"/>
                <w:noProof/>
              </w:rPr>
              <w:fldChar w:fldCharType="separate"/>
            </w:r>
          </w:del>
          <w:ins w:id="863" w:author="David Conklin" w:date="2021-04-12T14:55:00Z">
            <w:r w:rsidR="00B86E24">
              <w:rPr>
                <w:rStyle w:val="Hyperlink"/>
                <w:b/>
                <w:bCs/>
                <w:noProof/>
              </w:rPr>
              <w:t>Error! Hyperlink reference not valid.</w:t>
            </w:r>
          </w:ins>
          <w:del w:id="864" w:author="David Conklin" w:date="2021-04-07T06:46:00Z">
            <w:r w:rsidRPr="00D40569" w:rsidDel="002C300B">
              <w:rPr>
                <w:rStyle w:val="Hyperlink"/>
                <w:noProof/>
              </w:rPr>
              <w:delText>References</w:delText>
            </w:r>
            <w:r w:rsidDel="002C300B">
              <w:rPr>
                <w:noProof/>
                <w:webHidden/>
              </w:rPr>
              <w:tab/>
            </w:r>
            <w:r w:rsidDel="002C300B">
              <w:rPr>
                <w:noProof/>
                <w:webHidden/>
              </w:rPr>
              <w:fldChar w:fldCharType="begin"/>
            </w:r>
            <w:r w:rsidDel="002C300B">
              <w:rPr>
                <w:noProof/>
                <w:webHidden/>
              </w:rPr>
              <w:delInstrText xml:space="preserve"> PAGEREF _Toc67556583 \h </w:delInstrText>
            </w:r>
            <w:r w:rsidDel="002C300B">
              <w:rPr>
                <w:noProof/>
                <w:webHidden/>
              </w:rPr>
              <w:fldChar w:fldCharType="separate"/>
            </w:r>
          </w:del>
          <w:ins w:id="865" w:author="David Conklin" w:date="2021-04-12T14:57:00Z">
            <w:r w:rsidR="00B86E24">
              <w:rPr>
                <w:b/>
                <w:bCs/>
                <w:noProof/>
                <w:webHidden/>
              </w:rPr>
              <w:t>Error! Bookmark not defined.</w:t>
            </w:r>
          </w:ins>
          <w:del w:id="866" w:author="David Conklin" w:date="2021-04-07T06:46:00Z">
            <w:r w:rsidDel="002C300B">
              <w:rPr>
                <w:noProof/>
                <w:webHidden/>
              </w:rPr>
              <w:delText>67</w:delText>
            </w:r>
            <w:r w:rsidDel="002C300B">
              <w:rPr>
                <w:noProof/>
                <w:webHidden/>
              </w:rPr>
              <w:fldChar w:fldCharType="end"/>
            </w:r>
            <w:r w:rsidRPr="00D40569" w:rsidDel="002C300B">
              <w:rPr>
                <w:rStyle w:val="Hyperlink"/>
                <w:noProof/>
              </w:rPr>
              <w:fldChar w:fldCharType="end"/>
            </w:r>
          </w:del>
        </w:p>
        <w:p w14:paraId="165D7D85" w14:textId="2F8A1A48" w:rsidR="000E6390" w:rsidDel="002C300B" w:rsidRDefault="000E6390">
          <w:pPr>
            <w:pStyle w:val="TOC1"/>
            <w:tabs>
              <w:tab w:val="right" w:leader="dot" w:pos="9350"/>
            </w:tabs>
            <w:rPr>
              <w:del w:id="867" w:author="David Conklin" w:date="2021-04-07T06:46:00Z"/>
              <w:rFonts w:eastAsiaTheme="minorEastAsia"/>
              <w:noProof/>
            </w:rPr>
          </w:pPr>
          <w:del w:id="86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"_Toc67556584"</w:delInstrText>
            </w:r>
            <w:r w:rsidRPr="00D40569" w:rsidDel="002C300B">
              <w:rPr>
                <w:rStyle w:val="Hyperlink"/>
                <w:noProof/>
              </w:rPr>
              <w:delInstrText xml:space="preserve"> </w:delInstrText>
            </w:r>
            <w:r w:rsidRPr="00D40569" w:rsidDel="002C300B">
              <w:rPr>
                <w:rStyle w:val="Hyperlink"/>
                <w:noProof/>
              </w:rPr>
              <w:fldChar w:fldCharType="separate"/>
            </w:r>
          </w:del>
          <w:ins w:id="869" w:author="David Conklin" w:date="2021-04-12T14:55:00Z">
            <w:r w:rsidR="00B86E24">
              <w:rPr>
                <w:rStyle w:val="Hyperlink"/>
                <w:b/>
                <w:bCs/>
                <w:noProof/>
              </w:rPr>
              <w:t>Error! Hyperlink reference not valid.</w:t>
            </w:r>
          </w:ins>
          <w:del w:id="870" w:author="David Conklin" w:date="2021-04-07T06:46:00Z">
            <w:r w:rsidRPr="00D40569" w:rsidDel="002C300B">
              <w:rPr>
                <w:rStyle w:val="Hyperlink"/>
                <w:noProof/>
              </w:rPr>
              <w:delText>Acronyms and Abbreviations</w:delText>
            </w:r>
            <w:r w:rsidDel="002C300B">
              <w:rPr>
                <w:noProof/>
                <w:webHidden/>
              </w:rPr>
              <w:tab/>
            </w:r>
            <w:r w:rsidDel="002C300B">
              <w:rPr>
                <w:noProof/>
                <w:webHidden/>
              </w:rPr>
              <w:fldChar w:fldCharType="begin"/>
            </w:r>
            <w:r w:rsidDel="002C300B">
              <w:rPr>
                <w:noProof/>
                <w:webHidden/>
              </w:rPr>
              <w:delInstrText xml:space="preserve"> PAGEREF _Toc67556584 \h </w:delInstrText>
            </w:r>
            <w:r w:rsidDel="002C300B">
              <w:rPr>
                <w:noProof/>
                <w:webHidden/>
              </w:rPr>
              <w:fldChar w:fldCharType="separate"/>
            </w:r>
          </w:del>
          <w:ins w:id="871" w:author="David Conklin" w:date="2021-04-12T14:57:00Z">
            <w:r w:rsidR="00B86E24">
              <w:rPr>
                <w:b/>
                <w:bCs/>
                <w:noProof/>
                <w:webHidden/>
              </w:rPr>
              <w:t>Error! Bookmark not defined.</w:t>
            </w:r>
          </w:ins>
          <w:del w:id="872" w:author="David Conklin" w:date="2021-04-07T06:46:00Z">
            <w:r w:rsidDel="002C300B">
              <w:rPr>
                <w:noProof/>
                <w:webHidden/>
              </w:rPr>
              <w:delText>68</w:delText>
            </w:r>
            <w:r w:rsidDel="002C300B">
              <w:rPr>
                <w:noProof/>
                <w:webHidden/>
              </w:rPr>
              <w:fldChar w:fldCharType="end"/>
            </w:r>
            <w:r w:rsidRPr="00D40569" w:rsidDel="002C300B">
              <w:rPr>
                <w:rStyle w:val="Hyperlink"/>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5D4EA8A2"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6C0136">
        <w:fldChar w:fldCharType="begin"/>
      </w:r>
      <w:r w:rsidR="006C0136">
        <w:instrText xml:space="preserve"> HYPERLINK \l "_Toc53219833" </w:instrText>
      </w:r>
      <w:r w:rsidR="006C0136">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873" w:author="David Conklin" w:date="2021-04-12T14:57:00Z">
        <w:r w:rsidR="00B86E24">
          <w:rPr>
            <w:noProof/>
            <w:webHidden/>
          </w:rPr>
          <w:t>11</w:t>
        </w:r>
      </w:ins>
      <w:del w:id="874" w:author="David Conklin" w:date="2021-04-12T14:56:00Z">
        <w:r w:rsidR="00151332" w:rsidDel="00B86E24">
          <w:rPr>
            <w:noProof/>
            <w:webHidden/>
          </w:rPr>
          <w:delText>10</w:delText>
        </w:r>
      </w:del>
      <w:r w:rsidR="006A13B7">
        <w:rPr>
          <w:noProof/>
          <w:webHidden/>
        </w:rPr>
        <w:fldChar w:fldCharType="end"/>
      </w:r>
      <w:r w:rsidR="006C0136">
        <w:rPr>
          <w:noProof/>
        </w:rPr>
        <w:fldChar w:fldCharType="end"/>
      </w:r>
    </w:p>
    <w:p w14:paraId="4268C92E" w14:textId="2819955F" w:rsidR="006A13B7" w:rsidRDefault="006C0136">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875" w:author="David Conklin" w:date="2021-04-12T14:57:00Z">
        <w:r w:rsidR="00B86E24">
          <w:rPr>
            <w:noProof/>
            <w:webHidden/>
          </w:rPr>
          <w:t>12</w:t>
        </w:r>
      </w:ins>
      <w:del w:id="876" w:author="David Conklin" w:date="2021-04-12T14:56:00Z">
        <w:r w:rsidR="00151332" w:rsidDel="00B86E24">
          <w:rPr>
            <w:noProof/>
            <w:webHidden/>
          </w:rPr>
          <w:delText>11</w:delText>
        </w:r>
      </w:del>
      <w:r w:rsidR="006A13B7">
        <w:rPr>
          <w:noProof/>
          <w:webHidden/>
        </w:rPr>
        <w:fldChar w:fldCharType="end"/>
      </w:r>
      <w:r>
        <w:rPr>
          <w:noProof/>
        </w:rPr>
        <w:fldChar w:fldCharType="end"/>
      </w:r>
    </w:p>
    <w:p w14:paraId="48FAB7CA" w14:textId="7E94FFAE" w:rsidR="006A13B7" w:rsidRDefault="006C0136">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877" w:author="David Conklin" w:date="2021-04-12T14:57:00Z">
        <w:r w:rsidR="00B86E24">
          <w:rPr>
            <w:noProof/>
            <w:webHidden/>
          </w:rPr>
          <w:t>13</w:t>
        </w:r>
      </w:ins>
      <w:del w:id="878" w:author="David Conklin" w:date="2021-04-12T14:56:00Z">
        <w:r w:rsidR="00151332" w:rsidDel="00B86E24">
          <w:rPr>
            <w:noProof/>
            <w:webHidden/>
          </w:rPr>
          <w:delText>12</w:delText>
        </w:r>
      </w:del>
      <w:r w:rsidR="006A13B7">
        <w:rPr>
          <w:noProof/>
          <w:webHidden/>
        </w:rPr>
        <w:fldChar w:fldCharType="end"/>
      </w:r>
      <w:r>
        <w:rPr>
          <w:noProof/>
        </w:rPr>
        <w:fldChar w:fldCharType="end"/>
      </w:r>
    </w:p>
    <w:p w14:paraId="556989A9" w14:textId="6A00CB03" w:rsidR="006A13B7" w:rsidRDefault="006C0136">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879" w:author="David Conklin" w:date="2021-04-12T14:57:00Z">
        <w:r w:rsidR="00B86E24">
          <w:rPr>
            <w:noProof/>
            <w:webHidden/>
          </w:rPr>
          <w:t>14</w:t>
        </w:r>
      </w:ins>
      <w:del w:id="880" w:author="David Conklin" w:date="2021-04-12T14:56:00Z">
        <w:r w:rsidR="00151332" w:rsidDel="00B86E24">
          <w:rPr>
            <w:noProof/>
            <w:webHidden/>
          </w:rPr>
          <w:delText>13</w:delText>
        </w:r>
      </w:del>
      <w:r w:rsidR="006A13B7">
        <w:rPr>
          <w:noProof/>
          <w:webHidden/>
        </w:rPr>
        <w:fldChar w:fldCharType="end"/>
      </w:r>
      <w:r>
        <w:rPr>
          <w:noProof/>
        </w:rPr>
        <w:fldChar w:fldCharType="end"/>
      </w:r>
    </w:p>
    <w:p w14:paraId="4CD30AF6" w14:textId="2EAE90EB" w:rsidR="006A13B7" w:rsidRDefault="006C0136">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881" w:author="David Conklin" w:date="2021-04-12T14:57:00Z">
        <w:r w:rsidR="00B86E24">
          <w:rPr>
            <w:noProof/>
            <w:webHidden/>
          </w:rPr>
          <w:t>15</w:t>
        </w:r>
      </w:ins>
      <w:del w:id="882" w:author="David Conklin" w:date="2021-04-12T14:56:00Z">
        <w:r w:rsidR="00151332" w:rsidDel="00B86E24">
          <w:rPr>
            <w:noProof/>
            <w:webHidden/>
          </w:rPr>
          <w:delText>14</w:delText>
        </w:r>
      </w:del>
      <w:r w:rsidR="006A13B7">
        <w:rPr>
          <w:noProof/>
          <w:webHidden/>
        </w:rPr>
        <w:fldChar w:fldCharType="end"/>
      </w:r>
      <w:r>
        <w:rPr>
          <w:noProof/>
        </w:rPr>
        <w:fldChar w:fldCharType="end"/>
      </w:r>
    </w:p>
    <w:p w14:paraId="57584ECA" w14:textId="12932745" w:rsidR="006A13B7" w:rsidRDefault="006C0136">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883" w:author="David Conklin" w:date="2021-04-12T14:57:00Z">
        <w:r w:rsidR="00B86E24">
          <w:rPr>
            <w:noProof/>
            <w:webHidden/>
          </w:rPr>
          <w:t>39</w:t>
        </w:r>
      </w:ins>
      <w:del w:id="884" w:author="David Conklin" w:date="2021-04-12T14:56:00Z">
        <w:r w:rsidR="00151332" w:rsidDel="00B86E24">
          <w:rPr>
            <w:noProof/>
            <w:webHidden/>
          </w:rPr>
          <w:delText>38</w:delText>
        </w:r>
      </w:del>
      <w:r w:rsidR="006A13B7">
        <w:rPr>
          <w:noProof/>
          <w:webHidden/>
        </w:rPr>
        <w:fldChar w:fldCharType="end"/>
      </w:r>
      <w:r>
        <w:rPr>
          <w:noProof/>
        </w:rPr>
        <w:fldChar w:fldCharType="end"/>
      </w:r>
    </w:p>
    <w:p w14:paraId="71D389E6" w14:textId="32844DD2" w:rsidR="006A13B7" w:rsidRDefault="006C0136">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885" w:author="David Conklin" w:date="2021-04-12T14:57:00Z">
        <w:r w:rsidR="00B86E24">
          <w:rPr>
            <w:noProof/>
            <w:webHidden/>
          </w:rPr>
          <w:t>41</w:t>
        </w:r>
      </w:ins>
      <w:del w:id="886" w:author="David Conklin" w:date="2021-04-12T14:56:00Z">
        <w:r w:rsidR="00151332" w:rsidDel="00B86E24">
          <w:rPr>
            <w:noProof/>
            <w:webHidden/>
          </w:rPr>
          <w:delText>40</w:delText>
        </w:r>
      </w:del>
      <w:r w:rsidR="006A13B7">
        <w:rPr>
          <w:noProof/>
          <w:webHidden/>
        </w:rPr>
        <w:fldChar w:fldCharType="end"/>
      </w:r>
      <w:r>
        <w:rPr>
          <w:noProof/>
        </w:rPr>
        <w:fldChar w:fldCharType="end"/>
      </w:r>
    </w:p>
    <w:p w14:paraId="5B5E39AF" w14:textId="57AF470E" w:rsidR="006A13B7" w:rsidRDefault="006C0136">
      <w:pPr>
        <w:pStyle w:val="TableofFigures"/>
        <w:tabs>
          <w:tab w:val="right" w:leader="dot" w:pos="9350"/>
        </w:tabs>
        <w:rPr>
          <w:rFonts w:eastAsiaTheme="minorEastAsia"/>
          <w:noProof/>
        </w:rPr>
      </w:pPr>
      <w:r>
        <w:lastRenderedPageBreak/>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887" w:author="David Conklin" w:date="2021-04-12T14:57:00Z">
        <w:r w:rsidR="00B86E24">
          <w:rPr>
            <w:noProof/>
            <w:webHidden/>
          </w:rPr>
          <w:t>42</w:t>
        </w:r>
      </w:ins>
      <w:del w:id="888" w:author="David Conklin" w:date="2021-04-12T14:56:00Z">
        <w:r w:rsidR="00151332" w:rsidDel="00B86E24">
          <w:rPr>
            <w:noProof/>
            <w:webHidden/>
          </w:rPr>
          <w:delText>41</w:delText>
        </w:r>
      </w:del>
      <w:r w:rsidR="006A13B7">
        <w:rPr>
          <w:noProof/>
          <w:webHidden/>
        </w:rPr>
        <w:fldChar w:fldCharType="end"/>
      </w:r>
      <w:r>
        <w:rPr>
          <w:noProof/>
        </w:rPr>
        <w:fldChar w:fldCharType="end"/>
      </w:r>
    </w:p>
    <w:p w14:paraId="48D7D59A" w14:textId="6442D459" w:rsidR="006A13B7" w:rsidRDefault="006C0136">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889" w:author="David Conklin" w:date="2021-04-12T14:57:00Z">
        <w:r w:rsidR="00B86E24">
          <w:rPr>
            <w:noProof/>
            <w:webHidden/>
          </w:rPr>
          <w:t>63</w:t>
        </w:r>
      </w:ins>
      <w:del w:id="890" w:author="David Conklin" w:date="2021-04-12T14:56:00Z">
        <w:r w:rsidR="00151332" w:rsidDel="00B86E24">
          <w:rPr>
            <w:noProof/>
            <w:webHidden/>
          </w:rPr>
          <w:delText>62</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891" w:name="_Toc69131761"/>
      <w:r>
        <w:t>What is a digital handbook?</w:t>
      </w:r>
      <w:bookmarkEnd w:id="891"/>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892" w:name="_Toc69131762"/>
      <w:r>
        <w:t>CW3M c</w:t>
      </w:r>
      <w:r w:rsidR="00C70B81">
        <w:t>oncept</w:t>
      </w:r>
      <w:bookmarkEnd w:id="892"/>
      <w:r>
        <w:t xml:space="preserve"> </w:t>
      </w:r>
    </w:p>
    <w:p w14:paraId="7E41CEB8" w14:textId="77777777" w:rsidR="000D6396" w:rsidRDefault="000D6396" w:rsidP="00A43D30"/>
    <w:p w14:paraId="3DA45CFC" w14:textId="77777777" w:rsidR="000D6396" w:rsidRDefault="00C46F0A" w:rsidP="00C46F0A">
      <w:pPr>
        <w:pStyle w:val="Heading2"/>
      </w:pPr>
      <w:bookmarkStart w:id="893" w:name="_Toc69131763"/>
      <w:r>
        <w:t>A different kind of community model</w:t>
      </w:r>
      <w:bookmarkEnd w:id="893"/>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894" w:name="_Toc69131764"/>
      <w:r>
        <w:t>What CW3M is for</w:t>
      </w:r>
      <w:bookmarkEnd w:id="894"/>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 xml:space="preserve">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w:t>
      </w:r>
      <w:r w:rsidRPr="00EC7B8F">
        <w:rPr>
          <w:rFonts w:cstheme="minorHAnsi"/>
        </w:rPr>
        <w:lastRenderedPageBreak/>
        <w:t>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895" w:name="_Toc69131765"/>
      <w:r>
        <w:t>Management and maintenance</w:t>
      </w:r>
      <w:bookmarkEnd w:id="895"/>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896" w:name="_Toc69131766"/>
      <w:r>
        <w:t xml:space="preserve">CW3M – A </w:t>
      </w:r>
      <w:r w:rsidR="007E0920">
        <w:t>“</w:t>
      </w:r>
      <w:r>
        <w:t>first principles</w:t>
      </w:r>
      <w:r w:rsidR="007E0920">
        <w:t>”</w:t>
      </w:r>
      <w:r>
        <w:t xml:space="preserve"> model with tuning knobs</w:t>
      </w:r>
      <w:bookmarkEnd w:id="896"/>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xml:space="preserve">.  If </w:t>
      </w:r>
      <w:r w:rsidR="00AC13ED">
        <w:lastRenderedPageBreak/>
        <w:t>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897" w:name="_Toc69131767"/>
      <w:r>
        <w:t>The tuning knobs</w:t>
      </w:r>
      <w:bookmarkEnd w:id="897"/>
    </w:p>
    <w:p w14:paraId="357A9712" w14:textId="3B026DD3" w:rsidR="00CF4F65" w:rsidRDefault="00CF4F65" w:rsidP="00CF4F65"/>
    <w:p w14:paraId="386F14D4" w14:textId="7E6DF33D" w:rsidR="00227342" w:rsidRDefault="00CF4F65" w:rsidP="00872B5B">
      <w:pPr>
        <w:pStyle w:val="Heading2"/>
      </w:pPr>
      <w:bookmarkStart w:id="898" w:name="_Toc69131768"/>
      <w:r>
        <w:t xml:space="preserve">ET_MULT </w:t>
      </w:r>
      <w:r w:rsidR="00227342">
        <w:t>– forest evapotranspiration</w:t>
      </w:r>
      <w:bookmarkEnd w:id="898"/>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899" w:name="_Toc69131769"/>
      <w:r>
        <w:t>SOLAR_RADIATION_MULTIPLIER – reservoir insolation</w:t>
      </w:r>
      <w:bookmarkEnd w:id="899"/>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900" w:name="_Toc69131770"/>
      <w:r>
        <w:t>FLOW_CMS – Discharge from High Cascade springs</w:t>
      </w:r>
      <w:bookmarkEnd w:id="900"/>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901" w:name="_Toc69131771"/>
      <w:r>
        <w:t>The Envision framework and the GIS Layers</w:t>
      </w:r>
      <w:bookmarkEnd w:id="901"/>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 xml:space="preserve">Central to the Envision framework as used in CW3M are three ArcGIS shapefiles: the IDU, HRU, and Reach layers.  IDU stands for “independent decision unit” and is the spatial unit of computation.  IDUs </w:t>
      </w:r>
      <w:r>
        <w:lastRenderedPageBreak/>
        <w:t>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902" w:name="_Toc69131772"/>
      <w:r>
        <w:t>The Reach Layer</w:t>
      </w:r>
      <w:bookmarkEnd w:id="902"/>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4546A8C6" w:rsidR="00687176" w:rsidRDefault="00687176" w:rsidP="00852CA3">
      <w:pPr>
        <w:rPr>
          <w:ins w:id="903" w:author="David Conklin" w:date="2021-04-07T06:29:00Z"/>
        </w:rPr>
      </w:pPr>
      <w:r>
        <w:t xml:space="preserve">As of </w:t>
      </w:r>
      <w:r w:rsidR="00AD75E0">
        <w:t>early 2021, CW3M uses the Reach layer from the WW2100 with a few corrections.  This is not ideal for modeling stream temperature, since many reaches are curved to such a degree that insolation varies significantly along their lengths.  It is likely that a more detailed Reach layer for the McKenzie basin will be developed as part of the McKenzie wetlands project, discussed later in this document.</w:t>
      </w:r>
    </w:p>
    <w:p w14:paraId="42C58FF1" w14:textId="302FEC7D" w:rsidR="00484223" w:rsidRDefault="00484223" w:rsidP="00852CA3">
      <w:pPr>
        <w:rPr>
          <w:ins w:id="904" w:author="David Conklin" w:date="2021-04-07T06:29:00Z"/>
        </w:rPr>
      </w:pPr>
    </w:p>
    <w:p w14:paraId="39904C61" w14:textId="49626078" w:rsidR="00484223" w:rsidRDefault="00484223" w:rsidP="00484223">
      <w:pPr>
        <w:pStyle w:val="Heading2"/>
        <w:rPr>
          <w:ins w:id="905" w:author="David Conklin" w:date="2021-04-07T06:30:00Z"/>
        </w:rPr>
      </w:pPr>
      <w:bookmarkStart w:id="906" w:name="_Toc69131773"/>
      <w:ins w:id="907" w:author="David Conklin" w:date="2021-04-07T06:29:00Z">
        <w:r>
          <w:t>Time ste</w:t>
        </w:r>
      </w:ins>
      <w:ins w:id="908" w:author="David Conklin" w:date="2021-04-07T06:30:00Z">
        <w:r>
          <w:t>ps, autonomous processes, and global methods</w:t>
        </w:r>
        <w:bookmarkEnd w:id="906"/>
      </w:ins>
    </w:p>
    <w:p w14:paraId="5E1BABB1" w14:textId="2045EA84" w:rsidR="00484223" w:rsidRPr="00484223" w:rsidRDefault="00484223" w:rsidP="00484223">
      <w:pPr>
        <w:rPr>
          <w:ins w:id="909" w:author="David Conklin" w:date="2021-04-07T06:30:00Z"/>
          <w:rPrChange w:id="910" w:author="David Conklin" w:date="2021-04-07T06:30:00Z">
            <w:rPr>
              <w:ins w:id="911" w:author="David Conklin" w:date="2021-04-07T06:30:00Z"/>
            </w:rPr>
          </w:rPrChange>
        </w:rPr>
        <w:pPrChange w:id="912" w:author="David Conklin" w:date="2021-04-07T06:30:00Z">
          <w:pPr>
            <w:pStyle w:val="Heading2"/>
          </w:pPr>
        </w:pPrChange>
      </w:pPr>
      <w:ins w:id="913" w:author="David Conklin" w:date="2021-04-07T06:30:00Z">
        <w:r>
          <w:t>Envision wa</w:t>
        </w:r>
      </w:ins>
      <w:ins w:id="914" w:author="David Conklin" w:date="2021-04-07T06:31:00Z">
        <w:r>
          <w:t xml:space="preserve">s originally designed to run at a yearly timestep.  </w:t>
        </w:r>
      </w:ins>
      <w:ins w:id="915" w:author="David Conklin" w:date="2021-04-07T06:33:00Z">
        <w:r w:rsidR="002F4860">
          <w:t xml:space="preserve">Autonomous processes </w:t>
        </w:r>
      </w:ins>
      <w:ins w:id="916" w:author="David Conklin" w:date="2021-04-07T06:35:00Z">
        <w:r w:rsidR="002F4860">
          <w:t xml:space="preserve">(APs) </w:t>
        </w:r>
      </w:ins>
      <w:ins w:id="917" w:author="David Conklin" w:date="2021-04-07T06:33:00Z">
        <w:r w:rsidR="002F4860">
          <w:t xml:space="preserve">are executed </w:t>
        </w:r>
      </w:ins>
      <w:ins w:id="918" w:author="David Conklin" w:date="2021-04-07T06:40:00Z">
        <w:r w:rsidR="002F4860">
          <w:t>at the</w:t>
        </w:r>
      </w:ins>
      <w:ins w:id="919" w:author="David Conklin" w:date="2021-04-07T06:33:00Z">
        <w:r w:rsidR="002F4860">
          <w:t xml:space="preserve"> yearly timestep</w:t>
        </w:r>
      </w:ins>
      <w:ins w:id="920" w:author="David Conklin" w:date="2021-04-07T06:34:00Z">
        <w:r w:rsidR="002F4860">
          <w:t>; the order in which the APs execute is important, and is specified in the ENVX file.</w:t>
        </w:r>
      </w:ins>
    </w:p>
    <w:p w14:paraId="6858596C" w14:textId="0B1A8381" w:rsidR="00484223" w:rsidRDefault="00484223" w:rsidP="00484223">
      <w:pPr>
        <w:rPr>
          <w:ins w:id="921" w:author="David Conklin" w:date="2021-04-07T06:35:00Z"/>
        </w:rPr>
      </w:pPr>
    </w:p>
    <w:p w14:paraId="1333AE67" w14:textId="17CC5C60" w:rsidR="002F4860" w:rsidRDefault="002F4860" w:rsidP="00484223">
      <w:pPr>
        <w:rPr>
          <w:ins w:id="922" w:author="David Conklin" w:date="2021-04-07T06:41:00Z"/>
        </w:rPr>
      </w:pPr>
      <w:ins w:id="923" w:author="David Conklin" w:date="2021-04-07T06:35:00Z">
        <w:r>
          <w:t>The Flow model is an autonomous process and executes once</w:t>
        </w:r>
      </w:ins>
      <w:ins w:id="924" w:author="David Conklin" w:date="2021-04-07T06:36:00Z">
        <w:r>
          <w:t xml:space="preserve"> per yearly timestep.  Within the Flow model there is a daily timestep</w:t>
        </w:r>
      </w:ins>
      <w:ins w:id="925" w:author="David Conklin" w:date="2021-04-07T06:37:00Z">
        <w:r>
          <w:t xml:space="preserve">.  The Flow XML file </w:t>
        </w:r>
      </w:ins>
      <w:ins w:id="926" w:author="David Conklin" w:date="2021-04-07T06:38:00Z">
        <w:r>
          <w:t>determines</w:t>
        </w:r>
      </w:ins>
      <w:ins w:id="927" w:author="David Conklin" w:date="2021-04-07T06:37:00Z">
        <w:r>
          <w:t xml:space="preserve"> what happens in the daily timestep, among</w:t>
        </w:r>
      </w:ins>
      <w:ins w:id="928" w:author="David Conklin" w:date="2021-04-07T06:38:00Z">
        <w:r>
          <w:t xml:space="preserve"> other things, by specifying “global methods” w</w:t>
        </w:r>
      </w:ins>
      <w:ins w:id="929" w:author="David Conklin" w:date="2021-04-07T06:39:00Z">
        <w:r>
          <w:t xml:space="preserve">hich execute </w:t>
        </w:r>
      </w:ins>
      <w:ins w:id="930" w:author="David Conklin" w:date="2021-04-07T06:40:00Z">
        <w:r>
          <w:t>at the daily timestep.</w:t>
        </w:r>
      </w:ins>
    </w:p>
    <w:p w14:paraId="16009742" w14:textId="2FB78449" w:rsidR="002F4860" w:rsidRDefault="002F4860" w:rsidP="00484223">
      <w:pPr>
        <w:rPr>
          <w:ins w:id="931" w:author="David Conklin" w:date="2021-04-07T06:41:00Z"/>
        </w:rPr>
      </w:pPr>
    </w:p>
    <w:p w14:paraId="3D59A40B" w14:textId="422977AF" w:rsidR="00DF3307" w:rsidRDefault="002F4860" w:rsidP="00484223">
      <w:pPr>
        <w:rPr>
          <w:ins w:id="932" w:author="David Conklin" w:date="2021-04-07T06:57:00Z"/>
        </w:rPr>
      </w:pPr>
      <w:ins w:id="933" w:author="David Conklin" w:date="2021-04-07T06:41:00Z">
        <w:r>
          <w:t xml:space="preserve">It is helpful to </w:t>
        </w:r>
      </w:ins>
      <w:ins w:id="934" w:author="David Conklin" w:date="2021-04-07T06:42:00Z">
        <w:r w:rsidR="002C300B">
          <w:t>remember</w:t>
        </w:r>
      </w:ins>
      <w:ins w:id="935" w:author="David Conklin" w:date="2021-04-07T06:41:00Z">
        <w:r>
          <w:t xml:space="preserve"> the </w:t>
        </w:r>
      </w:ins>
      <w:ins w:id="936" w:author="David Conklin" w:date="2021-04-07T06:42:00Z">
        <w:r w:rsidR="002C300B">
          <w:t xml:space="preserve">APs as yearly processes and the </w:t>
        </w:r>
      </w:ins>
      <w:ins w:id="937" w:author="David Conklin" w:date="2021-04-07T06:43:00Z">
        <w:r w:rsidR="002C300B">
          <w:t>global methods as daily processes.</w:t>
        </w:r>
      </w:ins>
      <w:ins w:id="938" w:author="David Conklin" w:date="2021-04-07T06:48:00Z">
        <w:r w:rsidR="002C300B">
          <w:t xml:space="preserve">  </w:t>
        </w:r>
      </w:ins>
      <w:ins w:id="939" w:author="David Conklin" w:date="2021-04-07T07:07:00Z">
        <w:r w:rsidR="002A728C">
          <w:t>T</w:t>
        </w:r>
      </w:ins>
      <w:ins w:id="940" w:author="David Conklin" w:date="2021-04-07T06:55:00Z">
        <w:r w:rsidR="00DF3307">
          <w:t>he yearly and daily proce</w:t>
        </w:r>
      </w:ins>
      <w:ins w:id="941" w:author="David Conklin" w:date="2021-04-07T06:56:00Z">
        <w:r w:rsidR="00DF3307">
          <w:t>sses used in CW3M version 333 (April</w:t>
        </w:r>
      </w:ins>
      <w:ins w:id="942" w:author="David Conklin" w:date="2021-04-07T06:57:00Z">
        <w:r w:rsidR="00DF3307">
          <w:t xml:space="preserve"> 2021) in the McKenzie Wetlands project</w:t>
        </w:r>
      </w:ins>
      <w:ins w:id="943" w:author="David Conklin" w:date="2021-04-07T07:08:00Z">
        <w:r w:rsidR="002A728C">
          <w:t xml:space="preserve"> are listed below. </w:t>
        </w:r>
      </w:ins>
      <w:ins w:id="944" w:author="David Conklin" w:date="2021-04-07T07:05:00Z">
        <w:r w:rsidR="002A728C">
          <w:t xml:space="preserve"> The processes are grouped in the executable code e</w:t>
        </w:r>
      </w:ins>
      <w:ins w:id="945" w:author="David Conklin" w:date="2021-04-07T07:06:00Z">
        <w:r w:rsidR="002A728C">
          <w:t>lements which implement them.</w:t>
        </w:r>
      </w:ins>
    </w:p>
    <w:p w14:paraId="4C84589F" w14:textId="77777777" w:rsidR="00DF3307" w:rsidRDefault="00DF3307" w:rsidP="00484223">
      <w:pPr>
        <w:rPr>
          <w:ins w:id="946" w:author="David Conklin" w:date="2021-04-07T06:57:00Z"/>
        </w:rPr>
      </w:pPr>
    </w:p>
    <w:p w14:paraId="515D998C" w14:textId="4BE14EDD" w:rsidR="00DF3307" w:rsidRPr="002A728C" w:rsidRDefault="00DF3307" w:rsidP="00484223">
      <w:pPr>
        <w:rPr>
          <w:ins w:id="947" w:author="David Conklin" w:date="2021-04-07T07:08:00Z"/>
          <w:u w:val="single"/>
          <w:rPrChange w:id="948" w:author="David Conklin" w:date="2021-04-07T07:10:00Z">
            <w:rPr>
              <w:ins w:id="949" w:author="David Conklin" w:date="2021-04-07T07:08:00Z"/>
            </w:rPr>
          </w:rPrChange>
        </w:rPr>
      </w:pPr>
      <w:ins w:id="950" w:author="David Conklin" w:date="2021-04-07T06:57:00Z">
        <w:r w:rsidRPr="002A728C">
          <w:rPr>
            <w:u w:val="single"/>
            <w:rPrChange w:id="951" w:author="David Conklin" w:date="2021-04-07T07:10:00Z">
              <w:rPr/>
            </w:rPrChange>
          </w:rPr>
          <w:t>Yearly processes</w:t>
        </w:r>
      </w:ins>
      <w:ins w:id="952" w:author="David Conklin" w:date="2021-04-07T07:00:00Z">
        <w:r w:rsidRPr="002A728C">
          <w:rPr>
            <w:u w:val="single"/>
            <w:rPrChange w:id="953" w:author="David Conklin" w:date="2021-04-07T07:10:00Z">
              <w:rPr/>
            </w:rPrChange>
          </w:rPr>
          <w:t xml:space="preserve">, as in </w:t>
        </w:r>
      </w:ins>
      <w:ins w:id="954" w:author="David Conklin" w:date="2021-04-07T07:01:00Z">
        <w:r w:rsidRPr="002A728C">
          <w:rPr>
            <w:u w:val="single"/>
            <w:rPrChange w:id="955" w:author="David Conklin" w:date="2021-04-07T07:10:00Z">
              <w:rPr/>
            </w:rPrChange>
          </w:rPr>
          <w:t>CW3M_McKenzie.envx ver. 333</w:t>
        </w:r>
      </w:ins>
    </w:p>
    <w:p w14:paraId="5C141CEC" w14:textId="567D0A95" w:rsidR="002C300B" w:rsidRDefault="002A728C" w:rsidP="002A728C">
      <w:pPr>
        <w:ind w:left="288" w:hanging="288"/>
        <w:rPr>
          <w:ins w:id="956" w:author="David Conklin" w:date="2021-04-07T06:43:00Z"/>
        </w:rPr>
        <w:pPrChange w:id="957" w:author="David Conklin" w:date="2021-04-07T07:12:00Z">
          <w:pPr/>
        </w:pPrChange>
      </w:pPr>
      <w:ins w:id="958" w:author="David Conklin" w:date="2021-04-07T07:09:00Z">
        <w:r>
          <w:t xml:space="preserve">Modeler.dll – ResetIRRIGATION, ResetFireDISTURB, </w:t>
        </w:r>
      </w:ins>
      <w:ins w:id="959" w:author="David Conklin" w:date="2021-04-07T07:10:00Z">
        <w:r>
          <w:t>ResetCCdisturb, ResetHarvestDISTURB</w:t>
        </w:r>
      </w:ins>
      <w:ins w:id="960" w:author="David Conklin" w:date="2021-04-07T07:11:00Z">
        <w:r>
          <w:t>, ResetVEGTRNTYPE, ResetCropChoice</w:t>
        </w:r>
      </w:ins>
      <w:ins w:id="961" w:author="David Conklin" w:date="2021-04-07T07:14:00Z">
        <w:r w:rsidR="006510D4">
          <w:t>, PVTdisturb</w:t>
        </w:r>
      </w:ins>
    </w:p>
    <w:p w14:paraId="2B7219A5" w14:textId="62716336" w:rsidR="002C300B" w:rsidRDefault="002A728C" w:rsidP="002A728C">
      <w:pPr>
        <w:ind w:left="288" w:hanging="288"/>
        <w:rPr>
          <w:ins w:id="962" w:author="David Conklin" w:date="2021-04-07T07:14:00Z"/>
        </w:rPr>
      </w:pPr>
      <w:ins w:id="963" w:author="David Conklin" w:date="2021-04-07T07:12:00Z">
        <w:r>
          <w:t>APs.dll – GetWeather,</w:t>
        </w:r>
      </w:ins>
      <w:ins w:id="964" w:author="David Conklin" w:date="2021-04-07T07:13:00Z">
        <w:r>
          <w:t xml:space="preserve"> PopGrowth, IrrigationDecision, CropChoice, UrbanWater</w:t>
        </w:r>
      </w:ins>
      <w:ins w:id="965" w:author="David Conklin" w:date="2021-04-07T07:16:00Z">
        <w:r w:rsidR="006510D4">
          <w:t>, FarmlandRent, LandUseTransitions,</w:t>
        </w:r>
      </w:ins>
      <w:ins w:id="966" w:author="David Conklin" w:date="2021-04-07T07:17:00Z">
        <w:r w:rsidR="006510D4">
          <w:t xml:space="preserve"> UGAexpansion, FishModel</w:t>
        </w:r>
      </w:ins>
    </w:p>
    <w:p w14:paraId="7FBF27BF" w14:textId="58EA2B33" w:rsidR="002A728C" w:rsidRDefault="006510D4" w:rsidP="002A728C">
      <w:pPr>
        <w:ind w:left="288" w:hanging="288"/>
        <w:rPr>
          <w:ins w:id="967" w:author="David Conklin" w:date="2021-04-07T07:14:00Z"/>
        </w:rPr>
      </w:pPr>
      <w:ins w:id="968" w:author="David Conklin" w:date="2021-04-07T07:14:00Z">
        <w:r>
          <w:t>Flow.</w:t>
        </w:r>
      </w:ins>
      <w:ins w:id="969" w:author="David Conklin" w:date="2021-04-07T07:15:00Z">
        <w:r>
          <w:t>dl</w:t>
        </w:r>
      </w:ins>
      <w:ins w:id="970" w:author="David Conklin" w:date="2021-04-07T07:14:00Z">
        <w:r>
          <w:t>l – Flow</w:t>
        </w:r>
      </w:ins>
    </w:p>
    <w:p w14:paraId="60ABB271" w14:textId="268F4DE7" w:rsidR="006510D4" w:rsidRDefault="006510D4" w:rsidP="002A728C">
      <w:pPr>
        <w:ind w:left="288" w:hanging="288"/>
        <w:rPr>
          <w:ins w:id="971" w:author="David Conklin" w:date="2021-04-07T07:15:00Z"/>
        </w:rPr>
      </w:pPr>
      <w:ins w:id="972" w:author="David Conklin" w:date="2021-04-07T07:14:00Z">
        <w:r>
          <w:t>SpatialAllocat</w:t>
        </w:r>
      </w:ins>
      <w:ins w:id="973" w:author="David Conklin" w:date="2021-04-07T07:15:00Z">
        <w:r>
          <w:t>or.dll – StandDisturbance</w:t>
        </w:r>
      </w:ins>
    </w:p>
    <w:p w14:paraId="465F2857" w14:textId="3F43283A" w:rsidR="006510D4" w:rsidRDefault="006510D4" w:rsidP="002A728C">
      <w:pPr>
        <w:ind w:left="288" w:hanging="288"/>
        <w:rPr>
          <w:ins w:id="974" w:author="David Conklin" w:date="2021-04-07T07:17:00Z"/>
        </w:rPr>
      </w:pPr>
      <w:ins w:id="975" w:author="David Conklin" w:date="2021-04-07T07:15:00Z">
        <w:r>
          <w:t>VegSTM.dll</w:t>
        </w:r>
      </w:ins>
      <w:ins w:id="976" w:author="David Conklin" w:date="2021-04-07T07:16:00Z">
        <w:r>
          <w:t xml:space="preserve"> </w:t>
        </w:r>
      </w:ins>
      <w:ins w:id="977" w:author="David Conklin" w:date="2021-04-07T07:17:00Z">
        <w:r>
          <w:t>–</w:t>
        </w:r>
      </w:ins>
      <w:ins w:id="978" w:author="David Conklin" w:date="2021-04-07T07:16:00Z">
        <w:r>
          <w:t xml:space="preserve"> VegSTMengine</w:t>
        </w:r>
      </w:ins>
    </w:p>
    <w:p w14:paraId="6C303B94" w14:textId="0EF7492C" w:rsidR="006510D4" w:rsidRDefault="006510D4" w:rsidP="002A728C">
      <w:pPr>
        <w:ind w:left="288" w:hanging="288"/>
        <w:rPr>
          <w:ins w:id="979" w:author="David Conklin" w:date="2021-04-07T07:17:00Z"/>
        </w:rPr>
      </w:pPr>
      <w:ins w:id="980" w:author="David Conklin" w:date="2021-04-07T07:17:00Z">
        <w:r>
          <w:t>Reporter.dll – YearlyReports</w:t>
        </w:r>
      </w:ins>
    </w:p>
    <w:p w14:paraId="06C879B8" w14:textId="3CAEAF70" w:rsidR="006510D4" w:rsidRPr="002E696A" w:rsidRDefault="006510D4" w:rsidP="002A728C">
      <w:pPr>
        <w:ind w:left="288" w:hanging="288"/>
        <w:rPr>
          <w:ins w:id="981" w:author="David Conklin" w:date="2021-04-07T07:19:00Z"/>
          <w:u w:val="single"/>
          <w:rPrChange w:id="982" w:author="David Conklin" w:date="2021-04-07T12:10:00Z">
            <w:rPr>
              <w:ins w:id="983" w:author="David Conklin" w:date="2021-04-07T07:19:00Z"/>
            </w:rPr>
          </w:rPrChange>
        </w:rPr>
      </w:pPr>
      <w:ins w:id="984" w:author="David Conklin" w:date="2021-04-07T07:18:00Z">
        <w:r w:rsidRPr="002E696A">
          <w:rPr>
            <w:u w:val="single"/>
            <w:rPrChange w:id="985" w:author="David Conklin" w:date="2021-04-07T12:10:00Z">
              <w:rPr/>
            </w:rPrChange>
          </w:rPr>
          <w:lastRenderedPageBreak/>
          <w:t xml:space="preserve">Daily processes, as in McKenzie/Flow.xml </w:t>
        </w:r>
      </w:ins>
      <w:ins w:id="986" w:author="David Conklin" w:date="2021-04-07T07:19:00Z">
        <w:r w:rsidRPr="002E696A">
          <w:rPr>
            <w:u w:val="single"/>
            <w:rPrChange w:id="987" w:author="David Conklin" w:date="2021-04-07T12:10:00Z">
              <w:rPr/>
            </w:rPrChange>
          </w:rPr>
          <w:t>ver. 333</w:t>
        </w:r>
      </w:ins>
    </w:p>
    <w:p w14:paraId="148D3741" w14:textId="110189C4" w:rsidR="006510D4" w:rsidRDefault="006510D4" w:rsidP="002A728C">
      <w:pPr>
        <w:ind w:left="288" w:hanging="288"/>
        <w:rPr>
          <w:ins w:id="988" w:author="David Conklin" w:date="2021-04-07T07:20:00Z"/>
        </w:rPr>
      </w:pPr>
      <w:ins w:id="989" w:author="David Conklin" w:date="2021-04-07T07:19:00Z">
        <w:r>
          <w:t xml:space="preserve">Flow.dll </w:t>
        </w:r>
      </w:ins>
      <w:ins w:id="990" w:author="David Conklin" w:date="2021-04-07T07:20:00Z">
        <w:r>
          <w:t xml:space="preserve">– </w:t>
        </w:r>
      </w:ins>
      <w:ins w:id="991" w:author="David Conklin" w:date="2021-04-07T07:22:00Z">
        <w:r>
          <w:t>reach routing</w:t>
        </w:r>
      </w:ins>
      <w:ins w:id="992" w:author="David Conklin" w:date="2021-04-07T07:21:00Z">
        <w:r>
          <w:t>, evap_trans</w:t>
        </w:r>
      </w:ins>
      <w:ins w:id="993" w:author="David Conklin" w:date="2021-04-07T07:23:00Z">
        <w:r>
          <w:t xml:space="preserve"> (</w:t>
        </w:r>
      </w:ins>
      <w:ins w:id="994" w:author="David Conklin" w:date="2021-04-07T07:22:00Z">
        <w:r>
          <w:t xml:space="preserve">ForestET, </w:t>
        </w:r>
      </w:ins>
      <w:ins w:id="995" w:author="David Conklin" w:date="2021-04-07T07:23:00Z">
        <w:r>
          <w:t>AgET,</w:t>
        </w:r>
      </w:ins>
      <w:ins w:id="996" w:author="David Conklin" w:date="2021-04-07T07:24:00Z">
        <w:r w:rsidR="006B1B03">
          <w:t xml:space="preserve"> </w:t>
        </w:r>
      </w:ins>
      <w:ins w:id="997" w:author="David Conklin" w:date="2021-04-07T07:25:00Z">
        <w:r w:rsidR="006B1B03">
          <w:t>W</w:t>
        </w:r>
      </w:ins>
      <w:ins w:id="998" w:author="David Conklin" w:date="2021-04-07T07:24:00Z">
        <w:r w:rsidR="006B1B03">
          <w:t>etlandET</w:t>
        </w:r>
      </w:ins>
      <w:ins w:id="999" w:author="David Conklin" w:date="2021-04-07T07:25:00Z">
        <w:r w:rsidR="006B1B03">
          <w:t>), urban_wate</w:t>
        </w:r>
      </w:ins>
      <w:ins w:id="1000" w:author="David Conklin" w:date="2021-04-07T07:26:00Z">
        <w:r w:rsidR="006B1B03">
          <w:t>r_demand, allocation, Spring (</w:t>
        </w:r>
      </w:ins>
      <w:ins w:id="1001" w:author="David Conklin" w:date="2021-04-07T07:27:00Z">
        <w:r w:rsidR="006B1B03">
          <w:t>8 springs)</w:t>
        </w:r>
      </w:ins>
    </w:p>
    <w:p w14:paraId="043D8B71" w14:textId="5D2DB70D" w:rsidR="006510D4" w:rsidRDefault="006510D4" w:rsidP="002A728C">
      <w:pPr>
        <w:ind w:left="288" w:hanging="288"/>
        <w:rPr>
          <w:ins w:id="1002" w:author="David Conklin" w:date="2021-04-07T07:28:00Z"/>
        </w:rPr>
      </w:pPr>
      <w:ins w:id="1003" w:author="David Conklin" w:date="2021-04-07T07:20:00Z">
        <w:r>
          <w:t>HBV.dll – HBV_IrrigatedSoil</w:t>
        </w:r>
      </w:ins>
    </w:p>
    <w:p w14:paraId="3DD45ABE" w14:textId="49DF27AA" w:rsidR="006B1B03" w:rsidRDefault="006B1B03" w:rsidP="002A728C">
      <w:pPr>
        <w:ind w:left="288" w:hanging="288"/>
        <w:rPr>
          <w:ins w:id="1004" w:author="David Conklin" w:date="2021-04-07T07:20:00Z"/>
        </w:rPr>
      </w:pPr>
      <w:ins w:id="1005" w:author="David Conklin" w:date="2021-04-07T07:28:00Z">
        <w:r>
          <w:t>MCfire.dll – CW3Mfire_DailyProcess</w:t>
        </w:r>
      </w:ins>
    </w:p>
    <w:p w14:paraId="3C266303" w14:textId="77777777" w:rsidR="006510D4" w:rsidRDefault="006510D4" w:rsidP="002A728C">
      <w:pPr>
        <w:ind w:left="288" w:hanging="288"/>
        <w:rPr>
          <w:ins w:id="1006" w:author="David Conklin" w:date="2021-04-07T07:14:00Z"/>
        </w:rPr>
      </w:pPr>
    </w:p>
    <w:p w14:paraId="44EDBABC" w14:textId="77777777" w:rsidR="006510D4" w:rsidRDefault="006510D4" w:rsidP="002A728C">
      <w:pPr>
        <w:ind w:left="288" w:hanging="288"/>
        <w:rPr>
          <w:ins w:id="1007" w:author="David Conklin" w:date="2021-04-07T06:43:00Z"/>
        </w:rPr>
        <w:pPrChange w:id="1008" w:author="David Conklin" w:date="2021-04-07T07:12:00Z">
          <w:pPr/>
        </w:pPrChange>
      </w:pPr>
    </w:p>
    <w:p w14:paraId="2E5ABF09" w14:textId="00F40E68" w:rsidR="002F4860" w:rsidRDefault="002C300B" w:rsidP="00706EE7">
      <w:pPr>
        <w:pStyle w:val="Heading2"/>
        <w:rPr>
          <w:ins w:id="1009" w:author="David Conklin" w:date="2021-04-08T06:46:00Z"/>
        </w:rPr>
      </w:pPr>
      <w:ins w:id="1010" w:author="David Conklin" w:date="2021-04-07T06:42:00Z">
        <w:r>
          <w:t xml:space="preserve"> </w:t>
        </w:r>
      </w:ins>
      <w:bookmarkStart w:id="1011" w:name="_Toc69131774"/>
      <w:ins w:id="1012" w:author="David Conklin" w:date="2021-04-08T07:20:00Z">
        <w:r w:rsidR="00702439">
          <w:t>Some g</w:t>
        </w:r>
      </w:ins>
      <w:ins w:id="1013" w:author="David Conklin" w:date="2021-04-08T06:45:00Z">
        <w:r w:rsidR="00706EE7">
          <w:t>lobal method de</w:t>
        </w:r>
      </w:ins>
      <w:ins w:id="1014" w:author="David Conklin" w:date="2021-04-08T06:46:00Z">
        <w:r w:rsidR="00706EE7">
          <w:t>tails</w:t>
        </w:r>
        <w:bookmarkEnd w:id="1011"/>
      </w:ins>
    </w:p>
    <w:p w14:paraId="300D6266" w14:textId="02884042" w:rsidR="00706EE7" w:rsidRDefault="00706EE7" w:rsidP="00706EE7">
      <w:pPr>
        <w:rPr>
          <w:ins w:id="1015" w:author="David Conklin" w:date="2021-04-08T06:50:00Z"/>
        </w:rPr>
      </w:pPr>
      <w:ins w:id="1016" w:author="David Conklin" w:date="2021-04-08T06:47:00Z">
        <w:r>
          <w:t xml:space="preserve">Near the beginning of the Flow XML file, there is a </w:t>
        </w:r>
      </w:ins>
      <w:ins w:id="1017" w:author="David Conklin" w:date="2021-04-08T06:48:00Z">
        <w:r>
          <w:t>&lt;global_methods&gt; block.  Within that block, a variety of g</w:t>
        </w:r>
      </w:ins>
      <w:ins w:id="1018" w:author="David Conklin" w:date="2021-04-08T06:49:00Z">
        <w:r>
          <w:t>lobal methods are recognized; Flow.xml in CW3M ver. 335</w:t>
        </w:r>
      </w:ins>
      <w:ins w:id="1019" w:author="David Conklin" w:date="2021-04-08T06:50:00Z">
        <w:r>
          <w:t xml:space="preserve"> specifies these global methods:</w:t>
        </w:r>
      </w:ins>
    </w:p>
    <w:p w14:paraId="4015CEFC" w14:textId="69957A92" w:rsidR="00706EE7" w:rsidRDefault="00706EE7" w:rsidP="00706EE7">
      <w:pPr>
        <w:rPr>
          <w:ins w:id="1020" w:author="David Conklin" w:date="2021-04-08T06:50:00Z"/>
        </w:rPr>
      </w:pPr>
      <w:ins w:id="1021" w:author="David Conklin" w:date="2021-04-08T06:50:00Z">
        <w:r>
          <w:tab/>
        </w:r>
        <w:r>
          <w:tab/>
          <w:t>&lt;reach_routing&gt;</w:t>
        </w:r>
      </w:ins>
    </w:p>
    <w:p w14:paraId="268C3065" w14:textId="756A9702" w:rsidR="00706EE7" w:rsidRDefault="00706EE7" w:rsidP="00706EE7">
      <w:pPr>
        <w:rPr>
          <w:ins w:id="1022" w:author="David Conklin" w:date="2021-04-08T06:51:00Z"/>
        </w:rPr>
      </w:pPr>
      <w:ins w:id="1023" w:author="David Conklin" w:date="2021-04-08T06:50:00Z">
        <w:r>
          <w:tab/>
        </w:r>
        <w:r>
          <w:tab/>
          <w:t>&lt;lateral_ex</w:t>
        </w:r>
      </w:ins>
      <w:ins w:id="1024" w:author="David Conklin" w:date="2021-04-08T06:51:00Z">
        <w:r>
          <w:t>change&gt;</w:t>
        </w:r>
      </w:ins>
    </w:p>
    <w:p w14:paraId="1530174C" w14:textId="4B89021C" w:rsidR="00706EE7" w:rsidRDefault="00706EE7" w:rsidP="00706EE7">
      <w:pPr>
        <w:rPr>
          <w:ins w:id="1025" w:author="David Conklin" w:date="2021-04-08T06:51:00Z"/>
        </w:rPr>
      </w:pPr>
      <w:ins w:id="1026" w:author="David Conklin" w:date="2021-04-08T06:51:00Z">
        <w:r>
          <w:tab/>
        </w:r>
        <w:r>
          <w:tab/>
          <w:t>&lt;hru_vertical_exchange&gt;</w:t>
        </w:r>
      </w:ins>
    </w:p>
    <w:p w14:paraId="6222DA51" w14:textId="0DE5E35F" w:rsidR="00706EE7" w:rsidRDefault="00706EE7" w:rsidP="00706EE7">
      <w:pPr>
        <w:rPr>
          <w:ins w:id="1027" w:author="David Conklin" w:date="2021-04-08T06:52:00Z"/>
        </w:rPr>
      </w:pPr>
      <w:ins w:id="1028" w:author="David Conklin" w:date="2021-04-08T06:51:00Z">
        <w:r>
          <w:tab/>
        </w:r>
        <w:r>
          <w:tab/>
          <w:t>&lt;external</w:t>
        </w:r>
      </w:ins>
      <w:ins w:id="1029" w:author="David Conklin" w:date="2021-04-08T06:52:00Z">
        <w:r>
          <w:t>&gt;, used for HBV</w:t>
        </w:r>
      </w:ins>
      <w:ins w:id="1030" w:author="David Conklin" w:date="2021-04-08T06:54:00Z">
        <w:r>
          <w:t xml:space="preserve"> and M</w:t>
        </w:r>
      </w:ins>
      <w:ins w:id="1031" w:author="David Conklin" w:date="2021-04-08T06:55:00Z">
        <w:r>
          <w:t>Cfire</w:t>
        </w:r>
      </w:ins>
    </w:p>
    <w:p w14:paraId="6C52F2FC" w14:textId="3680E273" w:rsidR="00706EE7" w:rsidRDefault="00706EE7" w:rsidP="00706EE7">
      <w:pPr>
        <w:rPr>
          <w:ins w:id="1032" w:author="David Conklin" w:date="2021-04-08T06:53:00Z"/>
        </w:rPr>
      </w:pPr>
      <w:ins w:id="1033" w:author="David Conklin" w:date="2021-04-08T06:52:00Z">
        <w:r>
          <w:tab/>
        </w:r>
        <w:r>
          <w:tab/>
          <w:t xml:space="preserve">&lt;evap_trans&gt;, for ForestET, </w:t>
        </w:r>
      </w:ins>
      <w:ins w:id="1034" w:author="David Conklin" w:date="2021-04-08T06:53:00Z">
        <w:r>
          <w:t>AgET, and WetlandET</w:t>
        </w:r>
      </w:ins>
    </w:p>
    <w:p w14:paraId="097C3444" w14:textId="31899D7D" w:rsidR="00706EE7" w:rsidRDefault="00706EE7" w:rsidP="00706EE7">
      <w:pPr>
        <w:rPr>
          <w:ins w:id="1035" w:author="David Conklin" w:date="2021-04-08T06:53:00Z"/>
        </w:rPr>
      </w:pPr>
      <w:ins w:id="1036" w:author="David Conklin" w:date="2021-04-08T06:53:00Z">
        <w:r>
          <w:tab/>
        </w:r>
        <w:r>
          <w:tab/>
          <w:t>&lt;urban_water_demand&gt;</w:t>
        </w:r>
      </w:ins>
    </w:p>
    <w:p w14:paraId="076B8693" w14:textId="435F49E6" w:rsidR="00706EE7" w:rsidRDefault="00706EE7" w:rsidP="00706EE7">
      <w:pPr>
        <w:rPr>
          <w:ins w:id="1037" w:author="David Conklin" w:date="2021-04-08T06:54:00Z"/>
        </w:rPr>
      </w:pPr>
      <w:ins w:id="1038" w:author="David Conklin" w:date="2021-04-08T06:53:00Z">
        <w:r>
          <w:tab/>
        </w:r>
        <w:r>
          <w:tab/>
          <w:t>&lt;allocation&gt;</w:t>
        </w:r>
      </w:ins>
    </w:p>
    <w:p w14:paraId="39A2C336" w14:textId="475076CC" w:rsidR="00706EE7" w:rsidRDefault="00706EE7" w:rsidP="00706EE7">
      <w:pPr>
        <w:rPr>
          <w:ins w:id="1039" w:author="David Conklin" w:date="2021-04-08T06:55:00Z"/>
        </w:rPr>
      </w:pPr>
      <w:ins w:id="1040" w:author="David Conklin" w:date="2021-04-08T06:54:00Z">
        <w:r>
          <w:tab/>
        </w:r>
        <w:r>
          <w:tab/>
          <w:t>&lt;Spring&gt;, for 8 springs in the High Cascades</w:t>
        </w:r>
      </w:ins>
    </w:p>
    <w:p w14:paraId="74EA4E4B" w14:textId="5F53EBD6" w:rsidR="00706EE7" w:rsidRDefault="003E3B67" w:rsidP="00706EE7">
      <w:pPr>
        <w:rPr>
          <w:ins w:id="1041" w:author="David Conklin" w:date="2021-04-08T07:00:00Z"/>
        </w:rPr>
      </w:pPr>
      <w:ins w:id="1042" w:author="David Conklin" w:date="2021-04-08T06:55:00Z">
        <w:r>
          <w:t>The sour</w:t>
        </w:r>
      </w:ins>
      <w:ins w:id="1043" w:author="David Conklin" w:date="2021-04-08T06:56:00Z">
        <w:r>
          <w:t>ce code for all the global methods except &lt;external&gt; ones is part of the Flow project in Visual Studios</w:t>
        </w:r>
      </w:ins>
      <w:ins w:id="1044" w:author="David Conklin" w:date="2021-04-08T06:58:00Z">
        <w:r>
          <w:t xml:space="preserve"> (VS).</w:t>
        </w:r>
      </w:ins>
      <w:ins w:id="1045" w:author="David Conklin" w:date="2021-04-08T06:57:00Z">
        <w:r>
          <w:t xml:space="preserve">  There are separate V</w:t>
        </w:r>
      </w:ins>
      <w:ins w:id="1046" w:author="David Conklin" w:date="2021-04-08T06:58:00Z">
        <w:r>
          <w:t>S projects for HBV and MCfire.</w:t>
        </w:r>
      </w:ins>
    </w:p>
    <w:p w14:paraId="318B5B37" w14:textId="4A372B17" w:rsidR="003E3B67" w:rsidRDefault="003E3B67" w:rsidP="00706EE7">
      <w:pPr>
        <w:rPr>
          <w:ins w:id="1047" w:author="David Conklin" w:date="2021-04-08T07:00:00Z"/>
        </w:rPr>
      </w:pPr>
    </w:p>
    <w:p w14:paraId="417CF097" w14:textId="722D7E0A" w:rsidR="003E3B67" w:rsidRDefault="003E3B67" w:rsidP="00706EE7">
      <w:pPr>
        <w:rPr>
          <w:ins w:id="1048" w:author="David Conklin" w:date="2021-04-08T07:07:00Z"/>
        </w:rPr>
      </w:pPr>
      <w:ins w:id="1049" w:author="David Conklin" w:date="2021-04-08T07:00:00Z">
        <w:r>
          <w:t>Withi</w:t>
        </w:r>
      </w:ins>
      <w:ins w:id="1050" w:author="David Conklin" w:date="2021-04-08T07:01:00Z">
        <w:r>
          <w:t xml:space="preserve">n the individual global method specification blocks, there is always a </w:t>
        </w:r>
        <w:r w:rsidRPr="003E3B67">
          <w:rPr>
            <w:i/>
            <w:iCs/>
            <w:rPrChange w:id="1051" w:author="David Conklin" w:date="2021-04-08T07:03:00Z">
              <w:rPr/>
            </w:rPrChange>
          </w:rPr>
          <w:t>name</w:t>
        </w:r>
        <w:r>
          <w:t xml:space="preserve"> </w:t>
        </w:r>
      </w:ins>
      <w:ins w:id="1052" w:author="David Conklin" w:date="2021-04-08T07:03:00Z">
        <w:r>
          <w:t>field</w:t>
        </w:r>
      </w:ins>
      <w:ins w:id="1053" w:author="David Conklin" w:date="2021-04-08T07:02:00Z">
        <w:r>
          <w:t xml:space="preserve"> and often but not always </w:t>
        </w:r>
        <w:r>
          <w:rPr>
            <w:i/>
            <w:iCs/>
          </w:rPr>
          <w:t>method</w:t>
        </w:r>
        <w:r>
          <w:t xml:space="preserve"> and </w:t>
        </w:r>
        <w:r>
          <w:rPr>
            <w:i/>
            <w:iCs/>
          </w:rPr>
          <w:t>query</w:t>
        </w:r>
        <w:r>
          <w:t xml:space="preserve"> </w:t>
        </w:r>
      </w:ins>
      <w:ins w:id="1054" w:author="David Conklin" w:date="2021-04-08T07:03:00Z">
        <w:r>
          <w:t>field</w:t>
        </w:r>
      </w:ins>
      <w:ins w:id="1055" w:author="David Conklin" w:date="2021-04-08T07:02:00Z">
        <w:r>
          <w:t>s</w:t>
        </w:r>
      </w:ins>
      <w:ins w:id="1056" w:author="David Conklin" w:date="2021-04-08T07:03:00Z">
        <w:r>
          <w:t xml:space="preserve">.  A value of </w:t>
        </w:r>
      </w:ins>
      <w:ins w:id="1057" w:author="David Conklin" w:date="2021-04-08T07:04:00Z">
        <w:r>
          <w:t xml:space="preserve">“none” for the </w:t>
        </w:r>
        <w:r>
          <w:rPr>
            <w:i/>
            <w:iCs/>
          </w:rPr>
          <w:t>method</w:t>
        </w:r>
        <w:r>
          <w:t xml:space="preserve"> field indicates that the global method is not</w:t>
        </w:r>
      </w:ins>
      <w:ins w:id="1058" w:author="David Conklin" w:date="2021-04-08T07:05:00Z">
        <w:r>
          <w:t xml:space="preserve"> used; that’s the case for the &lt;lateral_exchange&gt; and &lt;</w:t>
        </w:r>
        <w:r w:rsidR="005D32C3">
          <w:t>hru_vertical</w:t>
        </w:r>
      </w:ins>
      <w:ins w:id="1059" w:author="David Conklin" w:date="2021-04-08T07:06:00Z">
        <w:r w:rsidR="005D32C3">
          <w:t>_exchange&gt; methods in Flow.xml in CW3M ver. 335.</w:t>
        </w:r>
      </w:ins>
    </w:p>
    <w:p w14:paraId="56493C65" w14:textId="529EC4C9" w:rsidR="005D32C3" w:rsidRDefault="005D32C3" w:rsidP="00706EE7">
      <w:pPr>
        <w:rPr>
          <w:ins w:id="1060" w:author="David Conklin" w:date="2021-04-08T07:07:00Z"/>
        </w:rPr>
      </w:pPr>
    </w:p>
    <w:p w14:paraId="2FF0218C" w14:textId="1E166A8F" w:rsidR="005D32C3" w:rsidRDefault="005D32C3" w:rsidP="00706EE7">
      <w:pPr>
        <w:rPr>
          <w:ins w:id="1061" w:author="David Conklin" w:date="2021-04-08T07:13:00Z"/>
        </w:rPr>
      </w:pPr>
      <w:ins w:id="1062" w:author="David Conklin" w:date="2021-04-08T07:07:00Z">
        <w:r>
          <w:t xml:space="preserve">The expression in the </w:t>
        </w:r>
        <w:r>
          <w:rPr>
            <w:i/>
            <w:iCs/>
          </w:rPr>
          <w:t>query</w:t>
        </w:r>
        <w:r>
          <w:t xml:space="preserve"> field identi</w:t>
        </w:r>
      </w:ins>
      <w:ins w:id="1063" w:author="David Conklin" w:date="2021-04-08T07:08:00Z">
        <w:r>
          <w:t>fies the IDUs to which the method will be applied.  The query is evaluated at the beginning of each simulation year</w:t>
        </w:r>
      </w:ins>
      <w:ins w:id="1064" w:author="David Conklin" w:date="2021-04-08T07:09:00Z">
        <w:r>
          <w:t>.  An integer array with one element for each IDU is used to record</w:t>
        </w:r>
      </w:ins>
      <w:ins w:id="1065" w:author="David Conklin" w:date="2021-04-08T07:10:00Z">
        <w:r>
          <w:t>, for each global method, whether the IDU satisfies the global method’s query.  E</w:t>
        </w:r>
      </w:ins>
      <w:ins w:id="1066" w:author="David Conklin" w:date="2021-04-08T07:11:00Z">
        <w:r>
          <w:t>ach bit in the integer corresponds to a different global method.  Since integers are 32 bits wid</w:t>
        </w:r>
      </w:ins>
      <w:ins w:id="1067" w:author="David Conklin" w:date="2021-04-08T07:12:00Z">
        <w:r>
          <w:t>e, there is a limit of 32 global methods</w:t>
        </w:r>
      </w:ins>
      <w:ins w:id="1068" w:author="David Conklin" w:date="2021-04-08T07:13:00Z">
        <w:r>
          <w:t>.</w:t>
        </w:r>
      </w:ins>
    </w:p>
    <w:p w14:paraId="5D02B5EE" w14:textId="4C0A5E53" w:rsidR="005D32C3" w:rsidRDefault="005D32C3" w:rsidP="00706EE7">
      <w:pPr>
        <w:rPr>
          <w:ins w:id="1069" w:author="David Conklin" w:date="2021-04-08T07:13:00Z"/>
        </w:rPr>
      </w:pPr>
    </w:p>
    <w:p w14:paraId="44D18173" w14:textId="40C6A9A9" w:rsidR="005D32C3" w:rsidRPr="005D32C3" w:rsidRDefault="005D32C3" w:rsidP="00706EE7">
      <w:pPr>
        <w:rPr>
          <w:rPrChange w:id="1070" w:author="David Conklin" w:date="2021-04-08T07:07:00Z">
            <w:rPr/>
          </w:rPrChange>
        </w:rPr>
        <w:pPrChange w:id="1071" w:author="David Conklin" w:date="2021-04-08T06:46:00Z">
          <w:pPr/>
        </w:pPrChange>
      </w:pPr>
      <w:ins w:id="1072" w:author="David Conklin" w:date="2021-04-08T07:14:00Z">
        <w:r>
          <w:t xml:space="preserve">The fact that the query is evaluated just once per simulation year means that it is insensitive to </w:t>
        </w:r>
      </w:ins>
      <w:ins w:id="1073" w:author="David Conklin" w:date="2021-04-08T07:15:00Z">
        <w:r>
          <w:t xml:space="preserve">day-to-day </w:t>
        </w:r>
      </w:ins>
      <w:ins w:id="1074" w:author="David Conklin" w:date="2021-04-08T07:14:00Z">
        <w:r>
          <w:t xml:space="preserve">changes </w:t>
        </w:r>
      </w:ins>
      <w:ins w:id="1075" w:author="David Conklin" w:date="2021-04-08T07:15:00Z">
        <w:r>
          <w:t>in attribute values.</w:t>
        </w:r>
      </w:ins>
      <w:ins w:id="1076" w:author="David Conklin" w:date="2021-04-08T07:16:00Z">
        <w:r w:rsidR="00702439">
          <w:t xml:space="preserve">  LULC attributes</w:t>
        </w:r>
      </w:ins>
      <w:ins w:id="1077" w:author="David Conklin" w:date="2021-04-08T07:17:00Z">
        <w:r w:rsidR="00702439">
          <w:t xml:space="preserve"> are commonly used in the queries</w:t>
        </w:r>
      </w:ins>
      <w:ins w:id="1078" w:author="David Conklin" w:date="2021-04-08T07:18:00Z">
        <w:r w:rsidR="00702439">
          <w:t>.  It would not make sense to use an attribute like PRECIP in a global</w:t>
        </w:r>
      </w:ins>
      <w:ins w:id="1079" w:author="David Conklin" w:date="2021-04-08T07:19:00Z">
        <w:r w:rsidR="00702439">
          <w:t xml:space="preserve"> method query, but PRECIP_YR would make sense.</w:t>
        </w:r>
      </w:ins>
    </w:p>
    <w:p w14:paraId="49961FC3" w14:textId="77777777" w:rsidR="00FD7767" w:rsidRPr="00151332" w:rsidRDefault="00FD7767" w:rsidP="00484223"/>
    <w:p w14:paraId="3112A3CF" w14:textId="3250FB5C" w:rsidR="00867943" w:rsidRDefault="00D37681" w:rsidP="00D37681">
      <w:pPr>
        <w:pStyle w:val="Heading1"/>
      </w:pPr>
      <w:bookmarkStart w:id="1080" w:name="_Toc69131775"/>
      <w:r>
        <w:t>Study areas</w:t>
      </w:r>
      <w:bookmarkEnd w:id="1080"/>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46EB7DF6"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B86E24">
        <w:t xml:space="preserve">Figure </w:t>
      </w:r>
      <w:r w:rsidR="00B86E24">
        <w:rPr>
          <w:noProof/>
        </w:rPr>
        <w:t>1</w:t>
      </w:r>
      <w:r w:rsidR="00064E77">
        <w:fldChar w:fldCharType="end"/>
      </w:r>
      <w:r w:rsidR="00064E77">
        <w:t>)</w:t>
      </w:r>
    </w:p>
    <w:p w14:paraId="03CAE907" w14:textId="1B62BF1C"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B86E24">
        <w:t xml:space="preserve">Figure </w:t>
      </w:r>
      <w:r w:rsidR="00B86E24">
        <w:rPr>
          <w:noProof/>
        </w:rPr>
        <w:t>2</w:t>
      </w:r>
      <w:r w:rsidR="00064E77">
        <w:fldChar w:fldCharType="end"/>
      </w:r>
      <w:r w:rsidR="00064E77">
        <w:t>)</w:t>
      </w:r>
    </w:p>
    <w:p w14:paraId="1A5A767B" w14:textId="19DF1638"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B86E24">
        <w:t xml:space="preserve">Figure </w:t>
      </w:r>
      <w:r w:rsidR="00B86E24">
        <w:rPr>
          <w:noProof/>
        </w:rPr>
        <w:t>5</w:t>
      </w:r>
      <w:r w:rsidR="00893F4B">
        <w:fldChar w:fldCharType="end"/>
      </w:r>
      <w:r>
        <w:t>)</w:t>
      </w:r>
    </w:p>
    <w:p w14:paraId="1B80045C" w14:textId="347A1361"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B86E24">
        <w:t xml:space="preserve">Figure </w:t>
      </w:r>
      <w:r w:rsidR="00B86E24">
        <w:rPr>
          <w:noProof/>
        </w:rPr>
        <w:t>3</w:t>
      </w:r>
      <w:r w:rsidR="00064E77">
        <w:fldChar w:fldCharType="end"/>
      </w:r>
      <w:r w:rsidR="00064E77">
        <w:t>)</w:t>
      </w:r>
    </w:p>
    <w:p w14:paraId="1933EF54" w14:textId="6798A09D"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B86E24">
        <w:t xml:space="preserve">Figure </w:t>
      </w:r>
      <w:r w:rsidR="00B86E24">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lastRenderedPageBreak/>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1081" w:name="_Toc69131776"/>
      <w:r>
        <w:t>Data</w:t>
      </w:r>
      <w:r w:rsidR="00A92F06">
        <w:t>CW3M</w:t>
      </w:r>
      <w:r>
        <w:t xml:space="preserve"> directory structure</w:t>
      </w:r>
      <w:bookmarkEnd w:id="1081"/>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lastRenderedPageBreak/>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1082" w:name="_Toc69131777"/>
      <w:r>
        <w:t>DataCW3M\ScenarioData directory structure</w:t>
      </w:r>
      <w:bookmarkEnd w:id="1082"/>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1083" w:name="_Toc69131778"/>
      <w:r>
        <w:t>DataCW3M\ScenarioData\&lt;scenario&gt; folder contents</w:t>
      </w:r>
      <w:bookmarkEnd w:id="1083"/>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1084" w:name="_Toc69131779"/>
      <w:r>
        <w:t>DataCW3M\&lt;study area&gt; folder contents</w:t>
      </w:r>
      <w:bookmarkEnd w:id="1084"/>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5520EEE0" w:rsidR="00D37681" w:rsidRDefault="00D37681" w:rsidP="00D37681">
      <w:pPr>
        <w:pStyle w:val="Caption"/>
      </w:pPr>
      <w:bookmarkStart w:id="1085" w:name="_Ref529607484"/>
      <w:bookmarkStart w:id="1086"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B86E24">
        <w:rPr>
          <w:noProof/>
        </w:rPr>
        <w:t>1</w:t>
      </w:r>
      <w:r w:rsidR="006C64CF">
        <w:rPr>
          <w:noProof/>
        </w:rPr>
        <w:fldChar w:fldCharType="end"/>
      </w:r>
      <w:bookmarkEnd w:id="1085"/>
      <w:r>
        <w:t xml:space="preserve">. Willamette River basin study area; embedded study areas are </w:t>
      </w:r>
      <w:r w:rsidR="0005603B">
        <w:t>colored</w:t>
      </w:r>
      <w:r w:rsidR="0097392C">
        <w:t xml:space="preserve"> other than gray.  The 2 lighter blues together make up the upper Willamette basin study area.</w:t>
      </w:r>
      <w:bookmarkEnd w:id="1086"/>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01820211" w:rsidR="00D37681" w:rsidRDefault="00D37681" w:rsidP="00D37681">
      <w:pPr>
        <w:pStyle w:val="Caption"/>
      </w:pPr>
      <w:bookmarkStart w:id="1087" w:name="_Ref529607514"/>
      <w:bookmarkStart w:id="1088"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B86E24">
        <w:rPr>
          <w:noProof/>
        </w:rPr>
        <w:t>2</w:t>
      </w:r>
      <w:r w:rsidR="006C64CF">
        <w:rPr>
          <w:noProof/>
        </w:rPr>
        <w:fldChar w:fldCharType="end"/>
      </w:r>
      <w:bookmarkEnd w:id="1087"/>
      <w:r>
        <w:t>. Tualatin basin study area; Chicken Creek watershed is highlighted.</w:t>
      </w:r>
      <w:bookmarkEnd w:id="1088"/>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0074F985" w:rsidR="00D37681" w:rsidRDefault="00064E77" w:rsidP="00064E77">
      <w:pPr>
        <w:pStyle w:val="Caption"/>
      </w:pPr>
      <w:bookmarkStart w:id="1089" w:name="_Ref529607587"/>
      <w:bookmarkStart w:id="1090"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B86E24">
        <w:rPr>
          <w:noProof/>
        </w:rPr>
        <w:t>3</w:t>
      </w:r>
      <w:r w:rsidR="006C64CF">
        <w:rPr>
          <w:noProof/>
        </w:rPr>
        <w:fldChar w:fldCharType="end"/>
      </w:r>
      <w:bookmarkEnd w:id="1089"/>
      <w:r>
        <w:t>. North Santiam watershed study area.</w:t>
      </w:r>
      <w:bookmarkEnd w:id="1090"/>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71545EB" w:rsidR="00C70B81" w:rsidRDefault="00064E77" w:rsidP="00064E77">
      <w:pPr>
        <w:pStyle w:val="Caption"/>
      </w:pPr>
      <w:bookmarkStart w:id="1091" w:name="_Ref529607628"/>
      <w:bookmarkStart w:id="1092"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B86E24">
        <w:rPr>
          <w:noProof/>
        </w:rPr>
        <w:t>4</w:t>
      </w:r>
      <w:r w:rsidR="006C64CF">
        <w:rPr>
          <w:noProof/>
        </w:rPr>
        <w:fldChar w:fldCharType="end"/>
      </w:r>
      <w:bookmarkEnd w:id="1091"/>
      <w:r>
        <w:t>. Upper Willamette study area.</w:t>
      </w:r>
      <w:bookmarkEnd w:id="1092"/>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953E247" w:rsidR="00E66BC2" w:rsidRDefault="006F30D2" w:rsidP="006F30D2">
      <w:pPr>
        <w:pStyle w:val="Caption"/>
      </w:pPr>
      <w:bookmarkStart w:id="1093" w:name="_Ref529611388"/>
      <w:bookmarkStart w:id="1094"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B86E24">
        <w:rPr>
          <w:noProof/>
        </w:rPr>
        <w:t>5</w:t>
      </w:r>
      <w:r w:rsidR="006C64CF">
        <w:rPr>
          <w:noProof/>
        </w:rPr>
        <w:fldChar w:fldCharType="end"/>
      </w:r>
      <w:bookmarkEnd w:id="1093"/>
      <w:r>
        <w:t>. Chicken Creek watershed study area.</w:t>
      </w:r>
      <w:bookmarkEnd w:id="1094"/>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1095" w:name="_Toc69131780"/>
      <w:r>
        <w:t>Calendar conventions</w:t>
      </w:r>
      <w:bookmarkEnd w:id="1095"/>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1096" w:name="_Toc69131781"/>
      <w:r>
        <w:t>Water years</w:t>
      </w:r>
      <w:bookmarkEnd w:id="1096"/>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1097" w:name="_Toc69131782"/>
      <w:r>
        <w:t>Climate data</w:t>
      </w:r>
      <w:bookmarkEnd w:id="1097"/>
    </w:p>
    <w:p w14:paraId="4E201698" w14:textId="77777777" w:rsidR="00CB152A" w:rsidRPr="00A06758" w:rsidRDefault="00CB152A" w:rsidP="00A06758"/>
    <w:p w14:paraId="400F9551" w14:textId="77777777" w:rsidR="00CB152A" w:rsidRDefault="00CB152A" w:rsidP="00CB152A">
      <w:pPr>
        <w:pStyle w:val="Heading2"/>
      </w:pPr>
      <w:bookmarkStart w:id="1098" w:name="_Toc2858729"/>
      <w:bookmarkStart w:id="1099" w:name="_Toc69131783"/>
      <w:r>
        <w:t>Numbered climate scenarios in the model</w:t>
      </w:r>
      <w:bookmarkEnd w:id="1098"/>
      <w:bookmarkEnd w:id="1099"/>
    </w:p>
    <w:p w14:paraId="30E024EF" w14:textId="77777777" w:rsidR="00823D41" w:rsidRDefault="00823D41" w:rsidP="00823D41">
      <w:pPr>
        <w:pStyle w:val="Body"/>
      </w:pPr>
    </w:p>
    <w:p w14:paraId="21F5BCDE" w14:textId="2FA49BB5"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B86E24">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1100" w:name="_Ref6032062"/>
      <w:bookmarkStart w:id="1101" w:name="_Ref6033311"/>
      <w:bookmarkStart w:id="1102" w:name="_Toc6121576"/>
      <w:r>
        <w:t xml:space="preserve">Table </w:t>
      </w:r>
      <w:bookmarkEnd w:id="1100"/>
      <w:r>
        <w:t>1. Numbered climate scenarios</w:t>
      </w:r>
      <w:bookmarkEnd w:id="1101"/>
      <w:bookmarkEnd w:id="1102"/>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1103" w:name="_Toc7759621"/>
      <w:bookmarkStart w:id="1104" w:name="_Toc69131784"/>
      <w:r>
        <w:t>Monthly and seasonal weather data</w:t>
      </w:r>
      <w:bookmarkEnd w:id="1103"/>
      <w:bookmarkEnd w:id="1104"/>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1105" w:name="_Toc69131785"/>
      <w:r>
        <w:t>Climate data grid</w:t>
      </w:r>
      <w:r w:rsidR="009F132A">
        <w:t>s</w:t>
      </w:r>
      <w:bookmarkEnd w:id="1105"/>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1106" w:name="_Toc69131786"/>
      <w:r>
        <w:t>The WW2100 climate grid</w:t>
      </w:r>
      <w:bookmarkEnd w:id="1106"/>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1107" w:name="_Toc69131787"/>
      <w:r>
        <w:t>The v2 climate grid</w:t>
      </w:r>
      <w:bookmarkEnd w:id="1107"/>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1108" w:name="_Toc69131788"/>
      <w:r>
        <w:t>How climate data is looked up</w:t>
      </w:r>
      <w:bookmarkEnd w:id="1108"/>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1109" w:name="_Toc69131789"/>
      <w:r>
        <w:t>What is in a climate dataset</w:t>
      </w:r>
      <w:bookmarkEnd w:id="1109"/>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1110" w:name="_Toc69131790"/>
      <w:r>
        <w:t>Water rights</w:t>
      </w:r>
      <w:bookmarkEnd w:id="1110"/>
    </w:p>
    <w:p w14:paraId="7ECEE8A5" w14:textId="77777777" w:rsidR="00D35AF7" w:rsidRDefault="00D35AF7" w:rsidP="00D35AF7">
      <w:pPr>
        <w:pStyle w:val="Heading2"/>
      </w:pPr>
      <w:bookmarkStart w:id="1111" w:name="_Toc69131791"/>
      <w:r>
        <w:t>Water rights data</w:t>
      </w:r>
      <w:bookmarkEnd w:id="1111"/>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1112" w:name="_Toc69131792"/>
      <w:r>
        <w:t>The wr_pods.csv file</w:t>
      </w:r>
      <w:bookmarkEnd w:id="1112"/>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1113" w:name="_Toc69131793"/>
      <w:r>
        <w:t>The wr_pous.csv file</w:t>
      </w:r>
      <w:bookmarkEnd w:id="1113"/>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1114" w:name="_Toc69131794"/>
      <w:r>
        <w:t>Adding a water right</w:t>
      </w:r>
      <w:bookmarkEnd w:id="1114"/>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1115" w:name="_Toc69131795"/>
      <w:r>
        <w:t>Stream flow and stream temperature</w:t>
      </w:r>
      <w:bookmarkEnd w:id="1115"/>
    </w:p>
    <w:p w14:paraId="224B0981" w14:textId="77777777" w:rsidR="008C7362" w:rsidRDefault="008C7362" w:rsidP="008C7362">
      <w:pPr>
        <w:pStyle w:val="Heading2"/>
      </w:pPr>
      <w:bookmarkStart w:id="1116" w:name="_Toc50800503"/>
      <w:bookmarkStart w:id="1117" w:name="_Toc54090937"/>
      <w:bookmarkStart w:id="1118" w:name="_Toc69131796"/>
      <w:r>
        <w:t>Water parcels</w:t>
      </w:r>
      <w:bookmarkEnd w:id="1116"/>
      <w:bookmarkEnd w:id="1117"/>
      <w:bookmarkEnd w:id="1118"/>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1119" w:name="_Toc69131797"/>
      <w:r>
        <w:t>Daily water mass and energy balance</w:t>
      </w:r>
      <w:bookmarkEnd w:id="1119"/>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1120" w:name="_Toc69131798"/>
      <w:r>
        <w:t>Estimating the rate of flow</w:t>
      </w:r>
      <w:r w:rsidR="006A13B7">
        <w:t xml:space="preserve"> </w:t>
      </w:r>
      <w:r>
        <w:t>in a stream reach</w:t>
      </w:r>
      <w:bookmarkEnd w:id="1120"/>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121" w:name="_Toc69131799"/>
      <w:r>
        <w:t>Estimating the surface area of the water in a subreach</w:t>
      </w:r>
      <w:bookmarkEnd w:id="1121"/>
    </w:p>
    <w:p w14:paraId="6663A824" w14:textId="6468D2E1" w:rsidR="00263AF4" w:rsidRDefault="00263AF4" w:rsidP="00263AF4">
      <w:pPr>
        <w:rPr>
          <w:ins w:id="1122" w:author="David Conklin" w:date="2021-04-08T07:30:00Z"/>
        </w:rPr>
      </w:pPr>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ins w:id="1123" w:author="David Conklin" w:date="2021-04-08T07:27:00Z">
        <w:r w:rsidR="007C48B1">
          <w:t>In principle,</w:t>
        </w:r>
      </w:ins>
      <w:r w:rsidR="00D165C3">
        <w:t xml:space="preserve"> </w:t>
      </w:r>
      <w:ins w:id="1124" w:author="David Conklin" w:date="2021-04-08T07:27:00Z">
        <w:r w:rsidR="007C48B1">
          <w:t>t</w:t>
        </w:r>
      </w:ins>
      <w:del w:id="1125" w:author="David Conklin" w:date="2021-04-08T07:27:00Z">
        <w:r w:rsidR="00D165C3" w:rsidDel="007C48B1">
          <w:delText>T</w:delText>
        </w:r>
      </w:del>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ins w:id="1126" w:author="David Conklin" w:date="2021-04-08T07:28:00Z">
        <w:r w:rsidR="007C48B1">
          <w:t xml:space="preserve">  CW3M has a built-in, default method for estimating stream width</w:t>
        </w:r>
      </w:ins>
      <w:ins w:id="1127" w:author="David Conklin" w:date="2021-04-08T07:29:00Z">
        <w:r w:rsidR="007C48B1">
          <w:t>; the estimate goes into the Reach attribute WIDTH_CALC.</w:t>
        </w:r>
      </w:ins>
    </w:p>
    <w:p w14:paraId="246EF282" w14:textId="3518AA60" w:rsidR="007C48B1" w:rsidRDefault="007C48B1" w:rsidP="00263AF4">
      <w:ins w:id="1128" w:author="David Conklin" w:date="2021-04-08T07:30:00Z">
        <w:r>
          <w:tab/>
          <w:t>In some places, the width of the reach is relatively constant</w:t>
        </w:r>
      </w:ins>
      <w:ins w:id="1129" w:author="David Conklin" w:date="2021-04-08T07:31:00Z">
        <w:r>
          <w:t xml:space="preserve">.  Where the width of the reach is known, it may be specified explicitly </w:t>
        </w:r>
      </w:ins>
      <w:ins w:id="1130" w:author="David Conklin" w:date="2021-04-08T07:32:00Z">
        <w:r>
          <w:t xml:space="preserve">in the Reach attribute WIDTHGIVEN.  Values greater than zero in WIDTHGIVEN override the </w:t>
        </w:r>
      </w:ins>
      <w:ins w:id="1131" w:author="David Conklin" w:date="2021-04-08T07:33:00Z">
        <w:r>
          <w:t>value in WIDTH_CALC.  The operative width value is held in the a</w:t>
        </w:r>
      </w:ins>
      <w:ins w:id="1132" w:author="David Conklin" w:date="2021-04-08T07:34:00Z">
        <w:r>
          <w:t>ttribute WIDTHREACH.</w:t>
        </w:r>
      </w:ins>
    </w:p>
    <w:p w14:paraId="70196CC4" w14:textId="0FF7FAA4" w:rsidR="00B57E25" w:rsidRDefault="00D165C3" w:rsidP="003F72F2">
      <w:pPr>
        <w:rPr>
          <w:ins w:id="1133" w:author="David Conklin" w:date="2021-04-08T07:46:00Z"/>
        </w:rPr>
      </w:pPr>
      <w:r>
        <w:tab/>
        <w:t xml:space="preserve">The </w:t>
      </w:r>
      <w:del w:id="1134" w:author="David Conklin" w:date="2021-04-08T07:35:00Z">
        <w:r w:rsidDel="007C48B1">
          <w:delText xml:space="preserve">effective </w:delText>
        </w:r>
      </w:del>
      <w:r>
        <w:t xml:space="preserve">width </w:t>
      </w:r>
      <w:ins w:id="1135" w:author="David Conklin" w:date="2021-04-08T07:35:00Z">
        <w:r w:rsidR="007C48B1">
          <w:t>estimate that goes into WIDTH_CAL</w:t>
        </w:r>
      </w:ins>
      <w:del w:id="1136" w:author="David Conklin" w:date="2021-04-08T07:35:00Z">
        <w:r w:rsidDel="0075078A">
          <w:delText>of the stream, for the purpose of calculating the water surface area</w:delText>
        </w:r>
      </w:del>
      <w:ins w:id="1137" w:author="David Conklin" w:date="2021-04-08T07:36:00Z">
        <w:r w:rsidR="0075078A">
          <w:t>C</w:t>
        </w:r>
      </w:ins>
      <w:del w:id="1138" w:author="David Conklin" w:date="2021-04-08T07:36:00Z">
        <w:r w:rsidDel="0075078A">
          <w:delText>,</w:delText>
        </w:r>
      </w:del>
      <w:r>
        <w:t xml:space="preserve"> is </w:t>
      </w:r>
      <w:ins w:id="1139" w:author="David Conklin" w:date="2021-04-08T07:43:00Z">
        <w:r w:rsidR="005460BC">
          <w:t>the average of the calculated widths for the su</w:t>
        </w:r>
      </w:ins>
      <w:ins w:id="1140" w:author="David Conklin" w:date="2021-04-08T07:44:00Z">
        <w:r w:rsidR="005460BC">
          <w:t xml:space="preserve">breaches that make up the reach.  Subreach widths are estimated as a function of the </w:t>
        </w:r>
      </w:ins>
      <w:ins w:id="1141" w:author="David Conklin" w:date="2021-04-08T07:45:00Z">
        <w:r w:rsidR="005460BC">
          <w:t>length of the subreach, the volume of water it contains, and a prescribed width-to-depth ratio</w:t>
        </w:r>
      </w:ins>
      <w:ins w:id="1142" w:author="David Conklin" w:date="2021-04-08T07:53:00Z">
        <w:r w:rsidR="00B57E25">
          <w:t xml:space="preserve"> = 10</w:t>
        </w:r>
      </w:ins>
      <w:ins w:id="1143" w:author="David Conklin" w:date="2021-04-08T07:46:00Z">
        <w:r w:rsidR="00B57E25">
          <w:t>.</w:t>
        </w:r>
      </w:ins>
    </w:p>
    <w:p w14:paraId="5C0C8505" w14:textId="1E9E984F" w:rsidR="00D165C3" w:rsidRPr="003F72F2" w:rsidDel="00EE1044" w:rsidRDefault="00D165C3" w:rsidP="003F72F2">
      <w:pPr>
        <w:rPr>
          <w:del w:id="1144" w:author="David Conklin" w:date="2021-04-08T08:24:00Z"/>
        </w:rPr>
      </w:pPr>
      <w:del w:id="1145" w:author="David Conklin" w:date="2021-04-08T07:36:00Z">
        <w:r w:rsidDel="0075078A">
          <w:delText>estimate</w:delText>
        </w:r>
      </w:del>
      <w:del w:id="1146" w:author="David Conklin" w:date="2021-04-08T08:24:00Z">
        <w:r w:rsidDel="00EE1044">
          <w:delText xml:space="preserve">d by a two-step process.  First, a “Manniing depth” is calculated using </w:delText>
        </w:r>
        <w:r w:rsidDel="00EE1044">
          <w:rPr>
            <w:i/>
            <w:iCs/>
          </w:rPr>
          <w:delText>GetManningDepthFromQ()</w:delText>
        </w:r>
        <w:r w:rsidDel="00EE1044">
          <w:delText>, and then it is used with the known volume and length to solve for a “Manning width”</w:delText>
        </w:r>
        <w:r w:rsidR="00264293" w:rsidDel="00EE1044">
          <w:delText>.  The second step is to compare the Manning width to a second estimate of the width made by multiplying the Manning depth by the parameterized width:depth ratio.  The lesser of the two width estimates is retained and used in the calculation of the water surface area.</w:delText>
        </w:r>
      </w:del>
    </w:p>
    <w:p w14:paraId="5DFFEFA5" w14:textId="77777777" w:rsidR="00B20483" w:rsidRDefault="00B20483" w:rsidP="00684B5F"/>
    <w:p w14:paraId="3E997B9C" w14:textId="77777777" w:rsidR="009123A7" w:rsidRDefault="009123A7" w:rsidP="007B1928">
      <w:pPr>
        <w:pStyle w:val="Heading2"/>
      </w:pPr>
      <w:bookmarkStart w:id="1147" w:name="_Toc69131800"/>
      <w:r>
        <w:lastRenderedPageBreak/>
        <w:t>Water temperature from thermal energy</w:t>
      </w:r>
      <w:bookmarkEnd w:id="1147"/>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1148" w:name="_Toc69131801"/>
      <w:r>
        <w:t>Initial conditions for Flow: the IC file</w:t>
      </w:r>
      <w:bookmarkEnd w:id="1148"/>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1149" w:name="_Toc69131802"/>
      <w:r>
        <w:t>Boundary conditions for stream water temperature</w:t>
      </w:r>
      <w:bookmarkEnd w:id="1149"/>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xml:space="preserve">, but not in strict proportion </w:t>
      </w:r>
      <w:r w:rsidR="00977ECE">
        <w:rPr>
          <w:rFonts w:cstheme="minorHAnsi"/>
          <w:color w:val="000000"/>
        </w:rPr>
        <w:lastRenderedPageBreak/>
        <w:t>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150" w:name="_Toc69131803"/>
      <w:r>
        <w:t>Thermal stratification in reservoirs</w:t>
      </w:r>
      <w:bookmarkEnd w:id="1150"/>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151" w:name="_Toc69131804"/>
      <w:r>
        <w:t>Thermal loading</w:t>
      </w:r>
      <w:bookmarkEnd w:id="1151"/>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w:t>
      </w:r>
      <w:r w:rsidR="0056152A">
        <w:lastRenderedPageBreak/>
        <w:t>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152" w:name="_Toc69131805"/>
      <w:r>
        <w:t>Reservoirs</w:t>
      </w:r>
      <w:bookmarkEnd w:id="1152"/>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lastRenderedPageBreak/>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153" w:name="_Toc69131806"/>
      <w:r>
        <w:t>Reservoir data</w:t>
      </w:r>
      <w:bookmarkEnd w:id="1153"/>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lastRenderedPageBreak/>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lastRenderedPageBreak/>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154" w:name="_Toc69131807"/>
      <w:r>
        <w:t>Reservoir data sources</w:t>
      </w:r>
      <w:bookmarkEnd w:id="1154"/>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1155" w:name="_Toc69131808"/>
      <w:r>
        <w:t>Creating a new study area</w:t>
      </w:r>
      <w:r w:rsidR="00A55502">
        <w:t xml:space="preserve"> from a watershed within the WRB</w:t>
      </w:r>
      <w:bookmarkEnd w:id="1155"/>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pPr>
        <w:rPr>
          <w:ins w:id="1156" w:author="David Conklin" w:date="2021-04-13T04:53:00Z"/>
        </w:rPr>
      </w:pPr>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pPr>
        <w:rPr>
          <w:ins w:id="1157" w:author="David Conklin" w:date="2021-04-13T04:53:00Z"/>
        </w:rPr>
      </w:pPr>
      <w:ins w:id="1158" w:author="David Conklin" w:date="2021-04-13T04:53:00Z">
        <w:r>
          <w:br w:type="page"/>
        </w:r>
      </w:ins>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2A69FB4F"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B86E24">
        <w:t xml:space="preserve">Figure </w:t>
      </w:r>
      <w:r w:rsidR="00B86E24">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159" w:name="_Toc69131809"/>
      <w:r>
        <w:t>Limitations of subbasin simulations</w:t>
      </w:r>
      <w:bookmarkEnd w:id="1159"/>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1160" w:name="_Toc69131810"/>
      <w:r>
        <w:t>Calibration procedure</w:t>
      </w:r>
      <w:bookmarkEnd w:id="1160"/>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1161" w:name="_Toc69131811"/>
      <w:r>
        <w:t>Using PEST to determine HBV parameter values</w:t>
      </w:r>
      <w:bookmarkEnd w:id="1161"/>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1162" w:name="_Toc69131812"/>
      <w:r>
        <w:t>Calibrating streamflows using stream gage measurements</w:t>
      </w:r>
      <w:bookmarkEnd w:id="1162"/>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1163" w:name="_Toc69131813"/>
      <w:r>
        <w:t>Calibrating stream temperatures</w:t>
      </w:r>
      <w:bookmarkEnd w:id="1163"/>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1164" w:name="_Toc69131814"/>
      <w:r>
        <w:lastRenderedPageBreak/>
        <w:t>North Santiam study area</w:t>
      </w:r>
      <w:bookmarkEnd w:id="1164"/>
    </w:p>
    <w:p w14:paraId="24DE991F" w14:textId="77777777" w:rsidR="000C5A18" w:rsidRDefault="000C5A18" w:rsidP="000C5A18"/>
    <w:p w14:paraId="0AA4F828" w14:textId="5DC11C8E"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B86E24">
        <w:t xml:space="preserve">Figure </w:t>
      </w:r>
      <w:r w:rsidR="00B86E24">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165" w:name="_Toc69131815"/>
      <w:r>
        <w:rPr>
          <w:rFonts w:eastAsia="Times New Roman"/>
        </w:rPr>
        <w:t>Instream water rights</w:t>
      </w:r>
      <w:bookmarkEnd w:id="1165"/>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49707480" w:rsidR="00AE364B" w:rsidRDefault="005C1A69" w:rsidP="005C1A69">
      <w:pPr>
        <w:pStyle w:val="Caption"/>
      </w:pPr>
      <w:bookmarkStart w:id="1166"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B86E24">
        <w:rPr>
          <w:noProof/>
        </w:rPr>
        <w:t>6</w:t>
      </w:r>
      <w:r w:rsidR="000B183E">
        <w:rPr>
          <w:noProof/>
        </w:rPr>
        <w:fldChar w:fldCharType="end"/>
      </w:r>
      <w:r>
        <w:t xml:space="preserve">. Instream water rights in </w:t>
      </w:r>
      <w:r w:rsidR="00077987">
        <w:t>the North Santiam watershed</w:t>
      </w:r>
      <w:bookmarkEnd w:id="1166"/>
    </w:p>
    <w:p w14:paraId="0FD5899C" w14:textId="77777777" w:rsidR="0092040E" w:rsidRDefault="0092040E" w:rsidP="0092040E"/>
    <w:p w14:paraId="0E0CDFE5" w14:textId="77777777" w:rsidR="00B91F45" w:rsidRDefault="00B47486" w:rsidP="00B91F45">
      <w:pPr>
        <w:pStyle w:val="Heading2"/>
      </w:pPr>
      <w:bookmarkStart w:id="1167" w:name="_Toc69131816"/>
      <w:r>
        <w:t xml:space="preserve">Municipal </w:t>
      </w:r>
      <w:r w:rsidR="00057A5D">
        <w:t>w</w:t>
      </w:r>
      <w:r>
        <w:t xml:space="preserve">ater </w:t>
      </w:r>
      <w:r w:rsidR="00D97755">
        <w:t>r</w:t>
      </w:r>
      <w:r>
        <w:t>ights</w:t>
      </w:r>
      <w:bookmarkEnd w:id="1167"/>
    </w:p>
    <w:p w14:paraId="1EF60CD7" w14:textId="77777777" w:rsidR="00B47486" w:rsidRDefault="00B47486" w:rsidP="00B47486"/>
    <w:p w14:paraId="605753DE" w14:textId="103EBA49"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1168" w:name="_Toc69131817"/>
      <w:r>
        <w:t>McKenzie Basin Wetlands Study</w:t>
      </w:r>
      <w:bookmarkEnd w:id="1168"/>
    </w:p>
    <w:p w14:paraId="79498AD8" w14:textId="77777777" w:rsidR="00736461" w:rsidRPr="00D97CDA" w:rsidRDefault="00736461" w:rsidP="00A8214A"/>
    <w:p w14:paraId="2403DDA0" w14:textId="063D759E" w:rsidR="00275338" w:rsidRDefault="003613A1" w:rsidP="00A8214A">
      <w:pPr>
        <w:pStyle w:val="Heading2"/>
      </w:pPr>
      <w:bookmarkStart w:id="1169" w:name="_Toc69131818"/>
      <w:r>
        <w:t xml:space="preserve">Project </w:t>
      </w:r>
      <w:r w:rsidR="00DC262D">
        <w:t>Overview</w:t>
      </w:r>
      <w:bookmarkEnd w:id="1169"/>
    </w:p>
    <w:p w14:paraId="6C66CC56" w14:textId="0291D51C"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B86E24">
        <w:t xml:space="preserve">Figure </w:t>
      </w:r>
      <w:r w:rsidR="00B86E24">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2C303A">
        <w:lastRenderedPageBreak/>
        <w:t>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C847554" w:rsidR="00275338" w:rsidRDefault="009767A5" w:rsidP="00A8214A">
      <w:pPr>
        <w:pStyle w:val="Caption"/>
      </w:pPr>
      <w:bookmarkStart w:id="1170" w:name="_Ref48282850"/>
      <w:bookmarkStart w:id="1171" w:name="_Toc53219839"/>
      <w:r>
        <w:t xml:space="preserve">Figure </w:t>
      </w:r>
      <w:fldSimple w:instr=" SEQ Figure \* ARABIC ">
        <w:r w:rsidR="00B86E24">
          <w:rPr>
            <w:noProof/>
          </w:rPr>
          <w:t>7</w:t>
        </w:r>
      </w:fldSimple>
      <w:bookmarkEnd w:id="1170"/>
      <w:r>
        <w:t>. McKenzie basin in CW3M screen capture</w:t>
      </w:r>
      <w:bookmarkEnd w:id="1171"/>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7D6838EA" w:rsidR="004D33B7" w:rsidRDefault="009767A5" w:rsidP="00A8214A">
      <w:pPr>
        <w:pStyle w:val="Caption"/>
      </w:pPr>
      <w:bookmarkStart w:id="1172" w:name="_Ref48282776"/>
      <w:bookmarkStart w:id="1173" w:name="_Ref48282732"/>
      <w:bookmarkStart w:id="1174" w:name="_Toc53219840"/>
      <w:r>
        <w:t xml:space="preserve">Figure </w:t>
      </w:r>
      <w:fldSimple w:instr=" SEQ Figure \* ARABIC ">
        <w:r w:rsidR="00B86E24">
          <w:rPr>
            <w:noProof/>
          </w:rPr>
          <w:t>8</w:t>
        </w:r>
      </w:fldSimple>
      <w:bookmarkEnd w:id="1172"/>
      <w:r>
        <w:t>. Wetlands in the lower McKenzie basin, with their WETL_ID attribute values</w:t>
      </w:r>
      <w:bookmarkEnd w:id="1173"/>
      <w:bookmarkEnd w:id="1174"/>
    </w:p>
    <w:p w14:paraId="364BDC9E" w14:textId="77777777" w:rsidR="004D33B7" w:rsidRDefault="004D33B7" w:rsidP="00275338"/>
    <w:p w14:paraId="6EF95807" w14:textId="5E566C26" w:rsidR="003613A1" w:rsidRDefault="003613A1" w:rsidP="00A8214A">
      <w:pPr>
        <w:pStyle w:val="Heading2"/>
      </w:pPr>
      <w:bookmarkStart w:id="1175" w:name="_Toc69131819"/>
      <w:r>
        <w:t>Model and Simulation Overview</w:t>
      </w:r>
      <w:bookmarkEnd w:id="1175"/>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176" w:name="_Toc69131820"/>
      <w:r>
        <w:t>McKenzie wetlands in the initial versions of the IDU, HRU, and Reach data layers</w:t>
      </w:r>
      <w:bookmarkEnd w:id="1176"/>
    </w:p>
    <w:p w14:paraId="79661602" w14:textId="5F0CEAE9"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B86E24">
        <w:t xml:space="preserve">Figure </w:t>
      </w:r>
      <w:r w:rsidR="00B86E24">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177" w:name="_Toc49175988"/>
      <w:bookmarkStart w:id="1178" w:name="_Toc69131821"/>
      <w:r>
        <w:t>Data changes for better representation of wetlands</w:t>
      </w:r>
      <w:bookmarkEnd w:id="1177"/>
      <w:bookmarkEnd w:id="1178"/>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179" w:name="_Toc69131822"/>
      <w:r>
        <w:t xml:space="preserve">Projection, </w:t>
      </w:r>
      <w:r w:rsidR="006F174A">
        <w:t>Calendar</w:t>
      </w:r>
      <w:r>
        <w:t>,</w:t>
      </w:r>
      <w:r w:rsidR="006F174A">
        <w:t xml:space="preserve"> and </w:t>
      </w:r>
      <w:r w:rsidR="009D540F">
        <w:t>Units</w:t>
      </w:r>
      <w:bookmarkEnd w:id="1179"/>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0005D13F" w:rsidR="009D540F" w:rsidRPr="0097591A" w:rsidRDefault="009D540F" w:rsidP="0097591A">
      <w:r>
        <w:t xml:space="preserve">native units are metric.  </w:t>
      </w:r>
      <w:r w:rsidR="00861163">
        <w:t>I</w:t>
      </w:r>
      <w:r w:rsidR="00D33A9A">
        <w:t>n the CW3M output files</w:t>
      </w:r>
      <w:r w:rsidR="00861163">
        <w:t>,</w:t>
      </w:r>
      <w:r>
        <w:t xml:space="preserve"> areas will </w:t>
      </w:r>
      <w:r w:rsidR="00BD3188">
        <w:t xml:space="preserve">usually </w:t>
      </w:r>
      <w:r>
        <w:t>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1180" w:name="_Toc69131823"/>
      <w:r>
        <w:t>Simulation of changes in wetlands over time</w:t>
      </w:r>
      <w:bookmarkEnd w:id="1180"/>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181" w:name="_Toc69131824"/>
      <w:r>
        <w:t xml:space="preserve">How wetlands </w:t>
      </w:r>
      <w:r w:rsidR="000806A1">
        <w:t>are</w:t>
      </w:r>
      <w:r>
        <w:t xml:space="preserve"> represented</w:t>
      </w:r>
      <w:r w:rsidR="006D6388">
        <w:t xml:space="preserve"> in the model</w:t>
      </w:r>
      <w:bookmarkEnd w:id="1181"/>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lastRenderedPageBreak/>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 xml:space="preserve">Another consequence of the current conceptualization is the inability to represent wetlands which are not adjacent to a reach.  A single real wetland may be represented by multiple wetland IDUs forming a </w:t>
      </w:r>
      <w:r>
        <w:lastRenderedPageBreak/>
        <w:t>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1182" w:name="_Toc69131825"/>
      <w:r>
        <w:t xml:space="preserve">The Wetland class and </w:t>
      </w:r>
      <w:r w:rsidR="00875B17">
        <w:t>Wetland objects in the C++ code</w:t>
      </w:r>
      <w:bookmarkEnd w:id="1182"/>
    </w:p>
    <w:p w14:paraId="649B7DAB" w14:textId="7316B745"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4981D617" w14:textId="77777777" w:rsidR="00852CA3" w:rsidRPr="00852CA3" w:rsidRDefault="00852CA3" w:rsidP="00852CA3"/>
    <w:p w14:paraId="7D4169DC" w14:textId="77777777" w:rsidR="006D6388" w:rsidRDefault="006D6388" w:rsidP="006D6388">
      <w:pPr>
        <w:pStyle w:val="Heading2"/>
      </w:pPr>
      <w:bookmarkStart w:id="1183" w:name="_Toc69131826"/>
      <w:r>
        <w:t>Attributes of interest in the wetlands study</w:t>
      </w:r>
      <w:bookmarkEnd w:id="1183"/>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184" w:name="_Toc69131827"/>
      <w:r>
        <w:t>A WETNESS attribute</w:t>
      </w:r>
      <w:bookmarkEnd w:id="1184"/>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185" w:name="_Toc69131828"/>
      <w:r>
        <w:t>Calculating the exchange of water between the wetland and the reach</w:t>
      </w:r>
      <w:bookmarkEnd w:id="1185"/>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186" w:name="_Toc69131829"/>
      <w:r>
        <w:t xml:space="preserve">Wetland </w:t>
      </w:r>
      <w:r w:rsidR="007A55EC">
        <w:t xml:space="preserve">IDU </w:t>
      </w:r>
      <w:r>
        <w:t>parameters</w:t>
      </w:r>
      <w:bookmarkEnd w:id="1186"/>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187" w:name="_Toc69131830"/>
      <w:r>
        <w:t>Reach parameters</w:t>
      </w:r>
      <w:bookmarkEnd w:id="1187"/>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lastRenderedPageBreak/>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48065A34"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6B199A">
        <w:t>3/11/21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2AF1BAF4" w14:textId="2771F081" w:rsidR="006B199A" w:rsidRDefault="006B199A" w:rsidP="006B199A">
      <w:pPr>
        <w:pStyle w:val="Heading2"/>
      </w:pPr>
      <w:bookmarkStart w:id="1188" w:name="_Toc69131831"/>
      <w:r>
        <w:t>Implementation of the exchange of water between the wetland and the reach</w:t>
      </w:r>
      <w:bookmarkEnd w:id="1188"/>
    </w:p>
    <w:p w14:paraId="2F0BE6BA" w14:textId="1D2EEA7C" w:rsidR="00405568" w:rsidRDefault="00405568" w:rsidP="00E5652B">
      <w:r>
        <w:tab/>
        <w:t xml:space="preserve">There is a mismatch between the scale at which HBV in CW3M tracks water (HRUs) and the scale at which the CW3M wetland model represents wetlands (IDUs).  A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will be aggregated into the “meltwater” (BOX_MELT) compartment CW3M’s HBV implementation.  This is a compromise, and carries with it the consequence that on any given day an HRU may contain either snow on the ground or standing water in wetland IDUs, but not both.  That limitation is similar to other limitations already present in CW3M – the assumptions that reaches never freeze and never stop flowing.  </w:t>
      </w:r>
    </w:p>
    <w:p w14:paraId="35143BDC" w14:textId="637D0F1F" w:rsidR="00E5652B" w:rsidRDefault="00E5652B" w:rsidP="00E5652B">
      <w:r>
        <w:tab/>
      </w:r>
      <w:r w:rsidR="00310B10">
        <w:t xml:space="preserve">A boolean variable </w:t>
      </w:r>
      <w:r w:rsidR="00310B10" w:rsidRPr="00484223">
        <w:rPr>
          <w:i/>
          <w:iCs/>
        </w:rPr>
        <w:t>m_standingH2Oflag</w:t>
      </w:r>
      <w:r w:rsidR="00310B10">
        <w:t xml:space="preserve"> has been added to the HRU class to indicate when BOX_MELT is being used to track standing water in wetland IDUs instead of melt water in a snowpack.</w:t>
      </w:r>
      <w:r w:rsidR="00E24ADB">
        <w:t xml:space="preserve">  </w:t>
      </w:r>
      <w:r>
        <w:t>It will be necessary to add logic to HBV::HBVdailyProcess()</w:t>
      </w:r>
      <w:r w:rsidR="00090134">
        <w:t xml:space="preserve"> for wetland IDUs</w:t>
      </w:r>
      <w:r>
        <w:t xml:space="preserve"> somewhat analogous to that for SOILH2OEST</w:t>
      </w:r>
      <w:r w:rsidR="00090134">
        <w:t xml:space="preserve"> for IDUs in agricultural use.  The new logic would maintain the value of the WETNESS attribute and calculate WETL2Q </w:t>
      </w:r>
      <w:r>
        <w:t>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237F9F16" w:rsidR="00E5652B" w:rsidRDefault="00B81710" w:rsidP="00E5652B">
      <w:r>
        <w:tab/>
        <w:t>As of early 2021, HBV in CW3M does not have any explicit provisions for what happens to standing water on the soil surface; rather, it assumes that excess water will run off immediately to the streams.  The new wetland model will incorporate the assumption that whenever there is standing water, the topsoil is at field capacity, and calculate</w:t>
      </w:r>
      <w:r w:rsidR="00172A8D">
        <w:t xml:space="preserve"> drainage through the soil accordingly.  Each day an amount of water will be withdrawn from the standing water sufficient to restore the soil to field capacity.  In addition, whenever Q_DISCHARG is less than Q_CAP, standing water above WETL_CAP will flow back to the stream as WETL2Q., in an amount sufficient to bring Q_DISCHARG back to Q_CAP.</w:t>
      </w:r>
    </w:p>
    <w:p w14:paraId="7206DB57" w14:textId="6B869248" w:rsidR="00172A8D" w:rsidRDefault="00172A8D" w:rsidP="00E5652B">
      <w:r>
        <w:tab/>
      </w:r>
      <w:r w:rsidR="000867E6">
        <w:t>A</w:t>
      </w:r>
      <w:r>
        <w:t xml:space="preserve"> calculation of evaporation from the surface of any standing water in the wetland IDUs will be added to the existing ET calculations.  The new logic may take advantage of LAI information associated with the wetland states.</w:t>
      </w:r>
    </w:p>
    <w:p w14:paraId="7C0BC26E" w14:textId="77777777" w:rsidR="00C0016F" w:rsidRDefault="00C0016F">
      <w:r>
        <w:br w:type="page"/>
      </w:r>
    </w:p>
    <w:p w14:paraId="24A6C47A" w14:textId="31A758F0" w:rsidR="000867E6" w:rsidRDefault="000867E6" w:rsidP="00E5652B">
      <w:r>
        <w:lastRenderedPageBreak/>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250AECA5" w14:textId="7734C9D8" w:rsidR="000867E6" w:rsidRDefault="000867E6" w:rsidP="00E5652B"/>
    <w:p w14:paraId="3F304D91" w14:textId="4FE6DEE8" w:rsidR="00B14B08" w:rsidRPr="00484223" w:rsidRDefault="00B14B08" w:rsidP="00E5652B">
      <w:pPr>
        <w:rPr>
          <w:u w:val="single"/>
        </w:rPr>
      </w:pPr>
      <w:r>
        <w:tab/>
      </w:r>
      <w:r w:rsidRPr="00484223">
        <w:rPr>
          <w:u w:val="single"/>
        </w:rPr>
        <w:t>Wetland logic in HBV</w:t>
      </w:r>
      <w:r w:rsidR="0056594C">
        <w:rPr>
          <w:u w:val="single"/>
        </w:rPr>
        <w:t xml:space="preserve"> for HRUs and IDUs</w:t>
      </w:r>
      <w:r w:rsidR="008F5F08">
        <w:rPr>
          <w:u w:val="single"/>
        </w:rPr>
        <w:t xml:space="preserve"> (GMT_CATCHMENT time)</w:t>
      </w:r>
    </w:p>
    <w:p w14:paraId="15EDB18F" w14:textId="73D4F3E7" w:rsidR="00B14B08" w:rsidRDefault="00E24ADB" w:rsidP="00B14B08">
      <w:pPr>
        <w:pStyle w:val="ListParagraph"/>
        <w:numPr>
          <w:ilvl w:val="0"/>
          <w:numId w:val="11"/>
        </w:numPr>
      </w:pPr>
      <w:r>
        <w:t xml:space="preserve">for each HRU, </w:t>
      </w:r>
      <w:r w:rsidR="00B14B08">
        <w:t>infiltrate water</w:t>
      </w:r>
      <w:r w:rsidR="00752704">
        <w:t xml:space="preserve"> from the surface water compartment as if soil water is at field capacity</w:t>
      </w:r>
    </w:p>
    <w:p w14:paraId="44A049F6" w14:textId="78EF972B" w:rsidR="00752704" w:rsidRDefault="00E24ADB" w:rsidP="00852CA3">
      <w:pPr>
        <w:pStyle w:val="ListParagraph"/>
        <w:numPr>
          <w:ilvl w:val="0"/>
          <w:numId w:val="11"/>
        </w:numPr>
      </w:pPr>
      <w:r>
        <w:t xml:space="preserve">for each wetland IDU </w:t>
      </w:r>
      <w:r w:rsidR="00B14B08">
        <w:t>calculate WETL2Q and call AddFluxFromGlobalHandler()</w:t>
      </w:r>
      <w:r w:rsidR="00752704">
        <w:t xml:space="preserve"> to move surface water to the</w:t>
      </w:r>
      <w:r>
        <w:t xml:space="preserve"> </w:t>
      </w:r>
      <w:r w:rsidR="00752704">
        <w:t>associated reach</w:t>
      </w:r>
    </w:p>
    <w:p w14:paraId="481EDA39" w14:textId="17878D92" w:rsidR="00752704" w:rsidRDefault="00E24ADB" w:rsidP="00B14B08">
      <w:pPr>
        <w:pStyle w:val="ListParagraph"/>
        <w:numPr>
          <w:ilvl w:val="0"/>
          <w:numId w:val="11"/>
        </w:numPr>
      </w:pPr>
      <w:r>
        <w:t xml:space="preserve">for each wetland IDU, </w:t>
      </w:r>
      <w:r w:rsidR="00752704">
        <w:t>update WETNESS</w:t>
      </w:r>
    </w:p>
    <w:p w14:paraId="57839F8D" w14:textId="733DDA34" w:rsidR="00B14B08" w:rsidRDefault="00B14B08" w:rsidP="00B14B08">
      <w:pPr>
        <w:pStyle w:val="ListParagraph"/>
      </w:pPr>
    </w:p>
    <w:p w14:paraId="26E8FF58" w14:textId="3C99CA76" w:rsidR="00B14B08" w:rsidRDefault="00B14B08" w:rsidP="00B14B08">
      <w:pPr>
        <w:pStyle w:val="ListParagraph"/>
      </w:pPr>
      <w:r>
        <w:rPr>
          <w:u w:val="single"/>
        </w:rPr>
        <w:t>Wetland logic in EvapTrans</w:t>
      </w:r>
      <w:r w:rsidR="00752704">
        <w:rPr>
          <w:u w:val="single"/>
        </w:rPr>
        <w:t xml:space="preserve"> for each wetland IDU</w:t>
      </w:r>
      <w:r w:rsidR="008F5F08">
        <w:rPr>
          <w:u w:val="single"/>
        </w:rPr>
        <w:t xml:space="preserve"> (GMT_CATCHMENT time)</w:t>
      </w:r>
    </w:p>
    <w:p w14:paraId="74CE647B" w14:textId="776D1ECC" w:rsidR="00B14B08" w:rsidRDefault="00B14B08" w:rsidP="00B14B08">
      <w:pPr>
        <w:pStyle w:val="ListParagraph"/>
        <w:numPr>
          <w:ilvl w:val="0"/>
          <w:numId w:val="11"/>
        </w:numPr>
      </w:pPr>
      <w:r>
        <w:t>calculate ET from standing water</w:t>
      </w:r>
    </w:p>
    <w:p w14:paraId="30437132" w14:textId="6921CC07" w:rsidR="00752704" w:rsidRDefault="00752704" w:rsidP="00752704">
      <w:pPr>
        <w:pStyle w:val="ListParagraph"/>
      </w:pPr>
    </w:p>
    <w:p w14:paraId="509D22D3" w14:textId="386F78A8" w:rsidR="00752704" w:rsidRDefault="00752704" w:rsidP="00752704">
      <w:pPr>
        <w:pStyle w:val="ListParagraph"/>
      </w:pPr>
      <w:r>
        <w:rPr>
          <w:u w:val="single"/>
        </w:rPr>
        <w:t>Wetland logic in ReachRouting for each reach</w:t>
      </w:r>
      <w:r w:rsidR="008F5F08">
        <w:rPr>
          <w:u w:val="single"/>
        </w:rPr>
        <w:t xml:space="preserve"> (GMT_REACH time)</w:t>
      </w:r>
    </w:p>
    <w:p w14:paraId="79C20065" w14:textId="0893A1BB" w:rsidR="00752704" w:rsidRDefault="00752704" w:rsidP="00752704">
      <w:pPr>
        <w:pStyle w:val="ListParagraph"/>
        <w:numPr>
          <w:ilvl w:val="0"/>
          <w:numId w:val="11"/>
        </w:numPr>
      </w:pPr>
      <w:r>
        <w:t>incorporate WETL2Q</w:t>
      </w:r>
      <w:r w:rsidR="00F07906">
        <w:t xml:space="preserve"> via</w:t>
      </w:r>
      <w:r w:rsidR="00A84A18">
        <w:t xml:space="preserve"> the global flux handler </w:t>
      </w:r>
    </w:p>
    <w:p w14:paraId="3E5B81FA" w14:textId="41C7D6A5" w:rsidR="00752704" w:rsidRDefault="00752704" w:rsidP="00752704">
      <w:pPr>
        <w:pStyle w:val="ListParagraph"/>
        <w:numPr>
          <w:ilvl w:val="0"/>
          <w:numId w:val="11"/>
        </w:numPr>
      </w:pPr>
      <w:r>
        <w:t>calculate Q2WETL</w:t>
      </w:r>
    </w:p>
    <w:p w14:paraId="2AE6F4F5" w14:textId="7CFFFB27" w:rsidR="00752704" w:rsidRDefault="00752704" w:rsidP="00484223"/>
    <w:p w14:paraId="0352F94A" w14:textId="5AD8F818" w:rsidR="00752704" w:rsidRDefault="00752704" w:rsidP="00752704">
      <w:pPr>
        <w:pStyle w:val="ListParagraph"/>
      </w:pPr>
      <w:r>
        <w:rPr>
          <w:u w:val="single"/>
        </w:rPr>
        <w:t xml:space="preserve">Wetland </w:t>
      </w:r>
      <w:r w:rsidR="008F5F08">
        <w:rPr>
          <w:u w:val="single"/>
        </w:rPr>
        <w:t>in ApplyQ2WETL</w:t>
      </w:r>
      <w:r>
        <w:rPr>
          <w:u w:val="single"/>
        </w:rPr>
        <w:t xml:space="preserve"> </w:t>
      </w:r>
      <w:r w:rsidR="008F5F08">
        <w:rPr>
          <w:u w:val="single"/>
        </w:rPr>
        <w:t>(GMT_REACH time)</w:t>
      </w:r>
    </w:p>
    <w:p w14:paraId="5C32F920" w14:textId="57090592" w:rsidR="00E24ADB" w:rsidRDefault="00E24ADB" w:rsidP="00E24ADB">
      <w:pPr>
        <w:pStyle w:val="ListParagraph"/>
        <w:numPr>
          <w:ilvl w:val="0"/>
          <w:numId w:val="11"/>
        </w:numPr>
      </w:pPr>
      <w:r>
        <w:t>update the surface water compartment</w:t>
      </w:r>
      <w:r w:rsidR="0056594C">
        <w:t>s of the HRUs</w:t>
      </w:r>
    </w:p>
    <w:p w14:paraId="002B39DF" w14:textId="5335912C" w:rsidR="0056594C" w:rsidRPr="00852CA3" w:rsidRDefault="0056594C" w:rsidP="00484223">
      <w:pPr>
        <w:pStyle w:val="ListParagraph"/>
        <w:numPr>
          <w:ilvl w:val="0"/>
          <w:numId w:val="11"/>
        </w:numPr>
      </w:pPr>
      <w:r>
        <w:t>update the WETNESS attribute of wetland IDUs</w:t>
      </w:r>
    </w:p>
    <w:p w14:paraId="277A65DF" w14:textId="1DA2D842" w:rsidR="001F60FF" w:rsidRDefault="001F60FF" w:rsidP="006B199A"/>
    <w:p w14:paraId="6BF84F52" w14:textId="01549ED0" w:rsidR="001F60FF" w:rsidRDefault="001F60FF" w:rsidP="001F60FF">
      <w:pPr>
        <w:pStyle w:val="Heading2"/>
      </w:pPr>
      <w:bookmarkStart w:id="1189" w:name="_Toc69131832"/>
      <w:r>
        <w:t>Standing water temperature</w:t>
      </w:r>
      <w:bookmarkEnd w:id="1189"/>
    </w:p>
    <w:p w14:paraId="265D2F63" w14:textId="38D4D2A2" w:rsidR="001F60FF" w:rsidRDefault="001F60FF" w:rsidP="001F60FF">
      <w:r>
        <w:t>At some times, i.e. when WETNESS &gt; 0, wetland IDUs have standing water.  As of 3/16/2021, we are modeling the standing water as being at the same temperature as the air, except when the air temperature is at or below freezing.  Since CW3M has no representation for freezing and thawing other than in the snowpack, water temperatures are kept above freezing.</w:t>
      </w:r>
    </w:p>
    <w:p w14:paraId="57A1503D" w14:textId="77777777" w:rsidR="001F60FF" w:rsidRPr="00852CA3" w:rsidRDefault="001F60FF" w:rsidP="00484223"/>
    <w:p w14:paraId="0B4F10F4" w14:textId="28F22168" w:rsidR="001F60FF" w:rsidRDefault="001F60FF" w:rsidP="001F60FF">
      <w:pPr>
        <w:pStyle w:val="Heading2"/>
      </w:pPr>
      <w:bookmarkStart w:id="1190" w:name="_Toc69131833"/>
      <w:r>
        <w:t>Evapotranspiration from wetlands</w:t>
      </w:r>
      <w:bookmarkEnd w:id="1190"/>
    </w:p>
    <w:p w14:paraId="68734385" w14:textId="38619540" w:rsidR="001F60FF" w:rsidRPr="00852CA3" w:rsidRDefault="001F60FF" w:rsidP="00852CA3">
      <w:r>
        <w:t xml:space="preserve">When there is no standing water, i.e. when WETNESS &lt;= 0, </w:t>
      </w:r>
      <w:r w:rsidR="003E70AA">
        <w:t>ET from wetlands is calculated in the same way as ET from upland natural vegetation, using the Penman-Monteith method.  When there is standing water, ET from wetlands is calculated in the same way as ET from reservoirs, except with the insolation reduced by vegetative shading when the LAI &gt; 0,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191" w:name="_Toc69131834"/>
      <w:r>
        <w:t>Loss (or gain) of wetlands</w:t>
      </w:r>
      <w:bookmarkEnd w:id="1191"/>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192" w:name="_Toc69131835"/>
      <w:r>
        <w:lastRenderedPageBreak/>
        <w:t>Reality check</w:t>
      </w:r>
      <w:bookmarkEnd w:id="1192"/>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lastRenderedPageBreak/>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193" w:name="_Toc69131836"/>
      <w:r>
        <w:t>High Cascades Springs</w:t>
      </w:r>
      <w:bookmarkEnd w:id="1193"/>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w:t>
      </w:r>
      <w:r w:rsidR="00B17BF2">
        <w:lastRenderedPageBreak/>
        <w:t>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723D700A" w:rsidR="001B4B07" w:rsidRDefault="00410F77" w:rsidP="00B22A8A">
      <w:r>
        <w:t>Specifications for springs in CW3M ver.</w:t>
      </w:r>
      <w:r w:rsidR="00D45BE3">
        <w:t xml:space="preserve"> 316</w:t>
      </w:r>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194" w:name="_Toc69131837"/>
      <w:r>
        <w:t>Calibration</w:t>
      </w:r>
      <w:r w:rsidR="00B06ED6">
        <w:t xml:space="preserve"> and simulation skill</w:t>
      </w:r>
      <w:bookmarkEnd w:id="1194"/>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4D39B2FB"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39941A48" w:rsidR="00E3419D" w:rsidRDefault="00E3419D" w:rsidP="007E57E4">
      <w:r>
        <w:t xml:space="preserve">Tuning knob values in CW3M version </w:t>
      </w:r>
      <w:r w:rsidR="00445820">
        <w:t>309</w:t>
      </w:r>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01C1007F" w:rsidR="00410F77" w:rsidRDefault="00410F77" w:rsidP="00C63B9F">
            <w:pPr>
              <w:jc w:val="center"/>
            </w:pPr>
            <w:r>
              <w:t>1.</w:t>
            </w:r>
            <w:r w:rsidR="00445820">
              <w:t>51846</w:t>
            </w:r>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643CAE6C" w:rsidR="00410F77" w:rsidRDefault="00445820" w:rsidP="00C63B9F">
            <w:pPr>
              <w:jc w:val="center"/>
            </w:pPr>
            <w:r>
              <w:t>2.06762</w:t>
            </w:r>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1195" w:name="_Toc69131838"/>
      <w:r>
        <w:t>Analysis of</w:t>
      </w:r>
      <w:r w:rsidR="003024C9">
        <w:t xml:space="preserve"> locations where the model has low skill</w:t>
      </w:r>
      <w:bookmarkEnd w:id="1195"/>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1196" w:name="_Toc69131839"/>
      <w:r>
        <w:t>Simulated McKenzie basin water budget</w:t>
      </w:r>
      <w:r w:rsidR="00334ED8">
        <w:t xml:space="preserve"> and thermal energy budget</w:t>
      </w:r>
      <w:bookmarkEnd w:id="1196"/>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218FA9CE" w:rsidR="00334ED8" w:rsidRDefault="00334ED8" w:rsidP="00334ED8">
      <w:r>
        <w:t>Ideally, the “total in” value should match the “total out” value in each budget</w:t>
      </w:r>
      <w:r w:rsidR="00082BCB">
        <w:t xml:space="preserve">.  As of versions 225 and 226, there are discrepancies of less than 1% between the “in” and “out” figures.  As work continues on the model during the McKenzie wetlands project, we expect to reduce these discrepancies to less than 0.1%.  </w:t>
      </w:r>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60FE13F6" w:rsidR="001655BE" w:rsidRDefault="001655BE" w:rsidP="00BB7B7B">
            <w:pPr>
              <w:jc w:val="right"/>
            </w:pPr>
            <w:r>
              <w:t>16</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3E330480" w:rsidR="001655BE" w:rsidRDefault="001655BE" w:rsidP="00BB7B7B">
            <w:pPr>
              <w:jc w:val="right"/>
            </w:pPr>
            <w:r>
              <w:t>0.7%</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197" w:name="_Toc69131840"/>
      <w:r>
        <w:t>CW3M v. Shade-a-lator</w:t>
      </w:r>
      <w:bookmarkEnd w:id="1197"/>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lastRenderedPageBreak/>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w:t>
      </w:r>
      <w:r>
        <w:lastRenderedPageBreak/>
        <w:t xml:space="preserve">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198" w:name="_Toc69131841"/>
      <w:r>
        <w:t>Comparison of CW3M results to Shade-a-lator results</w:t>
      </w:r>
      <w:bookmarkEnd w:id="1198"/>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3F784014" w:rsidR="005C537E" w:rsidRDefault="005C537E" w:rsidP="005C537E">
      <w:pPr>
        <w:pStyle w:val="Caption"/>
      </w:pPr>
      <w:bookmarkStart w:id="1199" w:name="_Ref48286765"/>
      <w:bookmarkStart w:id="1200" w:name="_Toc53219841"/>
      <w:r>
        <w:t xml:space="preserve">Figure </w:t>
      </w:r>
      <w:fldSimple w:instr=" SEQ Figure \* ARABIC ">
        <w:r w:rsidR="00B86E24">
          <w:rPr>
            <w:noProof/>
          </w:rPr>
          <w:t>9</w:t>
        </w:r>
      </w:fldSimple>
      <w:bookmarkEnd w:id="1199"/>
      <w:r>
        <w:t>. Clackamas basin in CW3M screen capture</w:t>
      </w:r>
      <w:bookmarkEnd w:id="1200"/>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201" w:name="_Toc69131842"/>
      <w:r>
        <w:t>The Clackamas Basin</w:t>
      </w:r>
      <w:bookmarkEnd w:id="1201"/>
    </w:p>
    <w:p w14:paraId="4A96B042" w14:textId="77777777" w:rsidR="005C537E" w:rsidRPr="000E6A65" w:rsidRDefault="005C537E" w:rsidP="005C537E"/>
    <w:p w14:paraId="11F4A966" w14:textId="3ABFD47C"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B86E24">
        <w:t xml:space="preserve">Figure </w:t>
      </w:r>
      <w:r w:rsidR="00B86E24">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202" w:name="_Toc69131843"/>
      <w:r>
        <w:t>Directory structure and file names</w:t>
      </w:r>
      <w:bookmarkEnd w:id="1202"/>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203" w:name="_Toc69131844"/>
      <w:r>
        <w:lastRenderedPageBreak/>
        <w:t xml:space="preserve">Release </w:t>
      </w:r>
      <w:r w:rsidR="00E735F4">
        <w:t>Log</w:t>
      </w:r>
      <w:bookmarkEnd w:id="1203"/>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2BBBCBEE" w:rsidR="002E2334" w:rsidRDefault="002E2334" w:rsidP="008B6340">
      <w:pPr>
        <w:pStyle w:val="Body"/>
        <w:rPr>
          <w:rFonts w:cs="Times New Roman"/>
          <w:szCs w:val="24"/>
        </w:rPr>
      </w:pPr>
      <w:r>
        <w:rPr>
          <w:rFonts w:cs="Times New Roman"/>
          <w:szCs w:val="24"/>
        </w:rPr>
        <w:t>CW3M_Installer_McKenzie-0.4.7.exe fromCW3M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77777777" w:rsidR="001B1970" w:rsidRPr="008B6340" w:rsidRDefault="001B1970" w:rsidP="001B1970">
      <w:pPr>
        <w:pStyle w:val="Body"/>
        <w:rPr>
          <w:rFonts w:cs="Times New Roman"/>
          <w:szCs w:val="24"/>
        </w:rPr>
      </w:pPr>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7DBD7376" w:rsidR="001B1970" w:rsidRDefault="001B1970" w:rsidP="001B1970">
      <w:pPr>
        <w:pStyle w:val="Body"/>
        <w:rPr>
          <w:rFonts w:cs="Times New Roman"/>
          <w:szCs w:val="24"/>
        </w:rPr>
      </w:pPr>
      <w:r>
        <w:rPr>
          <w:rFonts w:cs="Times New Roman"/>
          <w:szCs w:val="24"/>
        </w:rPr>
        <w:t xml:space="preserve">CW3M_Installer_McKenzie-0.4.9.exe fromCW3M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7C9049A5" w14:textId="40D2BA03" w:rsidR="001B1970" w:rsidRPr="008B6340" w:rsidRDefault="001B1970" w:rsidP="001B1970">
      <w:pPr>
        <w:pStyle w:val="Body"/>
        <w:rPr>
          <w:rFonts w:cs="Times New Roman"/>
          <w:szCs w:val="24"/>
        </w:rPr>
      </w:pPr>
      <w:r>
        <w:rPr>
          <w:rFonts w:cs="Times New Roman"/>
          <w:szCs w:val="24"/>
        </w:rPr>
        <w:t>CW3M_Installer_McKenzie-0.4.10.exe fromCW3M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w:t>
      </w:r>
      <w:r w:rsidR="00BE5AC5">
        <w:rPr>
          <w:rFonts w:cs="Times New Roman"/>
          <w:szCs w:val="24"/>
        </w:rPr>
        <w:t xml:space="preserve"> For David Holman, turn on Land Use Transitions in PEST_Smith47.</w:t>
      </w:r>
    </w:p>
    <w:p w14:paraId="46664A02" w14:textId="77777777" w:rsidR="001B1970" w:rsidRDefault="001B1970" w:rsidP="001B1970">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1204" w:name="_Toc69131845"/>
      <w:r>
        <w:t>References</w:t>
      </w:r>
      <w:bookmarkEnd w:id="1204"/>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8"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9"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lastRenderedPageBreak/>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0"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1"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2"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3"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4"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7777777" w:rsidR="002C300B" w:rsidRDefault="002C300B">
      <w:pPr>
        <w:rPr>
          <w:ins w:id="1205" w:author="David Conklin" w:date="2021-04-07T06:45:00Z"/>
          <w:rFonts w:asciiTheme="majorHAnsi" w:hAnsiTheme="majorHAnsi" w:cstheme="majorBidi"/>
          <w:color w:val="2F5496" w:themeColor="accent1" w:themeShade="BF"/>
          <w:sz w:val="32"/>
          <w:szCs w:val="32"/>
        </w:rPr>
      </w:pPr>
      <w:ins w:id="1206" w:author="David Conklin" w:date="2021-04-07T06:45:00Z">
        <w:r>
          <w:br w:type="page"/>
        </w:r>
      </w:ins>
    </w:p>
    <w:p w14:paraId="2CF212AE" w14:textId="4248A3FD" w:rsidR="006F5915" w:rsidRDefault="006F5915" w:rsidP="006F5915">
      <w:pPr>
        <w:pStyle w:val="Heading1"/>
        <w:rPr>
          <w:rFonts w:eastAsiaTheme="minorHAnsi"/>
        </w:rPr>
      </w:pPr>
      <w:bookmarkStart w:id="1207" w:name="_Toc69131846"/>
      <w:r>
        <w:rPr>
          <w:rFonts w:eastAsiaTheme="minorHAnsi"/>
        </w:rPr>
        <w:lastRenderedPageBreak/>
        <w:t>Acronyms</w:t>
      </w:r>
      <w:r w:rsidR="009D540F">
        <w:rPr>
          <w:rFonts w:eastAsiaTheme="minorHAnsi"/>
        </w:rPr>
        <w:t xml:space="preserve"> and Abbreviations</w:t>
      </w:r>
      <w:bookmarkEnd w:id="1207"/>
    </w:p>
    <w:p w14:paraId="3926A59D" w14:textId="5BCDF27D" w:rsidR="006F5915" w:rsidRDefault="006F5915" w:rsidP="006F5915"/>
    <w:p w14:paraId="0B51D678" w14:textId="68AE079C" w:rsidR="002C300B" w:rsidRDefault="002C300B" w:rsidP="006F5915">
      <w:pPr>
        <w:rPr>
          <w:ins w:id="1208" w:author="David Conklin" w:date="2021-04-07T06:45:00Z"/>
        </w:rPr>
      </w:pPr>
      <w:ins w:id="1209" w:author="David Conklin" w:date="2021-04-07T06:45:00Z">
        <w:r>
          <w:rPr>
            <w:b/>
            <w:bCs/>
          </w:rPr>
          <w:t>AP</w:t>
        </w:r>
        <w:r>
          <w:t xml:space="preserve"> – autonomous process</w:t>
        </w:r>
      </w:ins>
    </w:p>
    <w:p w14:paraId="7766EABF" w14:textId="77777777" w:rsidR="002C300B" w:rsidRPr="002C300B" w:rsidRDefault="002C300B" w:rsidP="006F5915">
      <w:pPr>
        <w:rPr>
          <w:ins w:id="1210" w:author="David Conklin" w:date="2021-04-07T06:45:00Z"/>
          <w:rPrChange w:id="1211" w:author="David Conklin" w:date="2021-04-07T06:45:00Z">
            <w:rPr>
              <w:ins w:id="1212" w:author="David Conklin" w:date="2021-04-07T06:45:00Z"/>
              <w:b/>
              <w:bCs/>
            </w:rPr>
          </w:rPrChange>
        </w:rPr>
      </w:pPr>
    </w:p>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5"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ins w:id="1213" w:author="David Conklin" w:date="2021-04-08T06:59:00Z"/>
          <w:rFonts w:cstheme="minorHAnsi"/>
          <w:color w:val="222222"/>
          <w:shd w:val="clear" w:color="auto" w:fill="FFFFFF"/>
        </w:rPr>
      </w:pPr>
      <w:r w:rsidRPr="003E3B67">
        <w:rPr>
          <w:rFonts w:cstheme="minorHAnsi"/>
          <w:b/>
          <w:bCs/>
          <w:color w:val="222222"/>
          <w:shd w:val="clear" w:color="auto" w:fill="FFFFFF"/>
          <w:rPrChange w:id="1214" w:author="David Conklin" w:date="2021-04-08T06:59:00Z">
            <w:rPr>
              <w:rFonts w:cstheme="minorHAnsi"/>
              <w:color w:val="222222"/>
              <w:shd w:val="clear" w:color="auto" w:fill="FFFFFF"/>
            </w:rPr>
          </w:rPrChange>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ins w:id="1215" w:author="David Conklin" w:date="2021-04-08T06:59:00Z"/>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ins w:id="1216" w:author="David Conklin" w:date="2021-04-08T06:59:00Z">
        <w:r w:rsidRPr="003E3B67">
          <w:rPr>
            <w:rFonts w:cstheme="minorHAnsi"/>
            <w:b/>
            <w:bCs/>
            <w:color w:val="222222"/>
            <w:shd w:val="clear" w:color="auto" w:fill="FFFFFF"/>
            <w:rPrChange w:id="1217" w:author="David Conklin" w:date="2021-04-08T06:59:00Z">
              <w:rPr>
                <w:rFonts w:cstheme="minorHAnsi"/>
                <w:color w:val="222222"/>
                <w:shd w:val="clear" w:color="auto" w:fill="FFFFFF"/>
              </w:rPr>
            </w:rPrChange>
          </w:rPr>
          <w:t xml:space="preserve">VS </w:t>
        </w:r>
        <w:r>
          <w:rPr>
            <w:rFonts w:cstheme="minorHAnsi"/>
            <w:color w:val="222222"/>
            <w:shd w:val="clear" w:color="auto" w:fill="FFFFFF"/>
          </w:rPr>
          <w:t>– Visual Studios</w:t>
        </w:r>
      </w:ins>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6"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 xml:space="preserve">Relating to a system of inland, nontidal wetlands characterized by the presence of trees, shrubs, and emergent vegetation (vegetation that is rooted below water but grows above the surface). </w:t>
      </w:r>
      <w:r w:rsidRPr="00903A9F">
        <w:lastRenderedPageBreak/>
        <w:t>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95DC7B" w14:textId="77777777" w:rsidR="00E97222" w:rsidRDefault="00E97222" w:rsidP="00064E77">
      <w:r>
        <w:separator/>
      </w:r>
    </w:p>
  </w:endnote>
  <w:endnote w:type="continuationSeparator" w:id="0">
    <w:p w14:paraId="5D4115FD" w14:textId="77777777" w:rsidR="00E97222" w:rsidRDefault="00E97222"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B86E24" w:rsidRDefault="00B86E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B86E24" w:rsidRDefault="00B86E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A96DEC" w14:textId="77777777" w:rsidR="00E97222" w:rsidRDefault="00E97222" w:rsidP="00064E77">
      <w:r>
        <w:separator/>
      </w:r>
    </w:p>
  </w:footnote>
  <w:footnote w:type="continuationSeparator" w:id="0">
    <w:p w14:paraId="05C66F49" w14:textId="77777777" w:rsidR="00E97222" w:rsidRDefault="00E97222"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0"/>
  </w:num>
  <w:num w:numId="5">
    <w:abstractNumId w:val="3"/>
  </w:num>
  <w:num w:numId="6">
    <w:abstractNumId w:val="8"/>
  </w:num>
  <w:num w:numId="7">
    <w:abstractNumId w:val="6"/>
  </w:num>
  <w:num w:numId="8">
    <w:abstractNumId w:val="7"/>
  </w:num>
  <w:num w:numId="9">
    <w:abstractNumId w:val="9"/>
  </w:num>
  <w:num w:numId="10">
    <w:abstractNumId w:val="2"/>
  </w:num>
  <w:num w:numId="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23E4"/>
    <w:rsid w:val="000027C9"/>
    <w:rsid w:val="00002AB9"/>
    <w:rsid w:val="000038D0"/>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81D"/>
    <w:rsid w:val="00094BB3"/>
    <w:rsid w:val="00097361"/>
    <w:rsid w:val="00097976"/>
    <w:rsid w:val="000A1E81"/>
    <w:rsid w:val="000A28C2"/>
    <w:rsid w:val="000A466E"/>
    <w:rsid w:val="000A4B80"/>
    <w:rsid w:val="000A6F86"/>
    <w:rsid w:val="000B183E"/>
    <w:rsid w:val="000B2249"/>
    <w:rsid w:val="000B611E"/>
    <w:rsid w:val="000C3E29"/>
    <w:rsid w:val="000C4E22"/>
    <w:rsid w:val="000C5A18"/>
    <w:rsid w:val="000C5B61"/>
    <w:rsid w:val="000D5F22"/>
    <w:rsid w:val="000D60AF"/>
    <w:rsid w:val="000D6396"/>
    <w:rsid w:val="000D7145"/>
    <w:rsid w:val="000E1CD9"/>
    <w:rsid w:val="000E3428"/>
    <w:rsid w:val="000E342D"/>
    <w:rsid w:val="000E53D1"/>
    <w:rsid w:val="000E6390"/>
    <w:rsid w:val="000E6A65"/>
    <w:rsid w:val="000E6B2C"/>
    <w:rsid w:val="000F3107"/>
    <w:rsid w:val="000F5E41"/>
    <w:rsid w:val="0010247C"/>
    <w:rsid w:val="001051D3"/>
    <w:rsid w:val="00105F73"/>
    <w:rsid w:val="00105FE0"/>
    <w:rsid w:val="00107FC0"/>
    <w:rsid w:val="00110E7A"/>
    <w:rsid w:val="00122E42"/>
    <w:rsid w:val="00130043"/>
    <w:rsid w:val="00135589"/>
    <w:rsid w:val="00136B9C"/>
    <w:rsid w:val="001400A4"/>
    <w:rsid w:val="00140959"/>
    <w:rsid w:val="00141BA9"/>
    <w:rsid w:val="001426A7"/>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5ADC"/>
    <w:rsid w:val="001A6DC9"/>
    <w:rsid w:val="001B0E2B"/>
    <w:rsid w:val="001B1970"/>
    <w:rsid w:val="001B411C"/>
    <w:rsid w:val="001B42FA"/>
    <w:rsid w:val="001B4B07"/>
    <w:rsid w:val="001B5785"/>
    <w:rsid w:val="001B6B33"/>
    <w:rsid w:val="001C0FE8"/>
    <w:rsid w:val="001C227C"/>
    <w:rsid w:val="001C304E"/>
    <w:rsid w:val="001C44A6"/>
    <w:rsid w:val="001C68ED"/>
    <w:rsid w:val="001D6736"/>
    <w:rsid w:val="001D75B6"/>
    <w:rsid w:val="001E444D"/>
    <w:rsid w:val="001E7FA6"/>
    <w:rsid w:val="001F3D28"/>
    <w:rsid w:val="001F4AA4"/>
    <w:rsid w:val="001F60FF"/>
    <w:rsid w:val="001F6EDB"/>
    <w:rsid w:val="00200AE1"/>
    <w:rsid w:val="00201607"/>
    <w:rsid w:val="00201EB4"/>
    <w:rsid w:val="002036EA"/>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E8F"/>
    <w:rsid w:val="00263AF4"/>
    <w:rsid w:val="00264293"/>
    <w:rsid w:val="002659AB"/>
    <w:rsid w:val="002659EF"/>
    <w:rsid w:val="00267FD4"/>
    <w:rsid w:val="00272344"/>
    <w:rsid w:val="0027285C"/>
    <w:rsid w:val="002730CA"/>
    <w:rsid w:val="00273B32"/>
    <w:rsid w:val="00275338"/>
    <w:rsid w:val="002770CE"/>
    <w:rsid w:val="002822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15870"/>
    <w:rsid w:val="00320791"/>
    <w:rsid w:val="00321E8A"/>
    <w:rsid w:val="003248C7"/>
    <w:rsid w:val="003271F0"/>
    <w:rsid w:val="00327CA3"/>
    <w:rsid w:val="00334570"/>
    <w:rsid w:val="003345E8"/>
    <w:rsid w:val="00334BEF"/>
    <w:rsid w:val="00334ED8"/>
    <w:rsid w:val="0033554C"/>
    <w:rsid w:val="0033601E"/>
    <w:rsid w:val="003410F4"/>
    <w:rsid w:val="003426E9"/>
    <w:rsid w:val="00343DF7"/>
    <w:rsid w:val="0034623E"/>
    <w:rsid w:val="003500F7"/>
    <w:rsid w:val="003532CD"/>
    <w:rsid w:val="003613A1"/>
    <w:rsid w:val="0036489E"/>
    <w:rsid w:val="00364BDC"/>
    <w:rsid w:val="003655CF"/>
    <w:rsid w:val="00371041"/>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FA8"/>
    <w:rsid w:val="003B76A2"/>
    <w:rsid w:val="003C109D"/>
    <w:rsid w:val="003C3116"/>
    <w:rsid w:val="003C3181"/>
    <w:rsid w:val="003C4378"/>
    <w:rsid w:val="003C5919"/>
    <w:rsid w:val="003D0B14"/>
    <w:rsid w:val="003D4251"/>
    <w:rsid w:val="003D56B3"/>
    <w:rsid w:val="003D64A1"/>
    <w:rsid w:val="003E2AA5"/>
    <w:rsid w:val="003E3B67"/>
    <w:rsid w:val="003E578D"/>
    <w:rsid w:val="003E70AA"/>
    <w:rsid w:val="003F1515"/>
    <w:rsid w:val="003F21D3"/>
    <w:rsid w:val="003F360E"/>
    <w:rsid w:val="003F363E"/>
    <w:rsid w:val="003F72F2"/>
    <w:rsid w:val="003F7628"/>
    <w:rsid w:val="004021FE"/>
    <w:rsid w:val="00403174"/>
    <w:rsid w:val="00405568"/>
    <w:rsid w:val="00406032"/>
    <w:rsid w:val="004061C2"/>
    <w:rsid w:val="00407672"/>
    <w:rsid w:val="004107FB"/>
    <w:rsid w:val="00410F77"/>
    <w:rsid w:val="004111AF"/>
    <w:rsid w:val="00411AA2"/>
    <w:rsid w:val="00411CC0"/>
    <w:rsid w:val="004131ED"/>
    <w:rsid w:val="0041368E"/>
    <w:rsid w:val="00413E77"/>
    <w:rsid w:val="004146FC"/>
    <w:rsid w:val="00415923"/>
    <w:rsid w:val="00416577"/>
    <w:rsid w:val="004168B8"/>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6BFA"/>
    <w:rsid w:val="0047053B"/>
    <w:rsid w:val="00474F6A"/>
    <w:rsid w:val="00484223"/>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64A2"/>
    <w:rsid w:val="00506A8B"/>
    <w:rsid w:val="005107A7"/>
    <w:rsid w:val="00510C63"/>
    <w:rsid w:val="005160F8"/>
    <w:rsid w:val="005209C4"/>
    <w:rsid w:val="00521727"/>
    <w:rsid w:val="00525BEB"/>
    <w:rsid w:val="005271A6"/>
    <w:rsid w:val="00527425"/>
    <w:rsid w:val="00531AC5"/>
    <w:rsid w:val="00531D6D"/>
    <w:rsid w:val="005343D4"/>
    <w:rsid w:val="00535731"/>
    <w:rsid w:val="005369C0"/>
    <w:rsid w:val="0054028D"/>
    <w:rsid w:val="00543BA6"/>
    <w:rsid w:val="005460BC"/>
    <w:rsid w:val="0055476E"/>
    <w:rsid w:val="00554CA6"/>
    <w:rsid w:val="0056152A"/>
    <w:rsid w:val="0056594C"/>
    <w:rsid w:val="005677BF"/>
    <w:rsid w:val="00570B57"/>
    <w:rsid w:val="005729DB"/>
    <w:rsid w:val="00572FA4"/>
    <w:rsid w:val="005744BD"/>
    <w:rsid w:val="00581794"/>
    <w:rsid w:val="00581BEB"/>
    <w:rsid w:val="0058568C"/>
    <w:rsid w:val="00585C7E"/>
    <w:rsid w:val="00585DC4"/>
    <w:rsid w:val="005875B4"/>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CE5"/>
    <w:rsid w:val="005D32C3"/>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0CEA"/>
    <w:rsid w:val="006510D4"/>
    <w:rsid w:val="0065490A"/>
    <w:rsid w:val="00655BC7"/>
    <w:rsid w:val="006569CE"/>
    <w:rsid w:val="00660C8F"/>
    <w:rsid w:val="006636CC"/>
    <w:rsid w:val="0067108F"/>
    <w:rsid w:val="00672FFF"/>
    <w:rsid w:val="006749CE"/>
    <w:rsid w:val="006752BA"/>
    <w:rsid w:val="006764F3"/>
    <w:rsid w:val="006809DE"/>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B0F78"/>
    <w:rsid w:val="006B199A"/>
    <w:rsid w:val="006B1B03"/>
    <w:rsid w:val="006B20AF"/>
    <w:rsid w:val="006B5B79"/>
    <w:rsid w:val="006B6EE1"/>
    <w:rsid w:val="006B7F4E"/>
    <w:rsid w:val="006C0136"/>
    <w:rsid w:val="006C2435"/>
    <w:rsid w:val="006C44A4"/>
    <w:rsid w:val="006C64CF"/>
    <w:rsid w:val="006D0662"/>
    <w:rsid w:val="006D28E9"/>
    <w:rsid w:val="006D3061"/>
    <w:rsid w:val="006D40C9"/>
    <w:rsid w:val="006D41D5"/>
    <w:rsid w:val="006D4FDF"/>
    <w:rsid w:val="006D5AFD"/>
    <w:rsid w:val="006D5CE9"/>
    <w:rsid w:val="006D6388"/>
    <w:rsid w:val="006D6F69"/>
    <w:rsid w:val="006E1D96"/>
    <w:rsid w:val="006E3BFF"/>
    <w:rsid w:val="006F0906"/>
    <w:rsid w:val="006F0CBC"/>
    <w:rsid w:val="006F1246"/>
    <w:rsid w:val="006F174A"/>
    <w:rsid w:val="006F30D2"/>
    <w:rsid w:val="006F5915"/>
    <w:rsid w:val="006F5D7E"/>
    <w:rsid w:val="00702439"/>
    <w:rsid w:val="007063C8"/>
    <w:rsid w:val="00706EE7"/>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C48B1"/>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4012"/>
    <w:rsid w:val="00834947"/>
    <w:rsid w:val="00834EE4"/>
    <w:rsid w:val="00836934"/>
    <w:rsid w:val="00842485"/>
    <w:rsid w:val="0084628D"/>
    <w:rsid w:val="008505BB"/>
    <w:rsid w:val="00852CA3"/>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5B17"/>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41BA"/>
    <w:rsid w:val="008C446C"/>
    <w:rsid w:val="008C7362"/>
    <w:rsid w:val="008D5BFA"/>
    <w:rsid w:val="008E188E"/>
    <w:rsid w:val="008E4511"/>
    <w:rsid w:val="008E6C13"/>
    <w:rsid w:val="008E7929"/>
    <w:rsid w:val="008F3962"/>
    <w:rsid w:val="008F53A3"/>
    <w:rsid w:val="008F5F08"/>
    <w:rsid w:val="008F6961"/>
    <w:rsid w:val="008F7342"/>
    <w:rsid w:val="0090110A"/>
    <w:rsid w:val="00903B23"/>
    <w:rsid w:val="0090573C"/>
    <w:rsid w:val="00905D84"/>
    <w:rsid w:val="009062DF"/>
    <w:rsid w:val="00906BBF"/>
    <w:rsid w:val="00906CF9"/>
    <w:rsid w:val="00906F5B"/>
    <w:rsid w:val="00911AF6"/>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57EB"/>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0270"/>
    <w:rsid w:val="00A06758"/>
    <w:rsid w:val="00A0759A"/>
    <w:rsid w:val="00A111D9"/>
    <w:rsid w:val="00A112B7"/>
    <w:rsid w:val="00A13514"/>
    <w:rsid w:val="00A13B97"/>
    <w:rsid w:val="00A20B4A"/>
    <w:rsid w:val="00A20FF9"/>
    <w:rsid w:val="00A21124"/>
    <w:rsid w:val="00A24D01"/>
    <w:rsid w:val="00A35AEA"/>
    <w:rsid w:val="00A35B52"/>
    <w:rsid w:val="00A372C9"/>
    <w:rsid w:val="00A37865"/>
    <w:rsid w:val="00A403F2"/>
    <w:rsid w:val="00A41DB9"/>
    <w:rsid w:val="00A4305B"/>
    <w:rsid w:val="00A43D30"/>
    <w:rsid w:val="00A45B08"/>
    <w:rsid w:val="00A45D66"/>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C13ED"/>
    <w:rsid w:val="00AC1F4C"/>
    <w:rsid w:val="00AC6CF6"/>
    <w:rsid w:val="00AD0B00"/>
    <w:rsid w:val="00AD22DC"/>
    <w:rsid w:val="00AD412A"/>
    <w:rsid w:val="00AD75E0"/>
    <w:rsid w:val="00AE22E0"/>
    <w:rsid w:val="00AE355A"/>
    <w:rsid w:val="00AE364B"/>
    <w:rsid w:val="00AE74AC"/>
    <w:rsid w:val="00AE7826"/>
    <w:rsid w:val="00AF1187"/>
    <w:rsid w:val="00AF5828"/>
    <w:rsid w:val="00AF7701"/>
    <w:rsid w:val="00B0089C"/>
    <w:rsid w:val="00B01693"/>
    <w:rsid w:val="00B043BA"/>
    <w:rsid w:val="00B062E1"/>
    <w:rsid w:val="00B06ED6"/>
    <w:rsid w:val="00B076DB"/>
    <w:rsid w:val="00B10B8F"/>
    <w:rsid w:val="00B13FA9"/>
    <w:rsid w:val="00B14B08"/>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57E25"/>
    <w:rsid w:val="00B62984"/>
    <w:rsid w:val="00B64193"/>
    <w:rsid w:val="00B65B7C"/>
    <w:rsid w:val="00B707C3"/>
    <w:rsid w:val="00B70EF0"/>
    <w:rsid w:val="00B729F3"/>
    <w:rsid w:val="00B7410E"/>
    <w:rsid w:val="00B74387"/>
    <w:rsid w:val="00B752C4"/>
    <w:rsid w:val="00B764D6"/>
    <w:rsid w:val="00B76B73"/>
    <w:rsid w:val="00B81710"/>
    <w:rsid w:val="00B86E24"/>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F0A"/>
    <w:rsid w:val="00C52579"/>
    <w:rsid w:val="00C551F9"/>
    <w:rsid w:val="00C5526F"/>
    <w:rsid w:val="00C63B9F"/>
    <w:rsid w:val="00C66A50"/>
    <w:rsid w:val="00C67CA6"/>
    <w:rsid w:val="00C70B81"/>
    <w:rsid w:val="00C739DC"/>
    <w:rsid w:val="00C74675"/>
    <w:rsid w:val="00C74814"/>
    <w:rsid w:val="00C76427"/>
    <w:rsid w:val="00C77A33"/>
    <w:rsid w:val="00C83F2C"/>
    <w:rsid w:val="00C83F9F"/>
    <w:rsid w:val="00C83FBF"/>
    <w:rsid w:val="00C91B08"/>
    <w:rsid w:val="00C93662"/>
    <w:rsid w:val="00C97C9B"/>
    <w:rsid w:val="00CA1E74"/>
    <w:rsid w:val="00CA1F9F"/>
    <w:rsid w:val="00CA55FC"/>
    <w:rsid w:val="00CA564C"/>
    <w:rsid w:val="00CA57D5"/>
    <w:rsid w:val="00CA72BF"/>
    <w:rsid w:val="00CB13A9"/>
    <w:rsid w:val="00CB152A"/>
    <w:rsid w:val="00CB4C46"/>
    <w:rsid w:val="00CB4C77"/>
    <w:rsid w:val="00CB7A37"/>
    <w:rsid w:val="00CC2A40"/>
    <w:rsid w:val="00CC3A0F"/>
    <w:rsid w:val="00CC41FC"/>
    <w:rsid w:val="00CD73D7"/>
    <w:rsid w:val="00CE0F6E"/>
    <w:rsid w:val="00CE3459"/>
    <w:rsid w:val="00CE381B"/>
    <w:rsid w:val="00CE4712"/>
    <w:rsid w:val="00CE7551"/>
    <w:rsid w:val="00CF2F66"/>
    <w:rsid w:val="00CF4732"/>
    <w:rsid w:val="00CF4F65"/>
    <w:rsid w:val="00D008FE"/>
    <w:rsid w:val="00D03F03"/>
    <w:rsid w:val="00D07292"/>
    <w:rsid w:val="00D139AA"/>
    <w:rsid w:val="00D14BDD"/>
    <w:rsid w:val="00D14E53"/>
    <w:rsid w:val="00D152A9"/>
    <w:rsid w:val="00D165C3"/>
    <w:rsid w:val="00D23CD9"/>
    <w:rsid w:val="00D2456B"/>
    <w:rsid w:val="00D24E1A"/>
    <w:rsid w:val="00D31078"/>
    <w:rsid w:val="00D33A9A"/>
    <w:rsid w:val="00D35AF7"/>
    <w:rsid w:val="00D35D53"/>
    <w:rsid w:val="00D37188"/>
    <w:rsid w:val="00D374A0"/>
    <w:rsid w:val="00D37681"/>
    <w:rsid w:val="00D4091B"/>
    <w:rsid w:val="00D42CAC"/>
    <w:rsid w:val="00D4312D"/>
    <w:rsid w:val="00D45BE3"/>
    <w:rsid w:val="00D51371"/>
    <w:rsid w:val="00D51F6E"/>
    <w:rsid w:val="00D5209E"/>
    <w:rsid w:val="00D54DB9"/>
    <w:rsid w:val="00D5623E"/>
    <w:rsid w:val="00D62A8A"/>
    <w:rsid w:val="00D66025"/>
    <w:rsid w:val="00D717A3"/>
    <w:rsid w:val="00D74473"/>
    <w:rsid w:val="00D756ED"/>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4ADB"/>
    <w:rsid w:val="00E26179"/>
    <w:rsid w:val="00E27506"/>
    <w:rsid w:val="00E3091A"/>
    <w:rsid w:val="00E3419D"/>
    <w:rsid w:val="00E3424C"/>
    <w:rsid w:val="00E35338"/>
    <w:rsid w:val="00E36C09"/>
    <w:rsid w:val="00E40F75"/>
    <w:rsid w:val="00E424C4"/>
    <w:rsid w:val="00E4269C"/>
    <w:rsid w:val="00E42C86"/>
    <w:rsid w:val="00E445ED"/>
    <w:rsid w:val="00E44C5F"/>
    <w:rsid w:val="00E45D19"/>
    <w:rsid w:val="00E45E68"/>
    <w:rsid w:val="00E5024C"/>
    <w:rsid w:val="00E54F20"/>
    <w:rsid w:val="00E54FFC"/>
    <w:rsid w:val="00E5652B"/>
    <w:rsid w:val="00E624C2"/>
    <w:rsid w:val="00E66595"/>
    <w:rsid w:val="00E66A7C"/>
    <w:rsid w:val="00E66BC2"/>
    <w:rsid w:val="00E675D5"/>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222"/>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044"/>
    <w:rsid w:val="00EE1735"/>
    <w:rsid w:val="00EE1929"/>
    <w:rsid w:val="00EE1C86"/>
    <w:rsid w:val="00EE44D6"/>
    <w:rsid w:val="00EE52F6"/>
    <w:rsid w:val="00EF5CF0"/>
    <w:rsid w:val="00F01306"/>
    <w:rsid w:val="00F01A67"/>
    <w:rsid w:val="00F024C9"/>
    <w:rsid w:val="00F02BAB"/>
    <w:rsid w:val="00F05F84"/>
    <w:rsid w:val="00F06364"/>
    <w:rsid w:val="00F07906"/>
    <w:rsid w:val="00F1121A"/>
    <w:rsid w:val="00F11A3C"/>
    <w:rsid w:val="00F11AF0"/>
    <w:rsid w:val="00F20635"/>
    <w:rsid w:val="00F23B5B"/>
    <w:rsid w:val="00F263EA"/>
    <w:rsid w:val="00F275A8"/>
    <w:rsid w:val="00F30940"/>
    <w:rsid w:val="00F31665"/>
    <w:rsid w:val="00F32242"/>
    <w:rsid w:val="00F336E4"/>
    <w:rsid w:val="00F35FE9"/>
    <w:rsid w:val="00F360CE"/>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474B"/>
    <w:rsid w:val="00F94E7F"/>
    <w:rsid w:val="00F954EE"/>
    <w:rsid w:val="00F95AB4"/>
    <w:rsid w:val="00F96D53"/>
    <w:rsid w:val="00FA3753"/>
    <w:rsid w:val="00FB2FA9"/>
    <w:rsid w:val="00FB5588"/>
    <w:rsid w:val="00FB6831"/>
    <w:rsid w:val="00FC0533"/>
    <w:rsid w:val="00FC18C8"/>
    <w:rsid w:val="00FC290B"/>
    <w:rsid w:val="00FC642F"/>
    <w:rsid w:val="00FD1323"/>
    <w:rsid w:val="00FD2288"/>
    <w:rsid w:val="00FD5BDE"/>
    <w:rsid w:val="00FD7767"/>
    <w:rsid w:val="00FD7EFE"/>
    <w:rsid w:val="00FE728D"/>
    <w:rsid w:val="00FF071C"/>
    <w:rsid w:val="00FF0F24"/>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image" Target="media/image16.JP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hyperlink" Target="https://usace.contentdm.oclc.org/digital/collection/p16021coll7/id/13273"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hyperlink" Target="http://www.jstor.com/stable/194183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ascelibrary.org/doi/pdf/10.1061/%28ASCE%290733-9429%282002%29128%3A1%2820%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doi.org/10.1029/2018WR024236"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cedb.asce.org/CEDBsearch/record.jsp?dockey=0020129" TargetMode="External"/><Relationship Id="rId36" Type="http://schemas.openxmlformats.org/officeDocument/2006/relationships/hyperlink" Target="http://www.dictionary.com" TargetMode="Externa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05WR004812"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www.oregon.gov/deq/FilterDocs/heatsourcemanual.pdf" TargetMode="External"/><Relationship Id="rId30" Type="http://schemas.openxmlformats.org/officeDocument/2006/relationships/hyperlink" Target="https://doi.org/10.1007/BF00045196" TargetMode="External"/><Relationship Id="rId35" Type="http://schemas.openxmlformats.org/officeDocument/2006/relationships/hyperlink" Target="http://www.climatologylab.org/gridmet.html"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121920</TotalTime>
  <Pages>71</Pages>
  <Words>26957</Words>
  <Characters>153661</Characters>
  <Application>Microsoft Office Word</Application>
  <DocSecurity>0</DocSecurity>
  <Lines>1280</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495</cp:revision>
  <cp:lastPrinted>2021-04-12T21:57:00Z</cp:lastPrinted>
  <dcterms:created xsi:type="dcterms:W3CDTF">2018-11-09T13:56:00Z</dcterms:created>
  <dcterms:modified xsi:type="dcterms:W3CDTF">2021-04-13T22:58:00Z</dcterms:modified>
</cp:coreProperties>
</file>